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4EE19" w14:textId="00E5E397" w:rsidR="00DE6705" w:rsidRPr="005B1C68" w:rsidRDefault="0024609A">
      <w:pPr>
        <w:rPr>
          <w:b/>
          <w:bCs/>
          <w:sz w:val="28"/>
          <w:szCs w:val="28"/>
        </w:rPr>
      </w:pPr>
      <w:bookmarkStart w:id="0" w:name="_Hlk208580857"/>
      <w:bookmarkEnd w:id="0"/>
      <w:r>
        <w:rPr>
          <w:b/>
          <w:bCs/>
          <w:sz w:val="28"/>
          <w:szCs w:val="28"/>
        </w:rPr>
        <w:t xml:space="preserve">Competition </w:t>
      </w:r>
      <w:r w:rsidR="00DE6705">
        <w:rPr>
          <w:b/>
          <w:bCs/>
          <w:sz w:val="28"/>
          <w:szCs w:val="28"/>
        </w:rPr>
        <w:t>constrain</w:t>
      </w:r>
      <w:r>
        <w:rPr>
          <w:b/>
          <w:bCs/>
          <w:sz w:val="28"/>
          <w:szCs w:val="28"/>
        </w:rPr>
        <w:t>s</w:t>
      </w:r>
      <w:r w:rsidR="00DE6705">
        <w:rPr>
          <w:b/>
          <w:bCs/>
          <w:sz w:val="28"/>
          <w:szCs w:val="28"/>
        </w:rPr>
        <w:t xml:space="preserve"> parasite </w:t>
      </w:r>
      <w:r>
        <w:rPr>
          <w:b/>
          <w:bCs/>
          <w:sz w:val="28"/>
          <w:szCs w:val="28"/>
        </w:rPr>
        <w:t>adaptation to thermal heterogeneity</w:t>
      </w:r>
    </w:p>
    <w:p w14:paraId="545E995B" w14:textId="5ABE2E13" w:rsidR="005B1C68" w:rsidRPr="005A1EFB" w:rsidRDefault="005B1C68" w:rsidP="005B1C68">
      <w:pPr>
        <w:rPr>
          <w:b/>
          <w:bCs/>
          <w:sz w:val="24"/>
          <w:szCs w:val="24"/>
        </w:rPr>
      </w:pPr>
      <w:r w:rsidRPr="005A1EFB">
        <w:rPr>
          <w:b/>
          <w:bCs/>
          <w:sz w:val="24"/>
          <w:szCs w:val="24"/>
        </w:rPr>
        <w:t xml:space="preserve">Samuel </w:t>
      </w:r>
      <w:r>
        <w:rPr>
          <w:b/>
          <w:bCs/>
          <w:sz w:val="24"/>
          <w:szCs w:val="24"/>
        </w:rPr>
        <w:t xml:space="preserve">TE </w:t>
      </w:r>
      <w:r w:rsidRPr="005A1EFB">
        <w:rPr>
          <w:b/>
          <w:bCs/>
          <w:sz w:val="24"/>
          <w:szCs w:val="24"/>
        </w:rPr>
        <w:t>Greenrod</w:t>
      </w:r>
      <w:r w:rsidRPr="000E6C18">
        <w:rPr>
          <w:b/>
          <w:bCs/>
          <w:sz w:val="24"/>
          <w:szCs w:val="24"/>
          <w:vertAlign w:val="superscript"/>
        </w:rPr>
        <w:t>1</w:t>
      </w:r>
      <w:r>
        <w:rPr>
          <w:b/>
          <w:bCs/>
          <w:sz w:val="24"/>
          <w:szCs w:val="24"/>
          <w:vertAlign w:val="superscript"/>
        </w:rPr>
        <w:t>#</w:t>
      </w:r>
      <w:r w:rsidRPr="005A1EFB">
        <w:rPr>
          <w:b/>
          <w:bCs/>
          <w:sz w:val="24"/>
          <w:szCs w:val="24"/>
        </w:rPr>
        <w:t>, Daniel Cazares</w:t>
      </w:r>
      <w:r w:rsidRPr="000E6C18">
        <w:rPr>
          <w:b/>
          <w:bCs/>
          <w:sz w:val="24"/>
          <w:szCs w:val="24"/>
          <w:vertAlign w:val="superscript"/>
        </w:rPr>
        <w:t>1</w:t>
      </w:r>
      <w:r w:rsidRPr="005A1EFB">
        <w:rPr>
          <w:b/>
          <w:bCs/>
          <w:sz w:val="24"/>
          <w:szCs w:val="24"/>
        </w:rPr>
        <w:t>, Weronika Slesak</w:t>
      </w:r>
      <w:r w:rsidRPr="000E6C18">
        <w:rPr>
          <w:b/>
          <w:bCs/>
          <w:sz w:val="24"/>
          <w:szCs w:val="24"/>
          <w:vertAlign w:val="superscript"/>
        </w:rPr>
        <w:t>1</w:t>
      </w:r>
      <w:r w:rsidRPr="005A1EFB">
        <w:rPr>
          <w:b/>
          <w:bCs/>
          <w:sz w:val="24"/>
          <w:szCs w:val="24"/>
        </w:rPr>
        <w:t xml:space="preserve">, </w:t>
      </w:r>
      <w:r>
        <w:rPr>
          <w:b/>
          <w:bCs/>
          <w:sz w:val="24"/>
          <w:szCs w:val="24"/>
        </w:rPr>
        <w:t>Tobias E Hector</w:t>
      </w:r>
      <w:r w:rsidRPr="000E6C18">
        <w:rPr>
          <w:b/>
          <w:bCs/>
          <w:sz w:val="24"/>
          <w:szCs w:val="24"/>
          <w:vertAlign w:val="superscript"/>
        </w:rPr>
        <w:t>1</w:t>
      </w:r>
      <w:r>
        <w:rPr>
          <w:b/>
          <w:bCs/>
          <w:sz w:val="24"/>
          <w:szCs w:val="24"/>
        </w:rPr>
        <w:t xml:space="preserve">, R. </w:t>
      </w:r>
      <w:r w:rsidRPr="005A1EFB">
        <w:rPr>
          <w:b/>
          <w:bCs/>
          <w:sz w:val="24"/>
          <w:szCs w:val="24"/>
        </w:rPr>
        <w:t>Craig MacLean</w:t>
      </w:r>
      <w:r w:rsidRPr="000E6C18">
        <w:rPr>
          <w:b/>
          <w:bCs/>
          <w:sz w:val="24"/>
          <w:szCs w:val="24"/>
          <w:vertAlign w:val="superscript"/>
        </w:rPr>
        <w:t>1</w:t>
      </w:r>
      <w:r w:rsidR="00647ECA">
        <w:rPr>
          <w:b/>
          <w:bCs/>
          <w:sz w:val="24"/>
          <w:szCs w:val="24"/>
          <w:vertAlign w:val="superscript"/>
        </w:rPr>
        <w:t>,2</w:t>
      </w:r>
      <w:r w:rsidRPr="005A1EFB">
        <w:rPr>
          <w:b/>
          <w:bCs/>
          <w:sz w:val="24"/>
          <w:szCs w:val="24"/>
        </w:rPr>
        <w:t>, Kayla</w:t>
      </w:r>
      <w:r>
        <w:rPr>
          <w:b/>
          <w:bCs/>
          <w:sz w:val="24"/>
          <w:szCs w:val="24"/>
        </w:rPr>
        <w:t xml:space="preserve"> C</w:t>
      </w:r>
      <w:r w:rsidRPr="005A1EFB">
        <w:rPr>
          <w:b/>
          <w:bCs/>
          <w:sz w:val="24"/>
          <w:szCs w:val="24"/>
        </w:rPr>
        <w:t xml:space="preserve"> King</w:t>
      </w:r>
      <w:r w:rsidRPr="000E6C18">
        <w:rPr>
          <w:b/>
          <w:bCs/>
          <w:sz w:val="24"/>
          <w:szCs w:val="24"/>
          <w:vertAlign w:val="superscript"/>
        </w:rPr>
        <w:t>1</w:t>
      </w:r>
      <w:r>
        <w:rPr>
          <w:b/>
          <w:bCs/>
          <w:sz w:val="24"/>
          <w:szCs w:val="24"/>
          <w:vertAlign w:val="superscript"/>
        </w:rPr>
        <w:t>,</w:t>
      </w:r>
      <w:r w:rsidR="00647ECA">
        <w:rPr>
          <w:b/>
          <w:bCs/>
          <w:sz w:val="24"/>
          <w:szCs w:val="24"/>
          <w:vertAlign w:val="superscript"/>
        </w:rPr>
        <w:t>3</w:t>
      </w:r>
      <w:r>
        <w:rPr>
          <w:b/>
          <w:bCs/>
          <w:sz w:val="24"/>
          <w:szCs w:val="24"/>
          <w:vertAlign w:val="superscript"/>
        </w:rPr>
        <w:t>,</w:t>
      </w:r>
      <w:r w:rsidR="00647ECA">
        <w:rPr>
          <w:b/>
          <w:bCs/>
          <w:sz w:val="24"/>
          <w:szCs w:val="24"/>
          <w:vertAlign w:val="superscript"/>
        </w:rPr>
        <w:t>4</w:t>
      </w:r>
      <w:r>
        <w:rPr>
          <w:b/>
          <w:bCs/>
          <w:sz w:val="24"/>
          <w:szCs w:val="24"/>
          <w:vertAlign w:val="superscript"/>
        </w:rPr>
        <w:t>,#</w:t>
      </w:r>
    </w:p>
    <w:p w14:paraId="3E942F39" w14:textId="77777777" w:rsidR="005B1C68" w:rsidRDefault="005B1C68" w:rsidP="005B1C68">
      <w:pPr>
        <w:widowControl w:val="0"/>
        <w:tabs>
          <w:tab w:val="left" w:pos="793"/>
        </w:tabs>
        <w:autoSpaceDE w:val="0"/>
        <w:autoSpaceDN w:val="0"/>
        <w:spacing w:before="138" w:after="0" w:line="240" w:lineRule="auto"/>
      </w:pPr>
      <w:r w:rsidRPr="00C45599">
        <w:rPr>
          <w:position w:val="7"/>
          <w:vertAlign w:val="superscript"/>
        </w:rPr>
        <w:t>1</w:t>
      </w:r>
      <w:r w:rsidRPr="00933D71">
        <w:rPr>
          <w:spacing w:val="19"/>
          <w:position w:val="7"/>
        </w:rPr>
        <w:t xml:space="preserve"> </w:t>
      </w:r>
      <w:r w:rsidRPr="00933D71">
        <w:t>Department of Biology, University of Oxford</w:t>
      </w:r>
      <w:r>
        <w:t>, Oxford, UK</w:t>
      </w:r>
    </w:p>
    <w:p w14:paraId="4AB9ECFA" w14:textId="6200D08F" w:rsidR="00647ECA" w:rsidRPr="00647ECA" w:rsidRDefault="00647ECA" w:rsidP="005B1C68">
      <w:pPr>
        <w:widowControl w:val="0"/>
        <w:tabs>
          <w:tab w:val="left" w:pos="793"/>
        </w:tabs>
        <w:autoSpaceDE w:val="0"/>
        <w:autoSpaceDN w:val="0"/>
        <w:spacing w:before="138" w:after="0" w:line="240" w:lineRule="auto"/>
      </w:pPr>
      <w:r>
        <w:rPr>
          <w:vertAlign w:val="superscript"/>
        </w:rPr>
        <w:t xml:space="preserve">2 </w:t>
      </w:r>
      <w:r>
        <w:t>All Souls College, High Street, Oxford OX1 4AL, UK</w:t>
      </w:r>
    </w:p>
    <w:p w14:paraId="55E4706D" w14:textId="4CFA7DA5" w:rsidR="005B1C68" w:rsidRDefault="00647ECA" w:rsidP="005B1C68">
      <w:pPr>
        <w:widowControl w:val="0"/>
        <w:tabs>
          <w:tab w:val="left" w:pos="793"/>
        </w:tabs>
        <w:autoSpaceDE w:val="0"/>
        <w:autoSpaceDN w:val="0"/>
        <w:spacing w:before="126" w:after="0" w:line="240" w:lineRule="auto"/>
      </w:pPr>
      <w:r>
        <w:rPr>
          <w:position w:val="7"/>
          <w:vertAlign w:val="superscript"/>
        </w:rPr>
        <w:t>3</w:t>
      </w:r>
      <w:r w:rsidR="005B1C68">
        <w:rPr>
          <w:position w:val="7"/>
        </w:rPr>
        <w:t xml:space="preserve"> </w:t>
      </w:r>
      <w:r w:rsidR="005B1C68" w:rsidRPr="00933D71">
        <w:t>Department</w:t>
      </w:r>
      <w:r w:rsidR="005B1C68" w:rsidRPr="00933D71">
        <w:rPr>
          <w:spacing w:val="-1"/>
        </w:rPr>
        <w:t xml:space="preserve"> </w:t>
      </w:r>
      <w:r w:rsidR="005B1C68" w:rsidRPr="00933D71">
        <w:t xml:space="preserve">of </w:t>
      </w:r>
      <w:r w:rsidR="005B1C68">
        <w:t>Zoology, University of British Columbia, Vancouver, Canada</w:t>
      </w:r>
    </w:p>
    <w:p w14:paraId="37B9F3D1" w14:textId="40B30E9D" w:rsidR="005B1C68" w:rsidRPr="00BD1E52" w:rsidRDefault="00647ECA" w:rsidP="005B1C68">
      <w:pPr>
        <w:widowControl w:val="0"/>
        <w:tabs>
          <w:tab w:val="left" w:pos="793"/>
        </w:tabs>
        <w:autoSpaceDE w:val="0"/>
        <w:autoSpaceDN w:val="0"/>
        <w:spacing w:before="126" w:after="0" w:line="240" w:lineRule="auto"/>
      </w:pPr>
      <w:r>
        <w:rPr>
          <w:vertAlign w:val="superscript"/>
        </w:rPr>
        <w:t>4</w:t>
      </w:r>
      <w:r w:rsidR="005B1C68">
        <w:t xml:space="preserve"> Department of Microbiology &amp; Immunology, University of British Columbia, Vancouver, Canada</w:t>
      </w:r>
    </w:p>
    <w:p w14:paraId="73CB7A2E" w14:textId="77777777" w:rsidR="005B1C68" w:rsidRDefault="005B1C68" w:rsidP="005B1C68">
      <w:pPr>
        <w:widowControl w:val="0"/>
        <w:tabs>
          <w:tab w:val="left" w:pos="793"/>
        </w:tabs>
        <w:autoSpaceDE w:val="0"/>
        <w:autoSpaceDN w:val="0"/>
        <w:spacing w:before="127" w:after="0" w:line="240" w:lineRule="auto"/>
      </w:pPr>
      <w:r w:rsidRPr="00B76EBF">
        <w:rPr>
          <w:vertAlign w:val="superscript"/>
        </w:rPr>
        <w:t>#</w:t>
      </w:r>
      <w:r w:rsidRPr="00933D71">
        <w:t>Correspondence:</w:t>
      </w:r>
      <w:r w:rsidRPr="00933D71">
        <w:rPr>
          <w:spacing w:val="-6"/>
        </w:rPr>
        <w:t xml:space="preserve"> </w:t>
      </w:r>
      <w:hyperlink r:id="rId7" w:history="1">
        <w:r w:rsidRPr="00193032">
          <w:rPr>
            <w:rStyle w:val="Hyperlink"/>
          </w:rPr>
          <w:t>greenrodsam@gmail.com</w:t>
        </w:r>
      </w:hyperlink>
      <w:r w:rsidRPr="00933D71">
        <w:rPr>
          <w:spacing w:val="-6"/>
        </w:rPr>
        <w:t xml:space="preserve"> </w:t>
      </w:r>
      <w:r w:rsidRPr="00933D71">
        <w:t>(Samuel Greenrod);</w:t>
      </w:r>
      <w:r w:rsidRPr="00933D71">
        <w:rPr>
          <w:spacing w:val="-6"/>
        </w:rPr>
        <w:t xml:space="preserve"> </w:t>
      </w:r>
      <w:hyperlink r:id="rId8" w:history="1">
        <w:r w:rsidRPr="00933D71">
          <w:rPr>
            <w:rStyle w:val="Hyperlink"/>
          </w:rPr>
          <w:t>kayla.king@ubc.ca</w:t>
        </w:r>
      </w:hyperlink>
      <w:r w:rsidRPr="00933D71">
        <w:t xml:space="preserve"> (Kayla King)</w:t>
      </w:r>
    </w:p>
    <w:p w14:paraId="3B5B91F1" w14:textId="77777777" w:rsidR="005B1C68" w:rsidRDefault="005B1C68"/>
    <w:p w14:paraId="269020C9" w14:textId="05EB4BBF" w:rsidR="005B1C68" w:rsidRPr="005B1C68" w:rsidRDefault="005B1C68">
      <w:pPr>
        <w:rPr>
          <w:b/>
          <w:bCs/>
          <w:sz w:val="28"/>
          <w:szCs w:val="28"/>
        </w:rPr>
      </w:pPr>
      <w:r w:rsidRPr="005B1C68">
        <w:rPr>
          <w:b/>
          <w:bCs/>
          <w:sz w:val="28"/>
          <w:szCs w:val="28"/>
        </w:rPr>
        <w:t>Abstract</w:t>
      </w:r>
    </w:p>
    <w:p w14:paraId="438A8C3E" w14:textId="4CF428E5" w:rsidR="005B1C68" w:rsidRDefault="006123D2" w:rsidP="00232F27">
      <w:pPr>
        <w:jc w:val="both"/>
        <w:rPr>
          <w:sz w:val="24"/>
          <w:szCs w:val="24"/>
        </w:rPr>
      </w:pPr>
      <w:r>
        <w:rPr>
          <w:sz w:val="24"/>
          <w:szCs w:val="24"/>
        </w:rPr>
        <w:t>Temporal t</w:t>
      </w:r>
      <w:r w:rsidR="00E32992">
        <w:rPr>
          <w:sz w:val="24"/>
          <w:szCs w:val="24"/>
        </w:rPr>
        <w:t xml:space="preserve">hermal heterogeneity </w:t>
      </w:r>
      <w:r>
        <w:rPr>
          <w:sz w:val="24"/>
          <w:szCs w:val="24"/>
        </w:rPr>
        <w:t xml:space="preserve">is expected to </w:t>
      </w:r>
      <w:r w:rsidR="00BE61A7">
        <w:rPr>
          <w:sz w:val="24"/>
          <w:szCs w:val="24"/>
        </w:rPr>
        <w:t>favour</w:t>
      </w:r>
      <w:r w:rsidR="00E32992">
        <w:rPr>
          <w:sz w:val="24"/>
          <w:szCs w:val="24"/>
        </w:rPr>
        <w:t xml:space="preserve"> </w:t>
      </w:r>
      <w:r w:rsidR="003F039C">
        <w:rPr>
          <w:sz w:val="24"/>
          <w:szCs w:val="24"/>
        </w:rPr>
        <w:t>intermediate, generalist</w:t>
      </w:r>
      <w:r w:rsidR="004958A4">
        <w:rPr>
          <w:sz w:val="24"/>
          <w:szCs w:val="24"/>
        </w:rPr>
        <w:t xml:space="preserve"> </w:t>
      </w:r>
      <w:r w:rsidR="00E32992">
        <w:rPr>
          <w:sz w:val="24"/>
          <w:szCs w:val="24"/>
        </w:rPr>
        <w:t>phenotypes</w:t>
      </w:r>
      <w:r w:rsidR="00E1298A">
        <w:rPr>
          <w:sz w:val="24"/>
          <w:szCs w:val="24"/>
        </w:rPr>
        <w:t xml:space="preserve"> that</w:t>
      </w:r>
      <w:r w:rsidR="00F97088">
        <w:rPr>
          <w:sz w:val="24"/>
          <w:szCs w:val="24"/>
        </w:rPr>
        <w:t xml:space="preserve"> can</w:t>
      </w:r>
      <w:r w:rsidR="003F039C">
        <w:rPr>
          <w:sz w:val="24"/>
          <w:szCs w:val="24"/>
        </w:rPr>
        <w:t xml:space="preserve"> maintain growth across</w:t>
      </w:r>
      <w:r w:rsidR="00E1298A">
        <w:rPr>
          <w:sz w:val="24"/>
          <w:szCs w:val="24"/>
        </w:rPr>
        <w:t xml:space="preserve"> </w:t>
      </w:r>
      <w:r w:rsidR="003F039C">
        <w:rPr>
          <w:sz w:val="24"/>
          <w:szCs w:val="24"/>
        </w:rPr>
        <w:t>a broad thermal range</w:t>
      </w:r>
      <w:r w:rsidR="00F97088">
        <w:rPr>
          <w:sz w:val="24"/>
          <w:szCs w:val="24"/>
        </w:rPr>
        <w:t xml:space="preserve"> but have sub-optimal growth at any single temperature</w:t>
      </w:r>
      <w:r w:rsidR="00E32992">
        <w:rPr>
          <w:sz w:val="24"/>
          <w:szCs w:val="24"/>
        </w:rPr>
        <w:t xml:space="preserve">. </w:t>
      </w:r>
      <w:r w:rsidR="002057E9">
        <w:rPr>
          <w:sz w:val="24"/>
          <w:szCs w:val="24"/>
        </w:rPr>
        <w:t>Yet</w:t>
      </w:r>
      <w:r w:rsidR="00E32992">
        <w:rPr>
          <w:sz w:val="24"/>
          <w:szCs w:val="24"/>
        </w:rPr>
        <w:t xml:space="preserve">, thermal </w:t>
      </w:r>
      <w:r w:rsidR="00F979B5">
        <w:rPr>
          <w:sz w:val="24"/>
          <w:szCs w:val="24"/>
        </w:rPr>
        <w:t>variation</w:t>
      </w:r>
      <w:r w:rsidR="00E32992">
        <w:rPr>
          <w:sz w:val="24"/>
          <w:szCs w:val="24"/>
        </w:rPr>
        <w:t xml:space="preserve"> </w:t>
      </w:r>
      <w:r w:rsidR="002057E9">
        <w:rPr>
          <w:sz w:val="24"/>
          <w:szCs w:val="24"/>
        </w:rPr>
        <w:t>typically</w:t>
      </w:r>
      <w:r w:rsidR="00E32992">
        <w:rPr>
          <w:sz w:val="24"/>
          <w:szCs w:val="24"/>
        </w:rPr>
        <w:t xml:space="preserve"> occurs in the presence of </w:t>
      </w:r>
      <w:r w:rsidR="00F979B5">
        <w:rPr>
          <w:sz w:val="24"/>
          <w:szCs w:val="24"/>
        </w:rPr>
        <w:t>additional</w:t>
      </w:r>
      <w:r w:rsidR="00E32992">
        <w:rPr>
          <w:sz w:val="24"/>
          <w:szCs w:val="24"/>
        </w:rPr>
        <w:t xml:space="preserve"> selection pressures which</w:t>
      </w:r>
      <w:r w:rsidR="00647ECA">
        <w:rPr>
          <w:sz w:val="24"/>
          <w:szCs w:val="24"/>
        </w:rPr>
        <w:t xml:space="preserve"> may</w:t>
      </w:r>
      <w:r w:rsidR="00E32992">
        <w:rPr>
          <w:sz w:val="24"/>
          <w:szCs w:val="24"/>
        </w:rPr>
        <w:t xml:space="preserve"> interact to constrain</w:t>
      </w:r>
      <w:r w:rsidR="00647ECA">
        <w:rPr>
          <w:sz w:val="24"/>
          <w:szCs w:val="24"/>
        </w:rPr>
        <w:t xml:space="preserve"> adaptation</w:t>
      </w:r>
      <w:r w:rsidR="006B28B3">
        <w:rPr>
          <w:sz w:val="24"/>
          <w:szCs w:val="24"/>
        </w:rPr>
        <w:t xml:space="preserve"> to temperature</w:t>
      </w:r>
      <w:r w:rsidR="00E32992">
        <w:rPr>
          <w:sz w:val="24"/>
          <w:szCs w:val="24"/>
        </w:rPr>
        <w:t>.</w:t>
      </w:r>
      <w:r w:rsidR="00BE61A7">
        <w:rPr>
          <w:sz w:val="24"/>
          <w:szCs w:val="24"/>
        </w:rPr>
        <w:t xml:space="preserve"> W</w:t>
      </w:r>
      <w:r w:rsidR="00232F27" w:rsidRPr="00232F27">
        <w:rPr>
          <w:sz w:val="24"/>
          <w:szCs w:val="24"/>
        </w:rPr>
        <w:t xml:space="preserve">e propagated </w:t>
      </w:r>
      <w:r w:rsidR="006B28B3">
        <w:rPr>
          <w:sz w:val="24"/>
          <w:szCs w:val="24"/>
        </w:rPr>
        <w:t>competing</w:t>
      </w:r>
      <w:r w:rsidR="00232F27" w:rsidRPr="00232F27">
        <w:rPr>
          <w:sz w:val="24"/>
          <w:szCs w:val="24"/>
        </w:rPr>
        <w:t xml:space="preserve"> </w:t>
      </w:r>
      <w:r w:rsidR="00E32992">
        <w:rPr>
          <w:sz w:val="24"/>
          <w:szCs w:val="24"/>
        </w:rPr>
        <w:t>lytic viral parasites (</w:t>
      </w:r>
      <w:r w:rsidR="00F97088">
        <w:rPr>
          <w:sz w:val="24"/>
          <w:szCs w:val="24"/>
        </w:rPr>
        <w:t>bacterio</w:t>
      </w:r>
      <w:r w:rsidR="00E32992">
        <w:rPr>
          <w:sz w:val="24"/>
          <w:szCs w:val="24"/>
        </w:rPr>
        <w:t>phages</w:t>
      </w:r>
      <w:ins w:id="1" w:author="Samuel Greenrod" w:date="2025-12-30T17:03:00Z" w16du:dateUtc="2025-12-30T17:03:00Z">
        <w:r w:rsidR="00453195">
          <w:rPr>
            <w:sz w:val="24"/>
            <w:szCs w:val="24"/>
          </w:rPr>
          <w:t>, thermal specialist</w:t>
        </w:r>
      </w:ins>
      <w:r w:rsidR="00F97088">
        <w:rPr>
          <w:sz w:val="24"/>
          <w:szCs w:val="24"/>
        </w:rPr>
        <w:t xml:space="preserve"> </w:t>
      </w:r>
      <w:r w:rsidR="00F97088">
        <w:rPr>
          <w:rFonts w:cstheme="minorHAnsi"/>
          <w:sz w:val="24"/>
          <w:szCs w:val="24"/>
        </w:rPr>
        <w:t>φ</w:t>
      </w:r>
      <w:r w:rsidR="00F97088">
        <w:rPr>
          <w:sz w:val="24"/>
          <w:szCs w:val="24"/>
        </w:rPr>
        <w:t xml:space="preserve">14-1 and </w:t>
      </w:r>
      <w:ins w:id="2" w:author="Samuel Greenrod" w:date="2025-12-30T17:03:00Z" w16du:dateUtc="2025-12-30T17:03:00Z">
        <w:r w:rsidR="00453195">
          <w:rPr>
            <w:sz w:val="24"/>
            <w:szCs w:val="24"/>
          </w:rPr>
          <w:t xml:space="preserve">thermal generalist </w:t>
        </w:r>
      </w:ins>
      <w:r w:rsidR="00F97088">
        <w:rPr>
          <w:rFonts w:cstheme="minorHAnsi"/>
          <w:sz w:val="24"/>
          <w:szCs w:val="24"/>
        </w:rPr>
        <w:t>φ</w:t>
      </w:r>
      <w:r w:rsidR="00F97088">
        <w:rPr>
          <w:sz w:val="24"/>
          <w:szCs w:val="24"/>
        </w:rPr>
        <w:t>LUZ19</w:t>
      </w:r>
      <w:r w:rsidR="00E32992">
        <w:rPr>
          <w:sz w:val="24"/>
          <w:szCs w:val="24"/>
        </w:rPr>
        <w:t xml:space="preserve">) </w:t>
      </w:r>
      <w:r w:rsidR="00F97088">
        <w:rPr>
          <w:sz w:val="24"/>
          <w:szCs w:val="24"/>
        </w:rPr>
        <w:t xml:space="preserve">of </w:t>
      </w:r>
      <w:r w:rsidR="00F97088" w:rsidRPr="00894ED3">
        <w:rPr>
          <w:i/>
          <w:iCs/>
          <w:sz w:val="24"/>
          <w:szCs w:val="24"/>
        </w:rPr>
        <w:t>Pseudomonas aeruginosa</w:t>
      </w:r>
      <w:r w:rsidR="00F97088">
        <w:rPr>
          <w:sz w:val="24"/>
          <w:szCs w:val="24"/>
        </w:rPr>
        <w:t xml:space="preserve"> </w:t>
      </w:r>
      <w:r w:rsidR="00EC4F87">
        <w:rPr>
          <w:sz w:val="24"/>
          <w:szCs w:val="24"/>
        </w:rPr>
        <w:t>under fluctuating temperatures (37-42</w:t>
      </w:r>
      <w:r w:rsidR="001C030C">
        <w:rPr>
          <w:rFonts w:cstheme="minorHAnsi"/>
          <w:sz w:val="24"/>
          <w:szCs w:val="24"/>
        </w:rPr>
        <w:t>°</w:t>
      </w:r>
      <w:r w:rsidR="00EC4F87">
        <w:rPr>
          <w:sz w:val="24"/>
          <w:szCs w:val="24"/>
        </w:rPr>
        <w:t xml:space="preserve">C) </w:t>
      </w:r>
      <w:r w:rsidR="00961352">
        <w:rPr>
          <w:sz w:val="24"/>
          <w:szCs w:val="24"/>
        </w:rPr>
        <w:t>in monoculture and in co-culture</w:t>
      </w:r>
      <w:r w:rsidR="00EC4F87">
        <w:rPr>
          <w:sz w:val="24"/>
          <w:szCs w:val="24"/>
        </w:rPr>
        <w:t>.</w:t>
      </w:r>
      <w:r w:rsidR="004958A4">
        <w:rPr>
          <w:sz w:val="24"/>
          <w:szCs w:val="24"/>
        </w:rPr>
        <w:t xml:space="preserve"> </w:t>
      </w:r>
      <w:r w:rsidR="006B28B3">
        <w:rPr>
          <w:sz w:val="24"/>
          <w:szCs w:val="24"/>
        </w:rPr>
        <w:t>Without</w:t>
      </w:r>
      <w:r w:rsidR="00647ECA">
        <w:rPr>
          <w:sz w:val="24"/>
          <w:szCs w:val="24"/>
        </w:rPr>
        <w:t xml:space="preserve"> competition,</w:t>
      </w:r>
      <w:r w:rsidR="00D452E3">
        <w:rPr>
          <w:sz w:val="24"/>
          <w:szCs w:val="24"/>
        </w:rPr>
        <w:t xml:space="preserve"> </w:t>
      </w:r>
      <w:r w:rsidR="00CC2E3A">
        <w:rPr>
          <w:sz w:val="24"/>
          <w:szCs w:val="24"/>
        </w:rPr>
        <w:t xml:space="preserve">fluctuating </w:t>
      </w:r>
      <w:r w:rsidR="00EC4F87">
        <w:rPr>
          <w:sz w:val="24"/>
          <w:szCs w:val="24"/>
        </w:rPr>
        <w:t>temperatures</w:t>
      </w:r>
      <w:r w:rsidR="00232F27" w:rsidRPr="00232F27">
        <w:rPr>
          <w:sz w:val="24"/>
          <w:szCs w:val="24"/>
        </w:rPr>
        <w:t xml:space="preserve"> </w:t>
      </w:r>
      <w:r w:rsidR="006B28B3">
        <w:rPr>
          <w:sz w:val="24"/>
          <w:szCs w:val="24"/>
        </w:rPr>
        <w:t>favoured</w:t>
      </w:r>
      <w:r w:rsidR="00232F27" w:rsidRPr="00232F27">
        <w:rPr>
          <w:sz w:val="24"/>
          <w:szCs w:val="24"/>
        </w:rPr>
        <w:t xml:space="preserve"> </w:t>
      </w:r>
      <w:r w:rsidR="004958A4">
        <w:rPr>
          <w:sz w:val="24"/>
          <w:szCs w:val="24"/>
        </w:rPr>
        <w:t>intermediate</w:t>
      </w:r>
      <w:r w:rsidR="00647ECA">
        <w:rPr>
          <w:sz w:val="24"/>
          <w:szCs w:val="24"/>
        </w:rPr>
        <w:t xml:space="preserve"> thermal </w:t>
      </w:r>
      <w:r w:rsidR="00232F27" w:rsidRPr="00232F27">
        <w:rPr>
          <w:sz w:val="24"/>
          <w:szCs w:val="24"/>
        </w:rPr>
        <w:t>phenotypes</w:t>
      </w:r>
      <w:r w:rsidR="004958A4">
        <w:rPr>
          <w:sz w:val="24"/>
          <w:szCs w:val="24"/>
        </w:rPr>
        <w:t xml:space="preserve"> </w:t>
      </w:r>
      <w:r w:rsidR="00F97088">
        <w:rPr>
          <w:sz w:val="24"/>
          <w:szCs w:val="24"/>
        </w:rPr>
        <w:t xml:space="preserve">in the phage </w:t>
      </w:r>
      <w:r w:rsidR="00F97088">
        <w:rPr>
          <w:rFonts w:cstheme="minorHAnsi"/>
          <w:sz w:val="24"/>
          <w:szCs w:val="24"/>
        </w:rPr>
        <w:t>φ</w:t>
      </w:r>
      <w:r w:rsidR="00F97088">
        <w:rPr>
          <w:sz w:val="24"/>
          <w:szCs w:val="24"/>
        </w:rPr>
        <w:t xml:space="preserve">14-1 </w:t>
      </w:r>
      <w:r w:rsidR="004958A4">
        <w:rPr>
          <w:sz w:val="24"/>
          <w:szCs w:val="24"/>
        </w:rPr>
        <w:t>and result</w:t>
      </w:r>
      <w:r w:rsidR="006B28B3">
        <w:rPr>
          <w:sz w:val="24"/>
          <w:szCs w:val="24"/>
        </w:rPr>
        <w:t>ed</w:t>
      </w:r>
      <w:r w:rsidR="004958A4">
        <w:rPr>
          <w:sz w:val="24"/>
          <w:szCs w:val="24"/>
        </w:rPr>
        <w:t xml:space="preserve"> in more variable evolutionary outcomes </w:t>
      </w:r>
      <w:ins w:id="3" w:author="Samuel Greenrod" w:date="2026-02-01T22:06:00Z" w16du:dateUtc="2026-02-01T22:06:00Z">
        <w:r w:rsidR="004A1990">
          <w:rPr>
            <w:sz w:val="24"/>
            <w:szCs w:val="24"/>
          </w:rPr>
          <w:t xml:space="preserve">across both phages </w:t>
        </w:r>
      </w:ins>
      <w:r w:rsidR="00D452E3">
        <w:rPr>
          <w:sz w:val="24"/>
          <w:szCs w:val="24"/>
        </w:rPr>
        <w:t>compared</w:t>
      </w:r>
      <w:r w:rsidR="004958A4">
        <w:rPr>
          <w:sz w:val="24"/>
          <w:szCs w:val="24"/>
        </w:rPr>
        <w:t xml:space="preserve"> to static conditions</w:t>
      </w:r>
      <w:r w:rsidR="00EC4F87">
        <w:rPr>
          <w:sz w:val="24"/>
          <w:szCs w:val="24"/>
        </w:rPr>
        <w:t xml:space="preserve">. </w:t>
      </w:r>
      <w:ins w:id="4" w:author="Samuel Greenrod" w:date="2026-02-01T22:06:00Z" w16du:dateUtc="2026-02-01T22:06:00Z">
        <w:r w:rsidR="00D41B5D">
          <w:rPr>
            <w:sz w:val="24"/>
            <w:szCs w:val="24"/>
          </w:rPr>
          <w:t>C</w:t>
        </w:r>
      </w:ins>
      <w:del w:id="5" w:author="Samuel Greenrod" w:date="2026-02-01T22:06:00Z" w16du:dateUtc="2026-02-01T22:06:00Z">
        <w:r w:rsidR="00EC4F87" w:rsidDel="00D41B5D">
          <w:rPr>
            <w:sz w:val="24"/>
            <w:szCs w:val="24"/>
          </w:rPr>
          <w:delText>However, c</w:delText>
        </w:r>
      </w:del>
      <w:r w:rsidR="00EC4F87">
        <w:rPr>
          <w:sz w:val="24"/>
          <w:szCs w:val="24"/>
        </w:rPr>
        <w:t>o</w:t>
      </w:r>
      <w:r w:rsidR="005823CB">
        <w:rPr>
          <w:sz w:val="24"/>
          <w:szCs w:val="24"/>
        </w:rPr>
        <w:t>-</w:t>
      </w:r>
      <w:r w:rsidR="00EC4F87">
        <w:rPr>
          <w:sz w:val="24"/>
          <w:szCs w:val="24"/>
        </w:rPr>
        <w:t>selection</w:t>
      </w:r>
      <w:r w:rsidR="006B28B3">
        <w:rPr>
          <w:sz w:val="24"/>
          <w:szCs w:val="24"/>
        </w:rPr>
        <w:t xml:space="preserve"> from</w:t>
      </w:r>
      <w:r w:rsidR="004958A4">
        <w:rPr>
          <w:sz w:val="24"/>
          <w:szCs w:val="24"/>
        </w:rPr>
        <w:t xml:space="preserve"> </w:t>
      </w:r>
      <w:r w:rsidR="00EC4F87">
        <w:rPr>
          <w:sz w:val="24"/>
          <w:szCs w:val="24"/>
        </w:rPr>
        <w:t>fluctuating temperatures and competition</w:t>
      </w:r>
      <w:ins w:id="6" w:author="Samuel Greenrod" w:date="2026-02-01T22:06:00Z" w16du:dateUtc="2026-02-01T22:06:00Z">
        <w:r w:rsidR="00D41B5D">
          <w:rPr>
            <w:sz w:val="24"/>
            <w:szCs w:val="24"/>
          </w:rPr>
          <w:t xml:space="preserve"> accelerated thermal adaptation in </w:t>
        </w:r>
      </w:ins>
      <w:ins w:id="7" w:author="Samuel Greenrod" w:date="2026-02-01T22:07:00Z" w16du:dateUtc="2026-02-01T22:07:00Z">
        <w:r w:rsidR="003D47A7">
          <w:rPr>
            <w:sz w:val="24"/>
            <w:szCs w:val="24"/>
          </w:rPr>
          <w:t xml:space="preserve">the phage </w:t>
        </w:r>
      </w:ins>
      <w:ins w:id="8" w:author="Samuel Greenrod" w:date="2026-02-01T22:06:00Z" w16du:dateUtc="2026-02-01T22:06:00Z">
        <w:r w:rsidR="00D41B5D">
          <w:rPr>
            <w:sz w:val="24"/>
            <w:szCs w:val="24"/>
          </w:rPr>
          <w:t>14-1</w:t>
        </w:r>
      </w:ins>
      <w:ins w:id="9" w:author="Samuel Greenrod" w:date="2026-02-01T22:07:00Z" w16du:dateUtc="2026-02-01T22:07:00Z">
        <w:r w:rsidR="003D47A7">
          <w:rPr>
            <w:sz w:val="24"/>
            <w:szCs w:val="24"/>
          </w:rPr>
          <w:t>. However, co</w:t>
        </w:r>
      </w:ins>
      <w:ins w:id="10" w:author="Samuel Greenrod" w:date="2026-02-01T22:08:00Z" w16du:dateUtc="2026-02-01T22:08:00Z">
        <w:r w:rsidR="003D47A7">
          <w:rPr>
            <w:sz w:val="24"/>
            <w:szCs w:val="24"/>
          </w:rPr>
          <w:t>-selection also</w:t>
        </w:r>
      </w:ins>
      <w:r w:rsidR="00EC4F87">
        <w:rPr>
          <w:sz w:val="24"/>
          <w:szCs w:val="24"/>
        </w:rPr>
        <w:t xml:space="preserve"> led to restricted thermal adaptation</w:t>
      </w:r>
      <w:r w:rsidR="00D704B6">
        <w:rPr>
          <w:sz w:val="24"/>
          <w:szCs w:val="24"/>
        </w:rPr>
        <w:t>,</w:t>
      </w:r>
      <w:r w:rsidR="00232F27" w:rsidRPr="00232F27">
        <w:rPr>
          <w:sz w:val="24"/>
          <w:szCs w:val="24"/>
        </w:rPr>
        <w:t xml:space="preserve"> slow</w:t>
      </w:r>
      <w:r w:rsidR="00D704B6">
        <w:rPr>
          <w:sz w:val="24"/>
          <w:szCs w:val="24"/>
        </w:rPr>
        <w:t>er</w:t>
      </w:r>
      <w:r w:rsidR="00232F27" w:rsidRPr="00232F27">
        <w:rPr>
          <w:sz w:val="24"/>
          <w:szCs w:val="24"/>
        </w:rPr>
        <w:t xml:space="preserve"> evolutionary rates</w:t>
      </w:r>
      <w:r w:rsidR="004958A4">
        <w:rPr>
          <w:sz w:val="24"/>
          <w:szCs w:val="24"/>
        </w:rPr>
        <w:t>,</w:t>
      </w:r>
      <w:r w:rsidR="00232F27" w:rsidRPr="00232F27">
        <w:rPr>
          <w:sz w:val="24"/>
          <w:szCs w:val="24"/>
        </w:rPr>
        <w:t xml:space="preserve"> and </w:t>
      </w:r>
      <w:r w:rsidR="00D704B6">
        <w:rPr>
          <w:sz w:val="24"/>
          <w:szCs w:val="24"/>
        </w:rPr>
        <w:t>fewer</w:t>
      </w:r>
      <w:r w:rsidR="00232F27" w:rsidRPr="00232F27">
        <w:rPr>
          <w:sz w:val="24"/>
          <w:szCs w:val="24"/>
        </w:rPr>
        <w:t xml:space="preserve"> putative adaptive mutations</w:t>
      </w:r>
      <w:r w:rsidR="00F97088">
        <w:rPr>
          <w:sz w:val="24"/>
          <w:szCs w:val="24"/>
        </w:rPr>
        <w:t xml:space="preserve"> in the </w:t>
      </w:r>
      <w:ins w:id="11" w:author="Samuel Greenrod" w:date="2026-02-01T22:07:00Z" w16du:dateUtc="2026-02-01T22:07:00Z">
        <w:r w:rsidR="003D47A7">
          <w:rPr>
            <w:sz w:val="24"/>
            <w:szCs w:val="24"/>
          </w:rPr>
          <w:t xml:space="preserve">phage </w:t>
        </w:r>
      </w:ins>
      <w:r w:rsidR="00F97088">
        <w:rPr>
          <w:rFonts w:cstheme="minorHAnsi"/>
          <w:sz w:val="24"/>
          <w:szCs w:val="24"/>
        </w:rPr>
        <w:t>φ</w:t>
      </w:r>
      <w:r w:rsidR="00F97088">
        <w:rPr>
          <w:sz w:val="24"/>
          <w:szCs w:val="24"/>
        </w:rPr>
        <w:t>LUZ19</w:t>
      </w:r>
      <w:del w:id="12" w:author="Samuel Greenrod" w:date="2026-02-01T22:07:00Z" w16du:dateUtc="2026-02-01T22:07:00Z">
        <w:r w:rsidR="00F97088" w:rsidDel="003D47A7">
          <w:rPr>
            <w:sz w:val="24"/>
            <w:szCs w:val="24"/>
          </w:rPr>
          <w:delText xml:space="preserve"> competitor</w:delText>
        </w:r>
      </w:del>
      <w:r w:rsidR="00232F27" w:rsidRPr="00232F27">
        <w:rPr>
          <w:sz w:val="24"/>
          <w:szCs w:val="24"/>
        </w:rPr>
        <w:t>.</w:t>
      </w:r>
      <w:r w:rsidR="00E32992">
        <w:rPr>
          <w:sz w:val="24"/>
          <w:szCs w:val="24"/>
        </w:rPr>
        <w:t xml:space="preserve"> </w:t>
      </w:r>
      <w:r w:rsidR="0060503B">
        <w:rPr>
          <w:sz w:val="24"/>
          <w:szCs w:val="24"/>
        </w:rPr>
        <w:t xml:space="preserve">Our </w:t>
      </w:r>
      <w:r w:rsidR="00232F27">
        <w:rPr>
          <w:sz w:val="24"/>
          <w:szCs w:val="24"/>
        </w:rPr>
        <w:t xml:space="preserve">study </w:t>
      </w:r>
      <w:r w:rsidR="00232F27" w:rsidRPr="00232F27">
        <w:rPr>
          <w:sz w:val="24"/>
          <w:szCs w:val="24"/>
        </w:rPr>
        <w:t>highlight</w:t>
      </w:r>
      <w:r w:rsidR="00232F27">
        <w:rPr>
          <w:sz w:val="24"/>
          <w:szCs w:val="24"/>
        </w:rPr>
        <w:t>s</w:t>
      </w:r>
      <w:r w:rsidR="00232F27" w:rsidRPr="00232F27">
        <w:rPr>
          <w:sz w:val="24"/>
          <w:szCs w:val="24"/>
        </w:rPr>
        <w:t xml:space="preserve"> the potential for </w:t>
      </w:r>
      <w:del w:id="13" w:author="Samuel Greenrod" w:date="2026-02-01T22:09:00Z" w16du:dateUtc="2026-02-01T22:09:00Z">
        <w:r w:rsidR="00232F27" w:rsidRPr="00232F27" w:rsidDel="009B2F16">
          <w:rPr>
            <w:sz w:val="24"/>
            <w:szCs w:val="24"/>
          </w:rPr>
          <w:delText xml:space="preserve">reduced </w:delText>
        </w:r>
      </w:del>
      <w:ins w:id="14" w:author="Samuel Greenrod" w:date="2026-02-01T22:09:00Z" w16du:dateUtc="2026-02-01T22:09:00Z">
        <w:r w:rsidR="009B2F16">
          <w:rPr>
            <w:sz w:val="24"/>
            <w:szCs w:val="24"/>
          </w:rPr>
          <w:t>variable</w:t>
        </w:r>
        <w:r w:rsidR="009B2F16" w:rsidRPr="00232F27">
          <w:rPr>
            <w:sz w:val="24"/>
            <w:szCs w:val="24"/>
          </w:rPr>
          <w:t xml:space="preserve"> </w:t>
        </w:r>
      </w:ins>
      <w:r w:rsidR="00232F27" w:rsidRPr="00232F27">
        <w:rPr>
          <w:sz w:val="24"/>
          <w:szCs w:val="24"/>
        </w:rPr>
        <w:t xml:space="preserve">adaptive capacity </w:t>
      </w:r>
      <w:r w:rsidR="006B28B3">
        <w:rPr>
          <w:sz w:val="24"/>
          <w:szCs w:val="24"/>
        </w:rPr>
        <w:t>in interacting communities amidst</w:t>
      </w:r>
      <w:r w:rsidR="00232F27" w:rsidRPr="00232F27">
        <w:rPr>
          <w:sz w:val="24"/>
          <w:szCs w:val="24"/>
        </w:rPr>
        <w:t xml:space="preserve"> global climate change.</w:t>
      </w:r>
    </w:p>
    <w:p w14:paraId="33810CD4" w14:textId="77777777" w:rsidR="001F0C10" w:rsidRDefault="001F0C10" w:rsidP="00232F27">
      <w:pPr>
        <w:jc w:val="both"/>
      </w:pPr>
    </w:p>
    <w:p w14:paraId="13C66068" w14:textId="3E86CF55" w:rsidR="006065BC" w:rsidRDefault="006065BC" w:rsidP="00232F27">
      <w:pPr>
        <w:jc w:val="both"/>
      </w:pPr>
      <w:r w:rsidRPr="006065BC">
        <w:rPr>
          <w:b/>
          <w:bCs/>
          <w:sz w:val="24"/>
          <w:szCs w:val="24"/>
        </w:rPr>
        <w:t>Key words</w:t>
      </w:r>
      <w:r>
        <w:t xml:space="preserve">: </w:t>
      </w:r>
      <w:r w:rsidRPr="00882C60">
        <w:rPr>
          <w:sz w:val="24"/>
          <w:szCs w:val="24"/>
        </w:rPr>
        <w:t>temperature, thermal heterogeneity, competition, evolution, co-selection, phage</w:t>
      </w:r>
    </w:p>
    <w:p w14:paraId="38F242D1" w14:textId="77777777" w:rsidR="006065BC" w:rsidRDefault="006065BC" w:rsidP="00232F27">
      <w:pPr>
        <w:jc w:val="both"/>
      </w:pPr>
    </w:p>
    <w:p w14:paraId="37228234" w14:textId="099325DA" w:rsidR="00F73687" w:rsidRPr="005B1C68" w:rsidRDefault="005B1C68" w:rsidP="00F07F61">
      <w:pPr>
        <w:jc w:val="both"/>
        <w:rPr>
          <w:b/>
          <w:bCs/>
          <w:sz w:val="28"/>
          <w:szCs w:val="28"/>
        </w:rPr>
      </w:pPr>
      <w:r w:rsidRPr="005B1C68">
        <w:rPr>
          <w:b/>
          <w:bCs/>
          <w:sz w:val="28"/>
          <w:szCs w:val="28"/>
        </w:rPr>
        <w:t>Introduction</w:t>
      </w:r>
    </w:p>
    <w:p w14:paraId="3AEEA22E" w14:textId="398164C6" w:rsidR="00CA2DED" w:rsidRDefault="0083333C" w:rsidP="0083333C">
      <w:pPr>
        <w:jc w:val="both"/>
        <w:rPr>
          <w:sz w:val="24"/>
          <w:szCs w:val="24"/>
        </w:rPr>
      </w:pPr>
      <w:r>
        <w:rPr>
          <w:sz w:val="24"/>
          <w:szCs w:val="24"/>
        </w:rPr>
        <w:t>Thermal heterogeneity plays a key role in shaping species’ evolutionary trajectories.</w:t>
      </w:r>
      <w:r w:rsidR="00102EE8">
        <w:rPr>
          <w:sz w:val="24"/>
          <w:szCs w:val="24"/>
        </w:rPr>
        <w:t xml:space="preserve"> Spanning a broad range of timescales,</w:t>
      </w:r>
      <w:r>
        <w:rPr>
          <w:sz w:val="24"/>
          <w:szCs w:val="24"/>
        </w:rPr>
        <w:t xml:space="preserve"> </w:t>
      </w:r>
      <w:r w:rsidR="002057E9">
        <w:rPr>
          <w:sz w:val="24"/>
          <w:szCs w:val="24"/>
        </w:rPr>
        <w:t>temperatures fluctuate</w:t>
      </w:r>
      <w:r w:rsidR="00DA502E">
        <w:rPr>
          <w:sz w:val="24"/>
          <w:szCs w:val="24"/>
        </w:rPr>
        <w:t xml:space="preserve"> </w:t>
      </w:r>
      <w:r w:rsidR="00102EE8">
        <w:rPr>
          <w:sz w:val="24"/>
          <w:szCs w:val="24"/>
        </w:rPr>
        <w:t xml:space="preserve">across </w:t>
      </w:r>
      <w:r w:rsidR="00DA502E">
        <w:rPr>
          <w:sz w:val="24"/>
          <w:szCs w:val="24"/>
        </w:rPr>
        <w:t xml:space="preserve">multi-year </w:t>
      </w:r>
      <w:r w:rsidR="00102EE8">
        <w:rPr>
          <w:sz w:val="24"/>
          <w:szCs w:val="24"/>
        </w:rPr>
        <w:t xml:space="preserve">periods </w:t>
      </w:r>
      <w:r w:rsidR="00DA502E">
        <w:rPr>
          <w:sz w:val="24"/>
          <w:szCs w:val="24"/>
        </w:rPr>
        <w:t xml:space="preserve">(ENSO), </w:t>
      </w:r>
      <w:r w:rsidR="00102EE8">
        <w:rPr>
          <w:sz w:val="24"/>
          <w:szCs w:val="24"/>
        </w:rPr>
        <w:t>between seasons,</w:t>
      </w:r>
      <w:r w:rsidR="00DA502E">
        <w:rPr>
          <w:sz w:val="24"/>
          <w:szCs w:val="24"/>
        </w:rPr>
        <w:t xml:space="preserve"> and </w:t>
      </w:r>
      <w:r w:rsidR="00102EE8">
        <w:rPr>
          <w:sz w:val="24"/>
          <w:szCs w:val="24"/>
        </w:rPr>
        <w:t xml:space="preserve">even on the order of </w:t>
      </w:r>
      <w:r w:rsidR="002057E9">
        <w:rPr>
          <w:sz w:val="24"/>
          <w:szCs w:val="24"/>
        </w:rPr>
        <w:t>hours</w:t>
      </w:r>
      <w:r w:rsidR="00102EE8">
        <w:rPr>
          <w:sz w:val="24"/>
          <w:szCs w:val="24"/>
        </w:rPr>
        <w:t xml:space="preserve"> through </w:t>
      </w:r>
      <w:r w:rsidR="00DA502E">
        <w:rPr>
          <w:sz w:val="24"/>
          <w:szCs w:val="24"/>
        </w:rPr>
        <w:t>diurnal (24</w:t>
      </w:r>
      <w:r w:rsidR="00D56147">
        <w:rPr>
          <w:sz w:val="24"/>
          <w:szCs w:val="24"/>
        </w:rPr>
        <w:t>-</w:t>
      </w:r>
      <w:r w:rsidR="00DA502E">
        <w:rPr>
          <w:sz w:val="24"/>
          <w:szCs w:val="24"/>
        </w:rPr>
        <w:t xml:space="preserve">hour) cycles. </w:t>
      </w:r>
      <w:r w:rsidR="0071204D">
        <w:rPr>
          <w:sz w:val="24"/>
          <w:szCs w:val="24"/>
        </w:rPr>
        <w:t xml:space="preserve">Very slow or rapid thermal </w:t>
      </w:r>
      <w:r w:rsidR="00A5436B">
        <w:rPr>
          <w:sz w:val="24"/>
          <w:szCs w:val="24"/>
        </w:rPr>
        <w:t>fluctuation</w:t>
      </w:r>
      <w:r w:rsidR="00A04718">
        <w:rPr>
          <w:sz w:val="24"/>
          <w:szCs w:val="24"/>
        </w:rPr>
        <w:t xml:space="preserve"> frequencies, with respect to generation time</w:t>
      </w:r>
      <w:r w:rsidR="00C85FDD">
        <w:rPr>
          <w:sz w:val="24"/>
          <w:szCs w:val="24"/>
        </w:rPr>
        <w:t>s</w:t>
      </w:r>
      <w:r w:rsidR="00A04718">
        <w:rPr>
          <w:sz w:val="24"/>
          <w:szCs w:val="24"/>
        </w:rPr>
        <w:t>,</w:t>
      </w:r>
      <w:r w:rsidR="00A5436B">
        <w:rPr>
          <w:sz w:val="24"/>
          <w:szCs w:val="24"/>
        </w:rPr>
        <w:t xml:space="preserve"> </w:t>
      </w:r>
      <w:r w:rsidR="00102EE8">
        <w:rPr>
          <w:sz w:val="24"/>
          <w:szCs w:val="24"/>
        </w:rPr>
        <w:t xml:space="preserve">typically </w:t>
      </w:r>
      <w:r w:rsidR="00DA502E">
        <w:rPr>
          <w:sz w:val="24"/>
          <w:szCs w:val="24"/>
        </w:rPr>
        <w:t xml:space="preserve">lead </w:t>
      </w:r>
      <w:r w:rsidR="00E522FB">
        <w:rPr>
          <w:sz w:val="24"/>
          <w:szCs w:val="24"/>
        </w:rPr>
        <w:t xml:space="preserve">to </w:t>
      </w:r>
      <w:r w:rsidR="00DA502E">
        <w:rPr>
          <w:sz w:val="24"/>
          <w:szCs w:val="24"/>
        </w:rPr>
        <w:t>similar</w:t>
      </w:r>
      <w:r w:rsidR="00E522FB">
        <w:rPr>
          <w:sz w:val="24"/>
          <w:szCs w:val="24"/>
        </w:rPr>
        <w:t xml:space="preserve"> </w:t>
      </w:r>
      <w:r w:rsidR="00A5436B">
        <w:rPr>
          <w:sz w:val="24"/>
          <w:szCs w:val="24"/>
        </w:rPr>
        <w:t>adaptation</w:t>
      </w:r>
      <w:r w:rsidR="00DA502E">
        <w:rPr>
          <w:sz w:val="24"/>
          <w:szCs w:val="24"/>
        </w:rPr>
        <w:t xml:space="preserve"> to static environments</w:t>
      </w:r>
      <w:r w:rsidR="0071204D">
        <w:rPr>
          <w:sz w:val="24"/>
          <w:szCs w:val="24"/>
        </w:rPr>
        <w:t xml:space="preserve"> </w:t>
      </w:r>
      <w:r w:rsidR="00A5436B">
        <w:rPr>
          <w:sz w:val="24"/>
          <w:szCs w:val="24"/>
        </w:rPr>
        <w:t>through</w:t>
      </w:r>
      <w:r w:rsidR="0071204D">
        <w:rPr>
          <w:sz w:val="24"/>
          <w:szCs w:val="24"/>
        </w:rPr>
        <w:t xml:space="preserve"> selective sweeps </w:t>
      </w:r>
      <w:r w:rsidR="00DA502E">
        <w:rPr>
          <w:sz w:val="24"/>
          <w:szCs w:val="24"/>
        </w:rPr>
        <w:t>by specialist</w:t>
      </w:r>
      <w:r w:rsidR="0071204D">
        <w:rPr>
          <w:sz w:val="24"/>
          <w:szCs w:val="24"/>
        </w:rPr>
        <w:t xml:space="preserve"> variants </w:t>
      </w:r>
      <w:r w:rsidR="0071204D">
        <w:rPr>
          <w:sz w:val="24"/>
          <w:szCs w:val="24"/>
        </w:rPr>
        <w:fldChar w:fldCharType="begin"/>
      </w:r>
      <w:r w:rsidR="00BF0BEE">
        <w:rPr>
          <w:sz w:val="24"/>
          <w:szCs w:val="24"/>
        </w:rPr>
        <w:instrText xml:space="preserve"> ADDIN ZOTERO_ITEM CSL_CITATION {"citationID":"oMiJD3Ju","properties":{"formattedCitation":"[1,2]","plainCitation":"[1,2]","noteIndex":0},"citationItems":[{"id":"3ShIdf5J/Lz0xuPrW","uris":["http://zotero.org/users/local/sgFDdPY0/items/J3YVC7UI"],"itemData":{"id":1960,"type":"article-journal","abstract":"Environmental heterogeneity may be a general explanation for both the quantity of genetic variation in populations and the ecological niche width of individuals. To evaluate this hypothesis, I review the literature on selection experiments in heterogeneous environments. The niche width usually – but not invariably – evolves to match the amount of environmental variation, specialists evolving in homogeneous environments and generalists evolving in heterogeneous environments. The genetics of niche width are more complex than has previously been recognized, particularly with respect to the magnitude of costs of adaptation and the putative constraints on the evolution of generalists. Genetic variation in fitness is more readily maintained in heterogeneous environments than in homogeneous environments and this diversity is often stably maintained through negative frequency-dependent selection. Moreover environmental heterogeneity appears to be a plausible mechanism for at least two well-known patterns of species diversity at the landscape scale. I conclude that environmental heterogeneity is a plausible and possibly very general explanation for diversity across the range of scales from individuals to landscapes.","container-title":"Journal of Evolutionary Biology","DOI":"10.1046/j.1420-9101.2002.00377.x","ISSN":"1420-9101","issue":"2","language":"en","note":"_eprint: https://onlinelibrary.wiley.com/doi/pdf/10.1046/j.1420-9101.2002.00377.x","page":"173-190","source":"Wiley Online Library","title":"The experimental evolution of specialists, generalists, and the maintenance of diversity","volume":"15","author":[{"family":"Kassen","given":"R."}],"issued":{"date-parts":[["2002"]]}}},{"id":"3ShIdf5J/uLEiXkmE","uris":["http://zotero.org/users/local/sgFDdPY0/items/FLSQ3IS7"],"itemData":{"id":3466,"type":"article-journal","abstract":"Natural environments can present diverse challenges, but some genotypes remain fit across many environments. Such “generalists” can be hard to evolve, outcompeted by specialists fitter in any particular environment. Here, inspired by the search for broadly neutralizing antibodies during B cell affinity maturation, we demonstrate that environmental changes on an intermediate timescale can reliably evolve generalists, even when faster or slower environmental changes are unable to do so. We find that changing environments on timescales comparable with evolutionary transients in a population enhance the rate of evolving generalists from specialists, without enhancing the reverse process. The yield of generalists is further increased in more complex dynamic environments, such as a “chirp” of increasing frequency. Our work offers design principles for how nonequilibrium fitness “seascapes” can dynamically funnel populations to genotypes unobtainable in static environments.","container-title":"Proceedings of the National Academy of Sciences","DOI":"10.1073/pnas.1914586117","issue":"23","note":"publisher: Proceedings of the National Academy of Sciences","page":"12693-12699","source":"www-pnas-org.ezproxy-prd.bodleian.ox.ac.uk (Atypon)","title":"Tuning environmental timescales to evolve and maintain generalists","volume":"117","author":[{"family":"Sachdeva","given":"Vedant"},{"family":"Husain","given":"Kabir"},{"family":"Sheng","given":"Jiming"},{"family":"Wang","given":"Shenshen"},{"family":"Murugan","given":"Arvind"}],"issued":{"date-parts":[["2020",6,9]]}}}],"schema":"https://github.com/citation-style-language/schema/raw/master/csl-citation.json"} </w:instrText>
      </w:r>
      <w:r w:rsidR="0071204D">
        <w:rPr>
          <w:sz w:val="24"/>
          <w:szCs w:val="24"/>
        </w:rPr>
        <w:fldChar w:fldCharType="separate"/>
      </w:r>
      <w:r w:rsidR="00DA502E" w:rsidRPr="00DA502E">
        <w:rPr>
          <w:rFonts w:ascii="Calibri" w:hAnsi="Calibri" w:cs="Calibri"/>
          <w:sz w:val="24"/>
        </w:rPr>
        <w:t>[1,2]</w:t>
      </w:r>
      <w:r w:rsidR="0071204D">
        <w:rPr>
          <w:sz w:val="24"/>
          <w:szCs w:val="24"/>
        </w:rPr>
        <w:fldChar w:fldCharType="end"/>
      </w:r>
      <w:r w:rsidR="0071204D">
        <w:rPr>
          <w:sz w:val="24"/>
          <w:szCs w:val="24"/>
        </w:rPr>
        <w:t xml:space="preserve">. </w:t>
      </w:r>
      <w:r w:rsidR="006123D2">
        <w:rPr>
          <w:sz w:val="24"/>
          <w:szCs w:val="24"/>
        </w:rPr>
        <w:t>M</w:t>
      </w:r>
      <w:r w:rsidR="00DA502E">
        <w:rPr>
          <w:sz w:val="24"/>
          <w:szCs w:val="24"/>
        </w:rPr>
        <w:t>oderate</w:t>
      </w:r>
      <w:r w:rsidR="0071204D">
        <w:rPr>
          <w:sz w:val="24"/>
          <w:szCs w:val="24"/>
        </w:rPr>
        <w:t xml:space="preserve"> </w:t>
      </w:r>
      <w:r w:rsidR="00D452E3">
        <w:rPr>
          <w:sz w:val="24"/>
          <w:szCs w:val="24"/>
        </w:rPr>
        <w:t>fluctuation</w:t>
      </w:r>
      <w:r w:rsidR="00A04718">
        <w:rPr>
          <w:sz w:val="24"/>
          <w:szCs w:val="24"/>
        </w:rPr>
        <w:t xml:space="preserve"> frequencies</w:t>
      </w:r>
      <w:r w:rsidR="00D452E3">
        <w:rPr>
          <w:sz w:val="24"/>
          <w:szCs w:val="24"/>
        </w:rPr>
        <w:t xml:space="preserve"> </w:t>
      </w:r>
      <w:r w:rsidR="00DA502E">
        <w:rPr>
          <w:sz w:val="24"/>
          <w:szCs w:val="24"/>
        </w:rPr>
        <w:t xml:space="preserve">select for </w:t>
      </w:r>
      <w:r w:rsidR="00102EE8">
        <w:rPr>
          <w:sz w:val="24"/>
          <w:szCs w:val="24"/>
        </w:rPr>
        <w:t xml:space="preserve">thermal </w:t>
      </w:r>
      <w:r w:rsidR="00DA502E">
        <w:rPr>
          <w:sz w:val="24"/>
          <w:szCs w:val="24"/>
        </w:rPr>
        <w:t xml:space="preserve">generalists which have intermediate </w:t>
      </w:r>
      <w:r w:rsidR="00D452E3">
        <w:rPr>
          <w:sz w:val="24"/>
          <w:szCs w:val="24"/>
        </w:rPr>
        <w:t xml:space="preserve">phenotypes </w:t>
      </w:r>
      <w:r w:rsidR="00DA502E">
        <w:rPr>
          <w:sz w:val="24"/>
          <w:szCs w:val="24"/>
        </w:rPr>
        <w:t xml:space="preserve">across temperatures </w:t>
      </w:r>
      <w:r w:rsidR="00DA502E">
        <w:rPr>
          <w:sz w:val="24"/>
          <w:szCs w:val="24"/>
        </w:rPr>
        <w:fldChar w:fldCharType="begin"/>
      </w:r>
      <w:r w:rsidR="00BF0BEE">
        <w:rPr>
          <w:sz w:val="24"/>
          <w:szCs w:val="24"/>
        </w:rPr>
        <w:instrText xml:space="preserve"> ADDIN ZOTERO_ITEM CSL_CITATION {"citationID":"ktQVu2Bu","properties":{"formattedCitation":"[1\\uc0\\u8211{}3]","plainCitation":"[1–3]","noteIndex":0},"citationItems":[{"id":"3ShIdf5J/Lz0xuPrW","uris":["http://zotero.org/users/local/sgFDdPY0/items/J3YVC7UI"],"itemData":{"id":1960,"type":"article-journal","abstract":"Environmental heterogeneity may be a general explanation for both the quantity of genetic variation in populations and the ecological niche width of individuals. To evaluate this hypothesis, I review the literature on selection experiments in heterogeneous environments. The niche width usually – but not invariably – evolves to match the amount of environmental variation, specialists evolving in homogeneous environments and generalists evolving in heterogeneous environments. The genetics of niche width are more complex than has previously been recognized, particularly with respect to the magnitude of costs of adaptation and the putative constraints on the evolution of generalists. Genetic variation in fitness is more readily maintained in heterogeneous environments than in homogeneous environments and this diversity is often stably maintained through negative frequency-dependent selection. Moreover environmental heterogeneity appears to be a plausible mechanism for at least two well-known patterns of species diversity at the landscape scale. I conclude that environmental heterogeneity is a plausible and possibly very general explanation for diversity across the range of scales from individuals to landscapes.","container-title":"Journal of Evolutionary Biology","DOI":"10.1046/j.1420-9101.2002.00377.x","ISSN":"1420-9101","issue":"2","language":"en","note":"_eprint: https://onlinelibrary.wiley.com/doi/pdf/10.1046/j.1420-9101.2002.00377.x","page":"173-190","source":"Wiley Online Library","title":"The experimental evolution of specialists, generalists, and the maintenance of diversity","volume":"15","author":[{"family":"Kassen","given":"R."}],"issued":{"date-parts":[["2002"]]}}},{"id":"3ShIdf5J/uLEiXkmE","uris":["http://zotero.org/users/local/sgFDdPY0/items/FLSQ3IS7"],"itemData":{"id":3466,"type":"article-journal","abstract":"Natural environments can present diverse challenges, but some genotypes remain fit across many environments. Such “generalists” can be hard to evolve, outcompeted by specialists fitter in any particular environment. Here, inspired by the search for broadly neutralizing antibodies during B cell affinity maturation, we demonstrate that environmental changes on an intermediate timescale can reliably evolve generalists, even when faster or slower environmental changes are unable to do so. We find that changing environments on timescales comparable with evolutionary transients in a population enhance the rate of evolving generalists from specialists, without enhancing the reverse process. The yield of generalists is further increased in more complex dynamic environments, such as a “chirp” of increasing frequency. Our work offers design principles for how nonequilibrium fitness “seascapes” can dynamically funnel populations to genotypes unobtainable in static environments.","container-title":"Proceedings of the National Academy of Sciences","DOI":"10.1073/pnas.1914586117","issue":"23","note":"publisher: Proceedings of the National Academy of Sciences","page":"12693-12699","source":"www-pnas-org.ezproxy-prd.bodleian.ox.ac.uk (Atypon)","title":"Tuning environmental timescales to evolve and maintain generalists","volume":"117","author":[{"family":"Sachdeva","given":"Vedant"},{"family":"Husain","given":"Kabir"},{"family":"Sheng","given":"Jiming"},{"family":"Wang","given":"Shenshen"},{"family":"Murugan","given":"Arvind"}],"issued":{"date-parts":[["2020",6,9]]}}},{"id":"3ShIdf5J/zT0KjJw4","uris":["http://zotero.org/users/local/sgFDdPY0/items/GQ4H4RE3"],"itemData":{"id":3725,"type":"article-journal","abstract":"Specialists and two kinds of generalist were selected for in a genetically heterogeneous base population of the unicellular chlorophyte Chlamydomonas reinhardtii. The selection environments consisted of alternating periods of light and dark. When the environment remains constant (light or dark), specialists are expected to evolve; when the environment varies through time, generalists are expected to evolve. The kind of generalist that evolves depends on the period of environmental variation: versatile generalists capable of reversible responses to growth conditions are expected to evolve when the environment is fine-grained, whereas plastic generalists that respond irreversibly to the conditions of growth are expected to evolve when the environment is coarse-grained. The results indicate that specialists evolve in constant environments and generalists evolve in variable environments, as expected, but no evidence was found to support the idea that versatility and plasticity evolve in fine-grained and coarse-grained environments respectively. Moreover, the evolved generalists performed well in every environment and were insensitive to environmental variation. These results are interpreted to mean: (1) selection in the variable environments acted on the mean performance in each environment, rather than on the variance in performance across environments; (2) there was little cost to being a generalist.","container-title":"Heredity","DOI":"10.1046/j.1365-2540.1998.00329.x","ISSN":"1365-2540","issue":"6","language":"en","note":"_eprint: https://onlinelibrary.wiley.com/doi/pdf/10.1046/j.1365-2540.1998.00329.x","page":"732-741","source":"Wiley Online Library","title":"Experimental evolution in Chlamydomonas. IV. Selection in environments that vary through time at different scales","volume":"80","author":[{"family":"Kassen","given":"Rees"},{"family":"Bell","given":"Graham"}],"issued":{"date-parts":[["1998"]]}}}],"schema":"https://github.com/citation-style-language/schema/raw/master/csl-citation.json"} </w:instrText>
      </w:r>
      <w:r w:rsidR="00DA502E">
        <w:rPr>
          <w:sz w:val="24"/>
          <w:szCs w:val="24"/>
        </w:rPr>
        <w:fldChar w:fldCharType="separate"/>
      </w:r>
      <w:r w:rsidR="00C85FDD" w:rsidRPr="00C85FDD">
        <w:rPr>
          <w:rFonts w:ascii="Calibri" w:hAnsi="Calibri" w:cs="Calibri"/>
          <w:sz w:val="24"/>
        </w:rPr>
        <w:t>[1–3]</w:t>
      </w:r>
      <w:r w:rsidR="00DA502E">
        <w:rPr>
          <w:sz w:val="24"/>
          <w:szCs w:val="24"/>
        </w:rPr>
        <w:fldChar w:fldCharType="end"/>
      </w:r>
      <w:r w:rsidR="00DA502E">
        <w:rPr>
          <w:sz w:val="24"/>
          <w:szCs w:val="24"/>
        </w:rPr>
        <w:t>.</w:t>
      </w:r>
      <w:r w:rsidR="00DB2065">
        <w:rPr>
          <w:sz w:val="24"/>
          <w:szCs w:val="24"/>
        </w:rPr>
        <w:t xml:space="preserve"> </w:t>
      </w:r>
      <w:r w:rsidR="00DA502E">
        <w:rPr>
          <w:sz w:val="24"/>
          <w:szCs w:val="24"/>
        </w:rPr>
        <w:t xml:space="preserve">Generalist phenotypes often arise through </w:t>
      </w:r>
      <w:r w:rsidR="00093FA2">
        <w:rPr>
          <w:sz w:val="24"/>
          <w:szCs w:val="24"/>
        </w:rPr>
        <w:t xml:space="preserve">the acquisition of multiple specialist mutations </w:t>
      </w:r>
      <w:r w:rsidR="00093FA2">
        <w:rPr>
          <w:sz w:val="24"/>
          <w:szCs w:val="24"/>
        </w:rPr>
        <w:fldChar w:fldCharType="begin"/>
      </w:r>
      <w:r w:rsidR="00BF0BEE">
        <w:rPr>
          <w:sz w:val="24"/>
          <w:szCs w:val="24"/>
        </w:rPr>
        <w:instrText xml:space="preserve"> ADDIN ZOTERO_ITEM CSL_CITATION {"citationID":"Vl48yVhj","properties":{"formattedCitation":"[4]","plainCitation":"[4]","noteIndex":0},"citationItems":[{"id":"3ShIdf5J/aD69OqJt","uris":["http://zotero.org/users/local/sgFDdPY0/items/YSI93GCP"],"itemData":{"id":1854,"type":"article-journal","abstract":"Generalists and specialists are types of strategies individuals can employ that can evolve in fluctuating environments depending on the extremity and periodicity of the fluctuation. To evaluate whether the evolution of specialists or generalists occurs under environmental fluctuation regimes with different levels of periodicity, 24 populations of Escherichia coli underwent laboratory evolution with temperatures alternating between 15 and 43°C in three fluctuation regimes: two periodic regimes dependent on culture's cell density and one random (non-periodic) regime with no such dependency, serving as a control. To investigate contingencies on the genetic background, we seeded our experiment with two different strains. After the experiment, growth rate measurements at the two temperatures showed that the evolution of specialists was favored in the random regime, while generalists were favored in the periodic regimes. Whole genome sequencing demonstrated that several gene mutations were selected in parallel in the evolving populations with some dependency on the starting genetic background. Given the genes mutated, we hypothesized that the driving force behind the observed adaptations is the restoration of the internal physiology of the starting strains' unstressed states at 37°C, which may be a means of improving fitness in the new environments. Phenotypic array measurements supported our hypothesis by demonstrating a tendency of the phenotypic response of the evolved strains to move closer to the starting strains' response at the optimum of 37°C, especially for strains classified as generalists.","container-title":"Frontiers in Microbiology","DOI":"10.3389/fmicb.2021.724982","ISSN":"1664-302X","journalAbbreviation":"Front Microbiol","note":"PMID: 34745030\nPMCID: PMC8569431","page":"724982","source":"PubMed Central","title":"Emerging Adaptive Strategies Under Temperature Fluctuations in a Laboratory Evolution Experiment of Escherichia Coli","volume":"12","author":[{"family":"Lambros","given":"Maryl"},{"family":"Pechuan-Jorge","given":"Ximo"},{"family":"Biro","given":"Daniel"},{"family":"Ye","given":"Kenny"},{"family":"Bergman","given":"Aviv"}],"issued":{"date-parts":[["2021",10,22]]}}}],"schema":"https://github.com/citation-style-language/schema/raw/master/csl-citation.json"} </w:instrText>
      </w:r>
      <w:r w:rsidR="00093FA2">
        <w:rPr>
          <w:sz w:val="24"/>
          <w:szCs w:val="24"/>
        </w:rPr>
        <w:fldChar w:fldCharType="separate"/>
      </w:r>
      <w:r w:rsidR="00241582" w:rsidRPr="00241582">
        <w:rPr>
          <w:rFonts w:ascii="Calibri" w:hAnsi="Calibri" w:cs="Calibri"/>
          <w:sz w:val="24"/>
        </w:rPr>
        <w:t>[4]</w:t>
      </w:r>
      <w:r w:rsidR="00093FA2">
        <w:rPr>
          <w:sz w:val="24"/>
          <w:szCs w:val="24"/>
        </w:rPr>
        <w:fldChar w:fldCharType="end"/>
      </w:r>
      <w:r w:rsidR="00D452E3">
        <w:rPr>
          <w:sz w:val="24"/>
          <w:szCs w:val="24"/>
        </w:rPr>
        <w:t xml:space="preserve"> or single pleiotropic mutations </w:t>
      </w:r>
      <w:r w:rsidR="00D452E3">
        <w:rPr>
          <w:sz w:val="24"/>
          <w:szCs w:val="24"/>
        </w:rPr>
        <w:fldChar w:fldCharType="begin"/>
      </w:r>
      <w:r w:rsidR="00BF0BEE">
        <w:rPr>
          <w:sz w:val="24"/>
          <w:szCs w:val="24"/>
        </w:rPr>
        <w:instrText xml:space="preserve"> ADDIN ZOTERO_ITEM CSL_CITATION {"citationID":"QAcyh4lh","properties":{"formattedCitation":"[5]","plainCitation":"[5]","noteIndex":0},"citationItems":[{"id":"3ShIdf5J/UCndZsBw","uris":["http://zotero.org/users/local/sgFDdPY0/items/RER4SZ6V"],"itemData":{"id":3475,"type":"article-journal","abstract":"Adaptive laboratory evolution (ALE) experiments are often designed to maintain a static culturing environment to minimize confounding variables that could influence the adaptive process, but dynamic nutrient conditions occur frequently in natural and bioprocessing settings. To study the nature of carbon substrate fitness tradeoffs, we evolved batch cultures of Escherichia coli via serial propagation into tubes alternating between glucose and either xylose, glycerol, or acetate. Genome sequencing of evolved cultures revealed several genetic changes preferentially selected for under dynamic conditions and different adaptation strategies depending on the substrates being switched between; in some environments, a persistent “generalist” strain developed, while in another, two “specialist” subpopulations arose that alternated dominance. Diauxic lag phenotype varied across the generalists and specialists, in one case being completely abolished, while gene expression data distinguished the transcriptional strategies implemented by strains in pursuit of growth optimality. Genome-scale metabolic modeling techniques were then used to help explain the inherent substrate differences giving rise to the observed distinct adaptive strategies. This study gives insight into the population dynamics of adaptation in an alternating environment and into the underlying metabolic and genetic mechanisms. Furthermore, ALE-generated optimized strains have phenotypes with potential industrial bioprocessing applications., IMPORTANCE Evolution and natural selection inexorably lead to an organism's improved fitness in a given environment, whether in a laboratory or natural setting. However, despite the frequent natural occurrence of complex and dynamic growth environments, laboratory evolution experiments typically maintain simple, static culturing environments so as to reduce selection pressure complexity. In this study, we investigated the adaptive strategies underlying evolution to fluctuating environments by evolving Escherichia coli to conditions of frequently switching growth substrate. Characterization of evolved strains via a number of different data types revealed the various genetic and phenotypic changes implemented in pursuit of growth optimality and how these differed across the different growth substrates and switching protocols. This work not only helps to establish general principles of adaptation to complex environments but also suggests strategies for experimental design to achieve desired evolutionary outcomes.","container-title":"Applied and Environmental Microbiology","DOI":"10.1128/AEM.00410-17","ISSN":"0099-2240","issue":"13","journalAbbreviation":"Appl Environ Microbiol","note":"PMID: 28455337\nPMCID: PMC5478979","page":"e00410-17","source":"PubMed Central","title":"Laboratory Evolution to Alternating Substrate Environments Yields Distinct Phenotypic and Genetic Adaptive Strategies","volume":"83","author":[{"family":"Sandberg","given":"Troy E."},{"family":"Lloyd","given":"Colton J."},{"family":"Palsson","given":"Bernhard O."},{"family":"Feist","given":"Adam M."}],"issued":{"date-parts":[["2017",6,16]]}}}],"schema":"https://github.com/citation-style-language/schema/raw/master/csl-citation.json"} </w:instrText>
      </w:r>
      <w:r w:rsidR="00D452E3">
        <w:rPr>
          <w:sz w:val="24"/>
          <w:szCs w:val="24"/>
        </w:rPr>
        <w:fldChar w:fldCharType="separate"/>
      </w:r>
      <w:r w:rsidR="00241582" w:rsidRPr="00241582">
        <w:rPr>
          <w:rFonts w:ascii="Calibri" w:hAnsi="Calibri" w:cs="Calibri"/>
          <w:sz w:val="24"/>
        </w:rPr>
        <w:t>[5]</w:t>
      </w:r>
      <w:r w:rsidR="00D452E3">
        <w:rPr>
          <w:sz w:val="24"/>
          <w:szCs w:val="24"/>
        </w:rPr>
        <w:fldChar w:fldCharType="end"/>
      </w:r>
      <w:r w:rsidR="00DA502E">
        <w:rPr>
          <w:sz w:val="24"/>
          <w:szCs w:val="24"/>
        </w:rPr>
        <w:t xml:space="preserve">. </w:t>
      </w:r>
      <w:r w:rsidR="00DB2065">
        <w:rPr>
          <w:sz w:val="24"/>
          <w:szCs w:val="24"/>
        </w:rPr>
        <w:t>Th</w:t>
      </w:r>
      <w:r w:rsidR="00DA502E">
        <w:rPr>
          <w:sz w:val="24"/>
          <w:szCs w:val="24"/>
        </w:rPr>
        <w:t>ermal heterogeneity can</w:t>
      </w:r>
      <w:r w:rsidR="00DB2065">
        <w:rPr>
          <w:sz w:val="24"/>
          <w:szCs w:val="24"/>
        </w:rPr>
        <w:t xml:space="preserve"> also</w:t>
      </w:r>
      <w:r w:rsidR="00DA502E">
        <w:rPr>
          <w:sz w:val="24"/>
          <w:szCs w:val="24"/>
        </w:rPr>
        <w:t xml:space="preserve"> </w:t>
      </w:r>
      <w:r w:rsidR="00721043">
        <w:rPr>
          <w:sz w:val="24"/>
          <w:szCs w:val="24"/>
        </w:rPr>
        <w:t>promote</w:t>
      </w:r>
      <w:r w:rsidR="00DA502E">
        <w:rPr>
          <w:sz w:val="24"/>
          <w:szCs w:val="24"/>
        </w:rPr>
        <w:t xml:space="preserve"> </w:t>
      </w:r>
      <w:r w:rsidR="0071204D">
        <w:rPr>
          <w:sz w:val="24"/>
          <w:szCs w:val="24"/>
        </w:rPr>
        <w:t xml:space="preserve">diversifying selection </w:t>
      </w:r>
      <w:r w:rsidR="0071204D">
        <w:rPr>
          <w:sz w:val="24"/>
          <w:szCs w:val="24"/>
        </w:rPr>
        <w:fldChar w:fldCharType="begin"/>
      </w:r>
      <w:r w:rsidR="00BF0BEE">
        <w:rPr>
          <w:sz w:val="24"/>
          <w:szCs w:val="24"/>
        </w:rPr>
        <w:instrText xml:space="preserve"> ADDIN ZOTERO_ITEM CSL_CITATION {"citationID":"LDe44kx8","properties":{"formattedCitation":"[6\\uc0\\u8211{}8]","plainCitation":"[6–8]","noteIndex":0},"citationItems":[{"id":"3ShIdf5J/4dIwuQMl","uris":["http://zotero.org/users/local/sgFDdPY0/items/C9976XQ7"],"itemData":{"id":2287,"type":"article-journal","abstract":"Genetic variation is the raw material upon which selection acts. The majority of environmental conditions change over time and therefore may result in variable selective effects. How temporally fluctuating environments impact the distribution of fitness effects and in turn population diversity is an unresolved question in evolutionary biology. Here, we employed continuous culturing using chemostats to establish environments that switch periodically between different nutrient limitations and compared the dynamics of selection to static conditions. We used the pooled Saccharomyces cerevisiae haploid gene deletion collection as a synthetic model for populations comprising thousands of unique genotypes. Using barcode sequencing, we find that static environments are uniquely characterized by a small number of high-fitness genotypes that rapidly dominate the population leading to dramatic decreases in genetic diversity. By contrast, fluctuating environments are enriched in genotypes with neutral fitness effects and an absence of extreme fitness genotypes contributing to the maintenance of genetic diversity. We also identified a unique class of genotypes whose frequencies oscillate sinusoidally with a period matching the environmental fluctuation. Oscillatory behavior corresponds to large differences in short-term fitness that are not observed across long timescales pointing to the importance of balancing selection in maintaining genetic diversity in fluctuating environments. Our results are consistent with a high degree of environmental specificity in the distribution of fitness effects and the combined effects of reduced and balancing selection in maintaining genetic diversity in the presence of variable selection.","container-title":"Molecular Biology and Evolution","DOI":"10.1093/molbev/msab173","ISSN":"1537-1719","issue":"10","journalAbbreviation":"Molecular Biology and Evolution","page":"4362-4375","source":"Silverchair","title":"Fluctuating Environments Maintain Genetic Diversity through Neutral Fitness Effects and Balancing Selection","volume":"38","author":[{"family":"Abdul-Rahman","given":"Farah"},{"family":"Tranchina","given":"Daniel"},{"family":"Gresham","given":"David"}],"issued":{"date-parts":[["2021",10,1]]}}},{"id":"3ShIdf5J/YYP0xX8C","uris":["http://zotero.org/users/local/sgFDdPY0/items/FJ2TAFQ9"],"itemData":{"id":3472,"type":"article-journal","abstract":"Although pervasive, the impact of temporal environmental heterogeneity on coevolutionary processes is poorly understood. Productivity is a key temporally heterogeneous variable, and increasing productivity has been shown to increase rates of antagonistic arms race coevolution, and lead to the evolution of more broadly resistant hosts and more broadly infectious parasites. We investigated the effects of the grain of environmental heterogeneity, in terms of fluctuations in productivity, on bacteria-phage coevolution. Our findings demonstrate that environmental heterogeneity could constrain antagonistic coevolution, but that its effect was dependent upon the grain of heterogeneity, such that both the rate and extent of coevolution were most strongly limited in fine-grained, rapidly fluctuating heterogeneous environments. We further demonstrate that rapid environmental fluctuations were likely to have impeded selective sweeps of resistance alleles, which occurred over longer durations than the fastest, but not the slowest, frequency of fluctuations used. Taken together our results suggest that fine-grained environmental heterogeneity constrained the coevolutionary arms race by impeding selective sweeps.","container-title":"Proceedings. Biological Sciences","DOI":"10.1098/rspb.2013.0937","ISSN":"1471-2954","issue":"1764","journalAbbreviation":"Proc Biol Sci","language":"eng","note":"PMID: 23760864\nPMCID: PMC3712419","page":"20130937","source":"PubMed","title":"Rapidly fluctuating environments constrain coevolutionary arms races by impeding selective sweeps","volume":"280","author":[{"family":"Harrison","given":"Ellie"},{"family":"Laine","given":"Anna-Liisa"},{"family":"Hietala","given":"Mikael"},{"family":"Brockhurst","given":"Michael A."}],"issued":{"date-parts":[["2013",8,7]]}}},{"id":"3ShIdf5J/U0yaGhEc","uris":["http://zotero.org/users/local/sgFDdPY0/items/RWM3AZHL"],"itemData":{"id":3107,"type":"article-journal","abstract":"▪ Abstract The focus of most ideas on diversity maintenance is species coexistence, which may be stable or unstable. Stable coexistence can be quantified by the long-term rates at which community members recover from low density. Quantification shows that coexistence mechanisms function in two major ways: They may be (a) equalizing because they tend to minimize average fitness differences between species, or (b) stabilizing because they tend to increase negative intraspecific interactions relative to negative interspecific interactions. Stabilizing mechanisms are essential for species coexistence and include traditional mechanisms such as resource partitioning and frequency-dependent predation, as well as mechanisms that depend on fluctuations in population densities and environmental factors in space and time. Equalizing mechanisms contribute to stable coexistence because they reduce large average fitness inequalities which might negate the effects of stabilizing mechanisms. Models of unstable coexitence, in which species diversity slowly decays over time, have focused almost exclusively on equalizing mechanisms. These models would be more robust if they also included stabilizing mechanisms, which arise in many and varied ways but need not be adequate for full stability of a system. Models of unstable coexistence invite a broader view of diversity maintenance incorporating species turnover.","container-title":"Annual Review of Ecology, Evolution, and Systematics","DOI":"10.1146/annurev.ecolsys.31.1.343","ISSN":"1543-592X, 1545-2069","issue":"Volume 31, 2000","language":"en","note":"publisher: Annual Reviews","page":"343-366","source":"www-annualreviews-org.ezproxy-prd.bodleian.ox.ac.uk","title":"Mechanisms of Maintenance of Species Diversity","volume":"31","author":[{"family":"Chesson","given":"Peter"}],"issued":{"date-parts":[["2000",11,1]]}}}],"schema":"https://github.com/citation-style-language/schema/raw/master/csl-citation.json"} </w:instrText>
      </w:r>
      <w:r w:rsidR="0071204D">
        <w:rPr>
          <w:sz w:val="24"/>
          <w:szCs w:val="24"/>
        </w:rPr>
        <w:fldChar w:fldCharType="separate"/>
      </w:r>
      <w:r w:rsidR="00241582" w:rsidRPr="00241582">
        <w:rPr>
          <w:rFonts w:ascii="Calibri" w:hAnsi="Calibri" w:cs="Calibri"/>
          <w:sz w:val="24"/>
        </w:rPr>
        <w:t>[6–8]</w:t>
      </w:r>
      <w:r w:rsidR="0071204D">
        <w:rPr>
          <w:sz w:val="24"/>
          <w:szCs w:val="24"/>
        </w:rPr>
        <w:fldChar w:fldCharType="end"/>
      </w:r>
      <w:r w:rsidR="00DA502E">
        <w:rPr>
          <w:sz w:val="24"/>
          <w:szCs w:val="24"/>
        </w:rPr>
        <w:t xml:space="preserve"> leading to the maintenance of </w:t>
      </w:r>
      <w:r w:rsidR="00647ECA">
        <w:rPr>
          <w:sz w:val="24"/>
          <w:szCs w:val="24"/>
        </w:rPr>
        <w:t xml:space="preserve">thermal </w:t>
      </w:r>
      <w:r w:rsidR="00DA502E">
        <w:rPr>
          <w:sz w:val="24"/>
          <w:szCs w:val="24"/>
        </w:rPr>
        <w:t>specialist sub-populations</w:t>
      </w:r>
      <w:r w:rsidR="00093FA2">
        <w:rPr>
          <w:sz w:val="24"/>
          <w:szCs w:val="24"/>
        </w:rPr>
        <w:t xml:space="preserve"> </w:t>
      </w:r>
      <w:r w:rsidR="00093FA2">
        <w:rPr>
          <w:sz w:val="24"/>
          <w:szCs w:val="24"/>
        </w:rPr>
        <w:fldChar w:fldCharType="begin"/>
      </w:r>
      <w:r w:rsidR="00BF0BEE">
        <w:rPr>
          <w:sz w:val="24"/>
          <w:szCs w:val="24"/>
        </w:rPr>
        <w:instrText xml:space="preserve"> ADDIN ZOTERO_ITEM CSL_CITATION {"citationID":"tsEeqTTW","properties":{"formattedCitation":"[7]","plainCitation":"[7]","noteIndex":0},"citationItems":[{"id":"3ShIdf5J/YYP0xX8C","uris":["http://zotero.org/users/local/sgFDdPY0/items/FJ2TAFQ9"],"itemData":{"id":3472,"type":"article-journal","abstract":"Although pervasive, the impact of temporal environmental heterogeneity on coevolutionary processes is poorly understood. Productivity is a key temporally heterogeneous variable, and increasing productivity has been shown to increase rates of antagonistic arms race coevolution, and lead to the evolution of more broadly resistant hosts and more broadly infectious parasites. We investigated the effects of the grain of environmental heterogeneity, in terms of fluctuations in productivity, on bacteria-phage coevolution. Our findings demonstrate that environmental heterogeneity could constrain antagonistic coevolution, but that its effect was dependent upon the grain of heterogeneity, such that both the rate and extent of coevolution were most strongly limited in fine-grained, rapidly fluctuating heterogeneous environments. We further demonstrate that rapid environmental fluctuations were likely to have impeded selective sweeps of resistance alleles, which occurred over longer durations than the fastest, but not the slowest, frequency of fluctuations used. Taken together our results suggest that fine-grained environmental heterogeneity constrained the coevolutionary arms race by impeding selective sweeps.","container-title":"Proceedings. Biological Sciences","DOI":"10.1098/rspb.2013.0937","ISSN":"1471-2954","issue":"1764","journalAbbreviation":"Proc Biol Sci","language":"eng","note":"PMID: 23760864\nPMCID: PMC3712419","page":"20130937","source":"PubMed","title":"Rapidly fluctuating environments constrain coevolutionary arms races by impeding selective sweeps","volume":"280","author":[{"family":"Harrison","given":"Ellie"},{"family":"Laine","given":"Anna-Liisa"},{"family":"Hietala","given":"Mikael"},{"family":"Brockhurst","given":"Michael A."}],"issued":{"date-parts":[["2013",8,7]]}}}],"schema":"https://github.com/citation-style-language/schema/raw/master/csl-citation.json"} </w:instrText>
      </w:r>
      <w:r w:rsidR="00093FA2">
        <w:rPr>
          <w:sz w:val="24"/>
          <w:szCs w:val="24"/>
        </w:rPr>
        <w:fldChar w:fldCharType="separate"/>
      </w:r>
      <w:r w:rsidR="00241582" w:rsidRPr="00241582">
        <w:rPr>
          <w:rFonts w:ascii="Calibri" w:hAnsi="Calibri" w:cs="Calibri"/>
          <w:sz w:val="24"/>
        </w:rPr>
        <w:t>[7]</w:t>
      </w:r>
      <w:r w:rsidR="00093FA2">
        <w:rPr>
          <w:sz w:val="24"/>
          <w:szCs w:val="24"/>
        </w:rPr>
        <w:fldChar w:fldCharType="end"/>
      </w:r>
      <w:r w:rsidR="00093FA2">
        <w:rPr>
          <w:sz w:val="24"/>
          <w:szCs w:val="24"/>
        </w:rPr>
        <w:t xml:space="preserve">. </w:t>
      </w:r>
      <w:r w:rsidR="00CA2DED">
        <w:rPr>
          <w:sz w:val="24"/>
          <w:szCs w:val="24"/>
        </w:rPr>
        <w:t xml:space="preserve">The mechanisms of adaptation to </w:t>
      </w:r>
      <w:r w:rsidR="00CA2DED">
        <w:rPr>
          <w:sz w:val="24"/>
          <w:szCs w:val="24"/>
        </w:rPr>
        <w:lastRenderedPageBreak/>
        <w:t xml:space="preserve">thermal heterogeneity depend on the fluctuation frequency relative to </w:t>
      </w:r>
      <w:r w:rsidR="00BE00F4">
        <w:rPr>
          <w:sz w:val="24"/>
          <w:szCs w:val="24"/>
        </w:rPr>
        <w:t>generation time</w:t>
      </w:r>
      <w:r w:rsidR="00102EE8">
        <w:rPr>
          <w:sz w:val="24"/>
          <w:szCs w:val="24"/>
        </w:rPr>
        <w:t xml:space="preserve"> </w:t>
      </w:r>
      <w:r w:rsidR="00102EE8">
        <w:rPr>
          <w:sz w:val="24"/>
          <w:szCs w:val="24"/>
        </w:rPr>
        <w:fldChar w:fldCharType="begin"/>
      </w:r>
      <w:r w:rsidR="00BF0BEE">
        <w:rPr>
          <w:sz w:val="24"/>
          <w:szCs w:val="24"/>
        </w:rPr>
        <w:instrText xml:space="preserve"> ADDIN ZOTERO_ITEM CSL_CITATION {"citationID":"33vUq5cM","properties":{"formattedCitation":"[9]","plainCitation":"[9]","noteIndex":0},"citationItems":[{"id":"3ShIdf5J/0nIjDQx2","uris":["http://zotero.org/users/local/sgFDdPY0/items/Y8GFBLU9"],"itemData":{"id":1893,"type":"article-journal","abstract":"Animals and plants often exhibit narrow ranges of thermal preference in variable environments; fitness-enhancing activities such as reproduction and growth tend to be concentrated during times in which body temperature lies within that narrow range. The relation between fitness-associated performance and temperature is modeled by a performance curve defined by two traits: performance breadth (Tbr), a measure of thermal specialization, and the critical maximum temperature for performance (Tmax). Optimality models are used to define the fitness landscape for these two traits under several different patterns of within- and among-generation variation in temperature. In constant environments and environments in which there is significant within-generation variation, specialists with narrow preference ranges are the favored phenotype. In environments in which there is considerable among-generation but little within-generation variation, generalists with broad preference ranges are favored. Specialists in a constant environment have a mean fitness an order of magnitude higher than any phenotype in more variable environments, demonstrating that homeostatic mechanisms can confer a large fitness advantage. In contrast to previous models of environmental tolerance, these performance models suggest that increasing temporal environmental variation can favor the evolution of thermal specialization.","container-title":"The American Naturalist","ISSN":"0003-0147","issue":"2","note":"publisher: [University of Chicago Press, American Society of Naturalists]","page":"252-270","source":"JSTOR","title":"Specialists and Generalists in Changing Environments. I. Fitness Landscapes of Thermal Sensitivity","volume":"146","author":[{"family":"Gilchrist","given":"George W."}],"issued":{"date-parts":[["1995"]]}}}],"schema":"https://github.com/citation-style-language/schema/raw/master/csl-citation.json"} </w:instrText>
      </w:r>
      <w:r w:rsidR="00102EE8">
        <w:rPr>
          <w:sz w:val="24"/>
          <w:szCs w:val="24"/>
        </w:rPr>
        <w:fldChar w:fldCharType="separate"/>
      </w:r>
      <w:r w:rsidR="00241582" w:rsidRPr="00241582">
        <w:rPr>
          <w:rFonts w:ascii="Calibri" w:hAnsi="Calibri" w:cs="Calibri"/>
          <w:sz w:val="24"/>
        </w:rPr>
        <w:t>[9]</w:t>
      </w:r>
      <w:r w:rsidR="00102EE8">
        <w:rPr>
          <w:sz w:val="24"/>
          <w:szCs w:val="24"/>
        </w:rPr>
        <w:fldChar w:fldCharType="end"/>
      </w:r>
      <w:r w:rsidR="00CA2DED">
        <w:rPr>
          <w:sz w:val="24"/>
          <w:szCs w:val="24"/>
        </w:rPr>
        <w:t xml:space="preserve">; </w:t>
      </w:r>
      <w:r w:rsidR="00E522FB">
        <w:rPr>
          <w:sz w:val="24"/>
          <w:szCs w:val="24"/>
        </w:rPr>
        <w:t>fluctuations that</w:t>
      </w:r>
      <w:r w:rsidR="00CA2DED">
        <w:rPr>
          <w:sz w:val="24"/>
          <w:szCs w:val="24"/>
        </w:rPr>
        <w:t xml:space="preserve"> </w:t>
      </w:r>
      <w:del w:id="15" w:author="Samuel Greenrod" w:date="2026-02-01T22:11:00Z" w16du:dateUtc="2026-02-01T22:11:00Z">
        <w:r w:rsidR="00C85FDD" w:rsidDel="00322412">
          <w:rPr>
            <w:sz w:val="24"/>
            <w:szCs w:val="24"/>
          </w:rPr>
          <w:delText xml:space="preserve">far </w:delText>
        </w:r>
      </w:del>
      <w:r w:rsidR="00C85FDD">
        <w:rPr>
          <w:sz w:val="24"/>
          <w:szCs w:val="24"/>
        </w:rPr>
        <w:t xml:space="preserve">exceed generation times in </w:t>
      </w:r>
      <w:r w:rsidR="002057E9">
        <w:rPr>
          <w:sz w:val="24"/>
          <w:szCs w:val="24"/>
        </w:rPr>
        <w:t>fast</w:t>
      </w:r>
      <w:r w:rsidR="006B28B3">
        <w:rPr>
          <w:sz w:val="24"/>
          <w:szCs w:val="24"/>
        </w:rPr>
        <w:t>-</w:t>
      </w:r>
      <w:r w:rsidR="00F979B5">
        <w:rPr>
          <w:sz w:val="24"/>
          <w:szCs w:val="24"/>
        </w:rPr>
        <w:t>re</w:t>
      </w:r>
      <w:ins w:id="16" w:author="Samuel Greenrod" w:date="2025-12-30T17:05:00Z" w16du:dateUtc="2025-12-30T17:05:00Z">
        <w:r w:rsidR="00D90859">
          <w:rPr>
            <w:sz w:val="24"/>
            <w:szCs w:val="24"/>
          </w:rPr>
          <w:t>producing</w:t>
        </w:r>
      </w:ins>
      <w:del w:id="17" w:author="Samuel Greenrod" w:date="2025-12-30T17:05:00Z" w16du:dateUtc="2025-12-30T17:05:00Z">
        <w:r w:rsidR="00F979B5" w:rsidDel="00D90859">
          <w:rPr>
            <w:sz w:val="24"/>
            <w:szCs w:val="24"/>
          </w:rPr>
          <w:delText>plicating</w:delText>
        </w:r>
      </w:del>
      <w:r w:rsidR="00CA2DED">
        <w:rPr>
          <w:sz w:val="24"/>
          <w:szCs w:val="24"/>
        </w:rPr>
        <w:t xml:space="preserve"> species </w:t>
      </w:r>
      <w:r w:rsidR="00C85FDD">
        <w:rPr>
          <w:sz w:val="24"/>
          <w:szCs w:val="24"/>
        </w:rPr>
        <w:t>may favour specialists, but in slow-rep</w:t>
      </w:r>
      <w:ins w:id="18" w:author="Samuel Greenrod" w:date="2025-12-30T17:05:00Z" w16du:dateUtc="2025-12-30T17:05:00Z">
        <w:r w:rsidR="00D90859">
          <w:rPr>
            <w:sz w:val="24"/>
            <w:szCs w:val="24"/>
          </w:rPr>
          <w:t>roducing</w:t>
        </w:r>
      </w:ins>
      <w:del w:id="19" w:author="Samuel Greenrod" w:date="2025-12-30T17:05:00Z" w16du:dateUtc="2025-12-30T17:05:00Z">
        <w:r w:rsidR="00C85FDD" w:rsidDel="00D90859">
          <w:rPr>
            <w:sz w:val="24"/>
            <w:szCs w:val="24"/>
          </w:rPr>
          <w:delText>licating</w:delText>
        </w:r>
      </w:del>
      <w:r w:rsidR="00C85FDD">
        <w:rPr>
          <w:sz w:val="24"/>
          <w:szCs w:val="24"/>
        </w:rPr>
        <w:t xml:space="preserve"> species may instead select </w:t>
      </w:r>
      <w:r w:rsidR="00E522FB">
        <w:rPr>
          <w:sz w:val="24"/>
          <w:szCs w:val="24"/>
        </w:rPr>
        <w:t>for</w:t>
      </w:r>
      <w:r w:rsidR="00CA2DED">
        <w:rPr>
          <w:sz w:val="24"/>
          <w:szCs w:val="24"/>
        </w:rPr>
        <w:t xml:space="preserve"> generalists</w:t>
      </w:r>
      <w:r w:rsidR="00C85FDD">
        <w:rPr>
          <w:sz w:val="24"/>
          <w:szCs w:val="24"/>
        </w:rPr>
        <w:t>.</w:t>
      </w:r>
      <w:r w:rsidR="00CA2DED">
        <w:rPr>
          <w:sz w:val="24"/>
          <w:szCs w:val="24"/>
        </w:rPr>
        <w:t xml:space="preserve"> </w:t>
      </w:r>
    </w:p>
    <w:p w14:paraId="4A9AC7D6" w14:textId="47B09505" w:rsidR="00093FA2" w:rsidRDefault="00093FA2" w:rsidP="0083333C">
      <w:pPr>
        <w:jc w:val="both"/>
        <w:rPr>
          <w:sz w:val="24"/>
          <w:szCs w:val="24"/>
        </w:rPr>
      </w:pPr>
      <w:r>
        <w:rPr>
          <w:sz w:val="24"/>
          <w:szCs w:val="24"/>
        </w:rPr>
        <w:t xml:space="preserve">Thermal heterogeneity typically occurs in the context of multiple </w:t>
      </w:r>
      <w:r w:rsidR="006B28B3">
        <w:rPr>
          <w:sz w:val="24"/>
          <w:szCs w:val="24"/>
        </w:rPr>
        <w:t xml:space="preserve">selective pressures. For example, </w:t>
      </w:r>
      <w:del w:id="20" w:author="Samuel Greenrod" w:date="2026-01-05T20:13:00Z" w16du:dateUtc="2026-01-05T20:13:00Z">
        <w:r w:rsidR="006B28B3" w:rsidDel="00EE74FF">
          <w:rPr>
            <w:sz w:val="24"/>
            <w:szCs w:val="24"/>
          </w:rPr>
          <w:delText xml:space="preserve">warming </w:delText>
        </w:r>
      </w:del>
      <w:ins w:id="21" w:author="Samuel Greenrod" w:date="2026-01-05T20:13:00Z" w16du:dateUtc="2026-01-05T20:13:00Z">
        <w:r w:rsidR="00EE74FF">
          <w:rPr>
            <w:sz w:val="24"/>
            <w:szCs w:val="24"/>
          </w:rPr>
          <w:t xml:space="preserve">fluctuating temperatures </w:t>
        </w:r>
      </w:ins>
      <w:r w:rsidR="006B28B3">
        <w:rPr>
          <w:sz w:val="24"/>
          <w:szCs w:val="24"/>
        </w:rPr>
        <w:t xml:space="preserve">can impose selection on </w:t>
      </w:r>
      <w:r>
        <w:rPr>
          <w:sz w:val="24"/>
          <w:szCs w:val="24"/>
        </w:rPr>
        <w:t xml:space="preserve">species </w:t>
      </w:r>
      <w:r w:rsidR="00DB2065">
        <w:rPr>
          <w:sz w:val="24"/>
          <w:szCs w:val="24"/>
        </w:rPr>
        <w:t xml:space="preserve">that are </w:t>
      </w:r>
      <w:r>
        <w:rPr>
          <w:sz w:val="24"/>
          <w:szCs w:val="24"/>
        </w:rPr>
        <w:t>simultaneously adapt</w:t>
      </w:r>
      <w:r w:rsidR="006B28B3">
        <w:rPr>
          <w:sz w:val="24"/>
          <w:szCs w:val="24"/>
        </w:rPr>
        <w:t>ing</w:t>
      </w:r>
      <w:r>
        <w:rPr>
          <w:sz w:val="24"/>
          <w:szCs w:val="24"/>
        </w:rPr>
        <w:t xml:space="preserve"> to </w:t>
      </w:r>
      <w:r w:rsidR="006B28B3">
        <w:rPr>
          <w:sz w:val="24"/>
          <w:szCs w:val="24"/>
        </w:rPr>
        <w:t xml:space="preserve">other </w:t>
      </w:r>
      <w:r>
        <w:rPr>
          <w:sz w:val="24"/>
          <w:szCs w:val="24"/>
        </w:rPr>
        <w:t xml:space="preserve">abiotic </w:t>
      </w:r>
      <w:del w:id="22" w:author="Samuel Greenrod" w:date="2025-12-30T17:06:00Z" w16du:dateUtc="2025-12-30T17:06:00Z">
        <w:r w:rsidDel="00D078F8">
          <w:rPr>
            <w:sz w:val="24"/>
            <w:szCs w:val="24"/>
          </w:rPr>
          <w:delText>stressors</w:delText>
        </w:r>
        <w:r w:rsidR="006B28B3" w:rsidDel="00D078F8">
          <w:rPr>
            <w:sz w:val="24"/>
            <w:szCs w:val="24"/>
          </w:rPr>
          <w:delText xml:space="preserve"> </w:delText>
        </w:r>
      </w:del>
      <w:ins w:id="23" w:author="Samuel Greenrod" w:date="2025-12-30T17:06:00Z" w16du:dateUtc="2025-12-30T17:06:00Z">
        <w:r w:rsidR="00D078F8">
          <w:rPr>
            <w:sz w:val="24"/>
            <w:szCs w:val="24"/>
          </w:rPr>
          <w:t xml:space="preserve">factors </w:t>
        </w:r>
      </w:ins>
      <w:r w:rsidR="006B28B3">
        <w:rPr>
          <w:sz w:val="24"/>
          <w:szCs w:val="24"/>
        </w:rPr>
        <w:t xml:space="preserve">or to interactions with </w:t>
      </w:r>
      <w:r>
        <w:rPr>
          <w:sz w:val="24"/>
          <w:szCs w:val="24"/>
        </w:rPr>
        <w:t>predat</w:t>
      </w:r>
      <w:r w:rsidR="006B28B3">
        <w:rPr>
          <w:sz w:val="24"/>
          <w:szCs w:val="24"/>
        </w:rPr>
        <w:t xml:space="preserve">ors, </w:t>
      </w:r>
      <w:r>
        <w:rPr>
          <w:sz w:val="24"/>
          <w:szCs w:val="24"/>
        </w:rPr>
        <w:t>competit</w:t>
      </w:r>
      <w:r w:rsidR="006B28B3">
        <w:rPr>
          <w:sz w:val="24"/>
          <w:szCs w:val="24"/>
        </w:rPr>
        <w:t>ors, or antagonists</w:t>
      </w:r>
      <w:r>
        <w:rPr>
          <w:sz w:val="24"/>
          <w:szCs w:val="24"/>
        </w:rPr>
        <w:t xml:space="preserve"> </w:t>
      </w:r>
      <w:r>
        <w:rPr>
          <w:sz w:val="24"/>
          <w:szCs w:val="24"/>
        </w:rPr>
        <w:fldChar w:fldCharType="begin"/>
      </w:r>
      <w:r w:rsidR="00BF0BEE">
        <w:rPr>
          <w:sz w:val="24"/>
          <w:szCs w:val="24"/>
        </w:rPr>
        <w:instrText xml:space="preserve"> ADDIN ZOTERO_ITEM CSL_CITATION {"citationID":"Lq9ElRWu","properties":{"formattedCitation":"[10,11]","plainCitation":"[10,11]","noteIndex":0},"citationItems":[{"id":"3ShIdf5J/Eu85nwc9","uris":["http://zotero.org/users/local/sgFDdPY0/items/PYK9U7KE"],"itemData":{"id":3458,"type":"article-journal","abstract":"Abiotic conditions (e.g., temperature and pH) fluctuate through time in most marine environments, sometimes passing intensity thresholds that induce physiological stress. Depending on habitat and season, the peak intensity of different abiotic stressors can occur in or out of phase with one another. Thus, some organisms are exposed to multiple stressors simultaneously, whereas others experience them sequentially. Understanding these physicochemical dynamics is critical because how organisms respond to multiple stressors depends on the magnitude and relative timing of each stressor. Here, we first discuss broad patterns of covariation between stressors in marine systems at various temporal scales. We then describe how these dynamics will influence physiological responses to multi-stressor exposures. Finally, we summarize how multi-stressor effects are currently assessed. We find that multi-stressor experiments have rarely incorporated naturalistic physicochemical variation into their designs, and emphasize the importance of doing so to make ecologically relevant inferences about physiological responses to global change.","container-title":"Annual Review of Marine Science","DOI":"10.1146/annurev-marine-122414-033953","ISSN":"1941-1405, 1941-0611","issue":"Volume 8, 2016","language":"en","note":"publisher: Annual Reviews","page":"357-378","source":"www-annualreviews-org.ezproxy-prd.bodleian.ox.ac.uk","title":"Multiple Stressors in a Changing World: The Need for an Improved Perspective on Physiological Responses to the Dynamic Marine Environment","title-short":"Multiple Stressors in a Changing World","volume":"8","author":[{"family":"Gunderson","given":"Alex R."},{"family":"Armstrong","given":"Eric J."},{"family":"Stillman","given":"Jonathon H."}],"issued":{"date-parts":[["2016",1,3]]}}},{"id":"3ShIdf5J/MaiNGA3Z","uris":["http://zotero.org/users/local/sgFDdPY0/items/6AZGY3C4"],"itemData":{"id":3607,"type":"article-journal","abstract":"Virtually all organisms are colonized by microbes. Average temperatures are rising because of global climate change – accompanied by increases in extreme climatic events and heat shock – and symbioses with microbes may determine species persistence in the 21st century. Although parasite infection typically reduces host upper thermal limits, interactions with beneficial microbes can facilitate host adaptation to warming. The effects of warming on the ecology and evolution of the microbial symbionts remain understudied but are important for understanding how climate change might affect host health and disease. We present a framework for untangling the contributions of symbiosis to predictions of host persistence in the face of global change.","collection-title":"Special issue: Symbiosis","container-title":"Trends in Ecology &amp; Evolution","DOI":"10.1016/j.tree.2022.03.011","ISSN":"0169-5347","issue":"7","journalAbbreviation":"Trends in Ecology &amp; Evolution","page":"611-624","source":"ScienceDirect","title":"Symbiosis and host responses to heating","volume":"37","author":[{"family":"Hector","given":"Tobias E."},{"family":"Hoang","given":"Kim L."},{"family":"Li","given":"Jingdi"},{"family":"King","given":"Kayla C."}],"issued":{"date-parts":[["2022",7,1]]}}}],"schema":"https://github.com/citation-style-language/schema/raw/master/csl-citation.json"} </w:instrText>
      </w:r>
      <w:r>
        <w:rPr>
          <w:sz w:val="24"/>
          <w:szCs w:val="24"/>
        </w:rPr>
        <w:fldChar w:fldCharType="separate"/>
      </w:r>
      <w:r w:rsidR="00241582" w:rsidRPr="00241582">
        <w:rPr>
          <w:rFonts w:ascii="Calibri" w:hAnsi="Calibri" w:cs="Calibri"/>
          <w:sz w:val="24"/>
        </w:rPr>
        <w:t>[10,11]</w:t>
      </w:r>
      <w:r>
        <w:rPr>
          <w:sz w:val="24"/>
          <w:szCs w:val="24"/>
        </w:rPr>
        <w:fldChar w:fldCharType="end"/>
      </w:r>
      <w:r>
        <w:rPr>
          <w:sz w:val="24"/>
          <w:szCs w:val="24"/>
        </w:rPr>
        <w:t xml:space="preserve">. The presence of multiple selection pressures </w:t>
      </w:r>
      <w:r w:rsidR="006B28B3">
        <w:rPr>
          <w:sz w:val="24"/>
          <w:szCs w:val="24"/>
        </w:rPr>
        <w:t>can</w:t>
      </w:r>
      <w:r>
        <w:rPr>
          <w:sz w:val="24"/>
          <w:szCs w:val="24"/>
        </w:rPr>
        <w:t xml:space="preserve"> constrain evolution rates through </w:t>
      </w:r>
      <w:r w:rsidR="00A5436B">
        <w:rPr>
          <w:sz w:val="24"/>
          <w:szCs w:val="24"/>
        </w:rPr>
        <w:t xml:space="preserve">combined </w:t>
      </w:r>
      <w:r>
        <w:rPr>
          <w:sz w:val="24"/>
          <w:szCs w:val="24"/>
        </w:rPr>
        <w:t xml:space="preserve">negative effects on species fitness which reduce population sizes and mutational supply </w:t>
      </w:r>
      <w:r>
        <w:rPr>
          <w:sz w:val="24"/>
          <w:szCs w:val="24"/>
        </w:rPr>
        <w:fldChar w:fldCharType="begin"/>
      </w:r>
      <w:r w:rsidR="00BF0BEE">
        <w:rPr>
          <w:sz w:val="24"/>
          <w:szCs w:val="24"/>
        </w:rPr>
        <w:instrText xml:space="preserve"> ADDIN ZOTERO_ITEM CSL_CITATION {"citationID":"3k0QdxM4","properties":{"formattedCitation":"[12,13]","plainCitation":"[12,13]","noteIndex":0},"citationItems":[{"id":"3ShIdf5J/qqLBjzzM","uris":["http://zotero.org/users/local/sgFDdPY0/items/27D5JGTI"],"itemData":{"id":3430,"type":"article-journal","abstract":"Humans impact natural systems in a multitude of ways, yet the cumulative effect of multiple stressors on ecological communities remains largely unknown. Here we synthesized 171 studies that manipulated two or more stressors in marine and coastal systems and found that cumulative effects in individual studies were additive (26%), synergistic (36%), and antagonistic (38%). The overall interaction effect across all studies was synergistic, but interaction type varied by response level (community: antagonistic, population: synergistic), trophic level (autotrophs: antagonistic, heterotrophs: synergistic), and specific stressor pair (seven pairs additive, three pairs each synergistic and antagonistic). Addition of a third stressor changed interaction effects significantly in two-thirds of all cases and doubled the number of synergistic interactions. Given that most studies were performed in laboratories where stressor effects can be carefully isolated, these three-stressor results suggest that synergies may be quite common in nature where more than two stressors almost always coexist. While significant gaps exist in multiple stressor research, our results suggest an immediate need to account for stressor interactions in ecological studies and conservation planning.","container-title":"Ecology Letters","DOI":"10.1111/j.1461-0248.2008.01253.x","ISSN":"1461-0248","issue":"12","language":"en","license":"© 2008 Blackwell Publishing Ltd/CNRS","note":"_eprint: https://onlinelibrary.wiley.com/doi/pdf/10.1111/j.1461-0248.2008.01253.x","page":"1304-1315","source":"Wiley Online Library","title":"Interactive and cumulative effects of multiple human stressors in marine systems","volume":"11","author":[{"family":"Crain","given":"Caitlin Mullan"},{"family":"Kroeker","given":"Kristy"},{"family":"Halpern","given":"Benjamin S."}],"issued":{"date-parts":[["2008"]]}}},{"id":"3ShIdf5J/GfmVcRN4","uris":["http://zotero.org/users/local/sgFDdPY0/items/BVN33Y75"],"itemData":{"id":2985,"type":"article-journal","abstract":"Recognizing when and how rapid evolution drives ecological change is fundamental for our understanding of almost all ecological and evolutionary processes such as community assembly, genetic diversification and the stability of communities and ecosystems. Generally, rapid evolutionary change is driven through selection on genetic variation and is affected by evolutionary constraints, such as tradeoffs and pleiotropic effects, all contributing to the overall rate of evolutionary change. Each of these processes can be influenced by the presence of multiple environmental stressors reducing a population's reproductive output. Potential consequences of multistressor selection for the occurrence and strength of the link from rapid evolution to ecological change are unclear. However, understanding these is necessary for predicting when rapid evolution might drive ecological change. Here we investigate how the presence of two stressors affects this link using experimental evolution with the bacterium Pseudomonas fluorescens and its predator Tetrahymena thermophila. We show that the combination of predation and sublethal antibiotic concentrations delays the evolution of anti-predator defence and antibiotic resistance compared with the presence of only one of the two stressors. Rapid defence evolution drives stabilization of the predator-prey dynamics but this link between evolution and ecology is weaker in the two-stressor environment, where defence evolution is slower, leading to less stable population dynamics. Tracking the molecular evolution of whole populations over time shows further that mutations in different genes are favoured under multistressor selection. Overall, we show that selection by multiple stressors can significantly alter eco-evolutionary dynamics and their predictability.","container-title":"Nature Ecology &amp; Evolution","DOI":"10.1038/s41559-018-0701-5","ISSN":"2397-334X","issue":"12","journalAbbreviation":"Nat Ecol Evol","language":"eng","note":"PMID: 30455439","page":"1974-1981","source":"PubMed","title":"Dual-stressor selection alters eco-evolutionary dynamics in experimental communities","volume":"2","author":[{"family":"Hiltunen","given":"Teppo"},{"family":"Cairns","given":"Johannes"},{"family":"Frickel","given":"Jens"},{"family":"Jalasvuori","given":"Matti"},{"family":"Laakso","given":"Jouni"},{"family":"Kaitala","given":"Veijo"},{"family":"Künzel","given":"Sven"},{"family":"Karakoc","given":"Emre"},{"family":"Becks","given":"Lutz"}],"issued":{"date-parts":[["2018",12]]}}}],"schema":"https://github.com/citation-style-language/schema/raw/master/csl-citation.json"} </w:instrText>
      </w:r>
      <w:r>
        <w:rPr>
          <w:sz w:val="24"/>
          <w:szCs w:val="24"/>
        </w:rPr>
        <w:fldChar w:fldCharType="separate"/>
      </w:r>
      <w:r w:rsidR="00241582" w:rsidRPr="00241582">
        <w:rPr>
          <w:rFonts w:ascii="Calibri" w:hAnsi="Calibri" w:cs="Calibri"/>
          <w:sz w:val="24"/>
        </w:rPr>
        <w:t>[12,13]</w:t>
      </w:r>
      <w:r>
        <w:rPr>
          <w:sz w:val="24"/>
          <w:szCs w:val="24"/>
        </w:rPr>
        <w:fldChar w:fldCharType="end"/>
      </w:r>
      <w:r>
        <w:rPr>
          <w:sz w:val="24"/>
          <w:szCs w:val="24"/>
        </w:rPr>
        <w:t xml:space="preserve">. </w:t>
      </w:r>
      <w:r w:rsidR="00DB2065">
        <w:rPr>
          <w:sz w:val="24"/>
          <w:szCs w:val="24"/>
        </w:rPr>
        <w:t>Co-selection</w:t>
      </w:r>
      <w:r>
        <w:rPr>
          <w:sz w:val="24"/>
          <w:szCs w:val="24"/>
        </w:rPr>
        <w:t xml:space="preserve"> can also restrict adaptation through</w:t>
      </w:r>
      <w:r w:rsidR="003B65A4">
        <w:rPr>
          <w:sz w:val="24"/>
          <w:szCs w:val="24"/>
        </w:rPr>
        <w:t xml:space="preserve"> pleiotropic</w:t>
      </w:r>
      <w:r>
        <w:rPr>
          <w:sz w:val="24"/>
          <w:szCs w:val="24"/>
        </w:rPr>
        <w:t xml:space="preserve"> fitness trade-offs</w:t>
      </w:r>
      <w:r w:rsidR="006B28B3">
        <w:rPr>
          <w:sz w:val="24"/>
          <w:szCs w:val="24"/>
        </w:rPr>
        <w:t xml:space="preserve">; </w:t>
      </w:r>
      <w:r w:rsidRPr="00CA3581">
        <w:rPr>
          <w:sz w:val="24"/>
          <w:szCs w:val="24"/>
        </w:rPr>
        <w:t xml:space="preserve"> high fitness under one stressor reduces fitness under another </w:t>
      </w:r>
      <w:r w:rsidRPr="00CA3581">
        <w:rPr>
          <w:sz w:val="24"/>
          <w:szCs w:val="24"/>
        </w:rPr>
        <w:fldChar w:fldCharType="begin"/>
      </w:r>
      <w:r w:rsidR="00BF0BEE">
        <w:rPr>
          <w:sz w:val="24"/>
          <w:szCs w:val="24"/>
        </w:rPr>
        <w:instrText xml:space="preserve"> ADDIN ZOTERO_ITEM CSL_CITATION {"citationID":"KzDxQjL1","properties":{"formattedCitation":"[14,15]","plainCitation":"[14,15]","noteIndex":0},"citationItems":[{"id":"3ShIdf5J/qmKyllqy","uris":["http://zotero.org/users/local/sgFDdPY0/items/NJI5S7BC"],"itemData":{"id":1188,"type":"article-journal","container-title":"Proceedings of the National Academy of Sciences","DOI":"10.1073/pnas.1919888117","issue":"21","note":"publisher: Proceedings of the National Academy of Sciences","page":"11207-11216","source":"pnas.org (Atypon)","title":"Pleiotropy complicates a trade-off between phage resistance and antibiotic resistance","volume":"117","author":[{"family":"Burmeister","given":"Alita R."},{"family":"Fortier","given":"Abigail"},{"family":"Roush","given":"Carli"},{"family":"Lessing","given":"Adam J."},{"family":"Bender","given":"Rose G."},{"family":"Barahman","given":"Roxanna"},{"family":"Grant","given":"Raeven"},{"family":"Chan","given":"Benjamin K."},{"family":"Turner","given":"Paul E."}],"issued":{"date-parts":[["2020",5,26]]}}},{"id":"3ShIdf5J/GY1H2Ajg","uris":["http://zotero.org/users/local/sgFDdPY0/items/SRBALDVC"],"itemData":{"id":3097,"type":"article-journal","abstract":"The evolutionary potential of species to cope with short-term temperature fluctuations during reproduction is critical to predicting responses to future climate change. Despite this, vertebrate research has focused on reproduction under high or low temperatures in relatively stable temperate climates. Here, we characterize the genetic basis of reproductive thermal tolerance to temperature fluctuations in the ostrich, which lives in variable environments in tropical and subtropical Africa. Both heat and cold tolerance were under selection and heritable, indicating the potential for evolutionary responses to mean temperature change. However, we found evidence for a negative, genetic correlation between heat and cold tolerance that should limit the potential for adaptation to fluctuating temperatures. Genetic constraints between heat and cold tolerance appear a crucial, yet underappreciated, factor influencing responses to climate change.","container-title":"Science Advances","DOI":"10.1126/sciadv.abn9580","issue":"21","note":"publisher: American Association for the Advancement of Science","page":"eabn9580","source":"www-science-org.ezproxy-prd.bodleian.ox.ac.uk (Atypon)","title":"Evolutionary trade-offs between heat and cold tolerance limit responses to fluctuating climates","volume":"8","author":[{"family":"Schou","given":"Mads F."},{"family":"Engelbrecht","given":"Anel"},{"family":"Brand","given":"Zanell"},{"family":"Svensson","given":"Erik I."},{"family":"Cloete","given":"Schalk"},{"family":"Cornwallis","given":"Charlie K."}],"issued":{"date-parts":[["2022",5,27]]}}}],"schema":"https://github.com/citation-style-language/schema/raw/master/csl-citation.json"} </w:instrText>
      </w:r>
      <w:r w:rsidRPr="00CA3581">
        <w:rPr>
          <w:sz w:val="24"/>
          <w:szCs w:val="24"/>
        </w:rPr>
        <w:fldChar w:fldCharType="separate"/>
      </w:r>
      <w:r w:rsidR="00241582" w:rsidRPr="00241582">
        <w:rPr>
          <w:rFonts w:ascii="Calibri" w:hAnsi="Calibri" w:cs="Calibri"/>
          <w:sz w:val="24"/>
        </w:rPr>
        <w:t>[14,15]</w:t>
      </w:r>
      <w:r w:rsidRPr="00CA3581">
        <w:rPr>
          <w:sz w:val="24"/>
          <w:szCs w:val="24"/>
        </w:rPr>
        <w:fldChar w:fldCharType="end"/>
      </w:r>
      <w:r w:rsidRPr="00CA3581">
        <w:rPr>
          <w:sz w:val="24"/>
          <w:szCs w:val="24"/>
        </w:rPr>
        <w:t xml:space="preserve">. </w:t>
      </w:r>
      <w:r w:rsidR="00C85FDD">
        <w:rPr>
          <w:sz w:val="24"/>
          <w:szCs w:val="24"/>
        </w:rPr>
        <w:t>Temporal thermal heterogeneity is</w:t>
      </w:r>
      <w:r w:rsidR="00A5436B" w:rsidRPr="00CA3581">
        <w:rPr>
          <w:sz w:val="24"/>
          <w:szCs w:val="24"/>
        </w:rPr>
        <w:t xml:space="preserve"> expected to promote genetic divers</w:t>
      </w:r>
      <w:r w:rsidR="0084092A" w:rsidRPr="00D56147">
        <w:rPr>
          <w:sz w:val="24"/>
          <w:szCs w:val="24"/>
        </w:rPr>
        <w:t>ification</w:t>
      </w:r>
      <w:r w:rsidR="00A5436B" w:rsidRPr="00D56147">
        <w:rPr>
          <w:sz w:val="24"/>
          <w:szCs w:val="24"/>
        </w:rPr>
        <w:t xml:space="preserve"> by increasing niche differences </w:t>
      </w:r>
      <w:r w:rsidR="00C85FDD">
        <w:rPr>
          <w:sz w:val="24"/>
          <w:szCs w:val="24"/>
        </w:rPr>
        <w:fldChar w:fldCharType="begin"/>
      </w:r>
      <w:r w:rsidR="00BF0BEE">
        <w:rPr>
          <w:sz w:val="24"/>
          <w:szCs w:val="24"/>
        </w:rPr>
        <w:instrText xml:space="preserve"> ADDIN ZOTERO_ITEM CSL_CITATION {"citationID":"To4b2RHO","properties":{"formattedCitation":"[16]","plainCitation":"[16]","noteIndex":0},"citationItems":[{"id":"3ShIdf5J/jLjiOsHa","uris":["http://zotero.org/users/local/sgFDdPY0/items/7I2BSLY4"],"itemData":{"id":3187,"type":"article-journal","abstract":"Growing evidence suggests that temporally fluctuating environments are important in maintaining variation both within and between species. To date, however, studies of genetic variation within a population have been largely conducted by evolutionary biologists (particularly population geneticists), while population and community ecologists have concentrated more on diversity at the species level. Despite considerable conceptual overlap, the commonalities and differences of these two alternative paradigms have yet to come under close scrutiny. Here, we review theoretical and empirical studies in population genetics and community ecology focusing on the 'temporal storage effect' and synthesise theories of diversity maintenance across different levels of biological organisation. Drawing on Chesson's coexistence theory, we explain how temporally fluctuating environments promote the maintenance of genetic variation and species diversity. We propose a further synthesis of the two disciplines by comparing models employing traditional frequency-dependent dynamics and those adopting density-dependent dynamics. We then address how temporal fluctuations promote genetic and species diversity simultaneously via rapid evolution and eco-evolutionary dynamics. Comparing and synthesising ecological and evolutionary approaches will accelerate our understanding of diversity maintenance in nature.","container-title":"Ecology Letters","DOI":"10.1111/ele.14286","ISSN":"1461-0248","journalAbbreviation":"Ecol Lett","language":"eng","note":"PMID: 37840028","page":"S152-S167","source":"PubMed","title":"Eco-evolutionary maintenance of diversity in fluctuating environments","volume":"26 Suppl 1","author":[{"family":"Yamamichi","given":"Masato"},{"family":"Letten","given":"Andrew D."},{"family":"Schreiber","given":"Sebastian J."}],"issued":{"date-parts":[["2023",9]]}}}],"schema":"https://github.com/citation-style-language/schema/raw/master/csl-citation.json"} </w:instrText>
      </w:r>
      <w:r w:rsidR="00C85FDD">
        <w:rPr>
          <w:sz w:val="24"/>
          <w:szCs w:val="24"/>
        </w:rPr>
        <w:fldChar w:fldCharType="separate"/>
      </w:r>
      <w:r w:rsidR="00C85FDD" w:rsidRPr="003D6FEA">
        <w:rPr>
          <w:rFonts w:ascii="Calibri" w:hAnsi="Calibri" w:cs="Calibri"/>
          <w:sz w:val="24"/>
        </w:rPr>
        <w:t>[16]</w:t>
      </w:r>
      <w:r w:rsidR="00C85FDD">
        <w:rPr>
          <w:sz w:val="24"/>
          <w:szCs w:val="24"/>
        </w:rPr>
        <w:fldChar w:fldCharType="end"/>
      </w:r>
      <w:r w:rsidR="00C85FDD">
        <w:rPr>
          <w:sz w:val="24"/>
          <w:szCs w:val="24"/>
        </w:rPr>
        <w:t xml:space="preserve"> and so </w:t>
      </w:r>
      <w:r w:rsidR="008F3BDE">
        <w:rPr>
          <w:sz w:val="24"/>
          <w:szCs w:val="24"/>
        </w:rPr>
        <w:t>may</w:t>
      </w:r>
      <w:r>
        <w:rPr>
          <w:sz w:val="24"/>
          <w:szCs w:val="24"/>
        </w:rPr>
        <w:t xml:space="preserve"> offset the diversity-suppressing impacts of </w:t>
      </w:r>
      <w:r w:rsidR="00DB2065">
        <w:rPr>
          <w:sz w:val="24"/>
          <w:szCs w:val="24"/>
        </w:rPr>
        <w:t>co-selection</w:t>
      </w:r>
      <w:r w:rsidR="008F3BDE">
        <w:rPr>
          <w:sz w:val="24"/>
          <w:szCs w:val="24"/>
        </w:rPr>
        <w:t xml:space="preserve">. However, </w:t>
      </w:r>
      <w:r w:rsidR="00517F13">
        <w:rPr>
          <w:sz w:val="24"/>
          <w:szCs w:val="24"/>
        </w:rPr>
        <w:t xml:space="preserve">some </w:t>
      </w:r>
      <w:r w:rsidR="008F3BDE">
        <w:rPr>
          <w:sz w:val="24"/>
          <w:szCs w:val="24"/>
        </w:rPr>
        <w:t xml:space="preserve">studies have indicated that </w:t>
      </w:r>
      <w:r w:rsidR="00DB2065">
        <w:rPr>
          <w:sz w:val="24"/>
          <w:szCs w:val="24"/>
        </w:rPr>
        <w:t xml:space="preserve">co-selection involving </w:t>
      </w:r>
      <w:r w:rsidR="00CA3581">
        <w:rPr>
          <w:sz w:val="24"/>
          <w:szCs w:val="24"/>
        </w:rPr>
        <w:t xml:space="preserve">temporal </w:t>
      </w:r>
      <w:r w:rsidR="008F3BDE">
        <w:rPr>
          <w:sz w:val="24"/>
          <w:szCs w:val="24"/>
        </w:rPr>
        <w:t>heterogeneity can</w:t>
      </w:r>
      <w:r>
        <w:rPr>
          <w:sz w:val="24"/>
          <w:szCs w:val="24"/>
        </w:rPr>
        <w:t xml:space="preserve"> exacerbate </w:t>
      </w:r>
      <w:r w:rsidR="00DB2065">
        <w:rPr>
          <w:sz w:val="24"/>
          <w:szCs w:val="24"/>
        </w:rPr>
        <w:t>evolutionary constraint</w:t>
      </w:r>
      <w:r>
        <w:rPr>
          <w:sz w:val="24"/>
          <w:szCs w:val="24"/>
        </w:rPr>
        <w:t xml:space="preserve"> </w:t>
      </w:r>
      <w:r>
        <w:rPr>
          <w:sz w:val="24"/>
          <w:szCs w:val="24"/>
        </w:rPr>
        <w:fldChar w:fldCharType="begin"/>
      </w:r>
      <w:r w:rsidR="00BF0BEE">
        <w:rPr>
          <w:sz w:val="24"/>
          <w:szCs w:val="24"/>
        </w:rPr>
        <w:instrText xml:space="preserve"> ADDIN ZOTERO_ITEM CSL_CITATION {"citationID":"1x7NkLhK","properties":{"formattedCitation":"[17\\uc0\\u8211{}19]","plainCitation":"[17–19]","noteIndex":0},"citationItems":[{"id":"3ShIdf5J/w3GNzbtq","uris":["http://zotero.org/users/local/sgFDdPY0/items/LM4QMI28"],"itemData":{"id":3436,"type":"article-journal","abstract":"The impact of fitness landscape features on evolutionary outcomes has attracted considerable interest in recent decades. However, evolution often occurs under time-dependent selection in so-called fitness seascapes where the landscape is under flux. Fitness seascapes are an inherent feature of natural environments, where the landscape changes owing both to the intrinsic fitness consequences of previous adaptations and extrinsic changes in selected traits caused by new environments. The complexity of such seascapes may curb the predictability of evolution. However, empirical efforts to test this question using a comprehensive set of regimes are lacking. Here, we employed an in vitro microbial model system to investigate differences in evolutionary outcomes between time-invariant and time-dependent environments, including all possible temporal permutations, with three subinhibitory antimicrobials and a viral parasite (phage) as selective agents. Expectedly, time-invariant environments caused stronger directional selection for resistances compared to time-dependent environments. Intriguingly, however, multidrug resistance outcomes in both cases were largely driven by two strong selective agents (rifampicin and phage) out of four agents in total. These agents either caused cross-resistance or obscured the phenotypic effect of other resistance mutations, modulating the evolutionary outcome overall in time-invariant environments and as a function of exposure epoch in time-dependent environments. This suggests that identifying strong selective agents and their pleiotropic effects is critical for predicting evolution in fitness seascapes, with ramifications for evolutionarily informed strategies to mitigate drug resistance evolution.","container-title":"Evolution Letters","DOI":"10.1002/evl3.284","ISSN":"2056-3744","issue":"3","journalAbbreviation":"Evol Lett","page":"266-279","source":"Silverchair","title":"Strong selective environments determine evolutionary outcome in time-dependent fitness seascapes","volume":"6","author":[{"family":"Cairns","given":"Johannes"},{"family":"Borse","given":"Florian"},{"family":"Mononen","given":"Tommi"},{"family":"Hiltunen","given":"Teppo"},{"family":"Mustonen","given":"Ville"}],"issued":{"date-parts":[["2022",6,1]]}}},{"id":"3ShIdf5J/D97hYFnp","uris":["http://zotero.org/users/local/sgFDdPY0/items/AU3MMBRT"],"itemData":{"id":3507,"type":"article-journal","abstract":"The effects of climate change—such as increased temperature variability and novel predators—rarely happen in isolation, but it is unclear how organisms cope with multiple stressors simultaneously. To explore this, we grew replicate Paramecium caudatum populations in either constant or variable temperatures and exposed half to predation. We then fit thermal performance curves (TPCs) of intrinsic growth rate (rmax) for each replicate population (N = 12) across seven temperatures (10°C–38°C). TPCs of P. caudatum exposed to both temperature variability and predation responded only to one or the other (but not both), resulting in unpredictable outcomes. These changes in TPCs were accompanied by changes in cell morphology. Although cell volume was conserved across treatments, cells became narrower in response to temperature variability and rounder in response to predation. Our findings suggest that predation and temperature variability produce conflicting pressures on both thermal performance and cell morphology. Lastly, we found a strong correlation between changes in cell morphology and TPC parameters in response to predation, suggesting that responses to opposing selective pressures could be constrained by trade-offs. Our results shed new light on how environmental and ecological pressures interact to elicit changes in characteristics at both the individual and population levels. We further suggest that morphological responses to interactive environmental forces may modulate population-level responses, making prediction of long-term responses to environmental change challenging.","container-title":"Ecology and Evolution","DOI":"10.1002/ece3.5990","ISSN":"2045-7758","issue":"3","language":"en","license":"© 2020 The Authors. Ecology and Evolution published by John Wiley &amp; Sons Ltd.","note":"_eprint: https://onlinelibrary.wiley.com/doi/pdf/10.1002/ece3.5990","page":"1368-1377","source":"Wiley Online Library","title":"Trade-offs between morphology and thermal niches mediate adaptation in response to competing selective pressures","volume":"10","author":[{"family":"Uiterwaal","given":"Stella F."},{"family":"Lagerstrom","given":"Ian T."},{"family":"Luhring","given":"Thomas M."},{"family":"Salsbery","given":"Miranda E."},{"family":"DeLong","given":"John P."}],"issued":{"date-parts":[["2020"]]}}},{"id":"3ShIdf5J/ACl9cUHX","uris":["http://zotero.org/users/local/sgFDdPY0/items/T9YSU94V"],"itemData":{"id":3510,"type":"article-journal","abstract":"The evolution of life history traits is regulated by energy expenditure, which is, in turn, governed by temperature. The forecasted increase in temperature variability is expected to impose greater stress to organisms, in turn influencing the balance of energy expenditure and consequently life history responses. Here we examine how increased temperature variability affects life history responses to predation. Individuals reared under constant temperatures responded to different levels of predation risk as appropriate: namely, by producing greater number of neonates of smaller sizes and reducing the time to first brood. In contrast, we detected no response to predation regime when temperature was more variable. In addition, population growth rate was slowest among individuals reared under variable temperatures. Increased temperature variability also affected the development of inducible defenses. The combined effects of failing to respond to predation risk, slower growth rate and the miss-match development of morphological defenses supports suggestions that increased variability in temperature poses a greater risk for species adaptation than that posed by a mean shift in temperature.","container-title":"PLoS ONE","DOI":"10.1371/journal.pone.0107971","ISSN":"1932-6203","issue":"9","journalAbbreviation":"PLoS One","note":"PMID: 25250677\nPMCID: PMC4176018","page":"e107971","source":"PubMed Central","title":"Predation Life History Responses to Increased Temperature Variability","volume":"9","author":[{"family":"Barbosa","given":"Miguel"},{"family":"Pestana","given":"Joao"},{"family":"Soares","given":"Amadeu M. V. M."}],"issued":{"date-parts":[["2014",9,24]]}}}],"schema":"https://github.com/citation-style-language/schema/raw/master/csl-citation.json"} </w:instrText>
      </w:r>
      <w:r>
        <w:rPr>
          <w:sz w:val="24"/>
          <w:szCs w:val="24"/>
        </w:rPr>
        <w:fldChar w:fldCharType="separate"/>
      </w:r>
      <w:r w:rsidR="003D6FEA" w:rsidRPr="003D6FEA">
        <w:rPr>
          <w:rFonts w:ascii="Calibri" w:hAnsi="Calibri" w:cs="Calibri"/>
          <w:sz w:val="24"/>
        </w:rPr>
        <w:t>[17–19]</w:t>
      </w:r>
      <w:r>
        <w:rPr>
          <w:sz w:val="24"/>
          <w:szCs w:val="24"/>
        </w:rPr>
        <w:fldChar w:fldCharType="end"/>
      </w:r>
      <w:r>
        <w:rPr>
          <w:sz w:val="24"/>
          <w:szCs w:val="24"/>
        </w:rPr>
        <w:t xml:space="preserve">. The ability of species to adapt to </w:t>
      </w:r>
      <w:r w:rsidR="008F3BDE">
        <w:rPr>
          <w:sz w:val="24"/>
          <w:szCs w:val="24"/>
        </w:rPr>
        <w:t xml:space="preserve">thermal heterogeneity </w:t>
      </w:r>
      <w:r w:rsidR="006B28B3">
        <w:rPr>
          <w:sz w:val="24"/>
          <w:szCs w:val="24"/>
        </w:rPr>
        <w:t>amidst</w:t>
      </w:r>
      <w:r w:rsidR="008F3BDE">
        <w:rPr>
          <w:sz w:val="24"/>
          <w:szCs w:val="24"/>
        </w:rPr>
        <w:t xml:space="preserve"> other selection pressures </w:t>
      </w:r>
      <w:r>
        <w:rPr>
          <w:sz w:val="24"/>
          <w:szCs w:val="24"/>
        </w:rPr>
        <w:t xml:space="preserve">plays an important role in the maintenance of global biodiversity and species extinction risk </w:t>
      </w:r>
      <w:r>
        <w:rPr>
          <w:sz w:val="24"/>
          <w:szCs w:val="24"/>
        </w:rPr>
        <w:fldChar w:fldCharType="begin"/>
      </w:r>
      <w:r w:rsidR="00BF0BEE">
        <w:rPr>
          <w:sz w:val="24"/>
          <w:szCs w:val="24"/>
        </w:rPr>
        <w:instrText xml:space="preserve"> ADDIN ZOTERO_ITEM CSL_CITATION {"citationID":"RURWsImG","properties":{"formattedCitation":"[12,20\\uc0\\u8211{}22]","plainCitation":"[12,20–22]","noteIndex":0},"citationItems":[{"id":"3ShIdf5J/qqLBjzzM","uris":["http://zotero.org/users/local/sgFDdPY0/items/27D5JGTI"],"itemData":{"id":3430,"type":"article-journal","abstract":"Humans impact natural systems in a multitude of ways, yet the cumulative effect of multiple stressors on ecological communities remains largely unknown. Here we synthesized 171 studies that manipulated two or more stressors in marine and coastal systems and found that cumulative effects in individual studies were additive (26%), synergistic (36%), and antagonistic (38%). The overall interaction effect across all studies was synergistic, but interaction type varied by response level (community: antagonistic, population: synergistic), trophic level (autotrophs: antagonistic, heterotrophs: synergistic), and specific stressor pair (seven pairs additive, three pairs each synergistic and antagonistic). Addition of a third stressor changed interaction effects significantly in two-thirds of all cases and doubled the number of synergistic interactions. Given that most studies were performed in laboratories where stressor effects can be carefully isolated, these three-stressor results suggest that synergies may be quite common in nature where more than two stressors almost always coexist. While significant gaps exist in multiple stressor research, our results suggest an immediate need to account for stressor interactions in ecological studies and conservation planning.","container-title":"Ecology Letters","DOI":"10.1111/j.1461-0248.2008.01253.x","ISSN":"1461-0248","issue":"12","language":"en","license":"© 2008 Blackwell Publishing Ltd/CNRS","note":"_eprint: https://onlinelibrary.wiley.com/doi/pdf/10.1111/j.1461-0248.2008.01253.x","page":"1304-1315","source":"Wiley Online Library","title":"Interactive and cumulative effects of multiple human stressors in marine systems","volume":"11","author":[{"family":"Crain","given":"Caitlin Mullan"},{"family":"Kroeker","given":"Kristy"},{"family":"Halpern","given":"Benjamin S."}],"issued":{"date-parts":[["2008"]]}}},{"id":"3ShIdf5J/oWUwY8zm","uris":["http://zotero.org/users/local/sgFDdPY0/items/GNDB7NGE"],"itemData":{"id":3470,"type":"article-journal","abstract":"Ecosystem resistance to a single stressor relies on tolerant species that can compensate for sensitive competitors and maintain ecosystem processes, such as primary production. We hypothesize that resistance to additional stressors depends increasingly on species tolerances being positively correlated (i.e. positive species co-tolerance). Initial exposure to a stressor combined with positive species co-tolerance should reduce the impacts of other stressors, which we term stress-induced community tolerance. In contrast, negative species co-tolerance is expected to result in additional stressors having pronounced additive or synergistic impacts on biologically impoverished functional groups, which we term stress-induced community sensitivity. Therefore, the sign and strength of the correlation between species sensitivities to multiple stressors must be considered when predicting the impacts of global change on ecosystem functioning as mediated by changes in biodiversity.","container-title":"Oikos","DOI":"10.1111/j.0030-1299.2004.13255.x","ISSN":"1600-0706","issue":"3","language":"en","note":"_eprint: https://nsojournals.onlinelibrary.wiley.com/doi/pdf/10.1111/j.0030-1299.2004.13255.x","page":"451-457","source":"Wiley Online Library","title":"Impacts of multiple stressors on biodiversity and ecosystem functioning: the role of species co-tolerance","title-short":"Impacts of multiple stressors on biodiversity and ecosystem functioning","volume":"104","author":[{"family":"D. Vinebrooke","given":"Rolf"},{"family":"L. Cottingham","given":"Kathryn"},{"family":"Norberg","given":"Jon","suffix":"Marten Scheffer"},{"family":"I. Dodson","given":"Stanley"},{"family":"C. Maberly","given":"Stephen"},{"family":"Sommer","given":"Ulrich"}],"issued":{"date-parts":[["2004"]]}}},{"id":"3ShIdf5J/6o0pNtvK","uris":["http://zotero.org/users/local/sgFDdPY0/items/D2KRGFUX"],"itemData":{"id":3468,"type":"article-journal","abstract":"The management and conservation of the world's oceans require synthesis of spatial data on the distribution and intensity of human activities and the overlap of their impacts on marine ecosystems. We developed an ecosystem-specific, multiscale spatial model to synthesize 17 global data sets of anthropogenic drivers of ecological change for 20 marine ecosystems. Our analysis indicates that no area is unaffected by human influence and that a large fraction (41%) is strongly affected by multiple drivers. However, large areas of relatively little human impact remain, particularly near the poles. The analytical process and resulting maps provide flexible tools for regional and global efforts to allocate conservation resources; to implement ecosystem-based management; and to inform marine spatial planning, education, and basic research.","container-title":"Science","DOI":"10.1126/science.1149345","issue":"5865","note":"publisher: American Association for the Advancement of Science","page":"948-952","source":"www-science-org.ezproxy-prd.bodleian.ox.ac.uk (Atypon)","title":"A Global Map of Human Impact on Marine Ecosystems","volume":"319","author":[{"family":"Halpern","given":"Benjamin S."},{"family":"Walbridge","given":"Shaun"},{"family":"Selkoe","given":"Kimberly A."},{"family":"Kappel","given":"Carrie V."},{"family":"Micheli","given":"Fiorenza"},{"family":"D'Agrosa","given":"Caterina"},{"family":"Bruno","given":"John F."},{"family":"Casey","given":"Kenneth S."},{"family":"Ebert","given":"Colin"},{"family":"Fox","given":"Helen E."},{"family":"Fujita","given":"Rod"},{"family":"Heinemann","given":"Dennis"},{"family":"Lenihan","given":"Hunter S."},{"family":"Madin","given":"Elizabeth M. P."},{"family":"Perry","given":"Matthew T."},{"family":"Selig","given":"Elizabeth R."},{"family":"Spalding","given":"Mark"},{"family":"Steneck","given":"Robert"},{"family":"Watson","given":"Reg"}],"issued":{"date-parts":[["2008",2,15]]}}},{"id":"3ShIdf5J/ygnycW8h","uris":["http://zotero.org/users/local/sgFDdPY0/items/TJSMT4S3"],"itemData":{"id":3273,"type":"article-journal","abstract":"Ecology Letters (2012) 15: 365–377 Abstract Many studies in recent years have investigated the effects of climate change on the future of biodiversity. In this review, we first examine the different possible effects of climate change that can operate at individual, population, species, community, ecosystem and biome scales, notably showing that species can respond to climate change challenges by shifting their climatic niche along three non-exclusive axes: time (e.g. phenology), space (e.g. range) and self (e.g. physiology). Then, we present the principal specificities and caveats of the most common approaches used to estimate future biodiversity at global and sub-continental scales and we synthesise their results. Finally, we highlight several challenges for future research both in theoretical and applied realms. Overall, our review shows that current estimates are very variable, depending on the method, taxonomic group, biodiversity loss metrics, spatial scales and time periods considered. Yet, the majority of models indicate alarming consequences for biodiversity, with the worst-case scenarios leading to extinction rates that would qualify as the sixth mass extinction in the history of the earth.","container-title":"Ecology Letters","DOI":"10.1111/j.1461-0248.2011.01736.x","ISSN":"1461-0248","issue":"4","language":"en","license":"© 2012 Blackwell Publishing Ltd/CNRS","note":"_eprint: https://onlinelibrary.wiley.com/doi/pdf/10.1111/j.1461-0248.2011.01736.x","page":"365-377","source":"Wiley Online Library","title":"Impacts of climate change on the future of biodiversity","volume":"15","author":[{"family":"Bellard","given":"Céline"},{"family":"Bertelsmeier","given":"Cleo"},{"family":"Leadley","given":"Paul"},{"family":"Thuiller","given":"Wilfried"},{"family":"Courchamp","given":"Franck"}],"issued":{"date-parts":[["2012"]]}}}],"schema":"https://github.com/citation-style-language/schema/raw/master/csl-citation.json"} </w:instrText>
      </w:r>
      <w:r>
        <w:rPr>
          <w:sz w:val="24"/>
          <w:szCs w:val="24"/>
        </w:rPr>
        <w:fldChar w:fldCharType="separate"/>
      </w:r>
      <w:r w:rsidR="00241582" w:rsidRPr="00241582">
        <w:rPr>
          <w:rFonts w:ascii="Calibri" w:hAnsi="Calibri" w:cs="Calibri"/>
          <w:sz w:val="24"/>
        </w:rPr>
        <w:t>[12,20–22]</w:t>
      </w:r>
      <w:r>
        <w:rPr>
          <w:sz w:val="24"/>
          <w:szCs w:val="24"/>
        </w:rPr>
        <w:fldChar w:fldCharType="end"/>
      </w:r>
      <w:r>
        <w:rPr>
          <w:sz w:val="24"/>
          <w:szCs w:val="24"/>
        </w:rPr>
        <w:t>.</w:t>
      </w:r>
    </w:p>
    <w:p w14:paraId="01302447" w14:textId="37D4CC86" w:rsidR="00E31899" w:rsidRDefault="0081359D" w:rsidP="004435B2">
      <w:pPr>
        <w:jc w:val="both"/>
        <w:rPr>
          <w:sz w:val="24"/>
          <w:szCs w:val="24"/>
        </w:rPr>
      </w:pPr>
      <w:r>
        <w:rPr>
          <w:sz w:val="24"/>
          <w:szCs w:val="24"/>
        </w:rPr>
        <w:t>P</w:t>
      </w:r>
      <w:r w:rsidR="00075842">
        <w:rPr>
          <w:sz w:val="24"/>
          <w:szCs w:val="24"/>
        </w:rPr>
        <w:t>arasite</w:t>
      </w:r>
      <w:r w:rsidR="006B28B3">
        <w:rPr>
          <w:sz w:val="24"/>
          <w:szCs w:val="24"/>
        </w:rPr>
        <w:t xml:space="preserve">s </w:t>
      </w:r>
      <w:r w:rsidR="00FD41CB">
        <w:rPr>
          <w:sz w:val="24"/>
          <w:szCs w:val="24"/>
        </w:rPr>
        <w:t>provide an</w:t>
      </w:r>
      <w:r w:rsidR="00E522FB">
        <w:rPr>
          <w:sz w:val="24"/>
          <w:szCs w:val="24"/>
        </w:rPr>
        <w:t xml:space="preserve"> ideal </w:t>
      </w:r>
      <w:r w:rsidR="006B28B3">
        <w:rPr>
          <w:sz w:val="24"/>
          <w:szCs w:val="24"/>
        </w:rPr>
        <w:t>group of organisms</w:t>
      </w:r>
      <w:r w:rsidR="00E522FB">
        <w:rPr>
          <w:sz w:val="24"/>
          <w:szCs w:val="24"/>
        </w:rPr>
        <w:t xml:space="preserve"> to study adaptation to thermal heterogeneity</w:t>
      </w:r>
      <w:r w:rsidR="006B28B3">
        <w:rPr>
          <w:sz w:val="24"/>
          <w:szCs w:val="24"/>
        </w:rPr>
        <w:t>. Parasites are often</w:t>
      </w:r>
      <w:r w:rsidR="00E522FB">
        <w:rPr>
          <w:sz w:val="24"/>
          <w:szCs w:val="24"/>
        </w:rPr>
        <w:t xml:space="preserve"> expos</w:t>
      </w:r>
      <w:r w:rsidR="006B28B3">
        <w:rPr>
          <w:sz w:val="24"/>
          <w:szCs w:val="24"/>
        </w:rPr>
        <w:t>ed</w:t>
      </w:r>
      <w:r w:rsidR="00E522FB">
        <w:rPr>
          <w:sz w:val="24"/>
          <w:szCs w:val="24"/>
        </w:rPr>
        <w:t xml:space="preserve"> to </w:t>
      </w:r>
      <w:r w:rsidR="00FD41CB">
        <w:rPr>
          <w:sz w:val="24"/>
          <w:szCs w:val="24"/>
        </w:rPr>
        <w:t>diverse</w:t>
      </w:r>
      <w:r w:rsidR="00E522FB">
        <w:rPr>
          <w:sz w:val="24"/>
          <w:szCs w:val="24"/>
        </w:rPr>
        <w:t xml:space="preserve"> environments and stressors across their </w:t>
      </w:r>
      <w:r>
        <w:rPr>
          <w:sz w:val="24"/>
          <w:szCs w:val="24"/>
        </w:rPr>
        <w:t xml:space="preserve">multi-stage </w:t>
      </w:r>
      <w:r w:rsidR="00075842">
        <w:rPr>
          <w:sz w:val="24"/>
          <w:szCs w:val="24"/>
        </w:rPr>
        <w:t>life cycle</w:t>
      </w:r>
      <w:r>
        <w:rPr>
          <w:sz w:val="24"/>
          <w:szCs w:val="24"/>
        </w:rPr>
        <w:t>s</w:t>
      </w:r>
      <w:r w:rsidR="00075842">
        <w:rPr>
          <w:sz w:val="24"/>
          <w:szCs w:val="24"/>
        </w:rPr>
        <w:t xml:space="preserve">. </w:t>
      </w:r>
      <w:r w:rsidR="006B28B3">
        <w:rPr>
          <w:sz w:val="24"/>
          <w:szCs w:val="24"/>
        </w:rPr>
        <w:t>They can</w:t>
      </w:r>
      <w:r w:rsidR="008F3BDE">
        <w:rPr>
          <w:sz w:val="24"/>
          <w:szCs w:val="24"/>
        </w:rPr>
        <w:t xml:space="preserve"> </w:t>
      </w:r>
      <w:r w:rsidR="006606A0">
        <w:rPr>
          <w:sz w:val="24"/>
          <w:szCs w:val="24"/>
        </w:rPr>
        <w:t>hav</w:t>
      </w:r>
      <w:r w:rsidR="00C163C3">
        <w:rPr>
          <w:sz w:val="24"/>
          <w:szCs w:val="24"/>
        </w:rPr>
        <w:t>e</w:t>
      </w:r>
      <w:r w:rsidR="00075842">
        <w:rPr>
          <w:sz w:val="24"/>
          <w:szCs w:val="24"/>
        </w:rPr>
        <w:t xml:space="preserve"> both free-living</w:t>
      </w:r>
      <w:r w:rsidR="00E52548">
        <w:rPr>
          <w:sz w:val="24"/>
          <w:szCs w:val="24"/>
        </w:rPr>
        <w:t>, vector-based,</w:t>
      </w:r>
      <w:r w:rsidR="00075842">
        <w:rPr>
          <w:sz w:val="24"/>
          <w:szCs w:val="24"/>
        </w:rPr>
        <w:t xml:space="preserve"> and host-associated life stages</w:t>
      </w:r>
      <w:r w:rsidR="00E32992">
        <w:rPr>
          <w:sz w:val="24"/>
          <w:szCs w:val="24"/>
        </w:rPr>
        <w:t xml:space="preserve"> </w:t>
      </w:r>
      <w:r w:rsidR="00E32992">
        <w:rPr>
          <w:sz w:val="24"/>
          <w:szCs w:val="24"/>
        </w:rPr>
        <w:fldChar w:fldCharType="begin"/>
      </w:r>
      <w:r w:rsidR="00BF0BEE">
        <w:rPr>
          <w:sz w:val="24"/>
          <w:szCs w:val="24"/>
        </w:rPr>
        <w:instrText xml:space="preserve"> ADDIN ZOTERO_ITEM CSL_CITATION {"citationID":"dO07F9e0","properties":{"formattedCitation":"[23]","plainCitation":"[23]","noteIndex":0},"citationItems":[{"id":"3ShIdf5J/WisBFBXK","uris":["http://zotero.org/users/local/sgFDdPY0/items/WY6MPDUU"],"itemData":{"id":3526,"type":"article-journal","abstract":"Host manipulation is a common strategy of parasites with complex life cycles. It directly affects predator–prey dynamics in trophically transmitted parasites. Theoretical studies suggest that predation-enhancing manipulation often decimates the prey population, making parasites prone to extinction. Host manipulation, however, can also reduce predation due to conflicting interests when multiple parasites infect a host, which is often neglected in theoretical studies. Misaligned interests of coinfecting parasites can occur due to limited carrying capacity or parasitoid developmental stage. Including this realistic complexity in a mathematical model, the results depart from previous studies substantially. We show that coinfecting multi-trophic parasites can preserve the predator–prey system and themselves through manipulation and reproduction parameters. Our study highlights the necessity of and provides the means for incorporating the reality of multiple parasites and their multi-trophic life cycles into the theory of parasite ecology.","container-title":"Oikos","DOI":"10.1111/oik.10493","ISSN":"1600-0706","issue":"4","language":"en","license":"© 2025 The Authors. Oikos published by John Wiley &amp; Sons Ltd on behalf of Nordic Society Oikos.","note":"_eprint: https://nsojournals.onlinelibrary.wiley.com/doi/pdf/10.1111/oik.10493","page":"e10493","source":"Wiley Online Library","title":"On multiple infections by parasites with complex life cycles","volume":"2025","author":[{"family":"Nguyen","given":"Phuong L."},{"family":"Gokhale","given":"Chaitanya S."}],"issued":{"date-parts":[["2025"]]}}}],"schema":"https://github.com/citation-style-language/schema/raw/master/csl-citation.json"} </w:instrText>
      </w:r>
      <w:r w:rsidR="00E32992">
        <w:rPr>
          <w:sz w:val="24"/>
          <w:szCs w:val="24"/>
        </w:rPr>
        <w:fldChar w:fldCharType="separate"/>
      </w:r>
      <w:r w:rsidR="003D6FEA" w:rsidRPr="003D6FEA">
        <w:rPr>
          <w:rFonts w:ascii="Calibri" w:hAnsi="Calibri" w:cs="Calibri"/>
          <w:sz w:val="24"/>
        </w:rPr>
        <w:t>[23]</w:t>
      </w:r>
      <w:r w:rsidR="00E32992">
        <w:rPr>
          <w:sz w:val="24"/>
          <w:szCs w:val="24"/>
        </w:rPr>
        <w:fldChar w:fldCharType="end"/>
      </w:r>
      <w:r w:rsidR="008445EE">
        <w:rPr>
          <w:sz w:val="24"/>
          <w:szCs w:val="24"/>
        </w:rPr>
        <w:t xml:space="preserve">. </w:t>
      </w:r>
      <w:r w:rsidR="00E52548">
        <w:rPr>
          <w:sz w:val="24"/>
          <w:szCs w:val="24"/>
        </w:rPr>
        <w:t xml:space="preserve">By moving through numerous external environments </w:t>
      </w:r>
      <w:r w:rsidR="00D704B6">
        <w:rPr>
          <w:sz w:val="24"/>
          <w:szCs w:val="24"/>
        </w:rPr>
        <w:t>during</w:t>
      </w:r>
      <w:r w:rsidR="00E52548">
        <w:rPr>
          <w:sz w:val="24"/>
          <w:szCs w:val="24"/>
        </w:rPr>
        <w:t xml:space="preserve"> </w:t>
      </w:r>
      <w:r w:rsidR="00D704B6">
        <w:rPr>
          <w:sz w:val="24"/>
          <w:szCs w:val="24"/>
        </w:rPr>
        <w:t xml:space="preserve">and between </w:t>
      </w:r>
      <w:r w:rsidR="00E52548">
        <w:rPr>
          <w:sz w:val="24"/>
          <w:szCs w:val="24"/>
        </w:rPr>
        <w:t>replicative cycle</w:t>
      </w:r>
      <w:r w:rsidR="00020DB8">
        <w:rPr>
          <w:sz w:val="24"/>
          <w:szCs w:val="24"/>
        </w:rPr>
        <w:t>s</w:t>
      </w:r>
      <w:r w:rsidR="00E52548">
        <w:rPr>
          <w:sz w:val="24"/>
          <w:szCs w:val="24"/>
        </w:rPr>
        <w:t>, parasites experience high</w:t>
      </w:r>
      <w:r w:rsidR="003B65A4">
        <w:rPr>
          <w:sz w:val="24"/>
          <w:szCs w:val="24"/>
        </w:rPr>
        <w:t xml:space="preserve"> temporal</w:t>
      </w:r>
      <w:r w:rsidR="00E52548">
        <w:rPr>
          <w:sz w:val="24"/>
          <w:szCs w:val="24"/>
        </w:rPr>
        <w:t xml:space="preserve"> </w:t>
      </w:r>
      <w:r w:rsidR="00CE5B02">
        <w:rPr>
          <w:sz w:val="24"/>
          <w:szCs w:val="24"/>
        </w:rPr>
        <w:t xml:space="preserve">thermal </w:t>
      </w:r>
      <w:r w:rsidR="008445EE">
        <w:rPr>
          <w:sz w:val="24"/>
          <w:szCs w:val="24"/>
        </w:rPr>
        <w:t>heterogeneity</w:t>
      </w:r>
      <w:del w:id="24" w:author="Samuel Greenrod" w:date="2026-02-01T22:27:00Z" w16du:dateUtc="2026-02-01T22:27:00Z">
        <w:r w:rsidR="00E52548" w:rsidDel="00A042C4">
          <w:rPr>
            <w:sz w:val="24"/>
            <w:szCs w:val="24"/>
          </w:rPr>
          <w:delText xml:space="preserve"> </w:delText>
        </w:r>
        <w:r w:rsidR="008F3BDE" w:rsidDel="00A042C4">
          <w:rPr>
            <w:sz w:val="24"/>
            <w:szCs w:val="24"/>
          </w:rPr>
          <w:delText>(Greenrod et al., in press;</w:delText>
        </w:r>
      </w:del>
      <w:r w:rsidR="008F3BDE">
        <w:rPr>
          <w:sz w:val="24"/>
          <w:szCs w:val="24"/>
        </w:rPr>
        <w:t xml:space="preserve"> </w:t>
      </w:r>
      <w:r w:rsidR="00E52548">
        <w:rPr>
          <w:sz w:val="24"/>
          <w:szCs w:val="24"/>
        </w:rPr>
        <w:fldChar w:fldCharType="begin"/>
      </w:r>
      <w:r w:rsidR="00A042C4">
        <w:rPr>
          <w:sz w:val="24"/>
          <w:szCs w:val="24"/>
        </w:rPr>
        <w:instrText xml:space="preserve"> ADDIN ZOTERO_ITEM CSL_CITATION {"citationID":"6JAe4ShJ","properties":{"formattedCitation":"[24,25]","plainCitation":"[24,25]","noteIndex":0},"citationItems":[{"id":"3ShIdf5J/R7C47JkA","uris":["http://zotero.org/users/local/sgFDdPY0/items/GA87MPVU"],"itemData":{"id":3442,"type":"article-journal","abstract":"Parasite transmission is a complex, multi-stage process that significantly impacts host–parasite dynamics. Transmission plays a key role in epidemiology and virulence evolution, where it is expected to trade off with virulence. However, the extent to which classical models on virulence–transmission relationships apply in the real world is unclear. This insight piece proposes a novel framework that breaks transmission into three distinct stages: within-host infectiousness, an intermediate between-host stage (biotic or abiotic), and new host infection. Each stage is influenced by intrinsic and extrinsic factors to the parasite, which together will determine its transmission success. Analyzing the transmission stages separately and how they affect each other might enhance our understanding of which host-, parasite- or environmental-driven factors might shape parasite evolution and inform us about new effectors to act on when designing disease control strategies.","container-title":"PLOS Pathogens","DOI":"10.1371/journal.ppat.1012964","ISSN":"1553-7366","issue":"3","journalAbbreviation":"PLoS Pathog","note":"PMID: 40132042\nPMCID: PMC11936216","page":"e1012964","source":"PubMed Central","title":"Dissecting transmission to understand parasite evolution","volume":"21","author":[{"family":"Silva","given":"Luís M."},{"family":"King","given":"Kayla C."},{"family":"Koella","given":"Jacob C."}],"issued":{"date-parts":[["2025",3,25]]}}},{"id":502,"uris":["http://zotero.org/users/local/DFrpJgFp/items/9ENEKX9Y"],"itemData":{"id":502,"type":"article-journal","abstract":"Bacteriophages (phages) are virtually ubiquitous and play a fundamental role in the ecological and evolutionary dynamics of their bacterial hosts. While phages are found across many thermal environments, they can be highly sensitive to changes in temperature. Moreover, phages are expected to face increasingly frequent and intense thermal perturbations with global climate change. In this review, we combine theoretical and empirical evidence to assess the impact of the thermal environment on phage biology at the global scale. We identify key thermal environments that phages inhabit, and we discuss the role of temperature in determining phage life-history strategies, ecological interactions, and evolutionary dynamics. We then explore the potential effects of thermal variation on phage functions in natural microbial communities and the application of phages as biomedical therapeutics.","container-title":"Annual Review of Microbiology","DOI":"10.1146/annurev-micro-042424-040029","ISSN":"0066-4227, 1545-3251","issue":"Volume 79, 2025","language":"en","page":"497-522","publisher":"Annual Reviews","source":"www.annualreviews.org","title":"Temperature as a Driver of Phage Ecology and Evolution","volume":"79","author":[{"family":"Greenrod","given":"Samuel T. E."},{"family":"Hector","given":"Tobias E."},{"family":"Blazanin","given":"Michael"},{"family":"Cazares","given":"Daniel"},{"family":"King","given":"Kayla C."}],"issued":{"date-parts":[["2025",10,23]]}}}],"schema":"https://github.com/citation-style-language/schema/raw/master/csl-citation.json"} </w:instrText>
      </w:r>
      <w:r w:rsidR="00E52548">
        <w:rPr>
          <w:sz w:val="24"/>
          <w:szCs w:val="24"/>
        </w:rPr>
        <w:fldChar w:fldCharType="separate"/>
      </w:r>
      <w:r w:rsidR="00A042C4" w:rsidRPr="00A042C4">
        <w:rPr>
          <w:rFonts w:ascii="Calibri" w:hAnsi="Calibri" w:cs="Calibri"/>
          <w:sz w:val="24"/>
        </w:rPr>
        <w:t>[24,25]</w:t>
      </w:r>
      <w:r w:rsidR="00E52548">
        <w:rPr>
          <w:sz w:val="24"/>
          <w:szCs w:val="24"/>
        </w:rPr>
        <w:fldChar w:fldCharType="end"/>
      </w:r>
      <w:del w:id="25" w:author="Samuel Greenrod" w:date="2026-02-01T22:27:00Z" w16du:dateUtc="2026-02-01T22:27:00Z">
        <w:r w:rsidR="008F3BDE" w:rsidDel="00A042C4">
          <w:rPr>
            <w:sz w:val="24"/>
            <w:szCs w:val="24"/>
          </w:rPr>
          <w:delText>)</w:delText>
        </w:r>
      </w:del>
      <w:r w:rsidR="008445EE">
        <w:rPr>
          <w:sz w:val="24"/>
          <w:szCs w:val="24"/>
        </w:rPr>
        <w:t xml:space="preserve">. </w:t>
      </w:r>
      <w:r w:rsidR="00D92750">
        <w:rPr>
          <w:sz w:val="24"/>
          <w:szCs w:val="24"/>
        </w:rPr>
        <w:t>During the infection stage, p</w:t>
      </w:r>
      <w:r w:rsidR="00903D28">
        <w:rPr>
          <w:sz w:val="24"/>
          <w:szCs w:val="24"/>
        </w:rPr>
        <w:t>arasites can also induce fevers in hosts</w:t>
      </w:r>
      <w:r w:rsidR="00155822">
        <w:rPr>
          <w:sz w:val="24"/>
          <w:szCs w:val="24"/>
        </w:rPr>
        <w:t>,</w:t>
      </w:r>
      <w:r w:rsidR="00903D28">
        <w:rPr>
          <w:sz w:val="24"/>
          <w:szCs w:val="24"/>
        </w:rPr>
        <w:t xml:space="preserve"> </w:t>
      </w:r>
      <w:r w:rsidR="00D92750">
        <w:rPr>
          <w:sz w:val="24"/>
          <w:szCs w:val="24"/>
        </w:rPr>
        <w:t>driving</w:t>
      </w:r>
      <w:r w:rsidR="00903D28">
        <w:rPr>
          <w:sz w:val="24"/>
          <w:szCs w:val="24"/>
        </w:rPr>
        <w:t xml:space="preserve"> thermal changes </w:t>
      </w:r>
      <w:r w:rsidR="00903D28">
        <w:rPr>
          <w:sz w:val="24"/>
          <w:szCs w:val="24"/>
        </w:rPr>
        <w:fldChar w:fldCharType="begin"/>
      </w:r>
      <w:r w:rsidR="00A042C4">
        <w:rPr>
          <w:sz w:val="24"/>
          <w:szCs w:val="24"/>
        </w:rPr>
        <w:instrText xml:space="preserve"> ADDIN ZOTERO_ITEM CSL_CITATION {"citationID":"eA9BEJSa","properties":{"formattedCitation":"[26]","plainCitation":"[26]","noteIndex":0},"citationItems":[{"id":"3ShIdf5J/ADysdqnj","uris":["http://zotero.org/users/local/sgFDdPY0/items/5RQAWAY9"],"itemData":{"id":3519,"type":"article-journal","abstract":"Although clinically benign, malaria fever is thought to have significant relevance in terms of parasite growth and survival and its virulence which in turn may alter the clinical course of illness. In this article, the historical literature is reviewed, providing some evolutionary perspective on the genesis and biological relevance of malaria fever, and the available molecular data on the febrile-temperature-inducible parasite factors that may contribute towards the regulation of parasite density and alteration of virulence in the host is also discussed. The potential molecular mechanisms that could be responsible for the induction and regulation of cyclical malaria fevers caused by different species of Plasmodium are also discussed.","container-title":"Trends in Parasitology","DOI":"10.1016/j.pt.2011.06.004","ISSN":"1471-4922","issue":"10","journalAbbreviation":"Trends in Parasitology","page":"442-449","source":"ScienceDirect","title":"Clinical and molecular aspects of malaria fever","volume":"27","author":[{"family":"Oakley","given":"Miranda S."},{"family":"Gerald","given":"Noel"},{"family":"McCutchan","given":"Thomas F."},{"family":"Aravind","given":"L."},{"family":"Kumar","given":"Sanjai"}],"issued":{"date-parts":[["2011",10,1]]}}}],"schema":"https://github.com/citation-style-language/schema/raw/master/csl-citation.json"} </w:instrText>
      </w:r>
      <w:r w:rsidR="00903D28">
        <w:rPr>
          <w:sz w:val="24"/>
          <w:szCs w:val="24"/>
        </w:rPr>
        <w:fldChar w:fldCharType="separate"/>
      </w:r>
      <w:r w:rsidR="00A042C4" w:rsidRPr="00A042C4">
        <w:rPr>
          <w:rFonts w:ascii="Calibri" w:hAnsi="Calibri" w:cs="Calibri"/>
          <w:sz w:val="24"/>
        </w:rPr>
        <w:t>[26]</w:t>
      </w:r>
      <w:r w:rsidR="00903D28">
        <w:rPr>
          <w:sz w:val="24"/>
          <w:szCs w:val="24"/>
        </w:rPr>
        <w:fldChar w:fldCharType="end"/>
      </w:r>
      <w:r w:rsidR="00903D28">
        <w:rPr>
          <w:sz w:val="24"/>
          <w:szCs w:val="24"/>
        </w:rPr>
        <w:t xml:space="preserve">. </w:t>
      </w:r>
      <w:r w:rsidR="008F3BDE">
        <w:rPr>
          <w:sz w:val="24"/>
          <w:szCs w:val="24"/>
        </w:rPr>
        <w:t xml:space="preserve">Finally, parasites are expected to face increasingly frequent thermal extremes as a result of global climate change </w:t>
      </w:r>
      <w:r w:rsidR="008F3BDE">
        <w:rPr>
          <w:sz w:val="24"/>
          <w:szCs w:val="24"/>
        </w:rPr>
        <w:fldChar w:fldCharType="begin"/>
      </w:r>
      <w:r w:rsidR="00A042C4">
        <w:rPr>
          <w:sz w:val="24"/>
          <w:szCs w:val="24"/>
        </w:rPr>
        <w:instrText xml:space="preserve"> ADDIN ZOTERO_ITEM CSL_CITATION {"citationID":"YHxSOF8h","properties":{"formattedCitation":"[27]","plainCitation":"[27]","noteIndex":0},"citationItems":[{"id":"3ShIdf5J/CuScRNnK","uris":["http://zotero.org/users/local/sgFDdPY0/items/YPC63ZJ4"],"itemData":{"id":3185,"type":"article-journal","abstract":"Climate change is a well-documented driver of both wildlife extinction and disease emergence, but the negative impacts of climate change on parasite diversity are undocumented. We compiled the most comprehensive spatially explicit data set available for parasites, projected range shifts in a changing climate, and estimated extinction rates for eight major parasite clades. On the basis of 53,133 occurrences capturing the geographic ranges of 457 parasite species, conservative model projections suggest that 5 to 10% of these species are committed to extinction by 2070 from climate-driven habitat loss alone. We find no evidence that parasites with zoonotic potential have a significantly higher potential to gain range in a changing climate, but we do find that ectoparasites (especially ticks) fare disproportionately worse than endoparasites. Accounting for host-driven coextinctions, models predict that up to 30% of parasitic worms are committed to extinction, driven by a combination of direct and indirect pressures. Despite high local extinction rates, parasite richness could still increase by an order of magnitude in some places, because species successfully tracking climate change invade temperate ecosystems and replace native species with unpredictable ecological consequences.","container-title":"Science Advances","DOI":"10.1126/sciadv.1602422","issue":"9","note":"publisher: American Association for the Advancement of Science","page":"e1602422","source":"www-science-org.ezproxy-prd.bodleian.ox.ac.uk (Atypon)","title":"Parasite biodiversity faces extinction and redistribution in a changing climate","volume":"3","author":[{"family":"Carlson","given":"Colin J."},{"family":"Burgio","given":"Kevin R."},{"family":"Dougherty","given":"Eric R."},{"family":"Phillips","given":"Anna J."},{"family":"Bueno","given":"Veronica M."},{"family":"Clements","given":"Christopher F."},{"family":"Castaldo","given":"Giovanni"},{"family":"Dallas","given":"Tad A."},{"family":"Cizauskas","given":"Carrie A."},{"family":"Cumming","given":"Graeme S."},{"family":"Doña","given":"Jorge"},{"family":"Harris","given":"Nyeema C."},{"family":"Jovani","given":"Roger"},{"family":"Mironov","given":"Sergey"},{"family":"Muellerklein","given":"Oliver C."},{"family":"Proctor","given":"Heather C."},{"family":"Getz","given":"Wayne M."}],"issued":{"date-parts":[["2017",9,6]]}}}],"schema":"https://github.com/citation-style-language/schema/raw/master/csl-citation.json"} </w:instrText>
      </w:r>
      <w:r w:rsidR="008F3BDE">
        <w:rPr>
          <w:sz w:val="24"/>
          <w:szCs w:val="24"/>
        </w:rPr>
        <w:fldChar w:fldCharType="separate"/>
      </w:r>
      <w:r w:rsidR="00A042C4" w:rsidRPr="00A042C4">
        <w:rPr>
          <w:rFonts w:ascii="Calibri" w:hAnsi="Calibri" w:cs="Calibri"/>
          <w:sz w:val="24"/>
        </w:rPr>
        <w:t>[27]</w:t>
      </w:r>
      <w:r w:rsidR="008F3BDE">
        <w:rPr>
          <w:sz w:val="24"/>
          <w:szCs w:val="24"/>
        </w:rPr>
        <w:fldChar w:fldCharType="end"/>
      </w:r>
      <w:r w:rsidR="008F3BDE">
        <w:rPr>
          <w:sz w:val="24"/>
          <w:szCs w:val="24"/>
        </w:rPr>
        <w:t xml:space="preserve">. While contending with variable thermal environments, parasites must adapt to host immune responses </w:t>
      </w:r>
      <w:r w:rsidR="00020DB8">
        <w:rPr>
          <w:sz w:val="24"/>
          <w:szCs w:val="24"/>
        </w:rPr>
        <w:fldChar w:fldCharType="begin"/>
      </w:r>
      <w:r w:rsidR="00A042C4">
        <w:rPr>
          <w:sz w:val="24"/>
          <w:szCs w:val="24"/>
        </w:rPr>
        <w:instrText xml:space="preserve"> ADDIN ZOTERO_ITEM CSL_CITATION {"citationID":"PlilhPyA","properties":{"formattedCitation":"[28]","plainCitation":"[28]","noteIndex":0},"citationItems":[{"id":"3ShIdf5J/7U3YuN5P","uris":["http://zotero.org/users/local/sgFDdPY0/items/BK2F3H76"],"itemData":{"id":3439,"type":"article-journal","abstract":"Host and parasite evolution are closely intertwined, with selection for adaptations and counter‐adaptations forming a coevolutionary feedback loop. Coevolutionary dynamics are often difficult to intuit due to these feedbacks and are hard to demonstrate empirically in most systems. Theoretical models have therefore played a crucial role in shaping our understanding of host–parasite coevolution. Theoretical models vary widely in their assumptions, approaches and aims, and such variety makes it difficult, especially for non‐theoreticians and those new to the field, to: (1) understand how model approaches relate to one another; (2) identify key modelling assumptions; (3) determine how model assumptions relate to biological systems; and (4) reconcile the results of different models with contrasting assumptions. In this review, we identify important model features, highlight key results and predictions and describe how these pertain to model assumptions. We carry out a literature survey of theoretical studies published since the 1950s (n = 219 papers) to support our analysis. We identify two particularly important features of models that tend to have a significant qualitative impact on the outcome of host–parasite coevolution: population dynamics and the genetic basis of infection. We also highlight the importance of other modelling features, such as stochasticity and whether time proceeds continuously or in discrete steps, that have received less attention but can drastically alter coevolutionary dynamics. We finish by summarizing recent developments in the field, specifically the trend towards greater model complexity, and discuss likely future directions for research.AbstractHost‐parasite coevolution is a reciprocal process of adaptations and counter‐adaptations. When a parasite evolves to have heightened infectivity, its host may respond by evolving to have heightened resistance.","container-title":"Journal of Evolutionary Biology","DOI":"10.1111/jeb.13981","ISSN":"1010-061X","issue":"2","journalAbbreviation":"j. evol. Biol.","page":"205-224","source":"Silverchair","title":"Coevolutionary theory of hosts and parasites","volume":"35","author":[{"family":"Buckingham","given":"Lydia J."},{"family":"Ashby","given":"Ben"}],"issued":{"date-parts":[["2022",2,1]]}}}],"schema":"https://github.com/citation-style-language/schema/raw/master/csl-citation.json"} </w:instrText>
      </w:r>
      <w:r w:rsidR="00020DB8">
        <w:rPr>
          <w:sz w:val="24"/>
          <w:szCs w:val="24"/>
        </w:rPr>
        <w:fldChar w:fldCharType="separate"/>
      </w:r>
      <w:r w:rsidR="00A042C4" w:rsidRPr="00A042C4">
        <w:rPr>
          <w:rFonts w:ascii="Calibri" w:hAnsi="Calibri" w:cs="Calibri"/>
          <w:sz w:val="24"/>
        </w:rPr>
        <w:t>[28]</w:t>
      </w:r>
      <w:r w:rsidR="00020DB8">
        <w:rPr>
          <w:sz w:val="24"/>
          <w:szCs w:val="24"/>
        </w:rPr>
        <w:fldChar w:fldCharType="end"/>
      </w:r>
      <w:r w:rsidR="00F979B5">
        <w:rPr>
          <w:sz w:val="24"/>
          <w:szCs w:val="24"/>
        </w:rPr>
        <w:t xml:space="preserve"> and competition with </w:t>
      </w:r>
      <w:r w:rsidR="00D92750">
        <w:rPr>
          <w:sz w:val="24"/>
          <w:szCs w:val="24"/>
        </w:rPr>
        <w:t>co-infecting</w:t>
      </w:r>
      <w:r w:rsidR="00F979B5">
        <w:rPr>
          <w:sz w:val="24"/>
          <w:szCs w:val="24"/>
        </w:rPr>
        <w:t xml:space="preserve"> parasites </w:t>
      </w:r>
      <w:r w:rsidR="00D92750">
        <w:rPr>
          <w:sz w:val="24"/>
          <w:szCs w:val="24"/>
        </w:rPr>
        <w:t>in th</w:t>
      </w:r>
      <w:r w:rsidR="00F979B5">
        <w:rPr>
          <w:sz w:val="24"/>
          <w:szCs w:val="24"/>
        </w:rPr>
        <w:t>e same host population or individual</w:t>
      </w:r>
      <w:r w:rsidR="00E52548">
        <w:rPr>
          <w:sz w:val="24"/>
          <w:szCs w:val="24"/>
        </w:rPr>
        <w:t xml:space="preserve"> </w:t>
      </w:r>
      <w:r w:rsidR="00E52548">
        <w:rPr>
          <w:sz w:val="24"/>
          <w:szCs w:val="24"/>
        </w:rPr>
        <w:fldChar w:fldCharType="begin"/>
      </w:r>
      <w:r w:rsidR="00A042C4">
        <w:rPr>
          <w:sz w:val="24"/>
          <w:szCs w:val="24"/>
        </w:rPr>
        <w:instrText xml:space="preserve"> ADDIN ZOTERO_ITEM CSL_CITATION {"citationID":"vi2YoWUa","properties":{"formattedCitation":"[29]","plainCitation":"[29]","noteIndex":0},"citationItems":[{"id":"3ShIdf5J/CKxjX4Sy","uris":["http://zotero.org/users/local/sgFDdPY0/items/WW2BYK4L"],"itemData":{"id":1860,"type":"article-journal","abstract":"In natural systems, individuals are often co-infected by many species of parasites. However, the significance of interactions between species and the processes that shape within-host parasite communities remain unclear. Studies of parasite community ecology are often descriptive, focusing on patterns of parasite abundance across host populations rather than on the mechanisms that underlie interactions within a host. These within-host interactions are crucial for determining the fitness and transmissibility of co-infecting parasite species. Here, we highlight how techniques from community ecology can be used to restructure the approaches used to study parasite communities. We discuss insights offered by this mechanistic approach that will be crucial for predicting the impact on wildlife and human health of disease control measures, climate change or novel parasite species introductions.","container-title":"Trends in Ecology &amp; Evolution","DOI":"10.1016/j.tree.2006.11.005","ISSN":"0169-5347","issue":"3","journalAbbreviation":"Trends in Ecology &amp; Evolution","language":"en","page":"133-139","source":"ScienceDirect","title":"Emphasizing the ecology in parasite community ecology","volume":"22","author":[{"family":"Pedersen","given":"Amy B."},{"family":"Fenton","given":"Andy"}],"issued":{"date-parts":[["2007",3,1]]}}}],"schema":"https://github.com/citation-style-language/schema/raw/master/csl-citation.json"} </w:instrText>
      </w:r>
      <w:r w:rsidR="00E52548">
        <w:rPr>
          <w:sz w:val="24"/>
          <w:szCs w:val="24"/>
        </w:rPr>
        <w:fldChar w:fldCharType="separate"/>
      </w:r>
      <w:r w:rsidR="00A042C4" w:rsidRPr="00A042C4">
        <w:rPr>
          <w:rFonts w:ascii="Calibri" w:hAnsi="Calibri" w:cs="Calibri"/>
          <w:sz w:val="24"/>
        </w:rPr>
        <w:t>[29]</w:t>
      </w:r>
      <w:r w:rsidR="00E52548">
        <w:rPr>
          <w:sz w:val="24"/>
          <w:szCs w:val="24"/>
        </w:rPr>
        <w:fldChar w:fldCharType="end"/>
      </w:r>
      <w:r w:rsidR="008445EE">
        <w:rPr>
          <w:sz w:val="24"/>
          <w:szCs w:val="24"/>
        </w:rPr>
        <w:t xml:space="preserve">. </w:t>
      </w:r>
      <w:r w:rsidR="00947B22">
        <w:rPr>
          <w:sz w:val="24"/>
          <w:szCs w:val="24"/>
        </w:rPr>
        <w:t xml:space="preserve">Within and between-host competition </w:t>
      </w:r>
      <w:r w:rsidR="00FD41CB">
        <w:rPr>
          <w:sz w:val="24"/>
          <w:szCs w:val="24"/>
        </w:rPr>
        <w:t xml:space="preserve">are </w:t>
      </w:r>
      <w:r w:rsidR="00947B22">
        <w:rPr>
          <w:sz w:val="24"/>
          <w:szCs w:val="24"/>
        </w:rPr>
        <w:t>primary determinant</w:t>
      </w:r>
      <w:r w:rsidR="00FD41CB">
        <w:rPr>
          <w:sz w:val="24"/>
          <w:szCs w:val="24"/>
        </w:rPr>
        <w:t>s</w:t>
      </w:r>
      <w:r w:rsidR="00947B22">
        <w:rPr>
          <w:sz w:val="24"/>
          <w:szCs w:val="24"/>
        </w:rPr>
        <w:t xml:space="preserve"> of parasite virulence</w:t>
      </w:r>
      <w:r w:rsidR="00FD41CB">
        <w:rPr>
          <w:sz w:val="24"/>
          <w:szCs w:val="24"/>
        </w:rPr>
        <w:t xml:space="preserve"> </w:t>
      </w:r>
      <w:r w:rsidR="00947B22">
        <w:rPr>
          <w:sz w:val="24"/>
          <w:szCs w:val="24"/>
        </w:rPr>
        <w:fldChar w:fldCharType="begin"/>
      </w:r>
      <w:r w:rsidR="00A042C4">
        <w:rPr>
          <w:sz w:val="24"/>
          <w:szCs w:val="24"/>
        </w:rPr>
        <w:instrText xml:space="preserve"> ADDIN ZOTERO_ITEM CSL_CITATION {"citationID":"ojqHMUfk","properties":{"formattedCitation":"[30]","plainCitation":"[30]","noteIndex":0},"citationItems":[{"id":"3ShIdf5J/vGW8cjqw","uris":["http://zotero.org/users/local/sgFDdPY0/items/FYFAL3CB"],"itemData":{"id":1929,"type":"article-journal","abstract":"Virulence, the harm to hosts caused by parasite infection, can be selected for by several ecological factors acting synergistically or antagonistically. Here, we focus on the potential for interspecific host competition to shape virulence through such a network of effects. We first summarize how host natural mortality, body mass changes, population density and community diversity affect virulence evolution. We then introduce an initial conceptual framework highlighting how these host factors, which change during host competition, may drive virulence evolution via impacts on life-history trade-offs. We argue that the multi-faceted nature of both interspecific host competition and virulence evolution still requires consideration and experimentation to disentangle contrasting mechanisms. It also necessitates a differential treatment for parasites with various transmission strategies. However, such a comprehensive approach focusing on the role of interspecific host competition is essential to understand the processes driving the evolution of virulence in a tangled bank.","container-title":"Biology Letters","DOI":"10.1098/rsbl.2022.0553","issue":"5","note":"publisher: Royal Society","page":"20220553","source":"royalsocietypublishing.org (Atypon)","title":"Interspecific host competition and parasite virulence evolution","volume":"19","author":[{"family":"Hasik","given":"Adam Z."},{"family":"King","given":"Kayla C."},{"family":"Hawlena","given":"Hadas"}],"issued":{"date-parts":[["2023",5,3]]}}}],"schema":"https://github.com/citation-style-language/schema/raw/master/csl-citation.json"} </w:instrText>
      </w:r>
      <w:r w:rsidR="00947B22">
        <w:rPr>
          <w:sz w:val="24"/>
          <w:szCs w:val="24"/>
        </w:rPr>
        <w:fldChar w:fldCharType="separate"/>
      </w:r>
      <w:r w:rsidR="00A042C4" w:rsidRPr="00A042C4">
        <w:rPr>
          <w:rFonts w:ascii="Calibri" w:hAnsi="Calibri" w:cs="Calibri"/>
          <w:sz w:val="24"/>
        </w:rPr>
        <w:t>[30]</w:t>
      </w:r>
      <w:r w:rsidR="00947B22">
        <w:rPr>
          <w:sz w:val="24"/>
          <w:szCs w:val="24"/>
        </w:rPr>
        <w:fldChar w:fldCharType="end"/>
      </w:r>
      <w:r w:rsidR="00D11C25">
        <w:rPr>
          <w:sz w:val="24"/>
          <w:szCs w:val="24"/>
        </w:rPr>
        <w:t xml:space="preserve"> signifying that</w:t>
      </w:r>
      <w:r w:rsidR="00FD41CB">
        <w:rPr>
          <w:sz w:val="24"/>
          <w:szCs w:val="24"/>
        </w:rPr>
        <w:t xml:space="preserve"> </w:t>
      </w:r>
      <w:r w:rsidR="00D11C25">
        <w:rPr>
          <w:sz w:val="24"/>
          <w:szCs w:val="24"/>
        </w:rPr>
        <w:t>i</w:t>
      </w:r>
      <w:r w:rsidR="00947B22">
        <w:rPr>
          <w:sz w:val="24"/>
          <w:szCs w:val="24"/>
        </w:rPr>
        <w:t>nteractions between competition and environment</w:t>
      </w:r>
      <w:r w:rsidR="00D92750">
        <w:rPr>
          <w:sz w:val="24"/>
          <w:szCs w:val="24"/>
        </w:rPr>
        <w:t>-based</w:t>
      </w:r>
      <w:r w:rsidR="00947B22">
        <w:rPr>
          <w:sz w:val="24"/>
          <w:szCs w:val="24"/>
        </w:rPr>
        <w:t xml:space="preserve"> selection can</w:t>
      </w:r>
      <w:r w:rsidR="008445EE">
        <w:rPr>
          <w:sz w:val="24"/>
          <w:szCs w:val="24"/>
        </w:rPr>
        <w:t xml:space="preserve"> </w:t>
      </w:r>
      <w:r w:rsidR="00D92750">
        <w:rPr>
          <w:sz w:val="24"/>
          <w:szCs w:val="24"/>
        </w:rPr>
        <w:t>shape</w:t>
      </w:r>
      <w:r w:rsidR="008445EE">
        <w:rPr>
          <w:sz w:val="24"/>
          <w:szCs w:val="24"/>
        </w:rPr>
        <w:t xml:space="preserve"> parasite evolution</w:t>
      </w:r>
      <w:r w:rsidR="00DB22A9">
        <w:rPr>
          <w:sz w:val="24"/>
          <w:szCs w:val="24"/>
        </w:rPr>
        <w:t xml:space="preserve"> </w:t>
      </w:r>
      <w:r w:rsidR="00E52548">
        <w:rPr>
          <w:sz w:val="24"/>
          <w:szCs w:val="24"/>
        </w:rPr>
        <w:fldChar w:fldCharType="begin"/>
      </w:r>
      <w:r w:rsidR="00A042C4">
        <w:rPr>
          <w:sz w:val="24"/>
          <w:szCs w:val="24"/>
        </w:rPr>
        <w:instrText xml:space="preserve"> ADDIN ZOTERO_ITEM CSL_CITATION {"citationID":"QtYT2v98","properties":{"formattedCitation":"[31]","plainCitation":"[31]","noteIndex":0},"citationItems":[{"id":"3ShIdf5J/BopIy7GQ","uris":["http://zotero.org/users/local/sgFDdPY0/items/ZWQQBE93"],"itemData":{"id":1923,"type":"article-journal","abstract":"Evolution might rescue populations from extinction in changing environments. Using experimental evolution with microalgae, we investigated if competition influences adaptation to an abiotic stressor, and vice versa, if adaptation to abiotic change influences competition. In a first set of experiments, we propagated monocultures of five species with and without increasing salt stress for approximately 180 generations. When assayed in monoculture, two of the five species showed signatures of adaptation, that is, lines with a history of salt stress had higher population growth rates at high salt than lines without prior exposure to salt. When assayed in mixtures of species, however, only one of these two species had increased population size at high salt, indicating that competition can alter how adaptation to abiotic change influences population dynamics. In a second experiment, we cultivated two species in monocultures and in pairs, with and without increasing salt. While we found no effect of competition on adaptation to salt, our experiment revealed that evolutionary responses to salt can influence competition. Specifically, one of the two species had reduced competitive ability in the no-salt environment after long-term exposure to salt stress. Collectively, our results highlight the complex interplay of adaptation to abiotic change and competitive interactions.","container-title":"Proceedings of the Royal Society B: Biological Sciences","DOI":"10.1098/rspb.2020.2967","issue":"1946","note":"publisher: Royal Society","page":"20202967","source":"royalsocietypublishing.org (Atypon)","title":"Adaptation and competition in deteriorating environments","volume":"288","author":[{"family":"Limberger","given":"Romana"},{"family":"Fussmann","given":"Gregor F."}],"issued":{"date-parts":[["2021",3,10]]}}}],"schema":"https://github.com/citation-style-language/schema/raw/master/csl-citation.json"} </w:instrText>
      </w:r>
      <w:r w:rsidR="00E52548">
        <w:rPr>
          <w:sz w:val="24"/>
          <w:szCs w:val="24"/>
        </w:rPr>
        <w:fldChar w:fldCharType="separate"/>
      </w:r>
      <w:r w:rsidR="00A042C4" w:rsidRPr="00A042C4">
        <w:rPr>
          <w:rFonts w:ascii="Calibri" w:hAnsi="Calibri" w:cs="Calibri"/>
          <w:sz w:val="24"/>
        </w:rPr>
        <w:t>[31]</w:t>
      </w:r>
      <w:r w:rsidR="00E52548">
        <w:rPr>
          <w:sz w:val="24"/>
          <w:szCs w:val="24"/>
        </w:rPr>
        <w:fldChar w:fldCharType="end"/>
      </w:r>
      <w:r w:rsidR="008445EE">
        <w:rPr>
          <w:sz w:val="24"/>
          <w:szCs w:val="24"/>
        </w:rPr>
        <w:t xml:space="preserve">. </w:t>
      </w:r>
    </w:p>
    <w:p w14:paraId="388847CE" w14:textId="499CB687" w:rsidR="00631797" w:rsidRPr="001B3010" w:rsidRDefault="00D92750" w:rsidP="001B3010">
      <w:pPr>
        <w:jc w:val="both"/>
        <w:rPr>
          <w:sz w:val="24"/>
          <w:szCs w:val="24"/>
        </w:rPr>
      </w:pPr>
      <w:r>
        <w:rPr>
          <w:sz w:val="24"/>
          <w:szCs w:val="24"/>
        </w:rPr>
        <w:t xml:space="preserve">We predicted that </w:t>
      </w:r>
      <w:r w:rsidR="00947B22">
        <w:rPr>
          <w:sz w:val="24"/>
          <w:szCs w:val="24"/>
        </w:rPr>
        <w:t>thermal</w:t>
      </w:r>
      <w:r w:rsidR="00FD7B82">
        <w:rPr>
          <w:sz w:val="24"/>
          <w:szCs w:val="24"/>
        </w:rPr>
        <w:t xml:space="preserve"> heterogeneity </w:t>
      </w:r>
      <w:r w:rsidR="005B2418">
        <w:rPr>
          <w:sz w:val="24"/>
          <w:szCs w:val="24"/>
        </w:rPr>
        <w:t xml:space="preserve">would </w:t>
      </w:r>
      <w:r w:rsidR="003E468C">
        <w:rPr>
          <w:sz w:val="24"/>
          <w:szCs w:val="24"/>
        </w:rPr>
        <w:t>select for</w:t>
      </w:r>
      <w:r w:rsidR="00020DB8">
        <w:rPr>
          <w:sz w:val="24"/>
          <w:szCs w:val="24"/>
        </w:rPr>
        <w:t xml:space="preserve"> generalist </w:t>
      </w:r>
      <w:r w:rsidR="00E522FB">
        <w:rPr>
          <w:sz w:val="24"/>
          <w:szCs w:val="24"/>
        </w:rPr>
        <w:t xml:space="preserve">parasite </w:t>
      </w:r>
      <w:r w:rsidR="003E468C">
        <w:rPr>
          <w:sz w:val="24"/>
          <w:szCs w:val="24"/>
        </w:rPr>
        <w:t>populations</w:t>
      </w:r>
      <w:r w:rsidR="005B2418">
        <w:rPr>
          <w:sz w:val="24"/>
          <w:szCs w:val="24"/>
        </w:rPr>
        <w:t>, which have intermediate phenotypes,</w:t>
      </w:r>
      <w:r w:rsidR="003E468C">
        <w:rPr>
          <w:sz w:val="24"/>
          <w:szCs w:val="24"/>
        </w:rPr>
        <w:t xml:space="preserve"> and </w:t>
      </w:r>
      <w:r w:rsidR="00947B22">
        <w:rPr>
          <w:sz w:val="24"/>
          <w:szCs w:val="24"/>
        </w:rPr>
        <w:t xml:space="preserve">promote </w:t>
      </w:r>
      <w:r w:rsidR="003E468C">
        <w:rPr>
          <w:sz w:val="24"/>
          <w:szCs w:val="24"/>
        </w:rPr>
        <w:t xml:space="preserve">genetic diversity </w:t>
      </w:r>
      <w:r w:rsidR="00887695">
        <w:rPr>
          <w:sz w:val="24"/>
          <w:szCs w:val="24"/>
        </w:rPr>
        <w:fldChar w:fldCharType="begin"/>
      </w:r>
      <w:r w:rsidR="00BF0BEE">
        <w:rPr>
          <w:sz w:val="24"/>
          <w:szCs w:val="24"/>
        </w:rPr>
        <w:instrText xml:space="preserve"> ADDIN ZOTERO_ITEM CSL_CITATION {"citationID":"GRHUCnNV","properties":{"formattedCitation":"[1]","plainCitation":"[1]","noteIndex":0},"citationItems":[{"id":"3ShIdf5J/Lz0xuPrW","uris":["http://zotero.org/users/local/sgFDdPY0/items/J3YVC7UI"],"itemData":{"id":1960,"type":"article-journal","abstract":"Environmental heterogeneity may be a general explanation for both the quantity of genetic variation in populations and the ecological niche width of individuals. To evaluate this hypothesis, I review the literature on selection experiments in heterogeneous environments. The niche width usually – but not invariably – evolves to match the amount of environmental variation, specialists evolving in homogeneous environments and generalists evolving in heterogeneous environments. The genetics of niche width are more complex than has previously been recognized, particularly with respect to the magnitude of costs of adaptation and the putative constraints on the evolution of generalists. Genetic variation in fitness is more readily maintained in heterogeneous environments than in homogeneous environments and this diversity is often stably maintained through negative frequency-dependent selection. Moreover environmental heterogeneity appears to be a plausible mechanism for at least two well-known patterns of species diversity at the landscape scale. I conclude that environmental heterogeneity is a plausible and possibly very general explanation for diversity across the range of scales from individuals to landscapes.","container-title":"Journal of Evolutionary Biology","DOI":"10.1046/j.1420-9101.2002.00377.x","ISSN":"1420-9101","issue":"2","language":"en","note":"_eprint: https://onlinelibrary.wiley.com/doi/pdf/10.1046/j.1420-9101.2002.00377.x","page":"173-190","source":"Wiley Online Library","title":"The experimental evolution of specialists, generalists, and the maintenance of diversity","volume":"15","author":[{"family":"Kassen","given":"R."}],"issued":{"date-parts":[["2002"]]}}}],"schema":"https://github.com/citation-style-language/schema/raw/master/csl-citation.json"} </w:instrText>
      </w:r>
      <w:r w:rsidR="00887695">
        <w:rPr>
          <w:sz w:val="24"/>
          <w:szCs w:val="24"/>
        </w:rPr>
        <w:fldChar w:fldCharType="separate"/>
      </w:r>
      <w:r w:rsidR="00DA502E" w:rsidRPr="00DA502E">
        <w:rPr>
          <w:rFonts w:ascii="Calibri" w:hAnsi="Calibri" w:cs="Calibri"/>
          <w:sz w:val="24"/>
        </w:rPr>
        <w:t>[1]</w:t>
      </w:r>
      <w:r w:rsidR="00887695">
        <w:rPr>
          <w:sz w:val="24"/>
          <w:szCs w:val="24"/>
        </w:rPr>
        <w:fldChar w:fldCharType="end"/>
      </w:r>
      <w:r w:rsidR="005B2418">
        <w:rPr>
          <w:sz w:val="24"/>
          <w:szCs w:val="24"/>
        </w:rPr>
        <w:t>. We also predicted that</w:t>
      </w:r>
      <w:r w:rsidR="00D30C11">
        <w:rPr>
          <w:sz w:val="24"/>
          <w:szCs w:val="24"/>
        </w:rPr>
        <w:t xml:space="preserve"> </w:t>
      </w:r>
      <w:r w:rsidR="005B2418">
        <w:rPr>
          <w:sz w:val="24"/>
          <w:szCs w:val="24"/>
        </w:rPr>
        <w:t>co-selection with</w:t>
      </w:r>
      <w:r w:rsidR="00D30C11">
        <w:rPr>
          <w:sz w:val="24"/>
          <w:szCs w:val="24"/>
        </w:rPr>
        <w:t xml:space="preserve"> other environmental stressors </w:t>
      </w:r>
      <w:r w:rsidR="005B2418">
        <w:rPr>
          <w:sz w:val="24"/>
          <w:szCs w:val="24"/>
        </w:rPr>
        <w:t xml:space="preserve">would </w:t>
      </w:r>
      <w:r w:rsidR="00D30C11">
        <w:rPr>
          <w:sz w:val="24"/>
          <w:szCs w:val="24"/>
        </w:rPr>
        <w:t xml:space="preserve">constrain </w:t>
      </w:r>
      <w:r w:rsidR="00E522FB">
        <w:rPr>
          <w:sz w:val="24"/>
          <w:szCs w:val="24"/>
        </w:rPr>
        <w:t xml:space="preserve">parasite </w:t>
      </w:r>
      <w:r w:rsidR="00D30C11">
        <w:rPr>
          <w:sz w:val="24"/>
          <w:szCs w:val="24"/>
        </w:rPr>
        <w:t>adaptation</w:t>
      </w:r>
      <w:r w:rsidR="00DC3FCC">
        <w:rPr>
          <w:sz w:val="24"/>
          <w:szCs w:val="24"/>
        </w:rPr>
        <w:t xml:space="preserve"> </w:t>
      </w:r>
      <w:r w:rsidR="00DC3FCC">
        <w:rPr>
          <w:sz w:val="24"/>
          <w:szCs w:val="24"/>
        </w:rPr>
        <w:fldChar w:fldCharType="begin"/>
      </w:r>
      <w:r w:rsidR="00BF0BEE">
        <w:rPr>
          <w:sz w:val="24"/>
          <w:szCs w:val="24"/>
        </w:rPr>
        <w:instrText xml:space="preserve"> ADDIN ZOTERO_ITEM CSL_CITATION {"citationID":"yBX7GCPD","properties":{"formattedCitation":"[17]","plainCitation":"[17]","noteIndex":0},"citationItems":[{"id":"3ShIdf5J/w3GNzbtq","uris":["http://zotero.org/users/local/sgFDdPY0/items/LM4QMI28"],"itemData":{"id":3436,"type":"article-journal","abstract":"The impact of fitness landscape features on evolutionary outcomes has attracted considerable interest in recent decades. However, evolution often occurs under time-dependent selection in so-called fitness seascapes where the landscape is under flux. Fitness seascapes are an inherent feature of natural environments, where the landscape changes owing both to the intrinsic fitness consequences of previous adaptations and extrinsic changes in selected traits caused by new environments. The complexity of such seascapes may curb the predictability of evolution. However, empirical efforts to test this question using a comprehensive set of regimes are lacking. Here, we employed an in vitro microbial model system to investigate differences in evolutionary outcomes between time-invariant and time-dependent environments, including all possible temporal permutations, with three subinhibitory antimicrobials and a viral parasite (phage) as selective agents. Expectedly, time-invariant environments caused stronger directional selection for resistances compared to time-dependent environments. Intriguingly, however, multidrug resistance outcomes in both cases were largely driven by two strong selective agents (rifampicin and phage) out of four agents in total. These agents either caused cross-resistance or obscured the phenotypic effect of other resistance mutations, modulating the evolutionary outcome overall in time-invariant environments and as a function of exposure epoch in time-dependent environments. This suggests that identifying strong selective agents and their pleiotropic effects is critical for predicting evolution in fitness seascapes, with ramifications for evolutionarily informed strategies to mitigate drug resistance evolution.","container-title":"Evolution Letters","DOI":"10.1002/evl3.284","ISSN":"2056-3744","issue":"3","journalAbbreviation":"Evol Lett","page":"266-279","source":"Silverchair","title":"Strong selective environments determine evolutionary outcome in time-dependent fitness seascapes","volume":"6","author":[{"family":"Cairns","given":"Johannes"},{"family":"Borse","given":"Florian"},{"family":"Mononen","given":"Tommi"},{"family":"Hiltunen","given":"Teppo"},{"family":"Mustonen","given":"Ville"}],"issued":{"date-parts":[["2022",6,1]]}}}],"schema":"https://github.com/citation-style-language/schema/raw/master/csl-citation.json"} </w:instrText>
      </w:r>
      <w:r w:rsidR="00DC3FCC">
        <w:rPr>
          <w:sz w:val="24"/>
          <w:szCs w:val="24"/>
        </w:rPr>
        <w:fldChar w:fldCharType="separate"/>
      </w:r>
      <w:r w:rsidR="003D6FEA" w:rsidRPr="003D6FEA">
        <w:rPr>
          <w:rFonts w:ascii="Calibri" w:hAnsi="Calibri" w:cs="Calibri"/>
          <w:sz w:val="24"/>
        </w:rPr>
        <w:t>[17]</w:t>
      </w:r>
      <w:r w:rsidR="00DC3FCC">
        <w:rPr>
          <w:sz w:val="24"/>
          <w:szCs w:val="24"/>
        </w:rPr>
        <w:fldChar w:fldCharType="end"/>
      </w:r>
      <w:r w:rsidR="008A38DD">
        <w:rPr>
          <w:sz w:val="24"/>
          <w:szCs w:val="24"/>
        </w:rPr>
        <w:t xml:space="preserve">. </w:t>
      </w:r>
      <w:r w:rsidR="00D30C11">
        <w:rPr>
          <w:sz w:val="24"/>
          <w:szCs w:val="24"/>
        </w:rPr>
        <w:t>W</w:t>
      </w:r>
      <w:r w:rsidR="008A38DD">
        <w:rPr>
          <w:sz w:val="24"/>
          <w:szCs w:val="24"/>
        </w:rPr>
        <w:t xml:space="preserve">e passaged two lytic viral parasites (thermal generalist </w:t>
      </w:r>
      <w:r w:rsidR="008A38DD">
        <w:rPr>
          <w:rFonts w:cstheme="minorHAnsi"/>
          <w:sz w:val="24"/>
          <w:szCs w:val="24"/>
        </w:rPr>
        <w:t>φ</w:t>
      </w:r>
      <w:r w:rsidR="008A38DD">
        <w:rPr>
          <w:sz w:val="24"/>
          <w:szCs w:val="24"/>
        </w:rPr>
        <w:t xml:space="preserve">LUZ19 and specialist </w:t>
      </w:r>
      <w:r w:rsidR="008A38DD">
        <w:rPr>
          <w:rFonts w:cstheme="minorHAnsi"/>
          <w:sz w:val="24"/>
          <w:szCs w:val="24"/>
        </w:rPr>
        <w:t>φ</w:t>
      </w:r>
      <w:r w:rsidR="008A38DD">
        <w:rPr>
          <w:sz w:val="24"/>
          <w:szCs w:val="24"/>
        </w:rPr>
        <w:t>14-1) under a fluctuating thermal regime (37-42</w:t>
      </w:r>
      <w:r w:rsidR="008A38DD">
        <w:rPr>
          <w:rFonts w:cstheme="minorHAnsi"/>
          <w:sz w:val="24"/>
          <w:szCs w:val="24"/>
        </w:rPr>
        <w:t>°</w:t>
      </w:r>
      <w:r w:rsidR="008A38DD">
        <w:rPr>
          <w:sz w:val="24"/>
          <w:szCs w:val="24"/>
        </w:rPr>
        <w:t xml:space="preserve">C) in the absence and presence of a phage competitor. Phages </w:t>
      </w:r>
      <w:r>
        <w:rPr>
          <w:sz w:val="24"/>
          <w:szCs w:val="24"/>
        </w:rPr>
        <w:t>evolved</w:t>
      </w:r>
      <w:r w:rsidR="008A38DD">
        <w:rPr>
          <w:sz w:val="24"/>
          <w:szCs w:val="24"/>
        </w:rPr>
        <w:t xml:space="preserve"> with </w:t>
      </w:r>
      <w:r w:rsidR="00CB6F1F">
        <w:rPr>
          <w:sz w:val="24"/>
          <w:szCs w:val="24"/>
        </w:rPr>
        <w:t xml:space="preserve">a </w:t>
      </w:r>
      <w:r>
        <w:rPr>
          <w:sz w:val="24"/>
          <w:szCs w:val="24"/>
        </w:rPr>
        <w:t>static</w:t>
      </w:r>
      <w:r w:rsidR="008A38DD">
        <w:rPr>
          <w:sz w:val="24"/>
          <w:szCs w:val="24"/>
        </w:rPr>
        <w:t xml:space="preserve"> bacterial host, </w:t>
      </w:r>
      <w:r w:rsidR="008A38DD" w:rsidRPr="00F77DC7">
        <w:rPr>
          <w:i/>
          <w:iCs/>
          <w:sz w:val="24"/>
          <w:szCs w:val="24"/>
        </w:rPr>
        <w:t>Pseudomonas aeruginosa</w:t>
      </w:r>
      <w:r w:rsidR="008A38DD">
        <w:rPr>
          <w:sz w:val="24"/>
          <w:szCs w:val="24"/>
        </w:rPr>
        <w:t xml:space="preserve">. </w:t>
      </w:r>
      <w:r w:rsidR="00C651A9">
        <w:rPr>
          <w:sz w:val="24"/>
          <w:szCs w:val="24"/>
        </w:rPr>
        <w:t xml:space="preserve">We compared </w:t>
      </w:r>
      <w:r w:rsidR="008A38DD">
        <w:rPr>
          <w:sz w:val="24"/>
          <w:szCs w:val="24"/>
        </w:rPr>
        <w:t>populations</w:t>
      </w:r>
      <w:r>
        <w:rPr>
          <w:sz w:val="24"/>
          <w:szCs w:val="24"/>
        </w:rPr>
        <w:t xml:space="preserve"> evolved under fluctuating temperatures</w:t>
      </w:r>
      <w:r w:rsidR="008A38DD">
        <w:rPr>
          <w:sz w:val="24"/>
          <w:szCs w:val="24"/>
        </w:rPr>
        <w:t xml:space="preserve"> </w:t>
      </w:r>
      <w:r>
        <w:rPr>
          <w:sz w:val="24"/>
          <w:szCs w:val="24"/>
        </w:rPr>
        <w:t xml:space="preserve">concurrently </w:t>
      </w:r>
      <w:r w:rsidR="008A38DD">
        <w:rPr>
          <w:sz w:val="24"/>
          <w:szCs w:val="24"/>
        </w:rPr>
        <w:t xml:space="preserve">with </w:t>
      </w:r>
      <w:r>
        <w:rPr>
          <w:sz w:val="24"/>
          <w:szCs w:val="24"/>
        </w:rPr>
        <w:t xml:space="preserve">those evolved under a </w:t>
      </w:r>
      <w:r w:rsidR="008A38DD">
        <w:rPr>
          <w:sz w:val="24"/>
          <w:szCs w:val="24"/>
        </w:rPr>
        <w:t xml:space="preserve">static </w:t>
      </w:r>
      <w:r>
        <w:rPr>
          <w:sz w:val="24"/>
          <w:szCs w:val="24"/>
        </w:rPr>
        <w:t>regime</w:t>
      </w:r>
      <w:r w:rsidR="008A38DD">
        <w:rPr>
          <w:sz w:val="24"/>
          <w:szCs w:val="24"/>
        </w:rPr>
        <w:t xml:space="preserve"> (37</w:t>
      </w:r>
      <w:r w:rsidR="005B5068">
        <w:rPr>
          <w:rFonts w:cstheme="minorHAnsi"/>
          <w:sz w:val="24"/>
          <w:szCs w:val="24"/>
        </w:rPr>
        <w:t>°</w:t>
      </w:r>
      <w:r w:rsidR="008A38DD">
        <w:rPr>
          <w:sz w:val="24"/>
          <w:szCs w:val="24"/>
        </w:rPr>
        <w:t>C and 42</w:t>
      </w:r>
      <w:r w:rsidR="005B5068">
        <w:rPr>
          <w:rFonts w:cstheme="minorHAnsi"/>
          <w:sz w:val="24"/>
          <w:szCs w:val="24"/>
        </w:rPr>
        <w:t>°</w:t>
      </w:r>
      <w:r w:rsidR="008A38DD">
        <w:rPr>
          <w:sz w:val="24"/>
          <w:szCs w:val="24"/>
        </w:rPr>
        <w:t>C)</w:t>
      </w:r>
      <w:r>
        <w:rPr>
          <w:sz w:val="24"/>
          <w:szCs w:val="24"/>
        </w:rPr>
        <w:t>, the latter</w:t>
      </w:r>
      <w:r w:rsidR="008A38DD">
        <w:rPr>
          <w:sz w:val="24"/>
          <w:szCs w:val="24"/>
        </w:rPr>
        <w:t xml:space="preserve"> </w:t>
      </w:r>
      <w:r w:rsidR="00CB6F1F">
        <w:rPr>
          <w:sz w:val="24"/>
          <w:szCs w:val="24"/>
        </w:rPr>
        <w:t xml:space="preserve">presented </w:t>
      </w:r>
      <w:r w:rsidR="00CB6F1F" w:rsidRPr="00A75097">
        <w:rPr>
          <w:sz w:val="24"/>
          <w:szCs w:val="24"/>
        </w:rPr>
        <w:t>in</w:t>
      </w:r>
      <w:r w:rsidR="008A38DD" w:rsidRPr="00A75097">
        <w:rPr>
          <w:sz w:val="24"/>
          <w:szCs w:val="24"/>
        </w:rPr>
        <w:t xml:space="preserve"> </w:t>
      </w:r>
      <w:r w:rsidR="00155822">
        <w:rPr>
          <w:sz w:val="24"/>
          <w:szCs w:val="24"/>
        </w:rPr>
        <w:t xml:space="preserve">ref. </w:t>
      </w:r>
      <w:r w:rsidR="00A75097" w:rsidRPr="00894ED3">
        <w:rPr>
          <w:sz w:val="24"/>
          <w:szCs w:val="24"/>
        </w:rPr>
        <w:fldChar w:fldCharType="begin"/>
      </w:r>
      <w:r w:rsidR="00A042C4">
        <w:rPr>
          <w:sz w:val="24"/>
          <w:szCs w:val="24"/>
        </w:rPr>
        <w:instrText xml:space="preserve"> ADDIN ZOTERO_ITEM CSL_CITATION {"citationID":"ARGQlE5z","properties":{"formattedCitation":"[32]","plainCitation":"[32]","noteIndex":0},"citationItems":[{"id":"3ShIdf5J/XIGQgsWs","uris":["http://zotero.org/users/local/sgFDdPY0/items/ZEVGKDPJ"],"itemData":{"id":3692,"type":"article","abstract":"Environmental stress drives biodiversity loss by altering competitive hierarchies and pushing taxa towards extinction. Parasites and their communities are particularly vulnerable to stress due to environmental sensitivity of infection steps, variation in species tolerance during co-infections, and dependence on host fitness. Parasite populations might avoid extinction through evolutionary rescue - whereby rapid adaptation to stress enables persistence - but whether this process can preserve community diversity remains unclear. Here, we study the impact of evolutionary rescue in a simple parasite community by propagating populations of two viral parasites (bacteriophages φ14-1 and φLUZ19) of Pseudomonas aeruginosa in monoculture and co-culture under two thermal conditions, a control temperature (37°C) and a high temperature that restricts φ14-1 growth (42°C). We show that evolutionary rescue of φ14-1 prevented extinction in monoculture. Rescue of this phage in co-culture made it a superior competitor, and it replaced φLUZ19 as the dominant phage at high temperature. We determine that evolutionary rescue occurred through mutations in genes linked to attachment to bacterial hosts and within-host replication. We also show that competitive suppression by φ14-1 constrained φLUZ19 molecular evolution. Our findings suggest that evolutionary rescue can prevent the extinction of some parasites, but may inadvertently destabilise the community and facilitate further biodiversity loss. This work underscores the need to take an eco-evolutionary approach to predict the responses of communities to global climate change.","DOI":"10.1101/2025.09.25.678511","language":"en","license":"© 2025, Posted by Cold Spring Harbor Laboratory. This pre-print is available under a Creative Commons License (Attribution-NoDerivs 4.0 International), CC BY-ND 4.0, as described at http://creativecommons.org/licenses/by-nd/4.0/","note":"ISSN: 2692-8205\npage: 2025.09.25.678511\nsection: New Results","publisher":"bioRxiv","source":"bioRxiv","title":"Evolutionary rescue accelerates competitive exclusion in a parasite community","URL":"https://www.biorxiv.org/content/10.1101/2025.09.25.678511v1","author":[{"family":"Greenrod","given":"Samuel TE"},{"family":"Cazares","given":"Daniel"},{"family":"Slesak","given":"Weronika A."},{"family":"Hector","given":"Tobias"},{"family":"MacLean","given":"R. Craig"},{"family":"King","given":"Kayla C."}],"accessed":{"date-parts":[["2025",9,28]]},"issued":{"date-parts":[["2025",9,27]]}}}],"schema":"https://github.com/citation-style-language/schema/raw/master/csl-citation.json"} </w:instrText>
      </w:r>
      <w:r w:rsidR="00A75097" w:rsidRPr="00894ED3">
        <w:rPr>
          <w:sz w:val="24"/>
          <w:szCs w:val="24"/>
        </w:rPr>
        <w:fldChar w:fldCharType="separate"/>
      </w:r>
      <w:r w:rsidR="00A042C4" w:rsidRPr="00A042C4">
        <w:rPr>
          <w:rFonts w:ascii="Calibri" w:hAnsi="Calibri" w:cs="Calibri"/>
          <w:sz w:val="24"/>
        </w:rPr>
        <w:t>[32]</w:t>
      </w:r>
      <w:r w:rsidR="00A75097" w:rsidRPr="00894ED3">
        <w:rPr>
          <w:sz w:val="24"/>
          <w:szCs w:val="24"/>
        </w:rPr>
        <w:fldChar w:fldCharType="end"/>
      </w:r>
      <w:r w:rsidR="00A75097" w:rsidRPr="00A75097">
        <w:rPr>
          <w:sz w:val="24"/>
          <w:szCs w:val="24"/>
        </w:rPr>
        <w:t xml:space="preserve">. </w:t>
      </w:r>
      <w:r w:rsidR="001B3010" w:rsidRPr="00A75097">
        <w:rPr>
          <w:sz w:val="24"/>
          <w:szCs w:val="24"/>
        </w:rPr>
        <w:t>We</w:t>
      </w:r>
      <w:r w:rsidR="001B3010" w:rsidRPr="001B3010">
        <w:rPr>
          <w:sz w:val="24"/>
          <w:szCs w:val="24"/>
        </w:rPr>
        <w:t xml:space="preserve"> </w:t>
      </w:r>
      <w:r w:rsidR="00C651A9">
        <w:rPr>
          <w:sz w:val="24"/>
          <w:szCs w:val="24"/>
        </w:rPr>
        <w:t>evaluated phage phenotypic adaptation</w:t>
      </w:r>
      <w:r w:rsidR="001B3010" w:rsidRPr="001B3010">
        <w:rPr>
          <w:sz w:val="24"/>
          <w:szCs w:val="24"/>
        </w:rPr>
        <w:t xml:space="preserve"> through growth assays at 37</w:t>
      </w:r>
      <w:r w:rsidR="002565F8">
        <w:rPr>
          <w:rFonts w:cstheme="minorHAnsi"/>
          <w:sz w:val="24"/>
          <w:szCs w:val="24"/>
        </w:rPr>
        <w:t>°</w:t>
      </w:r>
      <w:r w:rsidR="001B3010" w:rsidRPr="001B3010">
        <w:rPr>
          <w:sz w:val="24"/>
          <w:szCs w:val="24"/>
        </w:rPr>
        <w:t>C and 42</w:t>
      </w:r>
      <w:r w:rsidR="002565F8">
        <w:rPr>
          <w:rFonts w:cstheme="minorHAnsi"/>
          <w:sz w:val="24"/>
          <w:szCs w:val="24"/>
        </w:rPr>
        <w:t>°</w:t>
      </w:r>
      <w:r w:rsidR="001B3010" w:rsidRPr="001B3010">
        <w:rPr>
          <w:sz w:val="24"/>
          <w:szCs w:val="24"/>
        </w:rPr>
        <w:t>C. We also conducted phage population sequencing to identify adaptive mutations and measure evolution</w:t>
      </w:r>
      <w:r w:rsidR="00C651A9">
        <w:rPr>
          <w:sz w:val="24"/>
          <w:szCs w:val="24"/>
        </w:rPr>
        <w:t>ary</w:t>
      </w:r>
      <w:r w:rsidR="001B3010" w:rsidRPr="001B3010">
        <w:rPr>
          <w:sz w:val="24"/>
          <w:szCs w:val="24"/>
        </w:rPr>
        <w:t xml:space="preserve"> rates. </w:t>
      </w:r>
    </w:p>
    <w:p w14:paraId="5544B155" w14:textId="77777777" w:rsidR="00631797" w:rsidRDefault="00631797" w:rsidP="00F07F61">
      <w:pPr>
        <w:jc w:val="both"/>
      </w:pPr>
    </w:p>
    <w:p w14:paraId="3CF13EF7" w14:textId="77777777" w:rsidR="006065BC" w:rsidRDefault="006065BC" w:rsidP="00F07F61">
      <w:pPr>
        <w:jc w:val="both"/>
      </w:pPr>
    </w:p>
    <w:p w14:paraId="56E6B781" w14:textId="77777777" w:rsidR="006065BC" w:rsidRDefault="006065BC" w:rsidP="00F07F61">
      <w:pPr>
        <w:jc w:val="both"/>
      </w:pPr>
    </w:p>
    <w:p w14:paraId="00BC677B" w14:textId="77777777" w:rsidR="00C754E8" w:rsidRPr="00C754E8" w:rsidRDefault="00C754E8" w:rsidP="00C754E8">
      <w:pPr>
        <w:jc w:val="both"/>
        <w:rPr>
          <w:b/>
          <w:bCs/>
          <w:sz w:val="28"/>
          <w:szCs w:val="28"/>
        </w:rPr>
      </w:pPr>
      <w:r w:rsidRPr="00C754E8">
        <w:rPr>
          <w:b/>
          <w:bCs/>
          <w:sz w:val="28"/>
          <w:szCs w:val="28"/>
        </w:rPr>
        <w:lastRenderedPageBreak/>
        <w:t>Methods and Materials</w:t>
      </w:r>
    </w:p>
    <w:p w14:paraId="56DA8691" w14:textId="77777777" w:rsidR="00C754E8" w:rsidRPr="004D4FBD" w:rsidRDefault="00C754E8" w:rsidP="00C754E8">
      <w:pPr>
        <w:jc w:val="both"/>
        <w:rPr>
          <w:b/>
          <w:bCs/>
          <w:sz w:val="24"/>
          <w:szCs w:val="24"/>
        </w:rPr>
      </w:pPr>
      <w:r w:rsidRPr="004D4FBD">
        <w:rPr>
          <w:b/>
          <w:bCs/>
          <w:sz w:val="24"/>
          <w:szCs w:val="24"/>
        </w:rPr>
        <w:t>Strains, Storage, and Culture Conditions</w:t>
      </w:r>
    </w:p>
    <w:p w14:paraId="18074C27" w14:textId="3347F649" w:rsidR="00C754E8" w:rsidRPr="00C754E8" w:rsidRDefault="00C754E8" w:rsidP="00C754E8">
      <w:pPr>
        <w:jc w:val="both"/>
        <w:rPr>
          <w:sz w:val="24"/>
          <w:szCs w:val="24"/>
        </w:rPr>
      </w:pPr>
      <w:r w:rsidRPr="00C754E8">
        <w:rPr>
          <w:sz w:val="24"/>
          <w:szCs w:val="24"/>
        </w:rPr>
        <w:t xml:space="preserve">This study builds on a previously published experimental framework </w:t>
      </w:r>
      <w:r w:rsidR="00A75097" w:rsidRPr="00894ED3">
        <w:rPr>
          <w:sz w:val="24"/>
          <w:szCs w:val="24"/>
        </w:rPr>
        <w:fldChar w:fldCharType="begin"/>
      </w:r>
      <w:r w:rsidR="00A042C4">
        <w:rPr>
          <w:sz w:val="24"/>
          <w:szCs w:val="24"/>
        </w:rPr>
        <w:instrText xml:space="preserve"> ADDIN ZOTERO_ITEM CSL_CITATION {"citationID":"nyDCLI25","properties":{"formattedCitation":"[32]","plainCitation":"[32]","noteIndex":0},"citationItems":[{"id":"3ShIdf5J/XIGQgsWs","uris":["http://zotero.org/users/local/sgFDdPY0/items/ZEVGKDPJ"],"itemData":{"id":3692,"type":"article","abstract":"Environmental stress drives biodiversity loss by altering competitive hierarchies and pushing taxa towards extinction. Parasites and their communities are particularly vulnerable to stress due to environmental sensitivity of infection steps, variation in species tolerance during co-infections, and dependence on host fitness. Parasite populations might avoid extinction through evolutionary rescue - whereby rapid adaptation to stress enables persistence - but whether this process can preserve community diversity remains unclear. Here, we study the impact of evolutionary rescue in a simple parasite community by propagating populations of two viral parasites (bacteriophages φ14-1 and φLUZ19) of Pseudomonas aeruginosa in monoculture and co-culture under two thermal conditions, a control temperature (37°C) and a high temperature that restricts φ14-1 growth (42°C). We show that evolutionary rescue of φ14-1 prevented extinction in monoculture. Rescue of this phage in co-culture made it a superior competitor, and it replaced φLUZ19 as the dominant phage at high temperature. We determine that evolutionary rescue occurred through mutations in genes linked to attachment to bacterial hosts and within-host replication. We also show that competitive suppression by φ14-1 constrained φLUZ19 molecular evolution. Our findings suggest that evolutionary rescue can prevent the extinction of some parasites, but may inadvertently destabilise the community and facilitate further biodiversity loss. This work underscores the need to take an eco-evolutionary approach to predict the responses of communities to global climate change.","DOI":"10.1101/2025.09.25.678511","language":"en","license":"© 2025, Posted by Cold Spring Harbor Laboratory. This pre-print is available under a Creative Commons License (Attribution-NoDerivs 4.0 International), CC BY-ND 4.0, as described at http://creativecommons.org/licenses/by-nd/4.0/","note":"ISSN: 2692-8205\npage: 2025.09.25.678511\nsection: New Results","publisher":"bioRxiv","source":"bioRxiv","title":"Evolutionary rescue accelerates competitive exclusion in a parasite community","URL":"https://www.biorxiv.org/content/10.1101/2025.09.25.678511v1","author":[{"family":"Greenrod","given":"Samuel TE"},{"family":"Cazares","given":"Daniel"},{"family":"Slesak","given":"Weronika A."},{"family":"Hector","given":"Tobias"},{"family":"MacLean","given":"R. Craig"},{"family":"King","given":"Kayla C."}],"accessed":{"date-parts":[["2025",9,28]]},"issued":{"date-parts":[["2025",9,27]]}}}],"schema":"https://github.com/citation-style-language/schema/raw/master/csl-citation.json"} </w:instrText>
      </w:r>
      <w:r w:rsidR="00A75097" w:rsidRPr="00894ED3">
        <w:rPr>
          <w:sz w:val="24"/>
          <w:szCs w:val="24"/>
        </w:rPr>
        <w:fldChar w:fldCharType="separate"/>
      </w:r>
      <w:r w:rsidR="00A042C4" w:rsidRPr="00A042C4">
        <w:rPr>
          <w:rFonts w:ascii="Calibri" w:hAnsi="Calibri" w:cs="Calibri"/>
          <w:sz w:val="24"/>
        </w:rPr>
        <w:t>[32]</w:t>
      </w:r>
      <w:r w:rsidR="00A75097" w:rsidRPr="00894ED3">
        <w:rPr>
          <w:sz w:val="24"/>
          <w:szCs w:val="24"/>
        </w:rPr>
        <w:fldChar w:fldCharType="end"/>
      </w:r>
      <w:r w:rsidR="00A75097" w:rsidRPr="00A75097">
        <w:rPr>
          <w:sz w:val="24"/>
          <w:szCs w:val="24"/>
        </w:rPr>
        <w:t xml:space="preserve"> </w:t>
      </w:r>
      <w:r w:rsidRPr="00A75097">
        <w:rPr>
          <w:sz w:val="24"/>
          <w:szCs w:val="24"/>
        </w:rPr>
        <w:t>using</w:t>
      </w:r>
      <w:r w:rsidRPr="00C754E8">
        <w:rPr>
          <w:sz w:val="24"/>
          <w:szCs w:val="24"/>
        </w:rPr>
        <w:t xml:space="preserve"> the same bacterial host and bacteriophage strains. </w:t>
      </w:r>
      <w:r w:rsidRPr="00C754E8">
        <w:rPr>
          <w:i/>
          <w:iCs/>
          <w:sz w:val="24"/>
          <w:szCs w:val="24"/>
        </w:rPr>
        <w:t>Pseudomonas aeruginosa</w:t>
      </w:r>
      <w:r w:rsidRPr="00C754E8">
        <w:rPr>
          <w:sz w:val="24"/>
          <w:szCs w:val="24"/>
        </w:rPr>
        <w:t xml:space="preserve"> PAO1 was used as the non-evolving bacterial host throughout. Two lytic phages, φLUZ19 and φ14-1, were </w:t>
      </w:r>
      <w:r w:rsidR="002565F8">
        <w:rPr>
          <w:sz w:val="24"/>
          <w:szCs w:val="24"/>
        </w:rPr>
        <w:t>used</w:t>
      </w:r>
      <w:r w:rsidRPr="00C754E8">
        <w:rPr>
          <w:sz w:val="24"/>
          <w:szCs w:val="24"/>
        </w:rPr>
        <w:t xml:space="preserve"> due to their known thermal response differences: φLUZ19 performs well at both 37°C and 42°C, while φ14-1 is growth-restricted at 42°C </w:t>
      </w:r>
      <w:r w:rsidR="005000C1">
        <w:rPr>
          <w:sz w:val="24"/>
          <w:szCs w:val="24"/>
        </w:rPr>
        <w:fldChar w:fldCharType="begin"/>
      </w:r>
      <w:r w:rsidR="00A042C4">
        <w:rPr>
          <w:sz w:val="24"/>
          <w:szCs w:val="24"/>
        </w:rPr>
        <w:instrText xml:space="preserve"> ADDIN ZOTERO_ITEM CSL_CITATION {"citationID":"QJ0uNDNS","properties":{"formattedCitation":"[32,33]","plainCitation":"[32,33]","noteIndex":0},"citationItems":[{"id":"3ShIdf5J/XIGQgsWs","uris":["http://zotero.org/users/local/sgFDdPY0/items/ZEVGKDPJ"],"itemData":{"id":3692,"type":"article","abstract":"Environmental stress drives biodiversity loss by altering competitive hierarchies and pushing taxa towards extinction. Parasites and their communities are particularly vulnerable to stress due to environmental sensitivity of infection steps, variation in species tolerance during co-infections, and dependence on host fitness. Parasite populations might avoid extinction through evolutionary rescue - whereby rapid adaptation to stress enables persistence - but whether this process can preserve community diversity remains unclear. Here, we study the impact of evolutionary rescue in a simple parasite community by propagating populations of two viral parasites (bacteriophages φ14-1 and φLUZ19) of Pseudomonas aeruginosa in monoculture and co-culture under two thermal conditions, a control temperature (37°C) and a high temperature that restricts φ14-1 growth (42°C). We show that evolutionary rescue of φ14-1 prevented extinction in monoculture. Rescue of this phage in co-culture made it a superior competitor, and it replaced φLUZ19 as the dominant phage at high temperature. We determine that evolutionary rescue occurred through mutations in genes linked to attachment to bacterial hosts and within-host replication. We also show that competitive suppression by φ14-1 constrained φLUZ19 molecular evolution. Our findings suggest that evolutionary rescue can prevent the extinction of some parasites, but may inadvertently destabilise the community and facilitate further biodiversity loss. This work underscores the need to take an eco-evolutionary approach to predict the responses of communities to global climate change.","DOI":"10.1101/2025.09.25.678511","language":"en","license":"© 2025, Posted by Cold Spring Harbor Laboratory. This pre-print is available under a Creative Commons License (Attribution-NoDerivs 4.0 International), CC BY-ND 4.0, as described at http://creativecommons.org/licenses/by-nd/4.0/","note":"ISSN: 2692-8205\npage: 2025.09.25.678511\nsection: New Results","publisher":"bioRxiv","source":"bioRxiv","title":"Evolutionary rescue accelerates competitive exclusion in a parasite community","URL":"https://www.biorxiv.org/content/10.1101/2025.09.25.678511v1","author":[{"family":"Greenrod","given":"Samuel TE"},{"family":"Cazares","given":"Daniel"},{"family":"Slesak","given":"Weronika A."},{"family":"Hector","given":"Tobias"},{"family":"MacLean","given":"R. Craig"},{"family":"King","given":"Kayla C."}],"accessed":{"date-parts":[["2025",9,28]]},"issued":{"date-parts":[["2025",9,27]]}}},{"id":"3ShIdf5J/hJoffV9C","uris":["http://zotero.org/users/local/sgFDdPY0/items/ZKZP7LIY"],"itemData":{"id":2201,"type":"article-journal","container-title":"Applied and Environmental Microbiology","DOI":"10.1128/aem.00286-24","issue":"0","note":"publisher: American Society for Microbiology","page":"e00286-24","source":"journals-asm-org.ezproxy-prd.bodleian.ox.ac.uk (Atypon)","title":"Warming alters life-history traits and competition in a phage community","volume":"0","author":[{"family":"Greenrod","given":"Samuel T. E."},{"family":"Cazares","given":"Daniel"},{"family":"Johnson","given":"Serena"},{"family":"Hector","given":"Tobias E."},{"family":"Stevens","given":"Emily J."},{"family":"MacLean","given":"R. Craig"},{"family":"King","given":"Kayla C."}],"issued":{"date-parts":[["2024",4,16]]}}}],"schema":"https://github.com/citation-style-language/schema/raw/master/csl-citation.json"} </w:instrText>
      </w:r>
      <w:r w:rsidR="005000C1">
        <w:rPr>
          <w:sz w:val="24"/>
          <w:szCs w:val="24"/>
        </w:rPr>
        <w:fldChar w:fldCharType="separate"/>
      </w:r>
      <w:r w:rsidR="00A042C4" w:rsidRPr="00A042C4">
        <w:rPr>
          <w:rFonts w:ascii="Calibri" w:hAnsi="Calibri" w:cs="Calibri"/>
          <w:sz w:val="24"/>
        </w:rPr>
        <w:t>[32,33]</w:t>
      </w:r>
      <w:r w:rsidR="005000C1">
        <w:rPr>
          <w:sz w:val="24"/>
          <w:szCs w:val="24"/>
        </w:rPr>
        <w:fldChar w:fldCharType="end"/>
      </w:r>
      <w:r w:rsidRPr="00C754E8">
        <w:rPr>
          <w:sz w:val="24"/>
          <w:szCs w:val="24"/>
        </w:rPr>
        <w:t xml:space="preserve">. Phage lysates and bacterial stocks were prepared </w:t>
      </w:r>
      <w:r w:rsidR="005000C1">
        <w:rPr>
          <w:sz w:val="24"/>
          <w:szCs w:val="24"/>
        </w:rPr>
        <w:t>as in ref</w:t>
      </w:r>
      <w:r w:rsidR="00155822">
        <w:rPr>
          <w:sz w:val="24"/>
          <w:szCs w:val="24"/>
        </w:rPr>
        <w:t>s</w:t>
      </w:r>
      <w:r w:rsidR="005000C1">
        <w:rPr>
          <w:sz w:val="24"/>
          <w:szCs w:val="24"/>
        </w:rPr>
        <w:t xml:space="preserve"> </w:t>
      </w:r>
      <w:r w:rsidR="005000C1">
        <w:rPr>
          <w:sz w:val="24"/>
          <w:szCs w:val="24"/>
        </w:rPr>
        <w:fldChar w:fldCharType="begin"/>
      </w:r>
      <w:r w:rsidR="00A042C4">
        <w:rPr>
          <w:sz w:val="24"/>
          <w:szCs w:val="24"/>
        </w:rPr>
        <w:instrText xml:space="preserve"> ADDIN ZOTERO_ITEM CSL_CITATION {"citationID":"UIPkaqV6","properties":{"formattedCitation":"[32,33]","plainCitation":"[32,33]","noteIndex":0},"citationItems":[{"id":"3ShIdf5J/XIGQgsWs","uris":["http://zotero.org/users/local/sgFDdPY0/items/ZEVGKDPJ"],"itemData":{"id":3692,"type":"article","abstract":"Environmental stress drives biodiversity loss by altering competitive hierarchies and pushing taxa towards extinction. Parasites and their communities are particularly vulnerable to stress due to environmental sensitivity of infection steps, variation in species tolerance during co-infections, and dependence on host fitness. Parasite populations might avoid extinction through evolutionary rescue - whereby rapid adaptation to stress enables persistence - but whether this process can preserve community diversity remains unclear. Here, we study the impact of evolutionary rescue in a simple parasite community by propagating populations of two viral parasites (bacteriophages φ14-1 and φLUZ19) of Pseudomonas aeruginosa in monoculture and co-culture under two thermal conditions, a control temperature (37°C) and a high temperature that restricts φ14-1 growth (42°C). We show that evolutionary rescue of φ14-1 prevented extinction in monoculture. Rescue of this phage in co-culture made it a superior competitor, and it replaced φLUZ19 as the dominant phage at high temperature. We determine that evolutionary rescue occurred through mutations in genes linked to attachment to bacterial hosts and within-host replication. We also show that competitive suppression by φ14-1 constrained φLUZ19 molecular evolution. Our findings suggest that evolutionary rescue can prevent the extinction of some parasites, but may inadvertently destabilise the community and facilitate further biodiversity loss. This work underscores the need to take an eco-evolutionary approach to predict the responses of communities to global climate change.","DOI":"10.1101/2025.09.25.678511","language":"en","license":"© 2025, Posted by Cold Spring Harbor Laboratory. This pre-print is available under a Creative Commons License (Attribution-NoDerivs 4.0 International), CC BY-ND 4.0, as described at http://creativecommons.org/licenses/by-nd/4.0/","note":"ISSN: 2692-8205\npage: 2025.09.25.678511\nsection: New Results","publisher":"bioRxiv","source":"bioRxiv","title":"Evolutionary rescue accelerates competitive exclusion in a parasite community","URL":"https://www.biorxiv.org/content/10.1101/2025.09.25.678511v1","author":[{"family":"Greenrod","given":"Samuel TE"},{"family":"Cazares","given":"Daniel"},{"family":"Slesak","given":"Weronika A."},{"family":"Hector","given":"Tobias"},{"family":"MacLean","given":"R. Craig"},{"family":"King","given":"Kayla C."}],"accessed":{"date-parts":[["2025",9,28]]},"issued":{"date-parts":[["2025",9,27]]}}},{"id":"3ShIdf5J/hJoffV9C","uris":["http://zotero.org/users/local/sgFDdPY0/items/ZKZP7LIY"],"itemData":{"id":2201,"type":"article-journal","container-title":"Applied and Environmental Microbiology","DOI":"10.1128/aem.00286-24","issue":"0","note":"publisher: American Society for Microbiology","page":"e00286-24","source":"journals-asm-org.ezproxy-prd.bodleian.ox.ac.uk (Atypon)","title":"Warming alters life-history traits and competition in a phage community","volume":"0","author":[{"family":"Greenrod","given":"Samuel T. E."},{"family":"Cazares","given":"Daniel"},{"family":"Johnson","given":"Serena"},{"family":"Hector","given":"Tobias E."},{"family":"Stevens","given":"Emily J."},{"family":"MacLean","given":"R. Craig"},{"family":"King","given":"Kayla C."}],"issued":{"date-parts":[["2024",4,16]]}}}],"schema":"https://github.com/citation-style-language/schema/raw/master/csl-citation.json"} </w:instrText>
      </w:r>
      <w:r w:rsidR="005000C1">
        <w:rPr>
          <w:sz w:val="24"/>
          <w:szCs w:val="24"/>
        </w:rPr>
        <w:fldChar w:fldCharType="separate"/>
      </w:r>
      <w:r w:rsidR="00A042C4" w:rsidRPr="00A042C4">
        <w:rPr>
          <w:rFonts w:ascii="Calibri" w:hAnsi="Calibri" w:cs="Calibri"/>
          <w:sz w:val="24"/>
        </w:rPr>
        <w:t>[32,33]</w:t>
      </w:r>
      <w:r w:rsidR="005000C1">
        <w:rPr>
          <w:sz w:val="24"/>
          <w:szCs w:val="24"/>
        </w:rPr>
        <w:fldChar w:fldCharType="end"/>
      </w:r>
      <w:r w:rsidR="005000C1">
        <w:rPr>
          <w:sz w:val="24"/>
          <w:szCs w:val="24"/>
        </w:rPr>
        <w:t>.</w:t>
      </w:r>
    </w:p>
    <w:p w14:paraId="6B013FC5" w14:textId="77777777" w:rsidR="00C754E8" w:rsidRPr="004D4FBD" w:rsidRDefault="00C754E8" w:rsidP="00C754E8">
      <w:pPr>
        <w:jc w:val="both"/>
        <w:rPr>
          <w:b/>
          <w:bCs/>
          <w:sz w:val="24"/>
          <w:szCs w:val="24"/>
        </w:rPr>
      </w:pPr>
      <w:r w:rsidRPr="004D4FBD">
        <w:rPr>
          <w:b/>
          <w:bCs/>
          <w:sz w:val="24"/>
          <w:szCs w:val="24"/>
        </w:rPr>
        <w:t>Experimental Evolution</w:t>
      </w:r>
    </w:p>
    <w:p w14:paraId="29F84CF9" w14:textId="1D86E872" w:rsidR="00C754E8" w:rsidRPr="00C754E8" w:rsidRDefault="00C754E8" w:rsidP="00C754E8">
      <w:pPr>
        <w:jc w:val="both"/>
        <w:rPr>
          <w:sz w:val="24"/>
          <w:szCs w:val="24"/>
        </w:rPr>
      </w:pPr>
      <w:r w:rsidRPr="00C754E8">
        <w:rPr>
          <w:sz w:val="24"/>
          <w:szCs w:val="24"/>
        </w:rPr>
        <w:t>The experimental evolution design closely followed that of</w:t>
      </w:r>
      <w:r w:rsidR="00A75097">
        <w:rPr>
          <w:sz w:val="24"/>
          <w:szCs w:val="24"/>
        </w:rPr>
        <w:t xml:space="preserve"> </w:t>
      </w:r>
      <w:r w:rsidR="00A75097" w:rsidRPr="00A75097">
        <w:rPr>
          <w:sz w:val="24"/>
          <w:szCs w:val="24"/>
        </w:rPr>
        <w:t>ref</w:t>
      </w:r>
      <w:r w:rsidR="00A75097">
        <w:rPr>
          <w:sz w:val="24"/>
          <w:szCs w:val="24"/>
        </w:rPr>
        <w:t>.</w:t>
      </w:r>
      <w:r w:rsidR="005000C1" w:rsidRPr="00A75097">
        <w:rPr>
          <w:sz w:val="24"/>
          <w:szCs w:val="24"/>
        </w:rPr>
        <w:t xml:space="preserve"> </w:t>
      </w:r>
      <w:r w:rsidR="00A75097" w:rsidRPr="00894ED3">
        <w:rPr>
          <w:sz w:val="24"/>
          <w:szCs w:val="24"/>
        </w:rPr>
        <w:fldChar w:fldCharType="begin"/>
      </w:r>
      <w:r w:rsidR="00A042C4">
        <w:rPr>
          <w:sz w:val="24"/>
          <w:szCs w:val="24"/>
        </w:rPr>
        <w:instrText xml:space="preserve"> ADDIN ZOTERO_ITEM CSL_CITATION {"citationID":"c8NXwxro","properties":{"formattedCitation":"[32]","plainCitation":"[32]","noteIndex":0},"citationItems":[{"id":"3ShIdf5J/XIGQgsWs","uris":["http://zotero.org/users/local/sgFDdPY0/items/ZEVGKDPJ"],"itemData":{"id":3692,"type":"article","abstract":"Environmental stress drives biodiversity loss by altering competitive hierarchies and pushing taxa towards extinction. Parasites and their communities are particularly vulnerable to stress due to environmental sensitivity of infection steps, variation in species tolerance during co-infections, and dependence on host fitness. Parasite populations might avoid extinction through evolutionary rescue - whereby rapid adaptation to stress enables persistence - but whether this process can preserve community diversity remains unclear. Here, we study the impact of evolutionary rescue in a simple parasite community by propagating populations of two viral parasites (bacteriophages φ14-1 and φLUZ19) of Pseudomonas aeruginosa in monoculture and co-culture under two thermal conditions, a control temperature (37°C) and a high temperature that restricts φ14-1 growth (42°C). We show that evolutionary rescue of φ14-1 prevented extinction in monoculture. Rescue of this phage in co-culture made it a superior competitor, and it replaced φLUZ19 as the dominant phage at high temperature. We determine that evolutionary rescue occurred through mutations in genes linked to attachment to bacterial hosts and within-host replication. We also show that competitive suppression by φ14-1 constrained φLUZ19 molecular evolution. Our findings suggest that evolutionary rescue can prevent the extinction of some parasites, but may inadvertently destabilise the community and facilitate further biodiversity loss. This work underscores the need to take an eco-evolutionary approach to predict the responses of communities to global climate change.","DOI":"10.1101/2025.09.25.678511","language":"en","license":"© 2025, Posted by Cold Spring Harbor Laboratory. This pre-print is available under a Creative Commons License (Attribution-NoDerivs 4.0 International), CC BY-ND 4.0, as described at http://creativecommons.org/licenses/by-nd/4.0/","note":"ISSN: 2692-8205\npage: 2025.09.25.678511\nsection: New Results","publisher":"bioRxiv","source":"bioRxiv","title":"Evolutionary rescue accelerates competitive exclusion in a parasite community","URL":"https://www.biorxiv.org/content/10.1101/2025.09.25.678511v1","author":[{"family":"Greenrod","given":"Samuel TE"},{"family":"Cazares","given":"Daniel"},{"family":"Slesak","given":"Weronika A."},{"family":"Hector","given":"Tobias"},{"family":"MacLean","given":"R. Craig"},{"family":"King","given":"Kayla C."}],"accessed":{"date-parts":[["2025",9,28]]},"issued":{"date-parts":[["2025",9,27]]}}}],"schema":"https://github.com/citation-style-language/schema/raw/master/csl-citation.json"} </w:instrText>
      </w:r>
      <w:r w:rsidR="00A75097" w:rsidRPr="00894ED3">
        <w:rPr>
          <w:sz w:val="24"/>
          <w:szCs w:val="24"/>
        </w:rPr>
        <w:fldChar w:fldCharType="separate"/>
      </w:r>
      <w:r w:rsidR="00A042C4" w:rsidRPr="00A042C4">
        <w:rPr>
          <w:rFonts w:ascii="Calibri" w:hAnsi="Calibri" w:cs="Calibri"/>
          <w:sz w:val="24"/>
        </w:rPr>
        <w:t>[32]</w:t>
      </w:r>
      <w:r w:rsidR="00A75097" w:rsidRPr="00894ED3">
        <w:rPr>
          <w:sz w:val="24"/>
          <w:szCs w:val="24"/>
        </w:rPr>
        <w:fldChar w:fldCharType="end"/>
      </w:r>
      <w:r w:rsidR="00A75097" w:rsidRPr="00A75097">
        <w:rPr>
          <w:sz w:val="24"/>
          <w:szCs w:val="24"/>
        </w:rPr>
        <w:t xml:space="preserve"> </w:t>
      </w:r>
      <w:r w:rsidRPr="00A75097">
        <w:rPr>
          <w:sz w:val="24"/>
          <w:szCs w:val="24"/>
        </w:rPr>
        <w:t>with</w:t>
      </w:r>
      <w:r w:rsidRPr="00C754E8">
        <w:rPr>
          <w:sz w:val="24"/>
          <w:szCs w:val="24"/>
        </w:rPr>
        <w:t xml:space="preserve"> additional treatments incorporating fluctuating temperatures. Phages were serially passaged for 15 </w:t>
      </w:r>
      <w:r w:rsidR="005000C1">
        <w:rPr>
          <w:sz w:val="24"/>
          <w:szCs w:val="24"/>
        </w:rPr>
        <w:t>days</w:t>
      </w:r>
      <w:r w:rsidRPr="00C754E8">
        <w:rPr>
          <w:sz w:val="24"/>
          <w:szCs w:val="24"/>
        </w:rPr>
        <w:t xml:space="preserve"> under four conditions: monoculture and co-culture, each at either </w:t>
      </w:r>
      <w:r w:rsidR="005000C1">
        <w:rPr>
          <w:sz w:val="24"/>
          <w:szCs w:val="24"/>
        </w:rPr>
        <w:t>static</w:t>
      </w:r>
      <w:r w:rsidRPr="00C754E8">
        <w:rPr>
          <w:sz w:val="24"/>
          <w:szCs w:val="24"/>
        </w:rPr>
        <w:t xml:space="preserve"> or fluctuating temperatures (daily shifts between 37°C and 42°C). Each treatment included six independent replicate populations </w:t>
      </w:r>
      <w:ins w:id="26" w:author="Samuel Greenrod" w:date="2025-12-30T17:07:00Z" w16du:dateUtc="2025-12-30T17:07:00Z">
        <w:r w:rsidR="003D540B">
          <w:rPr>
            <w:sz w:val="24"/>
            <w:szCs w:val="24"/>
          </w:rPr>
          <w:t xml:space="preserve">and all populations were </w:t>
        </w:r>
      </w:ins>
      <w:r w:rsidRPr="00C754E8">
        <w:rPr>
          <w:sz w:val="24"/>
          <w:szCs w:val="24"/>
        </w:rPr>
        <w:t xml:space="preserve">initiated from </w:t>
      </w:r>
      <w:r w:rsidR="005000C1">
        <w:rPr>
          <w:sz w:val="24"/>
          <w:szCs w:val="24"/>
        </w:rPr>
        <w:t xml:space="preserve">a single </w:t>
      </w:r>
      <w:r w:rsidRPr="00C754E8">
        <w:rPr>
          <w:sz w:val="24"/>
          <w:szCs w:val="24"/>
        </w:rPr>
        <w:t>ancestral lysate.</w:t>
      </w:r>
    </w:p>
    <w:p w14:paraId="08A7F43A" w14:textId="4E8E7BA8" w:rsidR="00C754E8" w:rsidRPr="00C754E8" w:rsidRDefault="005000C1" w:rsidP="00C754E8">
      <w:pPr>
        <w:jc w:val="both"/>
        <w:rPr>
          <w:sz w:val="24"/>
          <w:szCs w:val="24"/>
        </w:rPr>
      </w:pPr>
      <w:r w:rsidRPr="000E6C18">
        <w:rPr>
          <w:sz w:val="24"/>
          <w:szCs w:val="24"/>
        </w:rPr>
        <w:t>Phage</w:t>
      </w:r>
      <w:r w:rsidR="004C4A5D">
        <w:rPr>
          <w:sz w:val="24"/>
          <w:szCs w:val="24"/>
        </w:rPr>
        <w:t>s</w:t>
      </w:r>
      <w:r w:rsidRPr="000E6C18">
        <w:rPr>
          <w:sz w:val="24"/>
          <w:szCs w:val="24"/>
        </w:rPr>
        <w:t xml:space="preserve"> were </w:t>
      </w:r>
      <w:r>
        <w:rPr>
          <w:sz w:val="24"/>
          <w:szCs w:val="24"/>
        </w:rPr>
        <w:t>propagated</w:t>
      </w:r>
      <w:r w:rsidRPr="000E6C18">
        <w:rPr>
          <w:sz w:val="24"/>
          <w:szCs w:val="24"/>
        </w:rPr>
        <w:t xml:space="preserve"> without shaking with a non-evolving ancestral PAO1 bacterial host. </w:t>
      </w:r>
      <w:r>
        <w:rPr>
          <w:sz w:val="24"/>
          <w:szCs w:val="24"/>
        </w:rPr>
        <w:t>For the initial passage, ancestral phage lysates</w:t>
      </w:r>
      <w:r w:rsidRPr="000E6C18">
        <w:rPr>
          <w:sz w:val="24"/>
          <w:szCs w:val="24"/>
        </w:rPr>
        <w:t xml:space="preserve"> were diluted to 10</w:t>
      </w:r>
      <w:r w:rsidRPr="00437BB9">
        <w:rPr>
          <w:sz w:val="24"/>
          <w:szCs w:val="24"/>
          <w:vertAlign w:val="superscript"/>
        </w:rPr>
        <w:t>8</w:t>
      </w:r>
      <w:r w:rsidRPr="000E6C18">
        <w:rPr>
          <w:sz w:val="24"/>
          <w:szCs w:val="24"/>
        </w:rPr>
        <w:t xml:space="preserve"> PFU/ml and 300μ</w:t>
      </w:r>
      <w:r>
        <w:rPr>
          <w:sz w:val="24"/>
          <w:szCs w:val="24"/>
        </w:rPr>
        <w:t>l</w:t>
      </w:r>
      <w:r w:rsidRPr="000E6C18">
        <w:rPr>
          <w:sz w:val="24"/>
          <w:szCs w:val="24"/>
        </w:rPr>
        <w:t xml:space="preserve"> were added to 2.7ml </w:t>
      </w:r>
      <w:r>
        <w:rPr>
          <w:sz w:val="24"/>
          <w:szCs w:val="24"/>
        </w:rPr>
        <w:t>10</w:t>
      </w:r>
      <w:r w:rsidRPr="00437BB9">
        <w:rPr>
          <w:sz w:val="24"/>
          <w:szCs w:val="24"/>
          <w:vertAlign w:val="superscript"/>
        </w:rPr>
        <w:t xml:space="preserve">8 </w:t>
      </w:r>
      <w:r>
        <w:rPr>
          <w:sz w:val="24"/>
          <w:szCs w:val="24"/>
        </w:rPr>
        <w:t>CFU/ml</w:t>
      </w:r>
      <w:r w:rsidRPr="000E6C18">
        <w:rPr>
          <w:sz w:val="24"/>
          <w:szCs w:val="24"/>
        </w:rPr>
        <w:t xml:space="preserve"> bacterial culture in loose-lid 14ml falcon tubes. Phage </w:t>
      </w:r>
      <w:r>
        <w:rPr>
          <w:sz w:val="24"/>
          <w:szCs w:val="24"/>
        </w:rPr>
        <w:t>co-culture</w:t>
      </w:r>
      <w:r w:rsidRPr="000E6C18">
        <w:rPr>
          <w:sz w:val="24"/>
          <w:szCs w:val="24"/>
        </w:rPr>
        <w:t xml:space="preserve"> </w:t>
      </w:r>
      <w:r w:rsidR="0000073B">
        <w:rPr>
          <w:sz w:val="24"/>
          <w:szCs w:val="24"/>
        </w:rPr>
        <w:t>populations</w:t>
      </w:r>
      <w:r w:rsidR="0000073B" w:rsidRPr="000E6C18">
        <w:rPr>
          <w:sz w:val="24"/>
          <w:szCs w:val="24"/>
        </w:rPr>
        <w:t xml:space="preserve"> </w:t>
      </w:r>
      <w:r w:rsidRPr="000E6C18">
        <w:rPr>
          <w:sz w:val="24"/>
          <w:szCs w:val="24"/>
        </w:rPr>
        <w:t xml:space="preserve">were prepared by combining </w:t>
      </w:r>
      <w:r>
        <w:rPr>
          <w:sz w:val="24"/>
          <w:szCs w:val="24"/>
        </w:rPr>
        <w:t>150</w:t>
      </w:r>
      <w:r w:rsidRPr="000E6C18">
        <w:rPr>
          <w:sz w:val="24"/>
          <w:szCs w:val="24"/>
        </w:rPr>
        <w:t>μ</w:t>
      </w:r>
      <w:r>
        <w:rPr>
          <w:sz w:val="24"/>
          <w:szCs w:val="24"/>
        </w:rPr>
        <w:t xml:space="preserve">l each of </w:t>
      </w:r>
      <w:r>
        <w:rPr>
          <w:rFonts w:cstheme="minorHAnsi"/>
          <w:sz w:val="24"/>
          <w:szCs w:val="24"/>
        </w:rPr>
        <w:t>φ</w:t>
      </w:r>
      <w:r w:rsidRPr="000E6C18">
        <w:rPr>
          <w:sz w:val="24"/>
          <w:szCs w:val="24"/>
        </w:rPr>
        <w:t xml:space="preserve">LUZ19 and </w:t>
      </w:r>
      <w:r>
        <w:rPr>
          <w:rFonts w:cstheme="minorHAnsi"/>
          <w:sz w:val="24"/>
          <w:szCs w:val="24"/>
        </w:rPr>
        <w:t>φ</w:t>
      </w:r>
      <w:r w:rsidRPr="000E6C18">
        <w:rPr>
          <w:sz w:val="24"/>
          <w:szCs w:val="24"/>
        </w:rPr>
        <w:t>14-1 10</w:t>
      </w:r>
      <w:r w:rsidRPr="00437BB9">
        <w:rPr>
          <w:sz w:val="24"/>
          <w:szCs w:val="24"/>
          <w:vertAlign w:val="superscript"/>
        </w:rPr>
        <w:t>8</w:t>
      </w:r>
      <w:r w:rsidRPr="000E6C18">
        <w:rPr>
          <w:sz w:val="24"/>
          <w:szCs w:val="24"/>
        </w:rPr>
        <w:t xml:space="preserve"> PFU/ml </w:t>
      </w:r>
      <w:r w:rsidR="00BA76CB">
        <w:rPr>
          <w:sz w:val="24"/>
          <w:szCs w:val="24"/>
        </w:rPr>
        <w:t>lysates</w:t>
      </w:r>
      <w:r w:rsidRPr="000E6C18">
        <w:rPr>
          <w:sz w:val="24"/>
          <w:szCs w:val="24"/>
        </w:rPr>
        <w:t xml:space="preserve"> </w:t>
      </w:r>
      <w:r>
        <w:rPr>
          <w:sz w:val="24"/>
          <w:szCs w:val="24"/>
        </w:rPr>
        <w:t>prior to mixing with bacteria</w:t>
      </w:r>
      <w:r w:rsidRPr="000E6C18">
        <w:rPr>
          <w:sz w:val="24"/>
          <w:szCs w:val="24"/>
        </w:rPr>
        <w:t xml:space="preserve">. The </w:t>
      </w:r>
      <w:r>
        <w:rPr>
          <w:sz w:val="24"/>
          <w:szCs w:val="24"/>
        </w:rPr>
        <w:t>initial passage</w:t>
      </w:r>
      <w:r w:rsidRPr="000E6C18">
        <w:rPr>
          <w:sz w:val="24"/>
          <w:szCs w:val="24"/>
        </w:rPr>
        <w:t xml:space="preserve"> phage densities were </w:t>
      </w:r>
      <w:r>
        <w:rPr>
          <w:sz w:val="24"/>
          <w:szCs w:val="24"/>
        </w:rPr>
        <w:t>~</w:t>
      </w:r>
      <w:r w:rsidRPr="000E6C18">
        <w:rPr>
          <w:sz w:val="24"/>
          <w:szCs w:val="24"/>
        </w:rPr>
        <w:t>10</w:t>
      </w:r>
      <w:r w:rsidRPr="00437BB9">
        <w:rPr>
          <w:sz w:val="24"/>
          <w:szCs w:val="24"/>
          <w:vertAlign w:val="superscript"/>
        </w:rPr>
        <w:t>7</w:t>
      </w:r>
      <w:r w:rsidRPr="000E6C18">
        <w:rPr>
          <w:sz w:val="24"/>
          <w:szCs w:val="24"/>
        </w:rPr>
        <w:t xml:space="preserve"> PFU/ml resulting in a phage/bacteria ratio (multiplicity of infection</w:t>
      </w:r>
      <w:r>
        <w:rPr>
          <w:sz w:val="24"/>
          <w:szCs w:val="24"/>
        </w:rPr>
        <w:t>, MOI</w:t>
      </w:r>
      <w:r w:rsidRPr="000E6C18">
        <w:rPr>
          <w:sz w:val="24"/>
          <w:szCs w:val="24"/>
        </w:rPr>
        <w:t>) = ~0.1.</w:t>
      </w:r>
      <w:r w:rsidRPr="005000C1">
        <w:rPr>
          <w:sz w:val="24"/>
          <w:szCs w:val="24"/>
        </w:rPr>
        <w:t xml:space="preserve"> </w:t>
      </w:r>
      <w:r w:rsidRPr="000E6C18">
        <w:rPr>
          <w:sz w:val="24"/>
          <w:szCs w:val="24"/>
        </w:rPr>
        <w:t xml:space="preserve">Following addition of bacterial cultures, tubes were incubated statically at </w:t>
      </w:r>
      <w:r>
        <w:rPr>
          <w:sz w:val="24"/>
          <w:szCs w:val="24"/>
        </w:rPr>
        <w:t>37°C</w:t>
      </w:r>
      <w:r w:rsidRPr="000E6C18">
        <w:rPr>
          <w:sz w:val="24"/>
          <w:szCs w:val="24"/>
        </w:rPr>
        <w:t xml:space="preserve"> or </w:t>
      </w:r>
      <w:r>
        <w:rPr>
          <w:sz w:val="24"/>
          <w:szCs w:val="24"/>
        </w:rPr>
        <w:t>42°C</w:t>
      </w:r>
      <w:r w:rsidRPr="000E6C18">
        <w:rPr>
          <w:sz w:val="24"/>
          <w:szCs w:val="24"/>
        </w:rPr>
        <w:t xml:space="preserve"> in </w:t>
      </w:r>
      <w:r>
        <w:rPr>
          <w:sz w:val="24"/>
          <w:szCs w:val="24"/>
        </w:rPr>
        <w:t xml:space="preserve">circulating </w:t>
      </w:r>
      <w:r w:rsidRPr="000E6C18">
        <w:rPr>
          <w:sz w:val="24"/>
          <w:szCs w:val="24"/>
        </w:rPr>
        <w:t>water baths for 8</w:t>
      </w:r>
      <w:r>
        <w:rPr>
          <w:sz w:val="24"/>
          <w:szCs w:val="24"/>
        </w:rPr>
        <w:t>h.</w:t>
      </w:r>
      <w:r w:rsidR="00E34892">
        <w:rPr>
          <w:sz w:val="24"/>
          <w:szCs w:val="24"/>
        </w:rPr>
        <w:t xml:space="preserve"> Fluctuating passages started and ended at 37</w:t>
      </w:r>
      <w:r w:rsidR="00E34892">
        <w:rPr>
          <w:rFonts w:cstheme="minorHAnsi"/>
          <w:sz w:val="24"/>
          <w:szCs w:val="24"/>
        </w:rPr>
        <w:t>°</w:t>
      </w:r>
      <w:r w:rsidR="00E34892">
        <w:rPr>
          <w:sz w:val="24"/>
          <w:szCs w:val="24"/>
        </w:rPr>
        <w:t>C.</w:t>
      </w:r>
    </w:p>
    <w:p w14:paraId="73F8A917" w14:textId="4BD840ED" w:rsidR="00C754E8" w:rsidRPr="00C754E8" w:rsidRDefault="00C754E8" w:rsidP="00C754E8">
      <w:pPr>
        <w:jc w:val="both"/>
        <w:rPr>
          <w:sz w:val="24"/>
          <w:szCs w:val="24"/>
        </w:rPr>
      </w:pPr>
      <w:r w:rsidRPr="00C754E8">
        <w:rPr>
          <w:sz w:val="24"/>
          <w:szCs w:val="24"/>
        </w:rPr>
        <w:t xml:space="preserve">After incubation, phage populations were harvested by centrifugation (3,095×g, 5 min) to pellet bacteria, followed by sterile filtration </w:t>
      </w:r>
      <w:ins w:id="27" w:author="Samuel Greenrod" w:date="2025-12-30T17:11:00Z" w16du:dateUtc="2025-12-30T17:11:00Z">
        <w:r w:rsidR="005672BB">
          <w:rPr>
            <w:sz w:val="24"/>
            <w:szCs w:val="24"/>
          </w:rPr>
          <w:t xml:space="preserve">of the supernatant </w:t>
        </w:r>
      </w:ins>
      <w:r w:rsidRPr="00C754E8">
        <w:rPr>
          <w:sz w:val="24"/>
          <w:szCs w:val="24"/>
        </w:rPr>
        <w:t>through 0.2μ</w:t>
      </w:r>
      <w:r w:rsidR="005000C1">
        <w:rPr>
          <w:sz w:val="24"/>
          <w:szCs w:val="24"/>
        </w:rPr>
        <w:t>m</w:t>
      </w:r>
      <w:r w:rsidRPr="00C754E8">
        <w:rPr>
          <w:sz w:val="24"/>
          <w:szCs w:val="24"/>
        </w:rPr>
        <w:t xml:space="preserve"> filters. Filtrates were</w:t>
      </w:r>
      <w:ins w:id="28" w:author="Samuel Greenrod" w:date="2025-12-30T17:10:00Z" w16du:dateUtc="2025-12-30T17:10:00Z">
        <w:r w:rsidR="00315406">
          <w:rPr>
            <w:sz w:val="24"/>
            <w:szCs w:val="24"/>
          </w:rPr>
          <w:t xml:space="preserve"> then</w:t>
        </w:r>
      </w:ins>
      <w:r w:rsidRPr="00C754E8">
        <w:rPr>
          <w:sz w:val="24"/>
          <w:szCs w:val="24"/>
        </w:rPr>
        <w:t xml:space="preserve"> stored at 4°C</w:t>
      </w:r>
      <w:ins w:id="29" w:author="Samuel Greenrod" w:date="2025-12-30T17:08:00Z" w16du:dateUtc="2025-12-30T17:08:00Z">
        <w:r w:rsidR="00510D8A">
          <w:rPr>
            <w:sz w:val="24"/>
            <w:szCs w:val="24"/>
          </w:rPr>
          <w:t xml:space="preserve"> overnight</w:t>
        </w:r>
      </w:ins>
      <w:r w:rsidRPr="00C754E8">
        <w:rPr>
          <w:sz w:val="24"/>
          <w:szCs w:val="24"/>
        </w:rPr>
        <w:t>. In subsequent passages, 300μ</w:t>
      </w:r>
      <w:r w:rsidR="005000C1">
        <w:rPr>
          <w:sz w:val="24"/>
          <w:szCs w:val="24"/>
        </w:rPr>
        <w:t>l</w:t>
      </w:r>
      <w:r w:rsidRPr="00C754E8">
        <w:rPr>
          <w:sz w:val="24"/>
          <w:szCs w:val="24"/>
        </w:rPr>
        <w:t xml:space="preserve"> of lysate was transferred into fresh PAO1 cultures.</w:t>
      </w:r>
      <w:ins w:id="30" w:author="Samuel Greenrod" w:date="2025-12-30T17:08:00Z" w16du:dateUtc="2025-12-30T17:08:00Z">
        <w:r w:rsidR="003E248F">
          <w:rPr>
            <w:sz w:val="24"/>
            <w:szCs w:val="24"/>
          </w:rPr>
          <w:t xml:space="preserve"> One </w:t>
        </w:r>
      </w:ins>
      <w:ins w:id="31" w:author="Samuel Greenrod" w:date="2025-12-30T17:09:00Z" w16du:dateUtc="2025-12-30T17:09:00Z">
        <w:r w:rsidR="003E248F">
          <w:rPr>
            <w:sz w:val="24"/>
            <w:szCs w:val="24"/>
          </w:rPr>
          <w:t xml:space="preserve">8h </w:t>
        </w:r>
      </w:ins>
      <w:ins w:id="32" w:author="Samuel Greenrod" w:date="2025-12-30T17:08:00Z" w16du:dateUtc="2025-12-30T17:08:00Z">
        <w:r w:rsidR="003E248F">
          <w:rPr>
            <w:sz w:val="24"/>
            <w:szCs w:val="24"/>
          </w:rPr>
          <w:t>passage was performed per day</w:t>
        </w:r>
      </w:ins>
      <w:ins w:id="33" w:author="Samuel Greenrod" w:date="2025-12-30T17:10:00Z" w16du:dateUtc="2025-12-30T17:10:00Z">
        <w:r w:rsidR="00E04947">
          <w:rPr>
            <w:sz w:val="24"/>
            <w:szCs w:val="24"/>
          </w:rPr>
          <w:t xml:space="preserve"> leading to 15 passages in total.</w:t>
        </w:r>
      </w:ins>
    </w:p>
    <w:p w14:paraId="257BDA2F" w14:textId="77777777" w:rsidR="00C754E8" w:rsidRPr="004D4FBD" w:rsidRDefault="00C754E8" w:rsidP="00C754E8">
      <w:pPr>
        <w:jc w:val="both"/>
        <w:rPr>
          <w:b/>
          <w:bCs/>
          <w:sz w:val="24"/>
          <w:szCs w:val="24"/>
        </w:rPr>
      </w:pPr>
      <w:r w:rsidRPr="004D4FBD">
        <w:rPr>
          <w:b/>
          <w:bCs/>
          <w:sz w:val="24"/>
          <w:szCs w:val="24"/>
        </w:rPr>
        <w:t>Phage Quantification</w:t>
      </w:r>
    </w:p>
    <w:p w14:paraId="648C9910" w14:textId="55AB5D27" w:rsidR="00C754E8" w:rsidRDefault="00C754E8" w:rsidP="00C754E8">
      <w:pPr>
        <w:jc w:val="both"/>
        <w:rPr>
          <w:sz w:val="24"/>
          <w:szCs w:val="24"/>
        </w:rPr>
      </w:pPr>
      <w:bookmarkStart w:id="34" w:name="_Hlk209626204"/>
      <w:r w:rsidRPr="00C754E8">
        <w:rPr>
          <w:sz w:val="24"/>
          <w:szCs w:val="24"/>
        </w:rPr>
        <w:t xml:space="preserve">Phage titres were determined via the double-layer overlay method </w:t>
      </w:r>
      <w:r w:rsidR="00EB091C">
        <w:rPr>
          <w:sz w:val="24"/>
          <w:szCs w:val="24"/>
        </w:rPr>
        <w:fldChar w:fldCharType="begin"/>
      </w:r>
      <w:r w:rsidR="00A042C4">
        <w:rPr>
          <w:sz w:val="24"/>
          <w:szCs w:val="24"/>
        </w:rPr>
        <w:instrText xml:space="preserve"> ADDIN ZOTERO_ITEM CSL_CITATION {"citationID":"ndXfAzbw","properties":{"formattedCitation":"[34]","plainCitation":"[34]","noteIndex":0},"citationItems":[{"id":"3ShIdf5J/TlxCQuvD","uris":["http://zotero.org/users/local/sgFDdPY0/items/S4ZYV8A8"],"itemData":{"id":1524,"type":"chapter","abstract":"The determination of the concentration of infectious phage particles is fundamental to many protocols in phage biology, genetics, and molecular biology. In this chapter the classical overlay protocol is described.","collection-title":"Methods in Molecular Biology™","container-title":"Bacteriophages: Methods and Protocols, Volume 1: Isolation, Characterization, and Interactions","event-place":"Totowa, NJ","ISBN":"978-1-60327-164-6","language":"en","note":"DOI: 10.1007/978-1-60327-164-6_7","page":"69-76","publisher":"Humana Press","publisher-place":"Totowa, NJ","source":"Springer Link","title":"Enumeration of Bacteriophages by Double Agar Overlay Plaque Assay","URL":"https://doi.org/10.1007/978-1-60327-164-6_7","author":[{"family":"Kropinski","given":"Andrew M."},{"family":"Mazzocco","given":"Amanda"},{"family":"Waddell","given":"Thomas E."},{"family":"Lingohr","given":"Erika"},{"family":"Johnson","given":"Roger P."}],"editor":[{"family":"Clokie","given":"Martha R.J."},{"family":"Kropinski","given":"Andrew M."}],"accessed":{"date-parts":[["2023",6,2]]},"issued":{"date-parts":[["2009"]]}}}],"schema":"https://github.com/citation-style-language/schema/raw/master/csl-citation.json"} </w:instrText>
      </w:r>
      <w:r w:rsidR="00EB091C">
        <w:rPr>
          <w:sz w:val="24"/>
          <w:szCs w:val="24"/>
        </w:rPr>
        <w:fldChar w:fldCharType="separate"/>
      </w:r>
      <w:r w:rsidR="00A042C4" w:rsidRPr="00A042C4">
        <w:rPr>
          <w:rFonts w:ascii="Calibri" w:hAnsi="Calibri" w:cs="Calibri"/>
          <w:sz w:val="24"/>
        </w:rPr>
        <w:t>[34]</w:t>
      </w:r>
      <w:r w:rsidR="00EB091C">
        <w:rPr>
          <w:sz w:val="24"/>
          <w:szCs w:val="24"/>
        </w:rPr>
        <w:fldChar w:fldCharType="end"/>
      </w:r>
      <w:bookmarkEnd w:id="34"/>
      <w:r w:rsidR="00EB091C">
        <w:rPr>
          <w:sz w:val="24"/>
          <w:szCs w:val="24"/>
        </w:rPr>
        <w:t xml:space="preserve"> </w:t>
      </w:r>
      <w:r w:rsidR="004C4A5D">
        <w:rPr>
          <w:sz w:val="24"/>
          <w:szCs w:val="24"/>
        </w:rPr>
        <w:t>following the same protocols as in ref</w:t>
      </w:r>
      <w:r w:rsidR="00155822">
        <w:rPr>
          <w:sz w:val="24"/>
          <w:szCs w:val="24"/>
        </w:rPr>
        <w:t>s</w:t>
      </w:r>
      <w:r w:rsidR="004C4A5D">
        <w:rPr>
          <w:sz w:val="24"/>
          <w:szCs w:val="24"/>
        </w:rPr>
        <w:t xml:space="preserve"> </w:t>
      </w:r>
      <w:r w:rsidR="004C4A5D">
        <w:rPr>
          <w:sz w:val="24"/>
          <w:szCs w:val="24"/>
        </w:rPr>
        <w:fldChar w:fldCharType="begin"/>
      </w:r>
      <w:r w:rsidR="00A042C4">
        <w:rPr>
          <w:sz w:val="24"/>
          <w:szCs w:val="24"/>
        </w:rPr>
        <w:instrText xml:space="preserve"> ADDIN ZOTERO_ITEM CSL_CITATION {"citationID":"6LmhJ2rz","properties":{"formattedCitation":"[32,33]","plainCitation":"[32,33]","noteIndex":0},"citationItems":[{"id":"3ShIdf5J/XIGQgsWs","uris":["http://zotero.org/users/local/sgFDdPY0/items/ZEVGKDPJ"],"itemData":{"id":3692,"type":"article","abstract":"Environmental stress drives biodiversity loss by altering competitive hierarchies and pushing taxa towards extinction. Parasites and their communities are particularly vulnerable to stress due to environmental sensitivity of infection steps, variation in species tolerance during co-infections, and dependence on host fitness. Parasite populations might avoid extinction through evolutionary rescue - whereby rapid adaptation to stress enables persistence - but whether this process can preserve community diversity remains unclear. Here, we study the impact of evolutionary rescue in a simple parasite community by propagating populations of two viral parasites (bacteriophages φ14-1 and φLUZ19) of Pseudomonas aeruginosa in monoculture and co-culture under two thermal conditions, a control temperature (37°C) and a high temperature that restricts φ14-1 growth (42°C). We show that evolutionary rescue of φ14-1 prevented extinction in monoculture. Rescue of this phage in co-culture made it a superior competitor, and it replaced φLUZ19 as the dominant phage at high temperature. We determine that evolutionary rescue occurred through mutations in genes linked to attachment to bacterial hosts and within-host replication. We also show that competitive suppression by φ14-1 constrained φLUZ19 molecular evolution. Our findings suggest that evolutionary rescue can prevent the extinction of some parasites, but may inadvertently destabilise the community and facilitate further biodiversity loss. This work underscores the need to take an eco-evolutionary approach to predict the responses of communities to global climate change.","DOI":"10.1101/2025.09.25.678511","language":"en","license":"© 2025, Posted by Cold Spring Harbor Laboratory. This pre-print is available under a Creative Commons License (Attribution-NoDerivs 4.0 International), CC BY-ND 4.0, as described at http://creativecommons.org/licenses/by-nd/4.0/","note":"ISSN: 2692-8205\npage: 2025.09.25.678511\nsection: New Results","publisher":"bioRxiv","source":"bioRxiv","title":"Evolutionary rescue accelerates competitive exclusion in a parasite community","URL":"https://www.biorxiv.org/content/10.1101/2025.09.25.678511v1","author":[{"family":"Greenrod","given":"Samuel TE"},{"family":"Cazares","given":"Daniel"},{"family":"Slesak","given":"Weronika A."},{"family":"Hector","given":"Tobias"},{"family":"MacLean","given":"R. Craig"},{"family":"King","given":"Kayla C."}],"accessed":{"date-parts":[["2025",9,28]]},"issued":{"date-parts":[["2025",9,27]]}}},{"id":"3ShIdf5J/hJoffV9C","uris":["http://zotero.org/users/local/sgFDdPY0/items/ZKZP7LIY"],"itemData":{"id":2201,"type":"article-journal","container-title":"Applied and Environmental Microbiology","DOI":"10.1128/aem.00286-24","issue":"0","note":"publisher: American Society for Microbiology","page":"e00286-24","source":"journals-asm-org.ezproxy-prd.bodleian.ox.ac.uk (Atypon)","title":"Warming alters life-history traits and competition in a phage community","volume":"0","author":[{"family":"Greenrod","given":"Samuel T. E."},{"family":"Cazares","given":"Daniel"},{"family":"Johnson","given":"Serena"},{"family":"Hector","given":"Tobias E."},{"family":"Stevens","given":"Emily J."},{"family":"MacLean","given":"R. Craig"},{"family":"King","given":"Kayla C."}],"issued":{"date-parts":[["2024",4,16]]}}}],"schema":"https://github.com/citation-style-language/schema/raw/master/csl-citation.json"} </w:instrText>
      </w:r>
      <w:r w:rsidR="004C4A5D">
        <w:rPr>
          <w:sz w:val="24"/>
          <w:szCs w:val="24"/>
        </w:rPr>
        <w:fldChar w:fldCharType="separate"/>
      </w:r>
      <w:r w:rsidR="00A042C4" w:rsidRPr="00A042C4">
        <w:rPr>
          <w:rFonts w:ascii="Calibri" w:hAnsi="Calibri" w:cs="Calibri"/>
          <w:sz w:val="24"/>
        </w:rPr>
        <w:t>[32,33]</w:t>
      </w:r>
      <w:r w:rsidR="004C4A5D">
        <w:rPr>
          <w:sz w:val="24"/>
          <w:szCs w:val="24"/>
        </w:rPr>
        <w:fldChar w:fldCharType="end"/>
      </w:r>
      <w:r w:rsidR="004C4A5D">
        <w:rPr>
          <w:sz w:val="24"/>
          <w:szCs w:val="24"/>
        </w:rPr>
        <w:t xml:space="preserve">. Briefly, </w:t>
      </w:r>
      <w:r w:rsidR="004C4A5D" w:rsidRPr="006B4C2B">
        <w:rPr>
          <w:sz w:val="24"/>
          <w:szCs w:val="24"/>
        </w:rPr>
        <w:t xml:space="preserve">bacterial lawns were prepared by mixing 10mL of melted </w:t>
      </w:r>
      <w:r w:rsidR="000875A2">
        <w:rPr>
          <w:sz w:val="24"/>
          <w:szCs w:val="24"/>
        </w:rPr>
        <w:t>LB-</w:t>
      </w:r>
      <w:r w:rsidR="004C4A5D" w:rsidRPr="006B4C2B">
        <w:rPr>
          <w:sz w:val="24"/>
          <w:szCs w:val="24"/>
        </w:rPr>
        <w:t>top agar</w:t>
      </w:r>
      <w:r w:rsidR="004C4A5D">
        <w:rPr>
          <w:sz w:val="24"/>
          <w:szCs w:val="24"/>
        </w:rPr>
        <w:t xml:space="preserve"> </w:t>
      </w:r>
      <w:r w:rsidR="004C4A5D" w:rsidRPr="006B4C2B">
        <w:rPr>
          <w:sz w:val="24"/>
          <w:szCs w:val="24"/>
        </w:rPr>
        <w:t>with 300µL of a </w:t>
      </w:r>
      <w:r w:rsidR="004C4A5D" w:rsidRPr="006B4C2B">
        <w:rPr>
          <w:i/>
          <w:iCs/>
          <w:sz w:val="24"/>
          <w:szCs w:val="24"/>
        </w:rPr>
        <w:t>P. aeruginosa</w:t>
      </w:r>
      <w:r w:rsidR="004C4A5D" w:rsidRPr="006B4C2B">
        <w:rPr>
          <w:sz w:val="24"/>
          <w:szCs w:val="24"/>
        </w:rPr>
        <w:t> PAO1 overnight culture</w:t>
      </w:r>
      <w:r w:rsidR="004C4A5D">
        <w:rPr>
          <w:sz w:val="24"/>
          <w:szCs w:val="24"/>
        </w:rPr>
        <w:t xml:space="preserve">. </w:t>
      </w:r>
      <w:r w:rsidR="004C4A5D" w:rsidRPr="006B4C2B">
        <w:rPr>
          <w:sz w:val="24"/>
          <w:szCs w:val="24"/>
        </w:rPr>
        <w:t xml:space="preserve">Phage </w:t>
      </w:r>
      <w:r w:rsidR="000875A2">
        <w:rPr>
          <w:sz w:val="24"/>
          <w:szCs w:val="24"/>
        </w:rPr>
        <w:t>lysates</w:t>
      </w:r>
      <w:r w:rsidR="004C4A5D" w:rsidRPr="006B4C2B">
        <w:rPr>
          <w:sz w:val="24"/>
          <w:szCs w:val="24"/>
        </w:rPr>
        <w:t xml:space="preserve"> were serially diluted, and 10µL was spotted onto the bacterial lawns. After </w:t>
      </w:r>
      <w:r w:rsidR="004C4A5D">
        <w:rPr>
          <w:sz w:val="24"/>
          <w:szCs w:val="24"/>
        </w:rPr>
        <w:t>incubating plates for</w:t>
      </w:r>
      <w:r w:rsidR="004C4A5D" w:rsidRPr="006B4C2B">
        <w:rPr>
          <w:sz w:val="24"/>
          <w:szCs w:val="24"/>
        </w:rPr>
        <w:t xml:space="preserve"> 6–8 h at 37°C, spots with the highest number of discernible plaques were counted and reported.</w:t>
      </w:r>
      <w:r w:rsidR="004C4A5D">
        <w:rPr>
          <w:sz w:val="24"/>
          <w:szCs w:val="24"/>
        </w:rPr>
        <w:t xml:space="preserve"> </w:t>
      </w:r>
      <w:r w:rsidR="004C4A5D" w:rsidRPr="00C754E8">
        <w:rPr>
          <w:sz w:val="24"/>
          <w:szCs w:val="24"/>
        </w:rPr>
        <w:t>φLUZ19- or φ14-1-resistant PAO1 strains</w:t>
      </w:r>
      <w:r w:rsidR="004C4A5D">
        <w:rPr>
          <w:sz w:val="24"/>
          <w:szCs w:val="24"/>
        </w:rPr>
        <w:t xml:space="preserve"> were used</w:t>
      </w:r>
      <w:r w:rsidR="004C4A5D" w:rsidRPr="00C754E8">
        <w:rPr>
          <w:sz w:val="24"/>
          <w:szCs w:val="24"/>
        </w:rPr>
        <w:t xml:space="preserve"> for selective plating</w:t>
      </w:r>
      <w:r w:rsidR="000875A2">
        <w:rPr>
          <w:sz w:val="24"/>
          <w:szCs w:val="24"/>
        </w:rPr>
        <w:t xml:space="preserve"> enabling separate counting of </w:t>
      </w:r>
      <w:r w:rsidR="000875A2">
        <w:rPr>
          <w:rFonts w:cstheme="minorHAnsi"/>
          <w:sz w:val="24"/>
          <w:szCs w:val="24"/>
        </w:rPr>
        <w:t>φ</w:t>
      </w:r>
      <w:r w:rsidR="000875A2">
        <w:rPr>
          <w:sz w:val="24"/>
          <w:szCs w:val="24"/>
        </w:rPr>
        <w:t xml:space="preserve">LUZ19 and </w:t>
      </w:r>
      <w:r w:rsidR="000875A2">
        <w:rPr>
          <w:rFonts w:cstheme="minorHAnsi"/>
          <w:sz w:val="24"/>
          <w:szCs w:val="24"/>
        </w:rPr>
        <w:t>φ</w:t>
      </w:r>
      <w:r w:rsidR="000875A2">
        <w:rPr>
          <w:sz w:val="24"/>
          <w:szCs w:val="24"/>
        </w:rPr>
        <w:t>14-1 densities in co-cultures</w:t>
      </w:r>
      <w:r w:rsidR="004C4A5D" w:rsidRPr="00C754E8">
        <w:rPr>
          <w:sz w:val="24"/>
          <w:szCs w:val="24"/>
        </w:rPr>
        <w:t xml:space="preserve">. </w:t>
      </w:r>
      <w:r w:rsidRPr="00C754E8">
        <w:rPr>
          <w:sz w:val="24"/>
          <w:szCs w:val="24"/>
        </w:rPr>
        <w:t xml:space="preserve">These resistant strains were derived </w:t>
      </w:r>
      <w:r w:rsidR="00685CF6">
        <w:rPr>
          <w:sz w:val="24"/>
          <w:szCs w:val="24"/>
        </w:rPr>
        <w:t xml:space="preserve">by isolating colonies growing </w:t>
      </w:r>
      <w:r w:rsidR="00EB091C">
        <w:rPr>
          <w:sz w:val="24"/>
          <w:szCs w:val="24"/>
        </w:rPr>
        <w:t>on</w:t>
      </w:r>
      <w:r w:rsidR="00685CF6">
        <w:rPr>
          <w:sz w:val="24"/>
          <w:szCs w:val="24"/>
        </w:rPr>
        <w:t xml:space="preserve"> high titre phage plaques</w:t>
      </w:r>
      <w:r w:rsidRPr="00C754E8">
        <w:rPr>
          <w:sz w:val="24"/>
          <w:szCs w:val="24"/>
        </w:rPr>
        <w:t xml:space="preserve"> and confirmed via </w:t>
      </w:r>
      <w:r w:rsidRPr="00A75097">
        <w:rPr>
          <w:sz w:val="24"/>
          <w:szCs w:val="24"/>
        </w:rPr>
        <w:t>sequencing</w:t>
      </w:r>
      <w:r w:rsidR="00685CF6" w:rsidRPr="00A75097">
        <w:rPr>
          <w:sz w:val="24"/>
          <w:szCs w:val="24"/>
        </w:rPr>
        <w:t xml:space="preserve"> </w:t>
      </w:r>
      <w:r w:rsidR="00A75097" w:rsidRPr="00894ED3">
        <w:rPr>
          <w:sz w:val="24"/>
          <w:szCs w:val="24"/>
        </w:rPr>
        <w:fldChar w:fldCharType="begin"/>
      </w:r>
      <w:r w:rsidR="00A042C4">
        <w:rPr>
          <w:sz w:val="24"/>
          <w:szCs w:val="24"/>
        </w:rPr>
        <w:instrText xml:space="preserve"> ADDIN ZOTERO_ITEM CSL_CITATION {"citationID":"gteB04Tq","properties":{"formattedCitation":"[32]","plainCitation":"[32]","noteIndex":0},"citationItems":[{"id":"3ShIdf5J/XIGQgsWs","uris":["http://zotero.org/users/local/sgFDdPY0/items/ZEVGKDPJ"],"itemData":{"id":3692,"type":"article","abstract":"Environmental stress drives biodiversity loss by altering competitive hierarchies and pushing taxa towards extinction. Parasites and their communities are particularly vulnerable to stress due to environmental sensitivity of infection steps, variation in species tolerance during co-infections, and dependence on host fitness. Parasite populations might avoid extinction through evolutionary rescue - whereby rapid adaptation to stress enables persistence - but whether this process can preserve community diversity remains unclear. Here, we study the impact of evolutionary rescue in a simple parasite community by propagating populations of two viral parasites (bacteriophages φ14-1 and φLUZ19) of Pseudomonas aeruginosa in monoculture and co-culture under two thermal conditions, a control temperature (37°C) and a high temperature that restricts φ14-1 growth (42°C). We show that evolutionary rescue of φ14-1 prevented extinction in monoculture. Rescue of this phage in co-culture made it a superior competitor, and it replaced φLUZ19 as the dominant phage at high temperature. We determine that evolutionary rescue occurred through mutations in genes linked to attachment to bacterial hosts and within-host replication. We also show that competitive suppression by φ14-1 constrained φLUZ19 molecular evolution. Our findings suggest that evolutionary rescue can prevent the extinction of some parasites, but may inadvertently destabilise the community and facilitate further biodiversity loss. This work underscores the need to take an eco-evolutionary approach to predict the responses of communities to global climate change.","DOI":"10.1101/2025.09.25.678511","language":"en","license":"© 2025, Posted by Cold Spring Harbor Laboratory. This pre-print is available under a Creative Commons License (Attribution-NoDerivs 4.0 International), CC BY-ND 4.0, as described at http://creativecommons.org/licenses/by-nd/4.0/","note":"ISSN: 2692-8205\npage: 2025.09.25.678511\nsection: New Results","publisher":"bioRxiv","source":"bioRxiv","title":"Evolutionary rescue accelerates competitive exclusion in a parasite community","URL":"https://www.biorxiv.org/content/10.1101/2025.09.25.678511v1","author":[{"family":"Greenrod","given":"Samuel TE"},{"family":"Cazares","given":"Daniel"},{"family":"Slesak","given":"Weronika A."},{"family":"Hector","given":"Tobias"},{"family":"MacLean","given":"R. Craig"},{"family":"King","given":"Kayla C."}],"accessed":{"date-parts":[["2025",9,28]]},"issued":{"date-parts":[["2025",9,27]]}}}],"schema":"https://github.com/citation-style-language/schema/raw/master/csl-citation.json"} </w:instrText>
      </w:r>
      <w:r w:rsidR="00A75097" w:rsidRPr="00894ED3">
        <w:rPr>
          <w:sz w:val="24"/>
          <w:szCs w:val="24"/>
        </w:rPr>
        <w:fldChar w:fldCharType="separate"/>
      </w:r>
      <w:r w:rsidR="00A042C4" w:rsidRPr="00A042C4">
        <w:rPr>
          <w:rFonts w:ascii="Calibri" w:hAnsi="Calibri" w:cs="Calibri"/>
          <w:sz w:val="24"/>
        </w:rPr>
        <w:t>[32]</w:t>
      </w:r>
      <w:r w:rsidR="00A75097" w:rsidRPr="00894ED3">
        <w:rPr>
          <w:sz w:val="24"/>
          <w:szCs w:val="24"/>
        </w:rPr>
        <w:fldChar w:fldCharType="end"/>
      </w:r>
      <w:r w:rsidR="00A75097" w:rsidRPr="00A75097">
        <w:rPr>
          <w:sz w:val="24"/>
          <w:szCs w:val="24"/>
        </w:rPr>
        <w:t>.</w:t>
      </w:r>
      <w:r w:rsidR="00A75097">
        <w:rPr>
          <w:sz w:val="24"/>
          <w:szCs w:val="24"/>
        </w:rPr>
        <w:t xml:space="preserve"> </w:t>
      </w:r>
      <w:r w:rsidRPr="00C754E8">
        <w:rPr>
          <w:sz w:val="24"/>
          <w:szCs w:val="24"/>
        </w:rPr>
        <w:t>All monoculture and co-culture samples were quantified using the appropriate resistant strains to ensure consistency.</w:t>
      </w:r>
    </w:p>
    <w:p w14:paraId="7B4814C6" w14:textId="77777777" w:rsidR="006065BC" w:rsidRDefault="006065BC" w:rsidP="00C754E8">
      <w:pPr>
        <w:jc w:val="both"/>
        <w:rPr>
          <w:sz w:val="24"/>
          <w:szCs w:val="24"/>
        </w:rPr>
      </w:pPr>
    </w:p>
    <w:p w14:paraId="53E45FAC" w14:textId="77777777" w:rsidR="006065BC" w:rsidRPr="00C754E8" w:rsidRDefault="006065BC" w:rsidP="00C754E8">
      <w:pPr>
        <w:jc w:val="both"/>
        <w:rPr>
          <w:sz w:val="24"/>
          <w:szCs w:val="24"/>
        </w:rPr>
      </w:pPr>
    </w:p>
    <w:p w14:paraId="00D8F447" w14:textId="11D8BC6E" w:rsidR="00C754E8" w:rsidRPr="004D4FBD" w:rsidRDefault="00C754E8" w:rsidP="00C754E8">
      <w:pPr>
        <w:jc w:val="both"/>
        <w:rPr>
          <w:b/>
          <w:bCs/>
          <w:sz w:val="24"/>
          <w:szCs w:val="24"/>
        </w:rPr>
      </w:pPr>
      <w:r w:rsidRPr="004D4FBD">
        <w:rPr>
          <w:b/>
          <w:bCs/>
          <w:sz w:val="24"/>
          <w:szCs w:val="24"/>
        </w:rPr>
        <w:t xml:space="preserve">Phage </w:t>
      </w:r>
      <w:r w:rsidR="00DF2B3B" w:rsidRPr="004D4FBD">
        <w:rPr>
          <w:b/>
          <w:bCs/>
          <w:sz w:val="24"/>
          <w:szCs w:val="24"/>
        </w:rPr>
        <w:t xml:space="preserve">Separation </w:t>
      </w:r>
      <w:r w:rsidRPr="004D4FBD">
        <w:rPr>
          <w:b/>
          <w:bCs/>
          <w:sz w:val="24"/>
          <w:szCs w:val="24"/>
        </w:rPr>
        <w:t>and Concentration</w:t>
      </w:r>
    </w:p>
    <w:p w14:paraId="48BE5CDB" w14:textId="6626B70A" w:rsidR="00C754E8" w:rsidRPr="00C41526" w:rsidRDefault="00C754E8" w:rsidP="00C754E8">
      <w:pPr>
        <w:jc w:val="both"/>
        <w:rPr>
          <w:sz w:val="24"/>
          <w:szCs w:val="24"/>
        </w:rPr>
      </w:pPr>
      <w:r w:rsidRPr="00C754E8">
        <w:rPr>
          <w:sz w:val="24"/>
          <w:szCs w:val="24"/>
        </w:rPr>
        <w:t xml:space="preserve">To generate high-titre and pure phage </w:t>
      </w:r>
      <w:r w:rsidR="00BA76CB">
        <w:rPr>
          <w:sz w:val="24"/>
          <w:szCs w:val="24"/>
        </w:rPr>
        <w:t>lysates</w:t>
      </w:r>
      <w:r w:rsidRPr="00C754E8">
        <w:rPr>
          <w:sz w:val="24"/>
          <w:szCs w:val="24"/>
        </w:rPr>
        <w:t xml:space="preserve"> for downstream assays and sequencing, we employed selective double-layer overlays with resistant hosts</w:t>
      </w:r>
      <w:r w:rsidR="00BC3F10">
        <w:rPr>
          <w:sz w:val="24"/>
          <w:szCs w:val="24"/>
        </w:rPr>
        <w:t xml:space="preserve">. Briefly, phages </w:t>
      </w:r>
      <w:r w:rsidR="000875A2">
        <w:rPr>
          <w:sz w:val="24"/>
          <w:szCs w:val="24"/>
        </w:rPr>
        <w:t xml:space="preserve">and </w:t>
      </w:r>
      <w:r w:rsidR="000875A2" w:rsidRPr="00C754E8">
        <w:rPr>
          <w:sz w:val="24"/>
          <w:szCs w:val="24"/>
        </w:rPr>
        <w:t xml:space="preserve">φLUZ19- or φ14-1-resistant PAO1 </w:t>
      </w:r>
      <w:r w:rsidR="000875A2">
        <w:rPr>
          <w:sz w:val="24"/>
          <w:szCs w:val="24"/>
        </w:rPr>
        <w:t xml:space="preserve">strains </w:t>
      </w:r>
      <w:r w:rsidR="00BC3F10">
        <w:rPr>
          <w:sz w:val="24"/>
          <w:szCs w:val="24"/>
        </w:rPr>
        <w:t xml:space="preserve">were </w:t>
      </w:r>
      <w:r w:rsidR="000875A2">
        <w:rPr>
          <w:sz w:val="24"/>
          <w:szCs w:val="24"/>
        </w:rPr>
        <w:t xml:space="preserve">seeded into </w:t>
      </w:r>
      <w:r w:rsidR="00BC3F10">
        <w:rPr>
          <w:sz w:val="24"/>
          <w:szCs w:val="24"/>
        </w:rPr>
        <w:t xml:space="preserve">top agar plates </w:t>
      </w:r>
      <w:r w:rsidR="000875A2">
        <w:rPr>
          <w:sz w:val="24"/>
          <w:szCs w:val="24"/>
        </w:rPr>
        <w:t xml:space="preserve">to allow phage propagation. </w:t>
      </w:r>
      <w:r w:rsidR="00BC3F10">
        <w:rPr>
          <w:sz w:val="24"/>
          <w:szCs w:val="24"/>
        </w:rPr>
        <w:t xml:space="preserve">Phages were </w:t>
      </w:r>
      <w:r w:rsidR="002B495C">
        <w:rPr>
          <w:sz w:val="24"/>
          <w:szCs w:val="24"/>
        </w:rPr>
        <w:t>extract</w:t>
      </w:r>
      <w:r w:rsidR="00BC3F10">
        <w:rPr>
          <w:sz w:val="24"/>
          <w:szCs w:val="24"/>
        </w:rPr>
        <w:t xml:space="preserve">ed </w:t>
      </w:r>
      <w:r w:rsidR="002B495C">
        <w:rPr>
          <w:sz w:val="24"/>
          <w:szCs w:val="24"/>
        </w:rPr>
        <w:t xml:space="preserve">from </w:t>
      </w:r>
      <w:r w:rsidR="00BC3F10">
        <w:rPr>
          <w:sz w:val="24"/>
          <w:szCs w:val="24"/>
        </w:rPr>
        <w:t>plates</w:t>
      </w:r>
      <w:r w:rsidRPr="00C754E8">
        <w:rPr>
          <w:sz w:val="24"/>
          <w:szCs w:val="24"/>
        </w:rPr>
        <w:t xml:space="preserve"> </w:t>
      </w:r>
      <w:r w:rsidR="00BC3F10">
        <w:rPr>
          <w:sz w:val="24"/>
          <w:szCs w:val="24"/>
        </w:rPr>
        <w:t xml:space="preserve">by scraping top-agar into 15ml falcon tubes containing 5ml of phage buffer </w:t>
      </w:r>
      <w:r w:rsidR="002B495C" w:rsidRPr="000E6C18">
        <w:rPr>
          <w:sz w:val="24"/>
          <w:szCs w:val="24"/>
        </w:rPr>
        <w:t>(NaCl (100 mM), MgSO</w:t>
      </w:r>
      <w:r w:rsidR="002B495C" w:rsidRPr="000E6C18">
        <w:rPr>
          <w:sz w:val="24"/>
          <w:szCs w:val="24"/>
          <w:vertAlign w:val="subscript"/>
        </w:rPr>
        <w:t>4</w:t>
      </w:r>
      <w:r w:rsidR="002B495C" w:rsidRPr="000E6C18">
        <w:rPr>
          <w:sz w:val="24"/>
          <w:szCs w:val="24"/>
        </w:rPr>
        <w:t xml:space="preserve"> (10 mM), CaCl</w:t>
      </w:r>
      <w:r w:rsidR="002B495C" w:rsidRPr="000E6C18">
        <w:rPr>
          <w:sz w:val="24"/>
          <w:szCs w:val="24"/>
          <w:vertAlign w:val="subscript"/>
        </w:rPr>
        <w:t>2</w:t>
      </w:r>
      <w:r w:rsidR="002B495C" w:rsidRPr="000E6C18">
        <w:rPr>
          <w:sz w:val="24"/>
          <w:szCs w:val="24"/>
        </w:rPr>
        <w:t xml:space="preserve"> (5 mM), Tris-HCl (pH 8) (50 mM), Gelatin (0.01%))</w:t>
      </w:r>
      <w:r w:rsidRPr="00C754E8">
        <w:rPr>
          <w:sz w:val="24"/>
          <w:szCs w:val="24"/>
        </w:rPr>
        <w:t xml:space="preserve">. </w:t>
      </w:r>
      <w:r w:rsidR="00BC3F10">
        <w:rPr>
          <w:sz w:val="24"/>
          <w:szCs w:val="24"/>
        </w:rPr>
        <w:t>Tubes were mixed overnight</w:t>
      </w:r>
      <w:r w:rsidR="000875A2">
        <w:rPr>
          <w:sz w:val="24"/>
          <w:szCs w:val="24"/>
        </w:rPr>
        <w:t xml:space="preserve"> after which phages were </w:t>
      </w:r>
      <w:r w:rsidR="00BC3F10">
        <w:rPr>
          <w:sz w:val="24"/>
          <w:szCs w:val="24"/>
        </w:rPr>
        <w:t xml:space="preserve">separated from top agar using sterile-filtration. </w:t>
      </w:r>
      <w:r w:rsidR="002B495C">
        <w:rPr>
          <w:sz w:val="24"/>
          <w:szCs w:val="24"/>
        </w:rPr>
        <w:t xml:space="preserve">This process was performed three times to ensure removal of phage competitors from co-culture populations. </w:t>
      </w:r>
      <w:r w:rsidRPr="00C754E8">
        <w:rPr>
          <w:sz w:val="24"/>
          <w:szCs w:val="24"/>
        </w:rPr>
        <w:t xml:space="preserve">The purification </w:t>
      </w:r>
      <w:r w:rsidRPr="00C41526">
        <w:rPr>
          <w:sz w:val="24"/>
          <w:szCs w:val="24"/>
        </w:rPr>
        <w:t>and extraction protocol</w:t>
      </w:r>
      <w:r w:rsidR="00FF62E6" w:rsidRPr="00C41526">
        <w:rPr>
          <w:sz w:val="24"/>
          <w:szCs w:val="24"/>
        </w:rPr>
        <w:t>s</w:t>
      </w:r>
      <w:r w:rsidRPr="00C41526">
        <w:rPr>
          <w:sz w:val="24"/>
          <w:szCs w:val="24"/>
        </w:rPr>
        <w:t xml:space="preserve"> </w:t>
      </w:r>
      <w:r w:rsidR="00FF62E6" w:rsidRPr="00C41526">
        <w:rPr>
          <w:sz w:val="24"/>
          <w:szCs w:val="24"/>
        </w:rPr>
        <w:t>were</w:t>
      </w:r>
      <w:r w:rsidRPr="00C41526">
        <w:rPr>
          <w:sz w:val="24"/>
          <w:szCs w:val="24"/>
        </w:rPr>
        <w:t xml:space="preserve"> identical to </w:t>
      </w:r>
      <w:r w:rsidR="00EB091C" w:rsidRPr="00C41526">
        <w:rPr>
          <w:sz w:val="24"/>
          <w:szCs w:val="24"/>
        </w:rPr>
        <w:t>those</w:t>
      </w:r>
      <w:r w:rsidRPr="00C41526">
        <w:rPr>
          <w:sz w:val="24"/>
          <w:szCs w:val="24"/>
        </w:rPr>
        <w:t xml:space="preserve"> described </w:t>
      </w:r>
      <w:r w:rsidRPr="00A75097">
        <w:rPr>
          <w:sz w:val="24"/>
          <w:szCs w:val="24"/>
        </w:rPr>
        <w:t>in</w:t>
      </w:r>
      <w:r w:rsidR="00155822">
        <w:rPr>
          <w:sz w:val="24"/>
          <w:szCs w:val="24"/>
        </w:rPr>
        <w:t xml:space="preserve"> ref.</w:t>
      </w:r>
      <w:r w:rsidRPr="00A75097">
        <w:rPr>
          <w:sz w:val="24"/>
          <w:szCs w:val="24"/>
        </w:rPr>
        <w:t xml:space="preserve"> </w:t>
      </w:r>
      <w:r w:rsidR="00A75097" w:rsidRPr="00894ED3">
        <w:rPr>
          <w:sz w:val="24"/>
          <w:szCs w:val="24"/>
        </w:rPr>
        <w:fldChar w:fldCharType="begin"/>
      </w:r>
      <w:r w:rsidR="00A042C4">
        <w:rPr>
          <w:sz w:val="24"/>
          <w:szCs w:val="24"/>
        </w:rPr>
        <w:instrText xml:space="preserve"> ADDIN ZOTERO_ITEM CSL_CITATION {"citationID":"Wh1Qv8Wr","properties":{"formattedCitation":"[32]","plainCitation":"[32]","noteIndex":0},"citationItems":[{"id":"3ShIdf5J/XIGQgsWs","uris":["http://zotero.org/users/local/sgFDdPY0/items/ZEVGKDPJ"],"itemData":{"id":3692,"type":"article","abstract":"Environmental stress drives biodiversity loss by altering competitive hierarchies and pushing taxa towards extinction. Parasites and their communities are particularly vulnerable to stress due to environmental sensitivity of infection steps, variation in species tolerance during co-infections, and dependence on host fitness. Parasite populations might avoid extinction through evolutionary rescue - whereby rapid adaptation to stress enables persistence - but whether this process can preserve community diversity remains unclear. Here, we study the impact of evolutionary rescue in a simple parasite community by propagating populations of two viral parasites (bacteriophages φ14-1 and φLUZ19) of Pseudomonas aeruginosa in monoculture and co-culture under two thermal conditions, a control temperature (37°C) and a high temperature that restricts φ14-1 growth (42°C). We show that evolutionary rescue of φ14-1 prevented extinction in monoculture. Rescue of this phage in co-culture made it a superior competitor, and it replaced φLUZ19 as the dominant phage at high temperature. We determine that evolutionary rescue occurred through mutations in genes linked to attachment to bacterial hosts and within-host replication. We also show that competitive suppression by φ14-1 constrained φLUZ19 molecular evolution. Our findings suggest that evolutionary rescue can prevent the extinction of some parasites, but may inadvertently destabilise the community and facilitate further biodiversity loss. This work underscores the need to take an eco-evolutionary approach to predict the responses of communities to global climate change.","DOI":"10.1101/2025.09.25.678511","language":"en","license":"© 2025, Posted by Cold Spring Harbor Laboratory. This pre-print is available under a Creative Commons License (Attribution-NoDerivs 4.0 International), CC BY-ND 4.0, as described at http://creativecommons.org/licenses/by-nd/4.0/","note":"ISSN: 2692-8205\npage: 2025.09.25.678511\nsection: New Results","publisher":"bioRxiv","source":"bioRxiv","title":"Evolutionary rescue accelerates competitive exclusion in a parasite community","URL":"https://www.biorxiv.org/content/10.1101/2025.09.25.678511v1","author":[{"family":"Greenrod","given":"Samuel TE"},{"family":"Cazares","given":"Daniel"},{"family":"Slesak","given":"Weronika A."},{"family":"Hector","given":"Tobias"},{"family":"MacLean","given":"R. Craig"},{"family":"King","given":"Kayla C."}],"accessed":{"date-parts":[["2025",9,28]]},"issued":{"date-parts":[["2025",9,27]]}}}],"schema":"https://github.com/citation-style-language/schema/raw/master/csl-citation.json"} </w:instrText>
      </w:r>
      <w:r w:rsidR="00A75097" w:rsidRPr="00894ED3">
        <w:rPr>
          <w:sz w:val="24"/>
          <w:szCs w:val="24"/>
        </w:rPr>
        <w:fldChar w:fldCharType="separate"/>
      </w:r>
      <w:r w:rsidR="00A042C4" w:rsidRPr="00A042C4">
        <w:rPr>
          <w:rFonts w:ascii="Calibri" w:hAnsi="Calibri" w:cs="Calibri"/>
          <w:sz w:val="24"/>
        </w:rPr>
        <w:t>[32]</w:t>
      </w:r>
      <w:r w:rsidR="00A75097" w:rsidRPr="00894ED3">
        <w:rPr>
          <w:sz w:val="24"/>
          <w:szCs w:val="24"/>
        </w:rPr>
        <w:fldChar w:fldCharType="end"/>
      </w:r>
      <w:r w:rsidR="00A75097" w:rsidRPr="00A75097">
        <w:rPr>
          <w:sz w:val="24"/>
          <w:szCs w:val="24"/>
        </w:rPr>
        <w:t>.</w:t>
      </w:r>
    </w:p>
    <w:p w14:paraId="0E255DDE" w14:textId="415934A2" w:rsidR="00C754E8" w:rsidRPr="00142FBF" w:rsidRDefault="00D13F04" w:rsidP="00C754E8">
      <w:pPr>
        <w:jc w:val="both"/>
        <w:rPr>
          <w:b/>
          <w:bCs/>
          <w:sz w:val="24"/>
          <w:szCs w:val="24"/>
        </w:rPr>
      </w:pPr>
      <w:r w:rsidRPr="00142FBF">
        <w:rPr>
          <w:b/>
          <w:bCs/>
          <w:sz w:val="24"/>
          <w:szCs w:val="24"/>
        </w:rPr>
        <w:t xml:space="preserve">Phage </w:t>
      </w:r>
      <w:r w:rsidR="00C754E8" w:rsidRPr="00142FBF">
        <w:rPr>
          <w:b/>
          <w:bCs/>
          <w:sz w:val="24"/>
          <w:szCs w:val="24"/>
        </w:rPr>
        <w:t>Growth Rate</w:t>
      </w:r>
      <w:r w:rsidRPr="00142FBF">
        <w:rPr>
          <w:b/>
          <w:bCs/>
          <w:sz w:val="24"/>
          <w:szCs w:val="24"/>
        </w:rPr>
        <w:t xml:space="preserve"> Assays</w:t>
      </w:r>
    </w:p>
    <w:p w14:paraId="68476CD5" w14:textId="3C0EB831" w:rsidR="00EB091C" w:rsidRPr="000E6C18" w:rsidRDefault="00EB091C" w:rsidP="00EB091C">
      <w:pPr>
        <w:spacing w:line="276" w:lineRule="auto"/>
        <w:jc w:val="both"/>
        <w:rPr>
          <w:sz w:val="24"/>
          <w:szCs w:val="24"/>
        </w:rPr>
      </w:pPr>
      <w:r w:rsidRPr="00C41526">
        <w:rPr>
          <w:sz w:val="24"/>
          <w:szCs w:val="24"/>
        </w:rPr>
        <w:t xml:space="preserve">The </w:t>
      </w:r>
      <w:r w:rsidR="0000073B">
        <w:rPr>
          <w:sz w:val="24"/>
          <w:szCs w:val="24"/>
        </w:rPr>
        <w:t>thermal phenotypes</w:t>
      </w:r>
      <w:r w:rsidR="0000073B" w:rsidRPr="00C41526">
        <w:rPr>
          <w:sz w:val="24"/>
          <w:szCs w:val="24"/>
        </w:rPr>
        <w:t xml:space="preserve"> </w:t>
      </w:r>
      <w:r w:rsidRPr="00C41526">
        <w:rPr>
          <w:sz w:val="24"/>
          <w:szCs w:val="24"/>
        </w:rPr>
        <w:t xml:space="preserve">of purified evolved phage </w:t>
      </w:r>
      <w:r w:rsidR="0000073B">
        <w:rPr>
          <w:sz w:val="24"/>
          <w:szCs w:val="24"/>
        </w:rPr>
        <w:t>populations</w:t>
      </w:r>
      <w:r w:rsidR="0000073B" w:rsidRPr="00C41526">
        <w:rPr>
          <w:sz w:val="24"/>
          <w:szCs w:val="24"/>
        </w:rPr>
        <w:t xml:space="preserve"> </w:t>
      </w:r>
      <w:r w:rsidRPr="00C41526">
        <w:rPr>
          <w:sz w:val="24"/>
          <w:szCs w:val="24"/>
        </w:rPr>
        <w:t xml:space="preserve">relative to the ancestor </w:t>
      </w:r>
      <w:del w:id="35" w:author="Samuel Greenrod" w:date="2026-01-06T10:16:00Z" w16du:dateUtc="2026-01-06T10:16:00Z">
        <w:r w:rsidRPr="00C41526" w:rsidDel="0064166B">
          <w:rPr>
            <w:sz w:val="24"/>
            <w:szCs w:val="24"/>
          </w:rPr>
          <w:delText xml:space="preserve">was </w:delText>
        </w:r>
      </w:del>
      <w:ins w:id="36" w:author="Samuel Greenrod" w:date="2026-01-06T10:16:00Z" w16du:dateUtc="2026-01-06T10:16:00Z">
        <w:r w:rsidR="0064166B">
          <w:rPr>
            <w:sz w:val="24"/>
            <w:szCs w:val="24"/>
          </w:rPr>
          <w:t>were</w:t>
        </w:r>
        <w:r w:rsidR="0064166B" w:rsidRPr="00C41526">
          <w:rPr>
            <w:sz w:val="24"/>
            <w:szCs w:val="24"/>
          </w:rPr>
          <w:t xml:space="preserve"> </w:t>
        </w:r>
      </w:ins>
      <w:r w:rsidRPr="00C41526">
        <w:rPr>
          <w:sz w:val="24"/>
          <w:szCs w:val="24"/>
        </w:rPr>
        <w:t xml:space="preserve">assessed by measuring phage </w:t>
      </w:r>
      <w:del w:id="37" w:author="Samuel Greenrod" w:date="2026-01-06T10:17:00Z" w16du:dateUtc="2026-01-06T10:17:00Z">
        <w:r w:rsidRPr="00C41526" w:rsidDel="00504F2D">
          <w:rPr>
            <w:sz w:val="24"/>
            <w:szCs w:val="24"/>
          </w:rPr>
          <w:delText>and bacterial growth</w:delText>
        </w:r>
      </w:del>
      <w:ins w:id="38" w:author="Samuel Greenrod" w:date="2026-01-06T10:17:00Z" w16du:dateUtc="2026-01-06T10:17:00Z">
        <w:r w:rsidR="00504F2D">
          <w:rPr>
            <w:sz w:val="24"/>
            <w:szCs w:val="24"/>
          </w:rPr>
          <w:t>densities</w:t>
        </w:r>
      </w:ins>
      <w:r w:rsidRPr="00C41526">
        <w:rPr>
          <w:sz w:val="24"/>
          <w:szCs w:val="24"/>
        </w:rPr>
        <w:t xml:space="preserve"> across an 8h window under static incubation at 37°C and 42°C. Phage </w:t>
      </w:r>
      <w:r w:rsidR="00BA76CB" w:rsidRPr="00C41526">
        <w:rPr>
          <w:sz w:val="24"/>
          <w:szCs w:val="24"/>
        </w:rPr>
        <w:t>lysates</w:t>
      </w:r>
      <w:r w:rsidRPr="00C41526">
        <w:rPr>
          <w:sz w:val="24"/>
          <w:szCs w:val="24"/>
        </w:rPr>
        <w:t xml:space="preserve"> were diluted to 10</w:t>
      </w:r>
      <w:r w:rsidRPr="00C41526">
        <w:rPr>
          <w:sz w:val="24"/>
          <w:szCs w:val="24"/>
          <w:vertAlign w:val="superscript"/>
        </w:rPr>
        <w:t>5</w:t>
      </w:r>
      <w:r w:rsidRPr="00C41526">
        <w:rPr>
          <w:sz w:val="24"/>
          <w:szCs w:val="24"/>
        </w:rPr>
        <w:t xml:space="preserve"> PFU/ml and </w:t>
      </w:r>
      <w:r w:rsidR="00BC3F10">
        <w:rPr>
          <w:sz w:val="24"/>
          <w:szCs w:val="24"/>
        </w:rPr>
        <w:t xml:space="preserve">300uL was </w:t>
      </w:r>
      <w:r w:rsidRPr="00C41526">
        <w:rPr>
          <w:sz w:val="24"/>
          <w:szCs w:val="24"/>
        </w:rPr>
        <w:t>mixed with</w:t>
      </w:r>
      <w:r w:rsidR="00BC3F10">
        <w:rPr>
          <w:sz w:val="24"/>
          <w:szCs w:val="24"/>
        </w:rPr>
        <w:t xml:space="preserve"> 2.7ml of</w:t>
      </w:r>
      <w:r w:rsidRPr="00C41526">
        <w:rPr>
          <w:sz w:val="24"/>
          <w:szCs w:val="24"/>
        </w:rPr>
        <w:t xml:space="preserve"> 10</w:t>
      </w:r>
      <w:r w:rsidRPr="00C41526">
        <w:rPr>
          <w:sz w:val="24"/>
          <w:szCs w:val="24"/>
          <w:vertAlign w:val="superscript"/>
        </w:rPr>
        <w:t>8</w:t>
      </w:r>
      <w:r w:rsidRPr="00C41526">
        <w:rPr>
          <w:sz w:val="24"/>
          <w:szCs w:val="24"/>
        </w:rPr>
        <w:t xml:space="preserve"> CFU/ml wild-type PAO1 to a final MOI = ~0.0001. φLUZ19 was sampled at 2h, 4h, and 8h; φ14-1 at 4h and 8h due to delayed replication. Phage quantification was performed through sterile-filtration through 0.22</w:t>
      </w:r>
      <w:r w:rsidRPr="00C41526">
        <w:rPr>
          <w:rFonts w:cstheme="minorHAnsi"/>
          <w:sz w:val="24"/>
          <w:szCs w:val="24"/>
        </w:rPr>
        <w:t>μ</w:t>
      </w:r>
      <w:r w:rsidRPr="00C41526">
        <w:rPr>
          <w:sz w:val="24"/>
          <w:szCs w:val="24"/>
        </w:rPr>
        <w:t>m filter</w:t>
      </w:r>
      <w:r w:rsidR="00BC3F10">
        <w:rPr>
          <w:sz w:val="24"/>
          <w:szCs w:val="24"/>
        </w:rPr>
        <w:t xml:space="preserve"> plates</w:t>
      </w:r>
      <w:r w:rsidRPr="00C41526">
        <w:rPr>
          <w:sz w:val="24"/>
          <w:szCs w:val="24"/>
        </w:rPr>
        <w:t xml:space="preserve"> (Agilent) followed by centrifugation at 2,230xg for 5 mins before spotting onto resistant PAO1 double-layer overlay plates. </w:t>
      </w:r>
      <w:ins w:id="39" w:author="Samuel Greenrod" w:date="2026-01-06T10:20:00Z" w16du:dateUtc="2026-01-06T10:20:00Z">
        <w:r w:rsidR="00BB17AD">
          <w:rPr>
            <w:sz w:val="24"/>
            <w:szCs w:val="24"/>
          </w:rPr>
          <w:t>Phage growth</w:t>
        </w:r>
      </w:ins>
      <w:ins w:id="40" w:author="Samuel Greenrod" w:date="2026-01-22T18:03:00Z" w16du:dateUtc="2026-01-22T18:03:00Z">
        <w:r w:rsidR="00187E93">
          <w:rPr>
            <w:sz w:val="24"/>
            <w:szCs w:val="24"/>
          </w:rPr>
          <w:t xml:space="preserve"> rate</w:t>
        </w:r>
      </w:ins>
      <w:ins w:id="41" w:author="Samuel Greenrod" w:date="2026-01-06T10:17:00Z" w16du:dateUtc="2026-01-06T10:17:00Z">
        <w:r w:rsidR="00504F2D">
          <w:rPr>
            <w:sz w:val="24"/>
            <w:szCs w:val="24"/>
          </w:rPr>
          <w:t xml:space="preserve"> </w:t>
        </w:r>
      </w:ins>
      <w:ins w:id="42" w:author="Samuel Greenrod" w:date="2026-01-06T10:20:00Z" w16du:dateUtc="2026-01-06T10:20:00Z">
        <w:r w:rsidR="00BB17AD">
          <w:rPr>
            <w:sz w:val="24"/>
            <w:szCs w:val="24"/>
          </w:rPr>
          <w:t>was</w:t>
        </w:r>
      </w:ins>
      <w:ins w:id="43" w:author="Samuel Greenrod" w:date="2026-01-06T10:17:00Z" w16du:dateUtc="2026-01-06T10:17:00Z">
        <w:r w:rsidR="00504F2D">
          <w:rPr>
            <w:sz w:val="24"/>
            <w:szCs w:val="24"/>
          </w:rPr>
          <w:t xml:space="preserve"> determined based phage densit</w:t>
        </w:r>
      </w:ins>
      <w:ins w:id="44" w:author="Samuel Greenrod" w:date="2026-02-02T08:39:00Z" w16du:dateUtc="2026-02-02T08:39:00Z">
        <w:r w:rsidR="0024537E">
          <w:rPr>
            <w:sz w:val="24"/>
            <w:szCs w:val="24"/>
          </w:rPr>
          <w:t>ies</w:t>
        </w:r>
      </w:ins>
      <w:ins w:id="45" w:author="Samuel Greenrod" w:date="2026-01-06T10:17:00Z" w16du:dateUtc="2026-01-06T10:17:00Z">
        <w:r w:rsidR="00504F2D">
          <w:rPr>
            <w:sz w:val="24"/>
            <w:szCs w:val="24"/>
          </w:rPr>
          <w:t xml:space="preserve"> </w:t>
        </w:r>
      </w:ins>
      <w:ins w:id="46" w:author="Samuel Greenrod" w:date="2026-01-06T10:19:00Z" w16du:dateUtc="2026-01-06T10:19:00Z">
        <w:r w:rsidR="00B75032">
          <w:rPr>
            <w:sz w:val="24"/>
            <w:szCs w:val="24"/>
          </w:rPr>
          <w:t>after 2h of growth (</w:t>
        </w:r>
        <w:r w:rsidR="00B75032" w:rsidRPr="00C41526">
          <w:rPr>
            <w:sz w:val="24"/>
            <w:szCs w:val="24"/>
          </w:rPr>
          <w:t>φLUZ19</w:t>
        </w:r>
        <w:r w:rsidR="00B75032">
          <w:rPr>
            <w:sz w:val="24"/>
            <w:szCs w:val="24"/>
          </w:rPr>
          <w:t>) and 4h of growth (</w:t>
        </w:r>
        <w:r w:rsidR="00B75032" w:rsidRPr="00C41526">
          <w:rPr>
            <w:sz w:val="24"/>
            <w:szCs w:val="24"/>
          </w:rPr>
          <w:t>φ14-1</w:t>
        </w:r>
        <w:r w:rsidR="00B75032">
          <w:rPr>
            <w:sz w:val="24"/>
            <w:szCs w:val="24"/>
          </w:rPr>
          <w:t>)</w:t>
        </w:r>
      </w:ins>
      <w:ins w:id="47" w:author="Samuel Greenrod" w:date="2026-02-02T08:39:00Z" w16du:dateUtc="2026-02-02T08:39:00Z">
        <w:r w:rsidR="0024537E">
          <w:rPr>
            <w:sz w:val="24"/>
            <w:szCs w:val="24"/>
          </w:rPr>
          <w:t>. Given phage populations started at equal densities,</w:t>
        </w:r>
      </w:ins>
      <w:ins w:id="48" w:author="Samuel Greenrod" w:date="2026-02-02T08:40:00Z" w16du:dateUtc="2026-02-02T08:40:00Z">
        <w:r w:rsidR="00367709">
          <w:rPr>
            <w:sz w:val="24"/>
            <w:szCs w:val="24"/>
          </w:rPr>
          <w:t xml:space="preserve"> populations with higher densities after growth have faster growth rates.</w:t>
        </w:r>
      </w:ins>
      <w:ins w:id="49" w:author="Samuel Greenrod" w:date="2026-01-06T10:19:00Z" w16du:dateUtc="2026-01-06T10:19:00Z">
        <w:r w:rsidR="00B75032">
          <w:rPr>
            <w:sz w:val="24"/>
            <w:szCs w:val="24"/>
          </w:rPr>
          <w:t xml:space="preserve"> </w:t>
        </w:r>
      </w:ins>
      <w:r w:rsidRPr="00C41526">
        <w:rPr>
          <w:sz w:val="24"/>
          <w:szCs w:val="24"/>
        </w:rPr>
        <w:t xml:space="preserve">Each </w:t>
      </w:r>
      <w:r w:rsidR="00BC3F10">
        <w:rPr>
          <w:sz w:val="24"/>
          <w:szCs w:val="24"/>
        </w:rPr>
        <w:t>growth rate</w:t>
      </w:r>
      <w:r w:rsidR="00BC3F10" w:rsidRPr="00C41526">
        <w:rPr>
          <w:sz w:val="24"/>
          <w:szCs w:val="24"/>
        </w:rPr>
        <w:t xml:space="preserve"> </w:t>
      </w:r>
      <w:r w:rsidRPr="00C41526">
        <w:rPr>
          <w:sz w:val="24"/>
          <w:szCs w:val="24"/>
        </w:rPr>
        <w:t xml:space="preserve">assay included a single replicate of each evolved phage </w:t>
      </w:r>
      <w:r w:rsidR="0000073B">
        <w:rPr>
          <w:sz w:val="24"/>
          <w:szCs w:val="24"/>
        </w:rPr>
        <w:t>population</w:t>
      </w:r>
      <w:r w:rsidR="0000073B" w:rsidRPr="00C41526">
        <w:rPr>
          <w:sz w:val="24"/>
          <w:szCs w:val="24"/>
        </w:rPr>
        <w:t xml:space="preserve"> </w:t>
      </w:r>
      <w:r w:rsidRPr="00C41526">
        <w:rPr>
          <w:sz w:val="24"/>
          <w:szCs w:val="24"/>
        </w:rPr>
        <w:t>and</w:t>
      </w:r>
      <w:r w:rsidRPr="000E6C18">
        <w:rPr>
          <w:sz w:val="24"/>
          <w:szCs w:val="24"/>
        </w:rPr>
        <w:t xml:space="preserve"> three replicates of the phage ancestor. </w:t>
      </w:r>
      <w:r w:rsidR="00BC3F10">
        <w:rPr>
          <w:sz w:val="24"/>
          <w:szCs w:val="24"/>
        </w:rPr>
        <w:t>Growth rate</w:t>
      </w:r>
      <w:r w:rsidR="00BC3F10" w:rsidRPr="000E6C18">
        <w:rPr>
          <w:sz w:val="24"/>
          <w:szCs w:val="24"/>
        </w:rPr>
        <w:t xml:space="preserve"> </w:t>
      </w:r>
      <w:r w:rsidRPr="000E6C18">
        <w:rPr>
          <w:sz w:val="24"/>
          <w:szCs w:val="24"/>
        </w:rPr>
        <w:t>assays were repeated three times across a two-week period to produce</w:t>
      </w:r>
      <w:r>
        <w:rPr>
          <w:sz w:val="24"/>
          <w:szCs w:val="24"/>
        </w:rPr>
        <w:t xml:space="preserve"> three</w:t>
      </w:r>
      <w:r w:rsidRPr="000E6C18">
        <w:rPr>
          <w:sz w:val="24"/>
          <w:szCs w:val="24"/>
        </w:rPr>
        <w:t xml:space="preserve"> </w:t>
      </w:r>
      <w:r>
        <w:rPr>
          <w:sz w:val="24"/>
          <w:szCs w:val="24"/>
        </w:rPr>
        <w:t>technical</w:t>
      </w:r>
      <w:r w:rsidRPr="000E6C18">
        <w:rPr>
          <w:sz w:val="24"/>
          <w:szCs w:val="24"/>
        </w:rPr>
        <w:t xml:space="preserve"> replicates.</w:t>
      </w:r>
    </w:p>
    <w:p w14:paraId="4E95908B" w14:textId="77777777" w:rsidR="00C754E8" w:rsidRPr="002B495C" w:rsidRDefault="00C754E8" w:rsidP="00C754E8">
      <w:pPr>
        <w:jc w:val="both"/>
        <w:rPr>
          <w:b/>
          <w:bCs/>
          <w:sz w:val="24"/>
          <w:szCs w:val="24"/>
        </w:rPr>
      </w:pPr>
      <w:r w:rsidRPr="002B495C">
        <w:rPr>
          <w:b/>
          <w:bCs/>
          <w:sz w:val="24"/>
          <w:szCs w:val="24"/>
        </w:rPr>
        <w:t>Phage Population Genomics</w:t>
      </w:r>
    </w:p>
    <w:p w14:paraId="5AD703E1" w14:textId="77777777" w:rsidR="00C754E8" w:rsidRPr="002B495C" w:rsidRDefault="00C754E8" w:rsidP="00C754E8">
      <w:pPr>
        <w:jc w:val="both"/>
        <w:rPr>
          <w:b/>
          <w:bCs/>
          <w:i/>
          <w:iCs/>
          <w:sz w:val="24"/>
          <w:szCs w:val="24"/>
        </w:rPr>
      </w:pPr>
      <w:r w:rsidRPr="002B495C">
        <w:rPr>
          <w:b/>
          <w:bCs/>
          <w:i/>
          <w:iCs/>
          <w:sz w:val="24"/>
          <w:szCs w:val="24"/>
        </w:rPr>
        <w:t>DNA Extraction and Sequencing</w:t>
      </w:r>
    </w:p>
    <w:p w14:paraId="05BCB159" w14:textId="664855AA" w:rsidR="00C754E8" w:rsidRPr="00C754E8" w:rsidRDefault="00C754E8" w:rsidP="00C754E8">
      <w:pPr>
        <w:jc w:val="both"/>
        <w:rPr>
          <w:sz w:val="24"/>
          <w:szCs w:val="24"/>
        </w:rPr>
      </w:pPr>
      <w:r w:rsidRPr="00C754E8">
        <w:rPr>
          <w:sz w:val="24"/>
          <w:szCs w:val="24"/>
        </w:rPr>
        <w:t xml:space="preserve">Phage DNA was extracted from purified lysates </w:t>
      </w:r>
      <w:r w:rsidR="002B495C">
        <w:rPr>
          <w:sz w:val="24"/>
          <w:szCs w:val="24"/>
        </w:rPr>
        <w:t xml:space="preserve">as described </w:t>
      </w:r>
      <w:r w:rsidR="002B495C" w:rsidRPr="00A75097">
        <w:rPr>
          <w:sz w:val="24"/>
          <w:szCs w:val="24"/>
        </w:rPr>
        <w:t xml:space="preserve">in </w:t>
      </w:r>
      <w:r w:rsidR="00A75097" w:rsidRPr="00894ED3">
        <w:rPr>
          <w:sz w:val="24"/>
          <w:szCs w:val="24"/>
        </w:rPr>
        <w:fldChar w:fldCharType="begin"/>
      </w:r>
      <w:r w:rsidR="00A042C4">
        <w:rPr>
          <w:sz w:val="24"/>
          <w:szCs w:val="24"/>
        </w:rPr>
        <w:instrText xml:space="preserve"> ADDIN ZOTERO_ITEM CSL_CITATION {"citationID":"DsJmJtc2","properties":{"formattedCitation":"[32]","plainCitation":"[32]","noteIndex":0},"citationItems":[{"id":"3ShIdf5J/XIGQgsWs","uris":["http://zotero.org/users/local/sgFDdPY0/items/ZEVGKDPJ"],"itemData":{"id":3692,"type":"article","abstract":"Environmental stress drives biodiversity loss by altering competitive hierarchies and pushing taxa towards extinction. Parasites and their communities are particularly vulnerable to stress due to environmental sensitivity of infection steps, variation in species tolerance during co-infections, and dependence on host fitness. Parasite populations might avoid extinction through evolutionary rescue - whereby rapid adaptation to stress enables persistence - but whether this process can preserve community diversity remains unclear. Here, we study the impact of evolutionary rescue in a simple parasite community by propagating populations of two viral parasites (bacteriophages φ14-1 and φLUZ19) of Pseudomonas aeruginosa in monoculture and co-culture under two thermal conditions, a control temperature (37°C) and a high temperature that restricts φ14-1 growth (42°C). We show that evolutionary rescue of φ14-1 prevented extinction in monoculture. Rescue of this phage in co-culture made it a superior competitor, and it replaced φLUZ19 as the dominant phage at high temperature. We determine that evolutionary rescue occurred through mutations in genes linked to attachment to bacterial hosts and within-host replication. We also show that competitive suppression by φ14-1 constrained φLUZ19 molecular evolution. Our findings suggest that evolutionary rescue can prevent the extinction of some parasites, but may inadvertently destabilise the community and facilitate further biodiversity loss. This work underscores the need to take an eco-evolutionary approach to predict the responses of communities to global climate change.","DOI":"10.1101/2025.09.25.678511","language":"en","license":"© 2025, Posted by Cold Spring Harbor Laboratory. This pre-print is available under a Creative Commons License (Attribution-NoDerivs 4.0 International), CC BY-ND 4.0, as described at http://creativecommons.org/licenses/by-nd/4.0/","note":"ISSN: 2692-8205\npage: 2025.09.25.678511\nsection: New Results","publisher":"bioRxiv","source":"bioRxiv","title":"Evolutionary rescue accelerates competitive exclusion in a parasite community","URL":"https://www.biorxiv.org/content/10.1101/2025.09.25.678511v1","author":[{"family":"Greenrod","given":"Samuel TE"},{"family":"Cazares","given":"Daniel"},{"family":"Slesak","given":"Weronika A."},{"family":"Hector","given":"Tobias"},{"family":"MacLean","given":"R. Craig"},{"family":"King","given":"Kayla C."}],"accessed":{"date-parts":[["2025",9,28]]},"issued":{"date-parts":[["2025",9,27]]}}}],"schema":"https://github.com/citation-style-language/schema/raw/master/csl-citation.json"} </w:instrText>
      </w:r>
      <w:r w:rsidR="00A75097" w:rsidRPr="00894ED3">
        <w:rPr>
          <w:sz w:val="24"/>
          <w:szCs w:val="24"/>
        </w:rPr>
        <w:fldChar w:fldCharType="separate"/>
      </w:r>
      <w:r w:rsidR="00A042C4" w:rsidRPr="00A042C4">
        <w:rPr>
          <w:rFonts w:ascii="Calibri" w:hAnsi="Calibri" w:cs="Calibri"/>
          <w:sz w:val="24"/>
        </w:rPr>
        <w:t>[32]</w:t>
      </w:r>
      <w:r w:rsidR="00A75097" w:rsidRPr="00894ED3">
        <w:rPr>
          <w:sz w:val="24"/>
          <w:szCs w:val="24"/>
        </w:rPr>
        <w:fldChar w:fldCharType="end"/>
      </w:r>
      <w:r w:rsidR="00A75097" w:rsidRPr="00A75097">
        <w:rPr>
          <w:sz w:val="24"/>
          <w:szCs w:val="24"/>
        </w:rPr>
        <w:t xml:space="preserve">. </w:t>
      </w:r>
      <w:r w:rsidR="002B495C" w:rsidRPr="00A75097">
        <w:rPr>
          <w:sz w:val="24"/>
          <w:szCs w:val="24"/>
        </w:rPr>
        <w:t>Briefly</w:t>
      </w:r>
      <w:r w:rsidR="002B495C">
        <w:rPr>
          <w:sz w:val="24"/>
          <w:szCs w:val="24"/>
        </w:rPr>
        <w:t xml:space="preserve">, ancestral and evolved phage lysates were treated with </w:t>
      </w:r>
      <w:r w:rsidRPr="00C754E8">
        <w:rPr>
          <w:sz w:val="24"/>
          <w:szCs w:val="24"/>
        </w:rPr>
        <w:t>DNase</w:t>
      </w:r>
      <w:r w:rsidR="002B495C">
        <w:rPr>
          <w:sz w:val="24"/>
          <w:szCs w:val="24"/>
        </w:rPr>
        <w:t xml:space="preserve"> and </w:t>
      </w:r>
      <w:r w:rsidRPr="00C754E8">
        <w:rPr>
          <w:sz w:val="24"/>
          <w:szCs w:val="24"/>
        </w:rPr>
        <w:t xml:space="preserve">RNase </w:t>
      </w:r>
      <w:r w:rsidR="002B495C">
        <w:rPr>
          <w:sz w:val="24"/>
          <w:szCs w:val="24"/>
        </w:rPr>
        <w:t xml:space="preserve">to remove bacterial DNA and RNA. Phage particles were lysed using lysis (AL) buffer and </w:t>
      </w:r>
      <w:r w:rsidRPr="00C754E8">
        <w:rPr>
          <w:sz w:val="24"/>
          <w:szCs w:val="24"/>
        </w:rPr>
        <w:t>proteinase K</w:t>
      </w:r>
      <w:r w:rsidR="002B495C">
        <w:rPr>
          <w:sz w:val="24"/>
          <w:szCs w:val="24"/>
        </w:rPr>
        <w:t xml:space="preserve">. </w:t>
      </w:r>
      <w:r w:rsidR="00FF62E6">
        <w:rPr>
          <w:sz w:val="24"/>
          <w:szCs w:val="24"/>
        </w:rPr>
        <w:t>Cell debris</w:t>
      </w:r>
      <w:r w:rsidR="002B495C">
        <w:rPr>
          <w:sz w:val="24"/>
          <w:szCs w:val="24"/>
        </w:rPr>
        <w:t xml:space="preserve"> was precipitated using precipitation (N4) buffer </w:t>
      </w:r>
      <w:r w:rsidR="00FF62E6">
        <w:rPr>
          <w:sz w:val="24"/>
          <w:szCs w:val="24"/>
        </w:rPr>
        <w:t xml:space="preserve">and removed. Finally, DNA was precipitated and </w:t>
      </w:r>
      <w:r w:rsidR="002B495C">
        <w:rPr>
          <w:sz w:val="24"/>
          <w:szCs w:val="24"/>
        </w:rPr>
        <w:t xml:space="preserve">washed using isopropanol and </w:t>
      </w:r>
      <w:r w:rsidR="00FF62E6">
        <w:rPr>
          <w:sz w:val="24"/>
          <w:szCs w:val="24"/>
        </w:rPr>
        <w:t xml:space="preserve">ethanol. </w:t>
      </w:r>
      <w:r w:rsidRPr="00C754E8">
        <w:rPr>
          <w:sz w:val="24"/>
          <w:szCs w:val="24"/>
        </w:rPr>
        <w:t xml:space="preserve">DNA quality was assessed with NanoDrop </w:t>
      </w:r>
      <w:r w:rsidR="002B495C">
        <w:rPr>
          <w:sz w:val="24"/>
          <w:szCs w:val="24"/>
        </w:rPr>
        <w:t xml:space="preserve">2000c (Thermo Scientific) </w:t>
      </w:r>
      <w:r w:rsidRPr="00C754E8">
        <w:rPr>
          <w:sz w:val="24"/>
          <w:szCs w:val="24"/>
        </w:rPr>
        <w:t>and quantified with Qubit</w:t>
      </w:r>
      <w:r w:rsidR="002B495C">
        <w:rPr>
          <w:sz w:val="24"/>
          <w:szCs w:val="24"/>
        </w:rPr>
        <w:t xml:space="preserve"> 4 (Thermofisher)</w:t>
      </w:r>
      <w:r w:rsidRPr="00C754E8">
        <w:rPr>
          <w:sz w:val="24"/>
          <w:szCs w:val="24"/>
        </w:rPr>
        <w:t xml:space="preserve">. </w:t>
      </w:r>
      <w:del w:id="50" w:author="Samuel Greenrod" w:date="2026-01-06T10:00:00Z" w16du:dateUtc="2026-01-06T10:00:00Z">
        <w:r w:rsidR="002B495C" w:rsidDel="00475A4D">
          <w:rPr>
            <w:sz w:val="24"/>
            <w:szCs w:val="24"/>
          </w:rPr>
          <w:delText>Short-read</w:delText>
        </w:r>
      </w:del>
      <w:ins w:id="51" w:author="Samuel Greenrod" w:date="2026-01-06T10:00:00Z" w16du:dateUtc="2026-01-06T10:00:00Z">
        <w:r w:rsidR="00475A4D">
          <w:rPr>
            <w:sz w:val="24"/>
            <w:szCs w:val="24"/>
          </w:rPr>
          <w:t>P</w:t>
        </w:r>
      </w:ins>
      <w:del w:id="52" w:author="Samuel Greenrod" w:date="2026-01-06T10:00:00Z" w16du:dateUtc="2026-01-06T10:00:00Z">
        <w:r w:rsidR="002B495C" w:rsidDel="00475A4D">
          <w:rPr>
            <w:sz w:val="24"/>
            <w:szCs w:val="24"/>
          </w:rPr>
          <w:delText xml:space="preserve"> </w:delText>
        </w:r>
      </w:del>
      <w:ins w:id="53" w:author="Samuel Greenrod" w:date="2026-01-06T09:47:00Z" w16du:dateUtc="2026-01-06T09:47:00Z">
        <w:r w:rsidR="00F012CF">
          <w:rPr>
            <w:sz w:val="24"/>
            <w:szCs w:val="24"/>
          </w:rPr>
          <w:t xml:space="preserve">aired-end </w:t>
        </w:r>
      </w:ins>
      <w:ins w:id="54" w:author="Samuel Greenrod" w:date="2026-01-07T10:40:00Z" w16du:dateUtc="2026-01-07T10:40:00Z">
        <w:r w:rsidR="00D92762">
          <w:rPr>
            <w:sz w:val="24"/>
            <w:szCs w:val="24"/>
          </w:rPr>
          <w:t>2 x 2</w:t>
        </w:r>
      </w:ins>
      <w:ins w:id="55" w:author="Samuel Greenrod" w:date="2026-01-06T10:00:00Z" w16du:dateUtc="2026-01-06T10:00:00Z">
        <w:r w:rsidR="00475A4D">
          <w:rPr>
            <w:sz w:val="24"/>
            <w:szCs w:val="24"/>
          </w:rPr>
          <w:t xml:space="preserve">50bp read </w:t>
        </w:r>
      </w:ins>
      <w:r w:rsidR="002B495C">
        <w:rPr>
          <w:sz w:val="24"/>
          <w:szCs w:val="24"/>
        </w:rPr>
        <w:t>Illumina sequencing</w:t>
      </w:r>
      <w:r w:rsidRPr="00C754E8">
        <w:rPr>
          <w:sz w:val="24"/>
          <w:szCs w:val="24"/>
        </w:rPr>
        <w:t xml:space="preserve"> was performed by AZENTA/GENEWIZ </w:t>
      </w:r>
      <w:r w:rsidR="002B495C">
        <w:rPr>
          <w:sz w:val="24"/>
          <w:szCs w:val="24"/>
        </w:rPr>
        <w:t>using their Microbe-EZ pipeline</w:t>
      </w:r>
      <w:r w:rsidRPr="00C754E8">
        <w:rPr>
          <w:sz w:val="24"/>
          <w:szCs w:val="24"/>
        </w:rPr>
        <w:t xml:space="preserve"> for evolved and ancestral </w:t>
      </w:r>
      <w:r w:rsidR="0000073B">
        <w:rPr>
          <w:sz w:val="24"/>
          <w:szCs w:val="24"/>
        </w:rPr>
        <w:t>populations</w:t>
      </w:r>
      <w:r w:rsidRPr="00C754E8">
        <w:rPr>
          <w:sz w:val="24"/>
          <w:szCs w:val="24"/>
        </w:rPr>
        <w:t xml:space="preserve">. </w:t>
      </w:r>
      <w:ins w:id="56" w:author="Samuel Greenrod" w:date="2026-01-06T09:51:00Z" w16du:dateUtc="2026-01-06T09:51:00Z">
        <w:r w:rsidR="003E738F">
          <w:rPr>
            <w:sz w:val="24"/>
            <w:szCs w:val="24"/>
          </w:rPr>
          <w:t xml:space="preserve">One </w:t>
        </w:r>
        <w:r w:rsidR="00A86A93">
          <w:rPr>
            <w:sz w:val="24"/>
            <w:szCs w:val="24"/>
          </w:rPr>
          <w:t xml:space="preserve">extraction was performed for each evolved population and three extractions were performed for each phage ancestor. </w:t>
        </w:r>
      </w:ins>
      <w:r w:rsidRPr="00C754E8">
        <w:rPr>
          <w:sz w:val="24"/>
          <w:szCs w:val="24"/>
        </w:rPr>
        <w:t xml:space="preserve">Bacterial genomes (wild-type and phage-resistant strains) were sequenced by MicrobesNG using </w:t>
      </w:r>
      <w:r w:rsidR="00E7471A">
        <w:rPr>
          <w:sz w:val="24"/>
          <w:szCs w:val="24"/>
        </w:rPr>
        <w:t>hybrid (</w:t>
      </w:r>
      <w:r w:rsidR="00155822">
        <w:rPr>
          <w:sz w:val="24"/>
          <w:szCs w:val="24"/>
        </w:rPr>
        <w:t>long-</w:t>
      </w:r>
      <w:r w:rsidR="00E7471A">
        <w:rPr>
          <w:sz w:val="24"/>
          <w:szCs w:val="24"/>
        </w:rPr>
        <w:t xml:space="preserve"> and short-</w:t>
      </w:r>
      <w:r w:rsidR="00155822">
        <w:rPr>
          <w:sz w:val="24"/>
          <w:szCs w:val="24"/>
        </w:rPr>
        <w:t>read</w:t>
      </w:r>
      <w:r w:rsidR="00E7471A">
        <w:rPr>
          <w:sz w:val="24"/>
          <w:szCs w:val="24"/>
        </w:rPr>
        <w:t>)</w:t>
      </w:r>
      <w:r w:rsidRPr="00C754E8">
        <w:rPr>
          <w:sz w:val="24"/>
          <w:szCs w:val="24"/>
        </w:rPr>
        <w:t xml:space="preserve"> approaches.</w:t>
      </w:r>
    </w:p>
    <w:p w14:paraId="30049249" w14:textId="77777777" w:rsidR="00C754E8" w:rsidRDefault="00C754E8" w:rsidP="00C754E8">
      <w:pPr>
        <w:jc w:val="both"/>
        <w:rPr>
          <w:b/>
          <w:bCs/>
          <w:i/>
          <w:iCs/>
          <w:sz w:val="24"/>
          <w:szCs w:val="24"/>
        </w:rPr>
      </w:pPr>
      <w:r w:rsidRPr="002B495C">
        <w:rPr>
          <w:b/>
          <w:bCs/>
          <w:i/>
          <w:iCs/>
          <w:sz w:val="24"/>
          <w:szCs w:val="24"/>
        </w:rPr>
        <w:t>Sequence Analysis</w:t>
      </w:r>
    </w:p>
    <w:p w14:paraId="3A6CCE37" w14:textId="29B1D1A5" w:rsidR="00C754E8" w:rsidRPr="00C754E8" w:rsidRDefault="00155822" w:rsidP="00C754E8">
      <w:pPr>
        <w:jc w:val="both"/>
        <w:rPr>
          <w:sz w:val="24"/>
          <w:szCs w:val="24"/>
        </w:rPr>
      </w:pPr>
      <w:r>
        <w:rPr>
          <w:sz w:val="24"/>
          <w:szCs w:val="24"/>
        </w:rPr>
        <w:lastRenderedPageBreak/>
        <w:t>Phage r</w:t>
      </w:r>
      <w:r w:rsidR="00C754E8" w:rsidRPr="00C754E8">
        <w:rPr>
          <w:sz w:val="24"/>
          <w:szCs w:val="24"/>
        </w:rPr>
        <w:t>eads were pre-processed with Trim Galore</w:t>
      </w:r>
      <w:r w:rsidR="00AE616A">
        <w:rPr>
          <w:sz w:val="24"/>
          <w:szCs w:val="24"/>
        </w:rPr>
        <w:t xml:space="preserve"> (v.0.5.0) (</w:t>
      </w:r>
      <w:ins w:id="57" w:author="Samuel Greenrod" w:date="2026-01-06T09:41:00Z" w16du:dateUtc="2026-01-06T09:41:00Z">
        <w:r w:rsidR="00676B09">
          <w:rPr>
            <w:sz w:val="24"/>
            <w:szCs w:val="24"/>
          </w:rPr>
          <w:fldChar w:fldCharType="begin"/>
        </w:r>
        <w:r w:rsidR="00676B09">
          <w:rPr>
            <w:sz w:val="24"/>
            <w:szCs w:val="24"/>
          </w:rPr>
          <w:instrText>HYPERLINK "</w:instrText>
        </w:r>
      </w:ins>
      <w:r w:rsidR="00676B09" w:rsidRPr="003F6D80">
        <w:rPr>
          <w:sz w:val="24"/>
          <w:szCs w:val="24"/>
        </w:rPr>
        <w:instrText>https://github.com/FelixKrueger/TrimGalore</w:instrText>
      </w:r>
      <w:ins w:id="58" w:author="Samuel Greenrod" w:date="2026-01-06T09:41:00Z" w16du:dateUtc="2026-01-06T09:41:00Z">
        <w:r w:rsidR="00676B09">
          <w:rPr>
            <w:sz w:val="24"/>
            <w:szCs w:val="24"/>
          </w:rPr>
          <w:instrText>"</w:instrText>
        </w:r>
        <w:r w:rsidR="00676B09">
          <w:rPr>
            <w:sz w:val="24"/>
            <w:szCs w:val="24"/>
          </w:rPr>
        </w:r>
        <w:r w:rsidR="00676B09">
          <w:rPr>
            <w:sz w:val="24"/>
            <w:szCs w:val="24"/>
          </w:rPr>
          <w:fldChar w:fldCharType="separate"/>
        </w:r>
      </w:ins>
      <w:r w:rsidR="00676B09" w:rsidRPr="00BA3692">
        <w:rPr>
          <w:rStyle w:val="Hyperlink"/>
          <w:sz w:val="24"/>
          <w:szCs w:val="24"/>
        </w:rPr>
        <w:t>https://github.com/FelixKrueger/TrimGalore</w:t>
      </w:r>
      <w:ins w:id="59" w:author="Samuel Greenrod" w:date="2026-01-06T09:41:00Z" w16du:dateUtc="2026-01-06T09:41:00Z">
        <w:r w:rsidR="00676B09">
          <w:rPr>
            <w:sz w:val="24"/>
            <w:szCs w:val="24"/>
          </w:rPr>
          <w:fldChar w:fldCharType="end"/>
        </w:r>
      </w:ins>
      <w:r w:rsidR="00AE616A">
        <w:rPr>
          <w:sz w:val="24"/>
          <w:szCs w:val="24"/>
        </w:rPr>
        <w:t>)</w:t>
      </w:r>
      <w:ins w:id="60" w:author="Samuel Greenrod" w:date="2026-01-13T10:27:00Z" w16du:dateUtc="2026-01-13T10:27:00Z">
        <w:r w:rsidR="00E436AE">
          <w:rPr>
            <w:sz w:val="24"/>
            <w:szCs w:val="24"/>
          </w:rPr>
          <w:t xml:space="preserve"> using default settings</w:t>
        </w:r>
      </w:ins>
      <w:ins w:id="61" w:author="Samuel Greenrod" w:date="2026-01-06T09:41:00Z" w16du:dateUtc="2026-01-06T09:41:00Z">
        <w:r w:rsidR="00676B09">
          <w:rPr>
            <w:sz w:val="24"/>
            <w:szCs w:val="24"/>
          </w:rPr>
          <w:t xml:space="preserve">. As read depth </w:t>
        </w:r>
        <w:r w:rsidR="00767B65">
          <w:rPr>
            <w:sz w:val="24"/>
            <w:szCs w:val="24"/>
          </w:rPr>
          <w:t>was uneven across the phage genome, reads were</w:t>
        </w:r>
      </w:ins>
      <w:r w:rsidR="00AE616A">
        <w:rPr>
          <w:sz w:val="24"/>
          <w:szCs w:val="24"/>
        </w:rPr>
        <w:t xml:space="preserve"> </w:t>
      </w:r>
      <w:del w:id="62" w:author="Samuel Greenrod" w:date="2026-01-06T09:41:00Z" w16du:dateUtc="2026-01-06T09:41:00Z">
        <w:r w:rsidR="00AE616A" w:rsidDel="00767B65">
          <w:rPr>
            <w:sz w:val="24"/>
            <w:szCs w:val="24"/>
          </w:rPr>
          <w:delText>and</w:delText>
        </w:r>
        <w:r w:rsidR="00C754E8" w:rsidRPr="00C754E8" w:rsidDel="00767B65">
          <w:rPr>
            <w:sz w:val="24"/>
            <w:szCs w:val="24"/>
          </w:rPr>
          <w:delText xml:space="preserve"> </w:delText>
        </w:r>
      </w:del>
      <w:r w:rsidR="00C754E8" w:rsidRPr="00C754E8">
        <w:rPr>
          <w:sz w:val="24"/>
          <w:szCs w:val="24"/>
        </w:rPr>
        <w:t xml:space="preserve">downsampled </w:t>
      </w:r>
      <w:ins w:id="63" w:author="Samuel Greenrod" w:date="2026-01-06T09:41:00Z" w16du:dateUtc="2026-01-06T09:41:00Z">
        <w:r w:rsidR="00767B65">
          <w:rPr>
            <w:sz w:val="24"/>
            <w:szCs w:val="24"/>
          </w:rPr>
          <w:t xml:space="preserve">to a target read depth of 1500x and a minimum depth of 1000x </w:t>
        </w:r>
      </w:ins>
      <w:r w:rsidR="00C754E8" w:rsidRPr="00C754E8">
        <w:rPr>
          <w:sz w:val="24"/>
          <w:szCs w:val="24"/>
        </w:rPr>
        <w:t>using bbnorm</w:t>
      </w:r>
      <w:r w:rsidR="00AE616A">
        <w:rPr>
          <w:sz w:val="24"/>
          <w:szCs w:val="24"/>
        </w:rPr>
        <w:t xml:space="preserve"> from the bbmap package (v.39.18) (</w:t>
      </w:r>
      <w:r w:rsidR="00AE616A" w:rsidRPr="003F6D80">
        <w:rPr>
          <w:sz w:val="24"/>
          <w:szCs w:val="24"/>
        </w:rPr>
        <w:t>https://sourceforge.net/projects/bbmap/</w:t>
      </w:r>
      <w:r w:rsidR="00AE616A">
        <w:rPr>
          <w:sz w:val="24"/>
          <w:szCs w:val="24"/>
        </w:rPr>
        <w:t xml:space="preserve">). </w:t>
      </w:r>
      <w:ins w:id="64" w:author="Samuel Greenrod" w:date="2026-01-06T09:42:00Z" w16du:dateUtc="2026-01-06T09:42:00Z">
        <w:r w:rsidR="00767B65">
          <w:rPr>
            <w:sz w:val="24"/>
            <w:szCs w:val="24"/>
          </w:rPr>
          <w:t xml:space="preserve">Ancestral phage genomes were assembled </w:t>
        </w:r>
        <w:r w:rsidR="00DF178B">
          <w:rPr>
            <w:sz w:val="24"/>
            <w:szCs w:val="24"/>
          </w:rPr>
          <w:t xml:space="preserve">using </w:t>
        </w:r>
        <w:r w:rsidR="00DF178B" w:rsidRPr="00C754E8">
          <w:rPr>
            <w:sz w:val="24"/>
            <w:szCs w:val="24"/>
          </w:rPr>
          <w:t>shovill</w:t>
        </w:r>
        <w:r w:rsidR="00DF178B">
          <w:rPr>
            <w:sz w:val="24"/>
            <w:szCs w:val="24"/>
          </w:rPr>
          <w:t xml:space="preserve"> (v1.1.0) (</w:t>
        </w:r>
        <w:r w:rsidR="00DF178B">
          <w:rPr>
            <w:sz w:val="24"/>
            <w:szCs w:val="24"/>
          </w:rPr>
          <w:fldChar w:fldCharType="begin"/>
        </w:r>
        <w:r w:rsidR="00DF178B">
          <w:rPr>
            <w:sz w:val="24"/>
            <w:szCs w:val="24"/>
          </w:rPr>
          <w:instrText>HYPERLINK "</w:instrText>
        </w:r>
        <w:r w:rsidR="00DF178B" w:rsidRPr="003F6D80">
          <w:rPr>
            <w:sz w:val="24"/>
            <w:szCs w:val="24"/>
          </w:rPr>
          <w:instrText>https://github.com/tseemann/shovill</w:instrText>
        </w:r>
        <w:r w:rsidR="00DF178B">
          <w:rPr>
            <w:sz w:val="24"/>
            <w:szCs w:val="24"/>
          </w:rPr>
          <w:instrText>"</w:instrText>
        </w:r>
        <w:r w:rsidR="00DF178B">
          <w:rPr>
            <w:sz w:val="24"/>
            <w:szCs w:val="24"/>
          </w:rPr>
        </w:r>
        <w:r w:rsidR="00DF178B">
          <w:rPr>
            <w:sz w:val="24"/>
            <w:szCs w:val="24"/>
          </w:rPr>
          <w:fldChar w:fldCharType="separate"/>
        </w:r>
        <w:r w:rsidR="00DF178B" w:rsidRPr="00BA3692">
          <w:rPr>
            <w:rStyle w:val="Hyperlink"/>
            <w:sz w:val="24"/>
            <w:szCs w:val="24"/>
          </w:rPr>
          <w:t>https://github.com/tseemann/shovill</w:t>
        </w:r>
        <w:r w:rsidR="00DF178B">
          <w:rPr>
            <w:sz w:val="24"/>
            <w:szCs w:val="24"/>
          </w:rPr>
          <w:fldChar w:fldCharType="end"/>
        </w:r>
        <w:r w:rsidR="00DF178B">
          <w:rPr>
            <w:sz w:val="24"/>
            <w:szCs w:val="24"/>
          </w:rPr>
          <w:t>) with default parameters.</w:t>
        </w:r>
      </w:ins>
      <w:ins w:id="65" w:author="Samuel Greenrod" w:date="2026-01-06T09:44:00Z" w16du:dateUtc="2026-01-06T09:44:00Z">
        <w:r w:rsidR="00153A60">
          <w:rPr>
            <w:sz w:val="24"/>
            <w:szCs w:val="24"/>
          </w:rPr>
          <w:t xml:space="preserve"> </w:t>
        </w:r>
        <w:r w:rsidR="00153A60" w:rsidRPr="00C754E8">
          <w:rPr>
            <w:sz w:val="24"/>
            <w:szCs w:val="24"/>
          </w:rPr>
          <w:t xml:space="preserve">Ancestral assemblies were annotated with </w:t>
        </w:r>
        <w:r w:rsidR="00153A60">
          <w:rPr>
            <w:sz w:val="24"/>
            <w:szCs w:val="24"/>
          </w:rPr>
          <w:t xml:space="preserve">prokka (v.1.14.5) </w:t>
        </w:r>
        <w:r w:rsidR="00153A60">
          <w:rPr>
            <w:sz w:val="24"/>
            <w:szCs w:val="24"/>
          </w:rPr>
          <w:fldChar w:fldCharType="begin"/>
        </w:r>
      </w:ins>
      <w:r w:rsidR="00A042C4">
        <w:rPr>
          <w:sz w:val="24"/>
          <w:szCs w:val="24"/>
        </w:rPr>
        <w:instrText xml:space="preserve"> ADDIN ZOTERO_ITEM CSL_CITATION {"citationID":"wlwDOgNo","properties":{"formattedCitation":"[35]","plainCitation":"[35]","noteIndex":0},"citationItems":[{"id":"3ShIdf5J/MOWYI85L","uris":["http://zotero.org/users/local/sgFDdPY0/items/KGCTJJMJ"],"itemData":{"id":3236,"type":"article-journal","abstract":"Summary: The multiplex capability and high yield of current day DNA-sequencing instruments has made bacterial whole genome sequencing a routine affair. The subsequent de novo assembly of reads into contigs has been well addressed. The final step of annotating all relevant genomic features on those contigs can be achieved slowly using existing web- and email-based systems, but these are not applicable for sensitive data or integrating into computational pipelines. Here we introduce Prokka, a command line software tool to fully annotate a draft bacterial genome in about 10 min on a typical desktop computer. It produces standards-compliant output files for further analysis or viewing in genome browsers. Availability and implementation: Prokka is implemented in Perl and is freely available under an open source GPLv2 license from http://vicbioinformatics.com/ . Contact:  torsten.seemann@monash.edu","container-title":"Bioinformatics","DOI":"10.1093/bioinformatics/btu153","ISSN":"1367-4803","issue":"14","journalAbbreviation":"Bioinformatics","page":"2068-2069","source":"Silverchair","title":"Prokka: rapid prokaryotic genome annotation","title-short":"Prokka","volume":"30","author":[{"family":"Seemann","given":"Torsten"}],"issued":{"date-parts":[["2014",7,15]]}}}],"schema":"https://github.com/citation-style-language/schema/raw/master/csl-citation.json"} </w:instrText>
      </w:r>
      <w:ins w:id="66" w:author="Samuel Greenrod" w:date="2026-01-06T09:44:00Z" w16du:dateUtc="2026-01-06T09:44:00Z">
        <w:r w:rsidR="00153A60">
          <w:rPr>
            <w:sz w:val="24"/>
            <w:szCs w:val="24"/>
          </w:rPr>
          <w:fldChar w:fldCharType="separate"/>
        </w:r>
      </w:ins>
      <w:r w:rsidR="00A042C4" w:rsidRPr="00A042C4">
        <w:rPr>
          <w:rFonts w:ascii="Calibri" w:hAnsi="Calibri" w:cs="Calibri"/>
          <w:sz w:val="24"/>
        </w:rPr>
        <w:t>[35]</w:t>
      </w:r>
      <w:ins w:id="67" w:author="Samuel Greenrod" w:date="2026-01-06T09:44:00Z" w16du:dateUtc="2026-01-06T09:44:00Z">
        <w:r w:rsidR="00153A60">
          <w:rPr>
            <w:sz w:val="24"/>
            <w:szCs w:val="24"/>
          </w:rPr>
          <w:fldChar w:fldCharType="end"/>
        </w:r>
        <w:r w:rsidR="00153A60">
          <w:rPr>
            <w:sz w:val="24"/>
            <w:szCs w:val="24"/>
          </w:rPr>
          <w:t>, guided by the NCBI GenBank file for each phage (</w:t>
        </w:r>
        <w:r w:rsidR="00153A60">
          <w:rPr>
            <w:rFonts w:cstheme="minorHAnsi"/>
            <w:sz w:val="24"/>
            <w:szCs w:val="24"/>
          </w:rPr>
          <w:t>φ</w:t>
        </w:r>
        <w:r w:rsidR="00153A60">
          <w:rPr>
            <w:sz w:val="24"/>
            <w:szCs w:val="24"/>
          </w:rPr>
          <w:t xml:space="preserve">14-1: </w:t>
        </w:r>
        <w:r w:rsidR="00153A60" w:rsidRPr="00D5417D">
          <w:rPr>
            <w:sz w:val="24"/>
            <w:szCs w:val="24"/>
          </w:rPr>
          <w:t>NC_011703</w:t>
        </w:r>
        <w:r w:rsidR="00153A60">
          <w:rPr>
            <w:sz w:val="24"/>
            <w:szCs w:val="24"/>
          </w:rPr>
          <w:t xml:space="preserve">; </w:t>
        </w:r>
        <w:r w:rsidR="00153A60">
          <w:rPr>
            <w:rFonts w:cstheme="minorHAnsi"/>
            <w:sz w:val="24"/>
            <w:szCs w:val="24"/>
          </w:rPr>
          <w:t>φ</w:t>
        </w:r>
        <w:r w:rsidR="00153A60">
          <w:rPr>
            <w:sz w:val="24"/>
            <w:szCs w:val="24"/>
          </w:rPr>
          <w:t xml:space="preserve">LUZ19: </w:t>
        </w:r>
        <w:r w:rsidR="00153A60" w:rsidRPr="00E55883">
          <w:rPr>
            <w:sz w:val="24"/>
            <w:szCs w:val="24"/>
          </w:rPr>
          <w:t>NC_010326</w:t>
        </w:r>
        <w:r w:rsidR="00153A60">
          <w:rPr>
            <w:sz w:val="24"/>
            <w:szCs w:val="24"/>
          </w:rPr>
          <w:t>)</w:t>
        </w:r>
        <w:r w:rsidR="00153A60" w:rsidRPr="00C754E8">
          <w:rPr>
            <w:sz w:val="24"/>
            <w:szCs w:val="24"/>
          </w:rPr>
          <w:t>.</w:t>
        </w:r>
        <w:r w:rsidR="00153A60">
          <w:rPr>
            <w:sz w:val="24"/>
            <w:szCs w:val="24"/>
          </w:rPr>
          <w:t xml:space="preserve"> </w:t>
        </w:r>
      </w:ins>
      <w:ins w:id="68" w:author="Samuel Greenrod" w:date="2026-01-06T09:42:00Z" w16du:dateUtc="2026-01-06T09:42:00Z">
        <w:r w:rsidR="00DF178B">
          <w:rPr>
            <w:sz w:val="24"/>
            <w:szCs w:val="24"/>
          </w:rPr>
          <w:t>Phage r</w:t>
        </w:r>
      </w:ins>
      <w:del w:id="69" w:author="Samuel Greenrod" w:date="2026-01-06T09:42:00Z" w16du:dateUtc="2026-01-06T09:42:00Z">
        <w:r w:rsidR="00AE616A" w:rsidDel="00DF178B">
          <w:rPr>
            <w:sz w:val="24"/>
            <w:szCs w:val="24"/>
          </w:rPr>
          <w:delText>R</w:delText>
        </w:r>
      </w:del>
      <w:r w:rsidR="00AE616A">
        <w:rPr>
          <w:sz w:val="24"/>
          <w:szCs w:val="24"/>
        </w:rPr>
        <w:t xml:space="preserve">eads were </w:t>
      </w:r>
      <w:del w:id="70" w:author="Samuel Greenrod" w:date="2026-01-06T09:42:00Z" w16du:dateUtc="2026-01-06T09:42:00Z">
        <w:r w:rsidR="00AE616A" w:rsidDel="00DF178B">
          <w:rPr>
            <w:sz w:val="24"/>
            <w:szCs w:val="24"/>
          </w:rPr>
          <w:delText>then</w:delText>
        </w:r>
        <w:r w:rsidR="00C754E8" w:rsidRPr="00C754E8" w:rsidDel="00DF178B">
          <w:rPr>
            <w:sz w:val="24"/>
            <w:szCs w:val="24"/>
          </w:rPr>
          <w:delText xml:space="preserve"> </w:delText>
        </w:r>
      </w:del>
      <w:r w:rsidR="00C754E8" w:rsidRPr="00C754E8">
        <w:rPr>
          <w:sz w:val="24"/>
          <w:szCs w:val="24"/>
        </w:rPr>
        <w:t>mapped to de novo ancestral assemblies</w:t>
      </w:r>
      <w:ins w:id="71" w:author="Samuel Greenrod" w:date="2026-01-06T09:42:00Z" w16du:dateUtc="2026-01-06T09:42:00Z">
        <w:r w:rsidR="00DF178B">
          <w:rPr>
            <w:sz w:val="24"/>
            <w:szCs w:val="24"/>
          </w:rPr>
          <w:t xml:space="preserve"> </w:t>
        </w:r>
      </w:ins>
      <w:del w:id="72" w:author="Samuel Greenrod" w:date="2026-01-06T09:42:00Z" w16du:dateUtc="2026-01-06T09:42:00Z">
        <w:r w:rsidR="00C754E8" w:rsidRPr="00C754E8" w:rsidDel="00DF178B">
          <w:rPr>
            <w:sz w:val="24"/>
            <w:szCs w:val="24"/>
          </w:rPr>
          <w:delText xml:space="preserve"> generated with shovill</w:delText>
        </w:r>
        <w:r w:rsidR="00AE616A" w:rsidDel="00DF178B">
          <w:rPr>
            <w:sz w:val="24"/>
            <w:szCs w:val="24"/>
          </w:rPr>
          <w:delText xml:space="preserve"> (v1.1.0) (</w:delText>
        </w:r>
        <w:r w:rsidR="00AE616A" w:rsidRPr="003F6D80" w:rsidDel="00DF178B">
          <w:rPr>
            <w:sz w:val="24"/>
            <w:szCs w:val="24"/>
          </w:rPr>
          <w:delText>https://github.com/tseemann/shovill</w:delText>
        </w:r>
        <w:r w:rsidR="00AE616A" w:rsidDel="00DF178B">
          <w:rPr>
            <w:sz w:val="24"/>
            <w:szCs w:val="24"/>
          </w:rPr>
          <w:delText xml:space="preserve">) </w:delText>
        </w:r>
      </w:del>
      <w:r w:rsidR="00AE616A">
        <w:rPr>
          <w:sz w:val="24"/>
          <w:szCs w:val="24"/>
        </w:rPr>
        <w:t xml:space="preserve">using Bowtie2 (v.2.3.4.2) </w:t>
      </w:r>
      <w:r w:rsidR="00AE616A">
        <w:rPr>
          <w:sz w:val="24"/>
          <w:szCs w:val="24"/>
        </w:rPr>
        <w:fldChar w:fldCharType="begin"/>
      </w:r>
      <w:r w:rsidR="00A042C4">
        <w:rPr>
          <w:sz w:val="24"/>
          <w:szCs w:val="24"/>
        </w:rPr>
        <w:instrText xml:space="preserve"> ADDIN ZOTERO_ITEM CSL_CITATION {"citationID":"d7aJHyV9","properties":{"formattedCitation":"[36]","plainCitation":"[36]","noteIndex":0},"citationItems":[{"id":"3ShIdf5J/AcUz3Koh","uris":["http://zotero.org/users/local/sgFDdPY0/items/W8QZQMMN"],"itemData":{"id":3231,"type":"article-journal","abstract":"The Bowtie 2 software achieves fast, sensitive, accurate and memory-efficient gapped alignment of sequencing reads using the full-text minute index and hardware-accelerated dynamic programming algorithms.","container-title":"Nature Methods","DOI":"10.1038/nmeth.1923","ISSN":"1548-7105","issue":"4","journalAbbreviation":"Nat Methods","language":"en","license":"2012 Springer Nature America, Inc.","note":"publisher: Nature Publishing Group","page":"357-359","source":"www-nature-com.ezproxy-prd.bodleian.ox.ac.uk","title":"Fast gapped-read alignment with Bowtie 2","volume":"9","author":[{"family":"Langmead","given":"Ben"},{"family":"Salzberg","given":"Steven L."}],"issued":{"date-parts":[["2012",4]]}}}],"schema":"https://github.com/citation-style-language/schema/raw/master/csl-citation.json"} </w:instrText>
      </w:r>
      <w:r w:rsidR="00AE616A">
        <w:rPr>
          <w:sz w:val="24"/>
          <w:szCs w:val="24"/>
        </w:rPr>
        <w:fldChar w:fldCharType="separate"/>
      </w:r>
      <w:r w:rsidR="00A042C4" w:rsidRPr="00A042C4">
        <w:rPr>
          <w:rFonts w:ascii="Calibri" w:hAnsi="Calibri" w:cs="Calibri"/>
          <w:sz w:val="24"/>
        </w:rPr>
        <w:t>[36]</w:t>
      </w:r>
      <w:r w:rsidR="00AE616A">
        <w:rPr>
          <w:sz w:val="24"/>
          <w:szCs w:val="24"/>
        </w:rPr>
        <w:fldChar w:fldCharType="end"/>
      </w:r>
      <w:r w:rsidR="00C754E8" w:rsidRPr="00C754E8">
        <w:rPr>
          <w:sz w:val="24"/>
          <w:szCs w:val="24"/>
        </w:rPr>
        <w:t xml:space="preserve">. Variants were identified using </w:t>
      </w:r>
      <w:r w:rsidR="00AE616A">
        <w:rPr>
          <w:sz w:val="24"/>
          <w:szCs w:val="24"/>
        </w:rPr>
        <w:t xml:space="preserve">breseq (v.0.36.1) </w:t>
      </w:r>
      <w:r w:rsidR="00AE616A">
        <w:rPr>
          <w:sz w:val="24"/>
          <w:szCs w:val="24"/>
        </w:rPr>
        <w:fldChar w:fldCharType="begin"/>
      </w:r>
      <w:r w:rsidR="00A042C4">
        <w:rPr>
          <w:sz w:val="24"/>
          <w:szCs w:val="24"/>
        </w:rPr>
        <w:instrText xml:space="preserve"> ADDIN ZOTERO_ITEM CSL_CITATION {"citationID":"BfQt8DYr","properties":{"formattedCitation":"[37]","plainCitation":"[37]","noteIndex":0},"citationItems":[{"id":"3ShIdf5J/Jvz4oBO5","uris":["http://zotero.org/users/local/sgFDdPY0/items/8M754VT3"],"itemData":{"id":3239,"type":"article-journal","abstract":"Next-generation DNA sequencing (NGS) can be used to reconstruct eco-evolutionary population dynamics and to identify the genetic basis of adaptation in laboratory evolution experiments. Here, we describe how to run the open-source breseq computational pipeline to identify and annotate genetic differences found in whole-genome and whole-population NGS data from haploid microbes where a high-quality reference genome is available. These methods can also be used to analyze mutants isolated in genetic screens and to detect unintended mutations that may occur during strain construction and genome editing.","container-title":"Methods in molecular biology (Clifton, N.J.)","DOI":"10.1007/978-1-4939-0554-6_12","ISSN":"1064-3745","journalAbbreviation":"Methods Mol Biol","note":"PMID: 24838886\nPMCID: PMC4239701","page":"165-188","source":"PubMed Central","title":"Identification of mutations in laboratory evolved microbes from next-generation sequencing data using breseq","volume":"1151","author":[{"family":"Deatherage","given":"Daniel E."},{"family":"Barrick","given":"Jeffrey E."}],"issued":{"date-parts":[["2014"]]}}}],"schema":"https://github.com/citation-style-language/schema/raw/master/csl-citation.json"} </w:instrText>
      </w:r>
      <w:r w:rsidR="00AE616A">
        <w:rPr>
          <w:sz w:val="24"/>
          <w:szCs w:val="24"/>
        </w:rPr>
        <w:fldChar w:fldCharType="separate"/>
      </w:r>
      <w:r w:rsidR="00A042C4" w:rsidRPr="00A042C4">
        <w:rPr>
          <w:rFonts w:ascii="Calibri" w:hAnsi="Calibri" w:cs="Calibri"/>
          <w:sz w:val="24"/>
        </w:rPr>
        <w:t>[37]</w:t>
      </w:r>
      <w:r w:rsidR="00AE616A">
        <w:rPr>
          <w:sz w:val="24"/>
          <w:szCs w:val="24"/>
        </w:rPr>
        <w:fldChar w:fldCharType="end"/>
      </w:r>
      <w:ins w:id="73" w:author="Samuel Greenrod" w:date="2026-01-06T10:03:00Z" w16du:dateUtc="2026-01-06T10:03:00Z">
        <w:r w:rsidR="00903DE7">
          <w:rPr>
            <w:sz w:val="24"/>
            <w:szCs w:val="24"/>
          </w:rPr>
          <w:t xml:space="preserve"> </w:t>
        </w:r>
      </w:ins>
      <w:ins w:id="74" w:author="Samuel Greenrod" w:date="2026-01-06T10:12:00Z" w16du:dateUtc="2026-01-06T10:12:00Z">
        <w:r w:rsidR="008D0A16">
          <w:rPr>
            <w:sz w:val="24"/>
            <w:szCs w:val="24"/>
          </w:rPr>
          <w:t>using polymorphism mode</w:t>
        </w:r>
      </w:ins>
      <w:ins w:id="75" w:author="Samuel Greenrod" w:date="2026-01-06T10:03:00Z">
        <w:r w:rsidR="00903DE7" w:rsidRPr="00903DE7">
          <w:rPr>
            <w:sz w:val="24"/>
            <w:szCs w:val="24"/>
          </w:rPr>
          <w:t>, using the annotated ancestral genomes as a reference</w:t>
        </w:r>
      </w:ins>
      <w:r w:rsidR="00CC6BA5">
        <w:rPr>
          <w:sz w:val="24"/>
          <w:szCs w:val="24"/>
        </w:rPr>
        <w:t>.</w:t>
      </w:r>
      <w:ins w:id="76" w:author="Samuel Greenrod" w:date="2026-01-13T08:17:00Z" w16du:dateUtc="2026-01-13T08:17:00Z">
        <w:r w:rsidR="003E1E1C">
          <w:rPr>
            <w:sz w:val="24"/>
            <w:szCs w:val="24"/>
          </w:rPr>
          <w:t xml:space="preserve"> A standard </w:t>
        </w:r>
        <w:r w:rsidR="00F16214">
          <w:rPr>
            <w:sz w:val="24"/>
            <w:szCs w:val="24"/>
          </w:rPr>
          <w:t>polymorphis</w:t>
        </w:r>
      </w:ins>
      <w:ins w:id="77" w:author="Samuel Greenrod" w:date="2026-01-13T08:18:00Z" w16du:dateUtc="2026-01-13T08:18:00Z">
        <w:r w:rsidR="00F16214">
          <w:rPr>
            <w:sz w:val="24"/>
            <w:szCs w:val="24"/>
          </w:rPr>
          <w:t>m E-value was used as a threshold for variant calling (E =&lt; 10</w:t>
        </w:r>
        <w:r w:rsidR="00F16214" w:rsidRPr="00F16214">
          <w:rPr>
            <w:sz w:val="24"/>
            <w:szCs w:val="24"/>
            <w:vertAlign w:val="superscript"/>
            <w:rPrChange w:id="78" w:author="Samuel Greenrod" w:date="2026-01-13T08:18:00Z" w16du:dateUtc="2026-01-13T08:18:00Z">
              <w:rPr>
                <w:sz w:val="24"/>
                <w:szCs w:val="24"/>
              </w:rPr>
            </w:rPrChange>
          </w:rPr>
          <w:t>-2</w:t>
        </w:r>
        <w:r w:rsidR="00F16214">
          <w:rPr>
            <w:sz w:val="24"/>
            <w:szCs w:val="24"/>
          </w:rPr>
          <w:t xml:space="preserve">). </w:t>
        </w:r>
      </w:ins>
      <w:ins w:id="79" w:author="Samuel Greenrod" w:date="2026-01-13T08:19:00Z" w16du:dateUtc="2026-01-13T08:19:00Z">
        <w:r w:rsidR="00657A4C">
          <w:rPr>
            <w:sz w:val="24"/>
            <w:szCs w:val="24"/>
          </w:rPr>
          <w:t>Only variants with &gt;10% allele frequency (~100-150 read support) were analysed. Potential sequencing biases were accounted for</w:t>
        </w:r>
      </w:ins>
      <w:ins w:id="80" w:author="Samuel Greenrod" w:date="2026-01-13T08:20:00Z" w16du:dateUtc="2026-01-13T08:20:00Z">
        <w:r w:rsidR="00657A4C">
          <w:rPr>
            <w:sz w:val="24"/>
            <w:szCs w:val="24"/>
          </w:rPr>
          <w:t xml:space="preserve"> by removing </w:t>
        </w:r>
        <w:r w:rsidR="00DB128F">
          <w:rPr>
            <w:sz w:val="24"/>
            <w:szCs w:val="24"/>
          </w:rPr>
          <w:t>variants from evolved populations that co-occurred in the ancestral population.</w:t>
        </w:r>
      </w:ins>
      <w:ins w:id="81" w:author="Samuel Greenrod" w:date="2026-01-13T08:18:00Z" w16du:dateUtc="2026-01-13T08:18:00Z">
        <w:r w:rsidR="00F16214">
          <w:rPr>
            <w:sz w:val="24"/>
            <w:szCs w:val="24"/>
          </w:rPr>
          <w:t xml:space="preserve"> </w:t>
        </w:r>
      </w:ins>
      <w:del w:id="82" w:author="Samuel Greenrod" w:date="2026-01-06T09:44:00Z" w16du:dateUtc="2026-01-06T09:44:00Z">
        <w:r w:rsidR="00CC6BA5" w:rsidDel="00153A60">
          <w:rPr>
            <w:sz w:val="24"/>
            <w:szCs w:val="24"/>
          </w:rPr>
          <w:delText xml:space="preserve"> </w:delText>
        </w:r>
        <w:r w:rsidR="00C754E8" w:rsidRPr="00C754E8" w:rsidDel="00153A60">
          <w:rPr>
            <w:sz w:val="24"/>
            <w:szCs w:val="24"/>
          </w:rPr>
          <w:delText xml:space="preserve">Ancestral assemblies were annotated with </w:delText>
        </w:r>
        <w:r w:rsidR="00AE616A" w:rsidDel="00153A60">
          <w:rPr>
            <w:sz w:val="24"/>
            <w:szCs w:val="24"/>
          </w:rPr>
          <w:delText xml:space="preserve">prokka (v.1.14.5) </w:delText>
        </w:r>
        <w:r w:rsidR="00AE616A" w:rsidDel="00153A60">
          <w:rPr>
            <w:sz w:val="24"/>
            <w:szCs w:val="24"/>
          </w:rPr>
          <w:fldChar w:fldCharType="begin"/>
        </w:r>
        <w:r w:rsidR="00A75097" w:rsidDel="00153A60">
          <w:rPr>
            <w:sz w:val="24"/>
            <w:szCs w:val="24"/>
          </w:rPr>
          <w:delInstrText xml:space="preserve"> ADDIN ZOTERO_ITEM CSL_CITATION {"citationID":"wlwDOgNo","properties":{"formattedCitation":"[36]","plainCitation":"[36]","noteIndex":0},"citationItems":[{"id":3236,"uris":["http://zotero.org/users/local/sgFDdPY0/items/KGCTJJMJ"],"itemData":{"id":3236,"type":"article-journal","abstract":"Summary: The multiplex capability and high yield of current day DNA-sequencing instruments has made bacterial whole genome sequencing a routine affair. The subsequent de novo assembly of reads into contigs has been well addressed. The final step of annotating all relevant genomic features on those contigs can be achieved slowly using existing web- and email-based systems, but these are not applicable for sensitive data or integrating into computational pipelines. Here we introduce Prokka, a command line software tool to fully annotate a draft bacterial genome in about 10 min on a typical desktop computer. It produces standards-compliant output files for further analysis or viewing in genome browsers. Availability and implementation: Prokka is implemented in Perl and is freely available under an open source GPLv2 license from http://vicbioinformatics.com/ . Contact:  torsten.seemann@monash.edu","container-title":"Bioinformatics","DOI":"10.1093/bioinformatics/btu153","ISSN":"1367-4803","issue":"14","journalAbbreviation":"Bioinformatics","page":"2068-2069","source":"Silverchair","title":"Prokka: rapid prokaryotic genome annotation","title-short":"Prokka","volume":"30","author":[{"family":"Seemann","given":"Torsten"}],"issued":{"date-parts":[["2014",7,15]]}}}],"schema":"https://github.com/citation-style-language/schema/raw/master/csl-citation.json"} </w:delInstrText>
        </w:r>
        <w:r w:rsidR="00AE616A" w:rsidDel="00153A60">
          <w:rPr>
            <w:sz w:val="24"/>
            <w:szCs w:val="24"/>
          </w:rPr>
          <w:fldChar w:fldCharType="separate"/>
        </w:r>
        <w:r w:rsidR="00A75097" w:rsidRPr="00A75097" w:rsidDel="00153A60">
          <w:rPr>
            <w:rFonts w:ascii="Calibri" w:hAnsi="Calibri" w:cs="Calibri"/>
            <w:sz w:val="24"/>
          </w:rPr>
          <w:delText>[36]</w:delText>
        </w:r>
        <w:r w:rsidR="00AE616A" w:rsidDel="00153A60">
          <w:rPr>
            <w:sz w:val="24"/>
            <w:szCs w:val="24"/>
          </w:rPr>
          <w:fldChar w:fldCharType="end"/>
        </w:r>
        <w:r w:rsidR="00AE616A" w:rsidDel="00153A60">
          <w:rPr>
            <w:sz w:val="24"/>
            <w:szCs w:val="24"/>
          </w:rPr>
          <w:delText>, guided by the NCBI GenBank file for each phage (</w:delText>
        </w:r>
        <w:r w:rsidR="00AE616A" w:rsidDel="00153A60">
          <w:rPr>
            <w:rFonts w:cstheme="minorHAnsi"/>
            <w:sz w:val="24"/>
            <w:szCs w:val="24"/>
          </w:rPr>
          <w:delText>φ</w:delText>
        </w:r>
        <w:r w:rsidR="00AE616A" w:rsidDel="00153A60">
          <w:rPr>
            <w:sz w:val="24"/>
            <w:szCs w:val="24"/>
          </w:rPr>
          <w:delText xml:space="preserve">14-1: </w:delText>
        </w:r>
        <w:r w:rsidR="00AE616A" w:rsidRPr="00D5417D" w:rsidDel="00153A60">
          <w:rPr>
            <w:sz w:val="24"/>
            <w:szCs w:val="24"/>
          </w:rPr>
          <w:delText>NC_011703</w:delText>
        </w:r>
        <w:r w:rsidR="00AE616A" w:rsidDel="00153A60">
          <w:rPr>
            <w:sz w:val="24"/>
            <w:szCs w:val="24"/>
          </w:rPr>
          <w:delText xml:space="preserve">; </w:delText>
        </w:r>
        <w:r w:rsidR="00AE616A" w:rsidDel="00153A60">
          <w:rPr>
            <w:rFonts w:cstheme="minorHAnsi"/>
            <w:sz w:val="24"/>
            <w:szCs w:val="24"/>
          </w:rPr>
          <w:delText>φ</w:delText>
        </w:r>
        <w:r w:rsidR="00AE616A" w:rsidDel="00153A60">
          <w:rPr>
            <w:sz w:val="24"/>
            <w:szCs w:val="24"/>
          </w:rPr>
          <w:delText xml:space="preserve">LUZ19: </w:delText>
        </w:r>
        <w:r w:rsidR="00AE616A" w:rsidRPr="00E55883" w:rsidDel="00153A60">
          <w:rPr>
            <w:sz w:val="24"/>
            <w:szCs w:val="24"/>
          </w:rPr>
          <w:delText>NC_010326</w:delText>
        </w:r>
        <w:r w:rsidR="00AE616A" w:rsidDel="00153A60">
          <w:rPr>
            <w:sz w:val="24"/>
            <w:szCs w:val="24"/>
          </w:rPr>
          <w:delText>)</w:delText>
        </w:r>
        <w:r w:rsidR="00C754E8" w:rsidRPr="00C754E8" w:rsidDel="00153A60">
          <w:rPr>
            <w:sz w:val="24"/>
            <w:szCs w:val="24"/>
          </w:rPr>
          <w:delText>.</w:delText>
        </w:r>
      </w:del>
      <w:ins w:id="83" w:author="Samuel Greenrod" w:date="2026-01-22T18:04:00Z" w16du:dateUtc="2026-01-22T18:04:00Z">
        <w:r w:rsidR="002D5F5D">
          <w:rPr>
            <w:sz w:val="24"/>
            <w:szCs w:val="24"/>
          </w:rPr>
          <w:t xml:space="preserve"> Genetic distance between evolved populations and </w:t>
        </w:r>
      </w:ins>
      <w:ins w:id="84" w:author="Samuel Greenrod" w:date="2026-01-22T18:05:00Z" w16du:dateUtc="2026-01-22T18:05:00Z">
        <w:r w:rsidR="00BE2A71">
          <w:rPr>
            <w:sz w:val="24"/>
            <w:szCs w:val="24"/>
          </w:rPr>
          <w:t xml:space="preserve">from the ancestor was determined </w:t>
        </w:r>
        <w:r w:rsidR="001F6A51">
          <w:rPr>
            <w:sz w:val="24"/>
            <w:szCs w:val="24"/>
          </w:rPr>
          <w:t xml:space="preserve">by calculating </w:t>
        </w:r>
        <w:r w:rsidR="00BE2A71">
          <w:rPr>
            <w:sz w:val="24"/>
            <w:szCs w:val="24"/>
          </w:rPr>
          <w:t xml:space="preserve">Euclidean distances </w:t>
        </w:r>
      </w:ins>
      <w:ins w:id="85" w:author="Samuel Greenrod" w:date="2026-01-22T18:07:00Z" w16du:dateUtc="2026-01-22T18:07:00Z">
        <w:r w:rsidR="00F47D1C">
          <w:rPr>
            <w:sz w:val="24"/>
            <w:szCs w:val="24"/>
          </w:rPr>
          <w:t xml:space="preserve">between populations </w:t>
        </w:r>
      </w:ins>
      <w:ins w:id="86" w:author="Samuel Greenrod" w:date="2026-01-22T18:05:00Z" w16du:dateUtc="2026-01-22T18:05:00Z">
        <w:r w:rsidR="001F6A51">
          <w:rPr>
            <w:sz w:val="24"/>
            <w:szCs w:val="24"/>
          </w:rPr>
          <w:t>based on the freque</w:t>
        </w:r>
      </w:ins>
      <w:ins w:id="87" w:author="Samuel Greenrod" w:date="2026-01-22T18:06:00Z" w16du:dateUtc="2026-01-22T18:06:00Z">
        <w:r w:rsidR="001F6A51">
          <w:rPr>
            <w:sz w:val="24"/>
            <w:szCs w:val="24"/>
          </w:rPr>
          <w:t xml:space="preserve">ncy of variants </w:t>
        </w:r>
        <w:r w:rsidR="00E45B27">
          <w:rPr>
            <w:sz w:val="24"/>
            <w:szCs w:val="24"/>
          </w:rPr>
          <w:t xml:space="preserve">at &gt;10% allele frequency. </w:t>
        </w:r>
      </w:ins>
    </w:p>
    <w:p w14:paraId="2CBF6CAF" w14:textId="54FCB8AE" w:rsidR="00AE616A" w:rsidRDefault="00C754E8" w:rsidP="00C754E8">
      <w:pPr>
        <w:jc w:val="both"/>
        <w:rPr>
          <w:sz w:val="24"/>
          <w:szCs w:val="24"/>
        </w:rPr>
      </w:pPr>
      <w:r w:rsidRPr="00C754E8">
        <w:rPr>
          <w:sz w:val="24"/>
          <w:szCs w:val="24"/>
        </w:rPr>
        <w:t xml:space="preserve">Wild-type and resistant PAO1 genomes were assembled using </w:t>
      </w:r>
      <w:r w:rsidR="00AE616A" w:rsidRPr="00947624">
        <w:rPr>
          <w:sz w:val="24"/>
          <w:szCs w:val="24"/>
        </w:rPr>
        <w:t xml:space="preserve">Autocycler </w:t>
      </w:r>
      <w:r w:rsidR="00750BA0">
        <w:rPr>
          <w:sz w:val="24"/>
          <w:szCs w:val="24"/>
        </w:rPr>
        <w:t>(</w:t>
      </w:r>
      <w:r w:rsidR="00750BA0" w:rsidRPr="00947624">
        <w:rPr>
          <w:sz w:val="24"/>
          <w:szCs w:val="24"/>
        </w:rPr>
        <w:t>v. 0.4.0</w:t>
      </w:r>
      <w:r w:rsidR="00750BA0">
        <w:rPr>
          <w:sz w:val="24"/>
          <w:szCs w:val="24"/>
        </w:rPr>
        <w:t>)</w:t>
      </w:r>
      <w:r w:rsidR="00750BA0" w:rsidRPr="00947624">
        <w:rPr>
          <w:sz w:val="24"/>
          <w:szCs w:val="24"/>
        </w:rPr>
        <w:t xml:space="preserve"> </w:t>
      </w:r>
      <w:r w:rsidR="00AE616A">
        <w:rPr>
          <w:sz w:val="24"/>
          <w:szCs w:val="24"/>
        </w:rPr>
        <w:fldChar w:fldCharType="begin"/>
      </w:r>
      <w:r w:rsidR="00A042C4">
        <w:rPr>
          <w:sz w:val="24"/>
          <w:szCs w:val="24"/>
        </w:rPr>
        <w:instrText xml:space="preserve"> ADDIN ZOTERO_ITEM CSL_CITATION {"citationID":"gUAheIpf","properties":{"formattedCitation":"[38]","plainCitation":"[38]","noteIndex":0},"citationItems":[{"id":"3ShIdf5J/Vi0Pngw7","uris":["http://zotero.org/users/local/sgFDdPY0/items/IQZNAX2E"],"itemData":{"id":3348,"type":"article","abstract":"Motivation Long-read sequencing enables complete bacterial genome assemblies, but individual assemblers are imperfect and often produce sequence-level and structural errors. Consensus assembly using Trycycler can improve accuracy, but its lack of automation limits scalability. There is a need for an automated method to generate high-quality consensus bacterial genome assemblies from long-read data.\nResults We present Autocycler, a command-line tool for generating accurate bacterial genome assemblies by combining multiple alternative long-read assemblies of the same genome. Without requiring user input, Autocycler builds a compacted De Bruijn graph from the input assemblies, clusters and filters contigs, trims overlaps and resolves consensus sequences by selecting the most common variant at each locus. It also supports manual curation when desired, allowing users to refine assemblies in challenging or important cases. In our evaluation using Oxford Nanopore Technologies reads from five bacterial isolates, Autocycler outperformed individual assemblers, automated pipelines and other consensus tools, producing assemblies with lower error rates and improved structural accuracy.\nAvailability and implementation Autocycler is implemented in Rust, open-source and freely available at github.com/rrwick/Autocycler. It runs on Linux and macOS and is extensively documented.","DOI":"10.1101/2025.05.12.653612","language":"en","license":"© 2025, Posted by Cold Spring Harbor Laboratory. This pre-print is available under a Creative Commons License (Attribution-NonCommercial 4.0 International), CC BY-NC 4.0, as described at http://creativecommons.org/licenses/by-nc/4.0/","note":"page: 2025.05.12.653612\nsection: New Results","publisher":"bioRxiv","source":"bioRxiv","title":"Autocycler: long-read consensus assembly for bacterial genomes","title-short":"Autocycler","URL":"https://www.biorxiv.org/content/10.1101/2025.05.12.653612v1","author":[{"family":"Wick","given":"Ryan R."},{"family":"Howden","given":"Benjamin P."},{"family":"Stinear","given":"Timothy P."}],"accessed":{"date-parts":[["2025",7,29]]},"issued":{"date-parts":[["2025",5,15]]}}}],"schema":"https://github.com/citation-style-language/schema/raw/master/csl-citation.json"} </w:instrText>
      </w:r>
      <w:r w:rsidR="00AE616A">
        <w:rPr>
          <w:sz w:val="24"/>
          <w:szCs w:val="24"/>
        </w:rPr>
        <w:fldChar w:fldCharType="separate"/>
      </w:r>
      <w:r w:rsidR="00A042C4" w:rsidRPr="00A042C4">
        <w:rPr>
          <w:rFonts w:ascii="Calibri" w:hAnsi="Calibri" w:cs="Calibri"/>
          <w:sz w:val="24"/>
        </w:rPr>
        <w:t>[38]</w:t>
      </w:r>
      <w:r w:rsidR="00AE616A">
        <w:rPr>
          <w:sz w:val="24"/>
          <w:szCs w:val="24"/>
        </w:rPr>
        <w:fldChar w:fldCharType="end"/>
      </w:r>
      <w:r w:rsidR="00AE616A">
        <w:rPr>
          <w:sz w:val="24"/>
          <w:szCs w:val="24"/>
        </w:rPr>
        <w:t xml:space="preserve"> </w:t>
      </w:r>
      <w:r w:rsidRPr="00C754E8">
        <w:rPr>
          <w:sz w:val="24"/>
          <w:szCs w:val="24"/>
        </w:rPr>
        <w:t xml:space="preserve">and polished via </w:t>
      </w:r>
      <w:r w:rsidR="00AE616A" w:rsidRPr="00947624">
        <w:rPr>
          <w:sz w:val="24"/>
          <w:szCs w:val="24"/>
        </w:rPr>
        <w:t>Polypolish</w:t>
      </w:r>
      <w:r w:rsidR="00750BA0">
        <w:rPr>
          <w:sz w:val="24"/>
          <w:szCs w:val="24"/>
        </w:rPr>
        <w:t xml:space="preserve"> </w:t>
      </w:r>
      <w:r w:rsidR="00750BA0" w:rsidRPr="00947624">
        <w:rPr>
          <w:sz w:val="24"/>
          <w:szCs w:val="24"/>
        </w:rPr>
        <w:t>(v. 0.6.0)</w:t>
      </w:r>
      <w:r w:rsidR="00AE616A" w:rsidRPr="00947624">
        <w:rPr>
          <w:sz w:val="24"/>
          <w:szCs w:val="24"/>
        </w:rPr>
        <w:t xml:space="preserve"> </w:t>
      </w:r>
      <w:r w:rsidR="00AE616A">
        <w:rPr>
          <w:sz w:val="24"/>
          <w:szCs w:val="24"/>
        </w:rPr>
        <w:fldChar w:fldCharType="begin"/>
      </w:r>
      <w:r w:rsidR="00A042C4">
        <w:rPr>
          <w:sz w:val="24"/>
          <w:szCs w:val="24"/>
        </w:rPr>
        <w:instrText xml:space="preserve"> ADDIN ZOTERO_ITEM CSL_CITATION {"citationID":"SPrlQnCq","properties":{"formattedCitation":"[39]","plainCitation":"[39]","noteIndex":0},"citationItems":[{"id":"3ShIdf5J/a9v1HFVR","uris":["http://zotero.org/users/local/sgFDdPY0/items/ZK9RFZRS"],"itemData":{"id":3364,"type":"article-journal","abstract":"Long-read-only bacterial genome assemblies usually contain residual errors, most commonly homopolymer-length errors. Short-read polishing tools can use short reads to fix these errors, but most rely on short-read alignment which is unreliable in repeat regions. Errors in such regions are therefore challenging to fix and often remain after short-read polishing. Here we introduce Polypolish, a new short-read polisher which uses all-per-read alignments to repair errors in repeat sequences that other polishers cannot. Polypolish performed well in benchmarking tests using both simulated and real reads, and it almost never introduced errors during polishing. The best results were achieved by using Polypolish in combination with other short-read polishers.","container-title":"PLOS Computational Biology","DOI":"10.1371/journal.pcbi.1009802","ISSN":"1553-7358","issue":"1","journalAbbreviation":"PLOS Computational Biology","language":"en","note":"publisher: Public Library of Science","page":"e1009802","source":"PLoS Journals","title":"Polypolish: Short-read polishing of long-read bacterial genome assemblies","title-short":"Polypolish","volume":"18","author":[{"family":"Wick","given":"Ryan R."},{"family":"Holt","given":"Kathryn E."}],"issued":{"date-parts":[["2022",1,24]]}}}],"schema":"https://github.com/citation-style-language/schema/raw/master/csl-citation.json"} </w:instrText>
      </w:r>
      <w:r w:rsidR="00AE616A">
        <w:rPr>
          <w:sz w:val="24"/>
          <w:szCs w:val="24"/>
        </w:rPr>
        <w:fldChar w:fldCharType="separate"/>
      </w:r>
      <w:r w:rsidR="00A042C4" w:rsidRPr="00A042C4">
        <w:rPr>
          <w:rFonts w:ascii="Calibri" w:hAnsi="Calibri" w:cs="Calibri"/>
          <w:sz w:val="24"/>
        </w:rPr>
        <w:t>[39]</w:t>
      </w:r>
      <w:r w:rsidR="00AE616A">
        <w:rPr>
          <w:sz w:val="24"/>
          <w:szCs w:val="24"/>
        </w:rPr>
        <w:fldChar w:fldCharType="end"/>
      </w:r>
      <w:r w:rsidRPr="00C754E8">
        <w:rPr>
          <w:sz w:val="24"/>
          <w:szCs w:val="24"/>
        </w:rPr>
        <w:t xml:space="preserve">. Final assemblies were re-oriented with </w:t>
      </w:r>
      <w:r w:rsidR="00AE616A" w:rsidRPr="00947624">
        <w:rPr>
          <w:sz w:val="24"/>
          <w:szCs w:val="24"/>
        </w:rPr>
        <w:t>Dnaapler</w:t>
      </w:r>
      <w:r w:rsidR="00750BA0">
        <w:rPr>
          <w:sz w:val="24"/>
          <w:szCs w:val="24"/>
        </w:rPr>
        <w:t xml:space="preserve"> </w:t>
      </w:r>
      <w:r w:rsidR="00750BA0" w:rsidRPr="00947624">
        <w:rPr>
          <w:sz w:val="24"/>
          <w:szCs w:val="24"/>
        </w:rPr>
        <w:t>(v. 1.2.0)</w:t>
      </w:r>
      <w:r w:rsidR="00750BA0">
        <w:rPr>
          <w:sz w:val="24"/>
          <w:szCs w:val="24"/>
        </w:rPr>
        <w:t xml:space="preserve"> </w:t>
      </w:r>
      <w:r w:rsidR="00AE616A">
        <w:rPr>
          <w:sz w:val="24"/>
          <w:szCs w:val="24"/>
        </w:rPr>
        <w:t xml:space="preserve"> </w:t>
      </w:r>
      <w:r w:rsidR="00AE616A">
        <w:rPr>
          <w:sz w:val="24"/>
          <w:szCs w:val="24"/>
        </w:rPr>
        <w:fldChar w:fldCharType="begin"/>
      </w:r>
      <w:r w:rsidR="00A042C4">
        <w:rPr>
          <w:sz w:val="24"/>
          <w:szCs w:val="24"/>
        </w:rPr>
        <w:instrText xml:space="preserve"> ADDIN ZOTERO_ITEM CSL_CITATION {"citationID":"QylljoRA","properties":{"formattedCitation":"[40]","plainCitation":"[40]","noteIndex":0},"citationItems":[{"id":"3ShIdf5J/ROfUMS9P","uris":["http://zotero.org/users/local/sgFDdPY0/items/T4SGB6I9"],"itemData":{"id":3369,"type":"article-journal","abstract":"Bouras et al., (2024). Dnaapler: A tool to reorient circular microbial genomes. Journal of Open Source Software, 9(93), 5968, https://doi.org/10.21105/joss.05968","container-title":"Journal of Open Source Software","DOI":"10.21105/joss.05968","ISSN":"2475-9066","issue":"93","language":"en","page":"5968","source":"joss.theoj.org","title":"Dnaapler: A tool to reorient circular microbial genomes","title-short":"Dnaapler","volume":"9","author":[{"family":"Bouras","given":"George"},{"family":"Grigson","given":"Susanna R."},{"family":"Papudeshi","given":"Bhavya"},{"family":"Mallawaarachchi","given":"Vijini"},{"family":"Roach","given":"Michael J."}],"issued":{"date-parts":[["2024",1,11]]}}}],"schema":"https://github.com/citation-style-language/schema/raw/master/csl-citation.json"} </w:instrText>
      </w:r>
      <w:r w:rsidR="00AE616A">
        <w:rPr>
          <w:sz w:val="24"/>
          <w:szCs w:val="24"/>
        </w:rPr>
        <w:fldChar w:fldCharType="separate"/>
      </w:r>
      <w:r w:rsidR="00A042C4" w:rsidRPr="00A042C4">
        <w:rPr>
          <w:rFonts w:ascii="Calibri" w:hAnsi="Calibri" w:cs="Calibri"/>
          <w:sz w:val="24"/>
        </w:rPr>
        <w:t>[40]</w:t>
      </w:r>
      <w:r w:rsidR="00AE616A">
        <w:rPr>
          <w:sz w:val="24"/>
          <w:szCs w:val="24"/>
        </w:rPr>
        <w:fldChar w:fldCharType="end"/>
      </w:r>
      <w:r w:rsidR="00AE616A" w:rsidRPr="00947624">
        <w:rPr>
          <w:sz w:val="24"/>
          <w:szCs w:val="24"/>
        </w:rPr>
        <w:t xml:space="preserve"> </w:t>
      </w:r>
      <w:r w:rsidRPr="00C754E8">
        <w:rPr>
          <w:sz w:val="24"/>
          <w:szCs w:val="24"/>
        </w:rPr>
        <w:t>and annotated using</w:t>
      </w:r>
      <w:r w:rsidR="00AE616A">
        <w:rPr>
          <w:sz w:val="24"/>
          <w:szCs w:val="24"/>
        </w:rPr>
        <w:t xml:space="preserve"> prokka</w:t>
      </w:r>
      <w:r w:rsidRPr="00C754E8">
        <w:rPr>
          <w:sz w:val="24"/>
          <w:szCs w:val="24"/>
        </w:rPr>
        <w:t xml:space="preserve"> </w:t>
      </w:r>
      <w:r w:rsidR="00AE616A">
        <w:rPr>
          <w:sz w:val="24"/>
          <w:szCs w:val="24"/>
        </w:rPr>
        <w:t xml:space="preserve">(v.1.14.5) </w:t>
      </w:r>
      <w:r w:rsidR="00AE616A">
        <w:rPr>
          <w:sz w:val="24"/>
          <w:szCs w:val="24"/>
        </w:rPr>
        <w:fldChar w:fldCharType="begin"/>
      </w:r>
      <w:r w:rsidR="00A042C4">
        <w:rPr>
          <w:sz w:val="24"/>
          <w:szCs w:val="24"/>
        </w:rPr>
        <w:instrText xml:space="preserve"> ADDIN ZOTERO_ITEM CSL_CITATION {"citationID":"Ppg1fiVF","properties":{"formattedCitation":"[35]","plainCitation":"[35]","noteIndex":0},"citationItems":[{"id":"3ShIdf5J/MOWYI85L","uris":["http://zotero.org/users/local/sgFDdPY0/items/KGCTJJMJ"],"itemData":{"id":3236,"type":"article-journal","abstract":"Summary: The multiplex capability and high yield of current day DNA-sequencing instruments has made bacterial whole genome sequencing a routine affair. The subsequent de novo assembly of reads into contigs has been well addressed. The final step of annotating all relevant genomic features on those contigs can be achieved slowly using existing web- and email-based systems, but these are not applicable for sensitive data or integrating into computational pipelines. Here we introduce Prokka, a command line software tool to fully annotate a draft bacterial genome in about 10 min on a typical desktop computer. It produces standards-compliant output files for further analysis or viewing in genome browsers. Availability and implementation: Prokka is implemented in Perl and is freely available under an open source GPLv2 license from http://vicbioinformatics.com/ . Contact:  torsten.seemann@monash.edu","container-title":"Bioinformatics","DOI":"10.1093/bioinformatics/btu153","ISSN":"1367-4803","issue":"14","journalAbbreviation":"Bioinformatics","page":"2068-2069","source":"Silverchair","title":"Prokka: rapid prokaryotic genome annotation","title-short":"Prokka","volume":"30","author":[{"family":"Seemann","given":"Torsten"}],"issued":{"date-parts":[["2014",7,15]]}}}],"schema":"https://github.com/citation-style-language/schema/raw/master/csl-citation.json"} </w:instrText>
      </w:r>
      <w:r w:rsidR="00AE616A">
        <w:rPr>
          <w:sz w:val="24"/>
          <w:szCs w:val="24"/>
        </w:rPr>
        <w:fldChar w:fldCharType="separate"/>
      </w:r>
      <w:r w:rsidR="00A042C4" w:rsidRPr="00A042C4">
        <w:rPr>
          <w:rFonts w:ascii="Calibri" w:hAnsi="Calibri" w:cs="Calibri"/>
          <w:sz w:val="24"/>
        </w:rPr>
        <w:t>[35]</w:t>
      </w:r>
      <w:r w:rsidR="00AE616A">
        <w:rPr>
          <w:sz w:val="24"/>
          <w:szCs w:val="24"/>
        </w:rPr>
        <w:fldChar w:fldCharType="end"/>
      </w:r>
      <w:r w:rsidRPr="00C754E8">
        <w:rPr>
          <w:sz w:val="24"/>
          <w:szCs w:val="24"/>
        </w:rPr>
        <w:t xml:space="preserve">. </w:t>
      </w:r>
      <w:r w:rsidR="00AE616A" w:rsidRPr="00947624">
        <w:rPr>
          <w:sz w:val="24"/>
          <w:szCs w:val="24"/>
        </w:rPr>
        <w:t>The workflow was deployed using a Dockerised Nextflow pipeline (v. 1.0.2) available at </w:t>
      </w:r>
      <w:r w:rsidR="00AE616A" w:rsidRPr="003F6D80">
        <w:rPr>
          <w:sz w:val="24"/>
          <w:szCs w:val="24"/>
        </w:rPr>
        <w:t>https://doi.org/10.5281/zenodo.15706447</w:t>
      </w:r>
      <w:r w:rsidR="00AE616A">
        <w:rPr>
          <w:sz w:val="24"/>
          <w:szCs w:val="24"/>
        </w:rPr>
        <w:t xml:space="preserve">. </w:t>
      </w:r>
      <w:r w:rsidRPr="00C754E8">
        <w:rPr>
          <w:sz w:val="24"/>
          <w:szCs w:val="24"/>
        </w:rPr>
        <w:t xml:space="preserve">Mutations in resistant PAO1 strains were identified by mapping long reads to the wild-type assembly with </w:t>
      </w:r>
      <w:r w:rsidR="00AE616A">
        <w:rPr>
          <w:sz w:val="24"/>
          <w:szCs w:val="24"/>
        </w:rPr>
        <w:t xml:space="preserve">minimap2 (v.2.24) </w:t>
      </w:r>
      <w:r w:rsidR="00AE616A">
        <w:rPr>
          <w:sz w:val="24"/>
          <w:szCs w:val="24"/>
        </w:rPr>
        <w:fldChar w:fldCharType="begin"/>
      </w:r>
      <w:r w:rsidR="00A042C4">
        <w:rPr>
          <w:sz w:val="24"/>
          <w:szCs w:val="24"/>
        </w:rPr>
        <w:instrText xml:space="preserve"> ADDIN ZOTERO_ITEM CSL_CITATION {"citationID":"yiV4PvBi","properties":{"formattedCitation":"[41]","plainCitation":"[41]","noteIndex":0},"citationItems":[{"id":"3ShIdf5J/tFsG7hq7","uris":["http://zotero.org/users/local/sgFDdPY0/items/3LTJI8TF"],"itemData":{"id":3404,"type":"article-journal","abstract":"Recent advances in sequencing technologies promise ultra-long reads of </w:instrText>
      </w:r>
      <w:r w:rsidR="00A042C4">
        <w:rPr>
          <w:rFonts w:ascii="Cambria Math" w:hAnsi="Cambria Math" w:cs="Cambria Math"/>
          <w:sz w:val="24"/>
          <w:szCs w:val="24"/>
        </w:rPr>
        <w:instrText>∼</w:instrText>
      </w:r>
      <w:r w:rsidR="00A042C4">
        <w:rPr>
          <w:sz w:val="24"/>
          <w:szCs w:val="24"/>
        </w:rPr>
        <w:instrText xml:space="preserve">100 kb in average, full-length mRNA or cDNA reads in high throughput and genomic contigs over 100 Mb in length. Existing alignment programs are unable or inefficient to process such data at scale, which presses for the development of new alignment algorithms.Minimap2 is a general-purpose alignment program to map DNA or long mRNA sequences against a large reference database. It works with accurate short reads of ≥100 bp in length, ≥1 kb genomic reads at error rate </w:instrText>
      </w:r>
      <w:r w:rsidR="00A042C4">
        <w:rPr>
          <w:rFonts w:ascii="Cambria Math" w:hAnsi="Cambria Math" w:cs="Cambria Math"/>
          <w:sz w:val="24"/>
          <w:szCs w:val="24"/>
        </w:rPr>
        <w:instrText>∼</w:instrText>
      </w:r>
      <w:r w:rsidR="00A042C4">
        <w:rPr>
          <w:sz w:val="24"/>
          <w:szCs w:val="24"/>
        </w:rPr>
        <w:instrText xml:space="preserve">15%, full-length noisy Direct RNA or cDNA reads and assembly contigs or closely related full chromosomes of hundreds of megabases in length. Minimap2 does split-read alignment, employs concave gap cost for long insertions and deletions and introduces new heuristics to reduce spurious alignments. It is 3–4 times as fast as mainstream short-read mappers at comparable accuracy, and is ≥30 times faster than long-read genomic or cDNA mappers at higher accuracy, surpassing most aligners specialized in one type of alignment.https://github.com/lh3/minimap2Supplementary data are available at Bioinformatics online.","container-title":"Bioinformatics","DOI":"10.1093/bioinformatics/bty191","ISSN":"1367-4803","issue":"18","journalAbbreviation":"Bioinformatics","page":"3094-3100","source":"Silverchair","title":"Minimap2: pairwise alignment for nucleotide sequences","title-short":"Minimap2","volume":"34","author":[{"family":"Li","given":"Heng"}],"issued":{"date-parts":[["2018",9,15]]}}}],"schema":"https://github.com/citation-style-language/schema/raw/master/csl-citation.json"} </w:instrText>
      </w:r>
      <w:r w:rsidR="00AE616A">
        <w:rPr>
          <w:sz w:val="24"/>
          <w:szCs w:val="24"/>
        </w:rPr>
        <w:fldChar w:fldCharType="separate"/>
      </w:r>
      <w:r w:rsidR="00A042C4" w:rsidRPr="00A042C4">
        <w:rPr>
          <w:rFonts w:ascii="Calibri" w:hAnsi="Calibri" w:cs="Calibri"/>
          <w:sz w:val="24"/>
        </w:rPr>
        <w:t>[41]</w:t>
      </w:r>
      <w:r w:rsidR="00AE616A">
        <w:rPr>
          <w:sz w:val="24"/>
          <w:szCs w:val="24"/>
        </w:rPr>
        <w:fldChar w:fldCharType="end"/>
      </w:r>
      <w:r w:rsidR="00AE616A">
        <w:rPr>
          <w:sz w:val="24"/>
          <w:szCs w:val="24"/>
        </w:rPr>
        <w:t xml:space="preserve"> and variant calling with medaka (v.2.1) (</w:t>
      </w:r>
      <w:r w:rsidR="00AE616A" w:rsidRPr="003F6D80">
        <w:rPr>
          <w:sz w:val="24"/>
          <w:szCs w:val="24"/>
        </w:rPr>
        <w:t>https://github.com/nanoporetech/medaka</w:t>
      </w:r>
      <w:r w:rsidR="00AE616A">
        <w:rPr>
          <w:sz w:val="24"/>
          <w:szCs w:val="24"/>
        </w:rPr>
        <w:t>).</w:t>
      </w:r>
      <w:r w:rsidR="00CC6BA5">
        <w:rPr>
          <w:sz w:val="24"/>
          <w:szCs w:val="24"/>
        </w:rPr>
        <w:t xml:space="preserve"> All bioinformatic analyses were conducted </w:t>
      </w:r>
      <w:r w:rsidR="00CC6BA5" w:rsidRPr="00C754E8">
        <w:rPr>
          <w:sz w:val="24"/>
          <w:szCs w:val="24"/>
        </w:rPr>
        <w:t>with default parameters.</w:t>
      </w:r>
    </w:p>
    <w:p w14:paraId="569C957E" w14:textId="2F3F5C29" w:rsidR="00C754E8" w:rsidRPr="002B495C" w:rsidRDefault="00C754E8" w:rsidP="00C754E8">
      <w:pPr>
        <w:jc w:val="both"/>
        <w:rPr>
          <w:b/>
          <w:bCs/>
          <w:sz w:val="24"/>
          <w:szCs w:val="24"/>
        </w:rPr>
      </w:pPr>
      <w:r w:rsidRPr="002B495C">
        <w:rPr>
          <w:b/>
          <w:bCs/>
          <w:sz w:val="24"/>
          <w:szCs w:val="24"/>
        </w:rPr>
        <w:t>Statistical Analyses and Visualisation</w:t>
      </w:r>
    </w:p>
    <w:p w14:paraId="1E9F0943" w14:textId="0E0B316D" w:rsidR="00472ED7" w:rsidRPr="00D34923" w:rsidRDefault="00472ED7" w:rsidP="00472ED7">
      <w:pPr>
        <w:spacing w:line="276" w:lineRule="auto"/>
        <w:jc w:val="both"/>
        <w:rPr>
          <w:sz w:val="24"/>
          <w:szCs w:val="24"/>
        </w:rPr>
      </w:pPr>
      <w:r>
        <w:rPr>
          <w:sz w:val="24"/>
          <w:szCs w:val="24"/>
        </w:rPr>
        <w:t xml:space="preserve">All statistical analyses and data visualisation were conducted using packages in R (v.4.3.2) and RStudio </w:t>
      </w:r>
      <w:r>
        <w:rPr>
          <w:sz w:val="24"/>
          <w:szCs w:val="24"/>
        </w:rPr>
        <w:fldChar w:fldCharType="begin"/>
      </w:r>
      <w:r w:rsidR="00A042C4">
        <w:rPr>
          <w:sz w:val="24"/>
          <w:szCs w:val="24"/>
        </w:rPr>
        <w:instrText xml:space="preserve"> ADDIN ZOTERO_ITEM CSL_CITATION {"citationID":"h22SVQHW","properties":{"formattedCitation":"[42,43]","plainCitation":"[42,43]","noteIndex":0},"citationItems":[{"id":"3ShIdf5J/FHLsYLNI","uris":["http://zotero.org/users/local/sgFDdPY0/items/7UUTDTSU"],"itemData":{"id":931,"type":"software","event-place":"RStudio, PBC, Boston, M","publisher-place":"RStudio, PBC, Boston, M","title":"RStudio: Integrated Development for R.","URL":"http://www.rstudio.com/","author":[{"family":"RStudio Team","given":""}],"issued":{"date-parts":[["2020"]]}}},{"id":"3ShIdf5J/a8rBit7L","uris":["http://zotero.org/users/local/sgFDdPY0/items/9C76XBU4"],"itemData":{"id":930,"type":"software","event-place":"Foundation for Statistical Computing, Vienna, Austria.","publisher-place":"Foundation for Statistical Computing, Vienna, Austria.","title":"R: A language and environment for statistical computing.","URL":"https://www.R-project.org/","author":[{"family":"R Core Team","given":""}],"issued":{"date-parts":[["2021"]]}}}],"schema":"https://github.com/citation-style-language/schema/raw/master/csl-citation.json"} </w:instrText>
      </w:r>
      <w:r>
        <w:rPr>
          <w:sz w:val="24"/>
          <w:szCs w:val="24"/>
        </w:rPr>
        <w:fldChar w:fldCharType="separate"/>
      </w:r>
      <w:r w:rsidR="00A042C4" w:rsidRPr="00A042C4">
        <w:rPr>
          <w:rFonts w:ascii="Calibri" w:hAnsi="Calibri" w:cs="Calibri"/>
          <w:sz w:val="24"/>
        </w:rPr>
        <w:t>[42,43]</w:t>
      </w:r>
      <w:r>
        <w:rPr>
          <w:sz w:val="24"/>
          <w:szCs w:val="24"/>
        </w:rPr>
        <w:fldChar w:fldCharType="end"/>
      </w:r>
      <w:r>
        <w:rPr>
          <w:sz w:val="24"/>
          <w:szCs w:val="24"/>
        </w:rPr>
        <w:t xml:space="preserve">. Data wrangling was performed using “Tidyverse” (v.2.0.0) R packages </w:t>
      </w:r>
      <w:r>
        <w:rPr>
          <w:sz w:val="24"/>
          <w:szCs w:val="24"/>
        </w:rPr>
        <w:fldChar w:fldCharType="begin"/>
      </w:r>
      <w:r w:rsidR="00A042C4">
        <w:rPr>
          <w:sz w:val="24"/>
          <w:szCs w:val="24"/>
        </w:rPr>
        <w:instrText xml:space="preserve"> ADDIN ZOTERO_ITEM CSL_CITATION {"citationID":"9jZksnTm","properties":{"formattedCitation":"[44]","plainCitation":"[44]","noteIndex":0},"citationItems":[{"id":"3ShIdf5J/k2Y4wGAI","uris":["http://zotero.org/users/local/sgFDdPY0/items/5QHMX3YB"],"itemData":{"id":3658,"type":"article-journal","abstract":"Wickham et al., (2019). Welcome to the Tidyverse. Journal of Open Source Software, 4(43), 1686, https://doi.org/10.21105/joss.01686","container-title":"Journal of Open Source Software","DOI":"10.21105/joss.01686","ISSN":"2475-9066","issue":"43","language":"en","page":"1686","source":"joss.theoj.org","title":"Welcome to the Tidyverse","volume":"4","author":[{"family":"Wickham","given":"Hadley"},{"family":"Averick","given":"Mara"},{"family":"Bryan","given":"Jennifer"},{"family":"Chang","given":"Winston"},{"family":"McGowan","given":"Lucy D'Agostino"},{"family":"François","given":"Romain"},{"family":"Grolemund","given":"Garrett"},{"family":"Hayes","given":"Alex"},{"family":"Henry","given":"Lionel"},{"family":"Hester","given":"Jim"},{"family":"Kuhn","given":"Max"},{"family":"Pedersen","given":"Thomas Lin"},{"family":"Miller","given":"Evan"},{"family":"Bache","given":"Stephan Milton"},{"family":"Müller","given":"Kirill"},{"family":"Ooms","given":"Jeroen"},{"family":"Robinson","given":"David"},{"family":"Seidel","given":"Dana Paige"},{"family":"Spinu","given":"Vitalie"},{"family":"Takahashi","given":"Kohske"},{"family":"Vaughan","given":"Davis"},{"family":"Wilke","given":"Claus"},{"family":"Woo","given":"Kara"},{"family":"Yutani","given":"Hiroaki"}],"issued":{"date-parts":[["2019",11,21]]}}}],"schema":"https://github.com/citation-style-language/schema/raw/master/csl-citation.json"} </w:instrText>
      </w:r>
      <w:r>
        <w:rPr>
          <w:sz w:val="24"/>
          <w:szCs w:val="24"/>
        </w:rPr>
        <w:fldChar w:fldCharType="separate"/>
      </w:r>
      <w:r w:rsidR="00A042C4" w:rsidRPr="00A042C4">
        <w:rPr>
          <w:rFonts w:ascii="Calibri" w:hAnsi="Calibri" w:cs="Calibri"/>
          <w:sz w:val="24"/>
        </w:rPr>
        <w:t>[44]</w:t>
      </w:r>
      <w:r>
        <w:rPr>
          <w:sz w:val="24"/>
          <w:szCs w:val="24"/>
        </w:rPr>
        <w:fldChar w:fldCharType="end"/>
      </w:r>
      <w:r>
        <w:rPr>
          <w:sz w:val="24"/>
          <w:szCs w:val="24"/>
        </w:rPr>
        <w:t>.</w:t>
      </w:r>
      <w:ins w:id="88" w:author="Samuel Greenrod" w:date="2026-01-22T18:04:00Z" w16du:dateUtc="2026-01-22T18:04:00Z">
        <w:r w:rsidR="00187E93">
          <w:rPr>
            <w:sz w:val="24"/>
            <w:szCs w:val="24"/>
          </w:rPr>
          <w:t xml:space="preserve"> </w:t>
        </w:r>
      </w:ins>
      <w:r>
        <w:rPr>
          <w:sz w:val="24"/>
          <w:szCs w:val="24"/>
        </w:rPr>
        <w:t xml:space="preserve"> Phage </w:t>
      </w:r>
      <w:ins w:id="89" w:author="Samuel Greenrod" w:date="2026-02-01T21:45:00Z" w16du:dateUtc="2026-02-01T21:45:00Z">
        <w:r w:rsidR="008452A9">
          <w:rPr>
            <w:sz w:val="24"/>
            <w:szCs w:val="24"/>
          </w:rPr>
          <w:t xml:space="preserve">per-population total progeny, </w:t>
        </w:r>
      </w:ins>
      <w:r>
        <w:rPr>
          <w:sz w:val="24"/>
          <w:szCs w:val="24"/>
        </w:rPr>
        <w:t xml:space="preserve">growth </w:t>
      </w:r>
      <w:ins w:id="90" w:author="Samuel Greenrod" w:date="2026-01-22T18:06:00Z" w16du:dateUtc="2026-01-22T18:06:00Z">
        <w:r w:rsidR="00E45B27">
          <w:rPr>
            <w:sz w:val="24"/>
            <w:szCs w:val="24"/>
          </w:rPr>
          <w:t>rates</w:t>
        </w:r>
      </w:ins>
      <w:ins w:id="91" w:author="Samuel Greenrod" w:date="2026-02-01T21:45:00Z" w16du:dateUtc="2026-02-01T21:45:00Z">
        <w:r w:rsidR="008452A9">
          <w:rPr>
            <w:sz w:val="24"/>
            <w:szCs w:val="24"/>
          </w:rPr>
          <w:t>,</w:t>
        </w:r>
      </w:ins>
      <w:ins w:id="92" w:author="Samuel Greenrod" w:date="2026-01-22T18:06:00Z" w16du:dateUtc="2026-01-22T18:06:00Z">
        <w:r w:rsidR="00E45B27">
          <w:rPr>
            <w:sz w:val="24"/>
            <w:szCs w:val="24"/>
          </w:rPr>
          <w:t xml:space="preserve"> </w:t>
        </w:r>
      </w:ins>
      <w:r>
        <w:rPr>
          <w:sz w:val="24"/>
          <w:szCs w:val="24"/>
        </w:rPr>
        <w:t xml:space="preserve">and evolution rates </w:t>
      </w:r>
      <w:ins w:id="93" w:author="Samuel Greenrod" w:date="2026-01-22T18:06:00Z" w16du:dateUtc="2026-01-22T18:06:00Z">
        <w:r w:rsidR="00E45B27">
          <w:rPr>
            <w:sz w:val="24"/>
            <w:szCs w:val="24"/>
          </w:rPr>
          <w:t xml:space="preserve">(genetic distance from ancestor) </w:t>
        </w:r>
      </w:ins>
      <w:r>
        <w:rPr>
          <w:sz w:val="24"/>
          <w:szCs w:val="24"/>
        </w:rPr>
        <w:t xml:space="preserve">were compared between </w:t>
      </w:r>
      <w:r w:rsidR="0018517F">
        <w:rPr>
          <w:sz w:val="24"/>
          <w:szCs w:val="24"/>
        </w:rPr>
        <w:t>evolution treatments</w:t>
      </w:r>
      <w:r>
        <w:rPr>
          <w:sz w:val="24"/>
          <w:szCs w:val="24"/>
        </w:rPr>
        <w:t xml:space="preserve"> using linear mixed effect models with the “lme4” (v.1.1-36) R package </w:t>
      </w:r>
      <w:r>
        <w:rPr>
          <w:sz w:val="24"/>
          <w:szCs w:val="24"/>
        </w:rPr>
        <w:fldChar w:fldCharType="begin"/>
      </w:r>
      <w:r w:rsidR="00A042C4">
        <w:rPr>
          <w:sz w:val="24"/>
          <w:szCs w:val="24"/>
        </w:rPr>
        <w:instrText xml:space="preserve"> ADDIN ZOTERO_ITEM CSL_CITATION {"citationID":"AX8JON7f","properties":{"formattedCitation":"[45]","plainCitation":"[45]","noteIndex":0},"citationItems":[{"id":"3ShIdf5J/AE6EbCtS","uris":["http://zotero.org/users/local/sgFDdPY0/items/SD27NYWL"],"itemData":{"id":3660,"type":"article-journal","abstract":"Maximum likelihood or restricted maximum likelihood (REML) estimates of the parameters in linear mixed-effects models can be determined using the lmer function in the lme4 package for R. As for most model-fitting functions in R, the model is described in an lmer call by a formula, in this case including both fixed- and random-effects terms. The formula and data together determine a numerical representation of the model from which the profiled deviance or the profiled REML criterion can be evaluated as a function of some of the model parameters. The appropriate criterion is optimized, using one of the constrained optimization functions in R, to provide the parameter estimates. We describe the structure of the model, the steps in evaluating the profiled deviance or REML criterion, and the structure of classes or types that represents such a model. Sufficient detail is included to allow specialization of these structures by users who wish to write functions to fit specialized linear mixed models, such as models incorporating pedigrees or smoothing splines, that are not easily expressible in the formula language used by lmer.","container-title":"Journal of Statistical Software","DOI":"10.18637/jss.v067.i01","ISSN":"1548-7660","language":"en","license":"Copyright (c) 2015 Douglas Bates, Martin Mächler, Ben Bolker, Steve Walker","page":"1-48","source":"www.jstatsoft.org","title":"Fitting Linear Mixed-Effects Models Using lme4","volume":"67","author":[{"family":"Bates","given":"Douglas"},{"family":"Mächler","given":"Martin"},{"family":"Bolker","given":"Ben"},{"family":"Walker","given":"Steve"}],"issued":{"date-parts":[["2015",10,7]]}}}],"schema":"https://github.com/citation-style-language/schema/raw/master/csl-citation.json"} </w:instrText>
      </w:r>
      <w:r>
        <w:rPr>
          <w:sz w:val="24"/>
          <w:szCs w:val="24"/>
        </w:rPr>
        <w:fldChar w:fldCharType="separate"/>
      </w:r>
      <w:r w:rsidR="00A042C4" w:rsidRPr="00A042C4">
        <w:rPr>
          <w:rFonts w:ascii="Calibri" w:hAnsi="Calibri" w:cs="Calibri"/>
          <w:sz w:val="24"/>
        </w:rPr>
        <w:t>[45]</w:t>
      </w:r>
      <w:r>
        <w:rPr>
          <w:sz w:val="24"/>
          <w:szCs w:val="24"/>
        </w:rPr>
        <w:fldChar w:fldCharType="end"/>
      </w:r>
      <w:r>
        <w:rPr>
          <w:sz w:val="24"/>
          <w:szCs w:val="24"/>
        </w:rPr>
        <w:t xml:space="preserve"> where the response variable was </w:t>
      </w:r>
      <w:ins w:id="94" w:author="Samuel Greenrod" w:date="2026-02-01T21:45:00Z" w16du:dateUtc="2026-02-01T21:45:00Z">
        <w:r w:rsidR="008521B9">
          <w:rPr>
            <w:sz w:val="24"/>
            <w:szCs w:val="24"/>
          </w:rPr>
          <w:t xml:space="preserve">total phage progeny, </w:t>
        </w:r>
      </w:ins>
      <w:r>
        <w:rPr>
          <w:sz w:val="24"/>
          <w:szCs w:val="24"/>
        </w:rPr>
        <w:t xml:space="preserve">phage density (pfu/ml) </w:t>
      </w:r>
      <w:ins w:id="95" w:author="Samuel Greenrod" w:date="2026-01-22T17:13:00Z" w16du:dateUtc="2026-01-22T17:13:00Z">
        <w:r w:rsidR="0022136D">
          <w:rPr>
            <w:sz w:val="24"/>
            <w:szCs w:val="24"/>
          </w:rPr>
          <w:t>after 2h (</w:t>
        </w:r>
      </w:ins>
      <w:ins w:id="96" w:author="Samuel Greenrod" w:date="2026-01-22T17:14:00Z" w16du:dateUtc="2026-01-22T17:14:00Z">
        <w:r w:rsidR="0022136D" w:rsidRPr="00C41526">
          <w:rPr>
            <w:sz w:val="24"/>
            <w:szCs w:val="24"/>
          </w:rPr>
          <w:t>φ</w:t>
        </w:r>
      </w:ins>
      <w:ins w:id="97" w:author="Samuel Greenrod" w:date="2026-01-22T17:13:00Z" w16du:dateUtc="2026-01-22T17:13:00Z">
        <w:r w:rsidR="0022136D">
          <w:rPr>
            <w:sz w:val="24"/>
            <w:szCs w:val="24"/>
          </w:rPr>
          <w:t>LUZ19) or 4h (</w:t>
        </w:r>
      </w:ins>
      <w:ins w:id="98" w:author="Samuel Greenrod" w:date="2026-01-22T17:14:00Z" w16du:dateUtc="2026-01-22T17:14:00Z">
        <w:r w:rsidR="0022136D" w:rsidRPr="00C41526">
          <w:rPr>
            <w:sz w:val="24"/>
            <w:szCs w:val="24"/>
          </w:rPr>
          <w:t>φ</w:t>
        </w:r>
      </w:ins>
      <w:ins w:id="99" w:author="Samuel Greenrod" w:date="2026-01-22T17:13:00Z" w16du:dateUtc="2026-01-22T17:13:00Z">
        <w:r w:rsidR="0022136D">
          <w:rPr>
            <w:sz w:val="24"/>
            <w:szCs w:val="24"/>
          </w:rPr>
          <w:t>14-1) of growth</w:t>
        </w:r>
      </w:ins>
      <w:ins w:id="100" w:author="Samuel Greenrod" w:date="2026-02-01T22:35:00Z" w16du:dateUtc="2026-02-01T22:35:00Z">
        <w:r w:rsidR="00E30791">
          <w:rPr>
            <w:sz w:val="24"/>
            <w:szCs w:val="24"/>
          </w:rPr>
          <w:t>,</w:t>
        </w:r>
      </w:ins>
      <w:ins w:id="101" w:author="Samuel Greenrod" w:date="2026-01-22T17:13:00Z" w16du:dateUtc="2026-01-22T17:13:00Z">
        <w:r w:rsidR="0022136D">
          <w:rPr>
            <w:sz w:val="24"/>
            <w:szCs w:val="24"/>
          </w:rPr>
          <w:t xml:space="preserve"> </w:t>
        </w:r>
      </w:ins>
      <w:r>
        <w:rPr>
          <w:sz w:val="24"/>
          <w:szCs w:val="24"/>
        </w:rPr>
        <w:t xml:space="preserve">or genetic distance from ancestor, </w:t>
      </w:r>
      <w:ins w:id="102" w:author="Samuel Greenrod" w:date="2026-02-01T21:46:00Z" w16du:dateUtc="2026-02-01T21:46:00Z">
        <w:r w:rsidR="008521B9">
          <w:rPr>
            <w:sz w:val="24"/>
            <w:szCs w:val="24"/>
          </w:rPr>
          <w:t xml:space="preserve">respectively. </w:t>
        </w:r>
      </w:ins>
      <w:ins w:id="103" w:author="Samuel Greenrod" w:date="2026-02-01T22:38:00Z" w16du:dateUtc="2026-02-01T22:38:00Z">
        <w:r w:rsidR="00982894">
          <w:rPr>
            <w:sz w:val="24"/>
            <w:szCs w:val="24"/>
          </w:rPr>
          <w:t xml:space="preserve">Statistical analyses of phage growth rates are presented </w:t>
        </w:r>
      </w:ins>
      <w:ins w:id="104" w:author="Samuel Greenrod" w:date="2026-02-01T22:37:00Z" w16du:dateUtc="2026-02-01T22:37:00Z">
        <w:r w:rsidR="009C5387">
          <w:rPr>
            <w:sz w:val="24"/>
            <w:szCs w:val="24"/>
          </w:rPr>
          <w:t>in Fig. 1</w:t>
        </w:r>
      </w:ins>
      <w:ins w:id="105" w:author="Samuel Greenrod" w:date="2026-02-01T22:38:00Z" w16du:dateUtc="2026-02-01T22:38:00Z">
        <w:r w:rsidR="00982894">
          <w:rPr>
            <w:sz w:val="24"/>
            <w:szCs w:val="24"/>
          </w:rPr>
          <w:t xml:space="preserve">B and 1C. </w:t>
        </w:r>
      </w:ins>
      <w:ins w:id="106" w:author="Samuel Greenrod" w:date="2026-02-02T08:41:00Z" w16du:dateUtc="2026-02-02T08:41:00Z">
        <w:r w:rsidR="00C45737">
          <w:rPr>
            <w:sz w:val="24"/>
            <w:szCs w:val="24"/>
          </w:rPr>
          <w:t xml:space="preserve">Estimates </w:t>
        </w:r>
        <w:r w:rsidR="00444B48">
          <w:rPr>
            <w:sz w:val="24"/>
            <w:szCs w:val="24"/>
          </w:rPr>
          <w:t>are provided in log</w:t>
        </w:r>
        <w:r w:rsidR="00444B48" w:rsidRPr="00444B48">
          <w:rPr>
            <w:sz w:val="24"/>
            <w:szCs w:val="24"/>
            <w:vertAlign w:val="subscript"/>
            <w:rPrChange w:id="107" w:author="Samuel Greenrod" w:date="2026-02-02T08:41:00Z" w16du:dateUtc="2026-02-02T08:41:00Z">
              <w:rPr>
                <w:sz w:val="24"/>
                <w:szCs w:val="24"/>
              </w:rPr>
            </w:rPrChange>
          </w:rPr>
          <w:t xml:space="preserve">10 </w:t>
        </w:r>
        <w:r w:rsidR="00444B48">
          <w:rPr>
            <w:sz w:val="24"/>
            <w:szCs w:val="24"/>
          </w:rPr>
          <w:t xml:space="preserve">units as phage densities were logged prior to analysis to meet statistical assumptions. </w:t>
        </w:r>
      </w:ins>
      <w:ins w:id="108" w:author="Samuel Greenrod" w:date="2026-02-02T08:42:00Z" w16du:dateUtc="2026-02-02T08:42:00Z">
        <w:r w:rsidR="00444B48">
          <w:rPr>
            <w:sz w:val="24"/>
            <w:szCs w:val="24"/>
          </w:rPr>
          <w:t>E</w:t>
        </w:r>
      </w:ins>
      <w:del w:id="109" w:author="Samuel Greenrod" w:date="2026-02-01T21:46:00Z" w16du:dateUtc="2026-02-01T21:46:00Z">
        <w:r w:rsidDel="008521B9">
          <w:rPr>
            <w:sz w:val="24"/>
            <w:szCs w:val="24"/>
          </w:rPr>
          <w:delText>t</w:delText>
        </w:r>
      </w:del>
      <w:del w:id="110" w:author="Samuel Greenrod" w:date="2026-02-02T08:42:00Z" w16du:dateUtc="2026-02-02T08:42:00Z">
        <w:r w:rsidDel="00444B48">
          <w:rPr>
            <w:sz w:val="24"/>
            <w:szCs w:val="24"/>
          </w:rPr>
          <w:delText>he e</w:delText>
        </w:r>
      </w:del>
      <w:r>
        <w:rPr>
          <w:sz w:val="24"/>
          <w:szCs w:val="24"/>
        </w:rPr>
        <w:t>xplanatory variables were an interaction term between evol</w:t>
      </w:r>
      <w:r w:rsidR="0018517F">
        <w:rPr>
          <w:sz w:val="24"/>
          <w:szCs w:val="24"/>
        </w:rPr>
        <w:t xml:space="preserve">ution treatment </w:t>
      </w:r>
      <w:r>
        <w:rPr>
          <w:sz w:val="24"/>
          <w:szCs w:val="24"/>
        </w:rPr>
        <w:t xml:space="preserve">and temperature, and batch </w:t>
      </w:r>
      <w:ins w:id="111" w:author="Samuel Greenrod" w:date="2026-01-22T17:22:00Z" w16du:dateUtc="2026-01-22T17:22:00Z">
        <w:r w:rsidR="002823B2">
          <w:rPr>
            <w:sz w:val="24"/>
            <w:szCs w:val="24"/>
          </w:rPr>
          <w:t xml:space="preserve">(technical replicate) </w:t>
        </w:r>
      </w:ins>
      <w:r>
        <w:rPr>
          <w:sz w:val="24"/>
          <w:szCs w:val="24"/>
        </w:rPr>
        <w:t xml:space="preserve">was a random effect. </w:t>
      </w:r>
      <w:del w:id="112" w:author="Samuel Greenrod" w:date="2026-01-22T18:04:00Z" w16du:dateUtc="2026-01-22T18:04:00Z">
        <w:r w:rsidDel="00187E93">
          <w:rPr>
            <w:sz w:val="24"/>
            <w:szCs w:val="24"/>
          </w:rPr>
          <w:delText xml:space="preserve"> </w:delText>
        </w:r>
      </w:del>
      <w:ins w:id="113" w:author="Samuel Greenrod" w:date="2026-01-22T18:06:00Z" w16du:dateUtc="2026-01-22T18:06:00Z">
        <w:r w:rsidR="00E45B27">
          <w:rPr>
            <w:sz w:val="24"/>
            <w:szCs w:val="24"/>
          </w:rPr>
          <w:t xml:space="preserve">Genetic distance from ancestor was determined </w:t>
        </w:r>
      </w:ins>
      <w:ins w:id="114" w:author="Samuel Greenrod" w:date="2026-01-22T18:07:00Z" w16du:dateUtc="2026-01-22T18:07:00Z">
        <w:r w:rsidR="00F47D1C">
          <w:rPr>
            <w:sz w:val="24"/>
            <w:szCs w:val="24"/>
          </w:rPr>
          <w:t xml:space="preserve">by </w:t>
        </w:r>
      </w:ins>
      <w:ins w:id="115" w:author="Samuel Greenrod" w:date="2026-01-22T18:06:00Z" w16du:dateUtc="2026-01-22T18:06:00Z">
        <w:r w:rsidR="00E45B27">
          <w:rPr>
            <w:sz w:val="24"/>
            <w:szCs w:val="24"/>
          </w:rPr>
          <w:t xml:space="preserve">using the </w:t>
        </w:r>
      </w:ins>
      <w:ins w:id="116" w:author="Samuel Greenrod" w:date="2026-01-22T18:07:00Z" w16du:dateUtc="2026-01-22T18:07:00Z">
        <w:r w:rsidR="00F47D1C">
          <w:rPr>
            <w:sz w:val="24"/>
            <w:szCs w:val="24"/>
          </w:rPr>
          <w:t>”dist” function in the “stats”</w:t>
        </w:r>
      </w:ins>
      <w:ins w:id="117" w:author="Samuel Greenrod" w:date="2026-01-22T18:08:00Z" w16du:dateUtc="2026-01-22T18:08:00Z">
        <w:r w:rsidR="0021772F">
          <w:rPr>
            <w:sz w:val="24"/>
            <w:szCs w:val="24"/>
          </w:rPr>
          <w:t xml:space="preserve"> (v.4.5.2)</w:t>
        </w:r>
      </w:ins>
      <w:ins w:id="118" w:author="Samuel Greenrod" w:date="2026-01-22T18:07:00Z" w16du:dateUtc="2026-01-22T18:07:00Z">
        <w:r w:rsidR="00F47D1C">
          <w:rPr>
            <w:sz w:val="24"/>
            <w:szCs w:val="24"/>
          </w:rPr>
          <w:t xml:space="preserve"> R package</w:t>
        </w:r>
      </w:ins>
      <w:ins w:id="119" w:author="Samuel Greenrod" w:date="2026-01-22T18:08:00Z" w16du:dateUtc="2026-01-22T18:08:00Z">
        <w:r w:rsidR="00F114F8">
          <w:rPr>
            <w:sz w:val="24"/>
            <w:szCs w:val="24"/>
          </w:rPr>
          <w:t xml:space="preserve"> </w:t>
        </w:r>
      </w:ins>
      <w:r w:rsidR="00F114F8">
        <w:rPr>
          <w:sz w:val="24"/>
          <w:szCs w:val="24"/>
        </w:rPr>
        <w:fldChar w:fldCharType="begin"/>
      </w:r>
      <w:r w:rsidR="00A042C4">
        <w:rPr>
          <w:sz w:val="24"/>
          <w:szCs w:val="24"/>
        </w:rPr>
        <w:instrText xml:space="preserve"> ADDIN ZOTERO_ITEM CSL_CITATION {"citationID":"tDPf2hTi","properties":{"formattedCitation":"[46]","plainCitation":"[46]","noteIndex":0},"citationItems":[{"id":482,"uris":["http://zotero.org/users/local/DFrpJgFp/items/L7AIXIP7"],"itemData":{"id":482,"type":"webpage","language":"en","title":"stats-package: The R Stats Package","title-short":"stats-package","URL":"https://rdrr.io/r/stats/stats-package.html","accessed":{"date-parts":[["2026",1,22]]}}}],"schema":"https://github.com/citation-style-language/schema/raw/master/csl-citation.json"} </w:instrText>
      </w:r>
      <w:r w:rsidR="00F114F8">
        <w:rPr>
          <w:sz w:val="24"/>
          <w:szCs w:val="24"/>
        </w:rPr>
        <w:fldChar w:fldCharType="separate"/>
      </w:r>
      <w:r w:rsidR="00A042C4" w:rsidRPr="00A042C4">
        <w:rPr>
          <w:rFonts w:ascii="Calibri" w:hAnsi="Calibri" w:cs="Calibri"/>
          <w:sz w:val="24"/>
        </w:rPr>
        <w:t>[46]</w:t>
      </w:r>
      <w:r w:rsidR="00F114F8">
        <w:rPr>
          <w:sz w:val="24"/>
          <w:szCs w:val="24"/>
        </w:rPr>
        <w:fldChar w:fldCharType="end"/>
      </w:r>
      <w:ins w:id="120" w:author="Samuel Greenrod" w:date="2026-01-22T18:07:00Z" w16du:dateUtc="2026-01-22T18:07:00Z">
        <w:r w:rsidR="00F47D1C">
          <w:rPr>
            <w:sz w:val="24"/>
            <w:szCs w:val="24"/>
          </w:rPr>
          <w:t xml:space="preserve">. </w:t>
        </w:r>
      </w:ins>
      <w:ins w:id="121" w:author="Samuel Greenrod" w:date="2026-01-22T17:26:00Z" w16du:dateUtc="2026-01-22T17:26:00Z">
        <w:r w:rsidR="000A0C40">
          <w:rPr>
            <w:sz w:val="24"/>
            <w:szCs w:val="24"/>
          </w:rPr>
          <w:t>Pairwise</w:t>
        </w:r>
      </w:ins>
      <w:ins w:id="122" w:author="Samuel Greenrod" w:date="2026-01-22T17:25:00Z" w16du:dateUtc="2026-01-22T17:25:00Z">
        <w:r w:rsidR="002B17AF">
          <w:rPr>
            <w:sz w:val="24"/>
            <w:szCs w:val="24"/>
          </w:rPr>
          <w:t xml:space="preserve"> comparisons </w:t>
        </w:r>
      </w:ins>
      <w:ins w:id="123" w:author="Samuel Greenrod" w:date="2026-01-22T17:26:00Z" w16du:dateUtc="2026-01-22T17:26:00Z">
        <w:r w:rsidR="000A0C40">
          <w:rPr>
            <w:sz w:val="24"/>
            <w:szCs w:val="24"/>
          </w:rPr>
          <w:t xml:space="preserve">between populations were determined </w:t>
        </w:r>
        <w:r w:rsidR="00307EFC">
          <w:rPr>
            <w:sz w:val="24"/>
            <w:szCs w:val="24"/>
          </w:rPr>
          <w:t>for each temperature separa</w:t>
        </w:r>
      </w:ins>
      <w:ins w:id="124" w:author="Samuel Greenrod" w:date="2026-01-22T17:27:00Z" w16du:dateUtc="2026-01-22T17:27:00Z">
        <w:r w:rsidR="00307EFC">
          <w:rPr>
            <w:sz w:val="24"/>
            <w:szCs w:val="24"/>
          </w:rPr>
          <w:t xml:space="preserve">tely </w:t>
        </w:r>
      </w:ins>
      <w:ins w:id="125" w:author="Samuel Greenrod" w:date="2026-01-22T17:26:00Z" w16du:dateUtc="2026-01-22T17:26:00Z">
        <w:r w:rsidR="000A0C40">
          <w:rPr>
            <w:sz w:val="24"/>
            <w:szCs w:val="24"/>
          </w:rPr>
          <w:t xml:space="preserve">using the “emmeans” </w:t>
        </w:r>
      </w:ins>
      <w:ins w:id="126" w:author="Samuel Greenrod" w:date="2026-01-22T17:27:00Z" w16du:dateUtc="2026-01-22T17:27:00Z">
        <w:r w:rsidR="00FF26A2">
          <w:rPr>
            <w:sz w:val="24"/>
            <w:szCs w:val="24"/>
          </w:rPr>
          <w:t xml:space="preserve">(v.2.0.0) </w:t>
        </w:r>
      </w:ins>
      <w:r w:rsidR="005E17B7">
        <w:rPr>
          <w:sz w:val="24"/>
          <w:szCs w:val="24"/>
        </w:rPr>
        <w:fldChar w:fldCharType="begin"/>
      </w:r>
      <w:r w:rsidR="00A042C4">
        <w:rPr>
          <w:sz w:val="24"/>
          <w:szCs w:val="24"/>
        </w:rPr>
        <w:instrText xml:space="preserve"> ADDIN ZOTERO_ITEM CSL_CITATION {"citationID":"nW5AuAcZ","properties":{"formattedCitation":"[47]","plainCitation":"[47]","noteIndex":0},"citationItems":[{"id":480,"uris":["http://zotero.org/users/local/DFrpJgFp/items/7GV3KVJW"],"itemData":{"id":480,"type":"webpage","abstract":"Obtain estimated marginal means (EMMs) for many linear, generalized linear, and mixed models. Compute contrasts or linear functions of EMMs, trends, and comparisons of slopes. Plots and other displays. Least-squares means are discussed, and the term \"estimated marginal means\" is suggested, in Searle, Speed, and Milliken (1980) Population marginal means in the linear model: An alternative to least squares means, The American Statistician 34(4), 216-221 &amp;lt;&lt;a href=\"https://doi.org/10.1080%2F00031305.1980.10483031\" target=\"_top\"&gt;doi:10.1080/00031305.1980.10483031&lt;/a&gt;&amp;gt;.","publisher":"Comprehensive R Archive Network (CRAN)","title":"Estimated Marginal Means, aka Least-Squares Means [R package emmeans version 2.0.1]","URL":"https://CRAN.R-project.org/package=emmeans","accessed":{"date-parts":[["2026",1,22]]},"issued":{"date-parts":[["2025",12,16]]}}}],"schema":"https://github.com/citation-style-language/schema/raw/master/csl-citation.json"} </w:instrText>
      </w:r>
      <w:r w:rsidR="005E17B7">
        <w:rPr>
          <w:sz w:val="24"/>
          <w:szCs w:val="24"/>
        </w:rPr>
        <w:fldChar w:fldCharType="separate"/>
      </w:r>
      <w:r w:rsidR="00A042C4" w:rsidRPr="00A042C4">
        <w:rPr>
          <w:rFonts w:ascii="Calibri" w:hAnsi="Calibri" w:cs="Calibri"/>
          <w:sz w:val="24"/>
        </w:rPr>
        <w:t>[47]</w:t>
      </w:r>
      <w:r w:rsidR="005E17B7">
        <w:rPr>
          <w:sz w:val="24"/>
          <w:szCs w:val="24"/>
        </w:rPr>
        <w:fldChar w:fldCharType="end"/>
      </w:r>
      <w:ins w:id="127" w:author="Samuel Greenrod" w:date="2026-01-22T17:29:00Z" w16du:dateUtc="2026-01-22T17:29:00Z">
        <w:r w:rsidR="005E17B7">
          <w:rPr>
            <w:sz w:val="24"/>
            <w:szCs w:val="24"/>
          </w:rPr>
          <w:t xml:space="preserve"> </w:t>
        </w:r>
      </w:ins>
      <w:ins w:id="128" w:author="Samuel Greenrod" w:date="2026-01-22T17:26:00Z" w16du:dateUtc="2026-01-22T17:26:00Z">
        <w:r w:rsidR="000A0C40">
          <w:rPr>
            <w:sz w:val="24"/>
            <w:szCs w:val="24"/>
          </w:rPr>
          <w:t>R package</w:t>
        </w:r>
      </w:ins>
      <w:ins w:id="129" w:author="Samuel Greenrod" w:date="2026-01-22T17:27:00Z" w16du:dateUtc="2026-01-22T17:27:00Z">
        <w:r w:rsidR="00307EFC">
          <w:rPr>
            <w:sz w:val="24"/>
            <w:szCs w:val="24"/>
          </w:rPr>
          <w:t xml:space="preserve">. </w:t>
        </w:r>
      </w:ins>
      <w:ins w:id="130" w:author="Samuel Greenrod" w:date="2026-01-22T17:25:00Z" w16du:dateUtc="2026-01-22T17:25:00Z">
        <w:r w:rsidR="002B17AF">
          <w:rPr>
            <w:sz w:val="24"/>
            <w:szCs w:val="24"/>
          </w:rPr>
          <w:t xml:space="preserve">Separate models were run for each phage. </w:t>
        </w:r>
      </w:ins>
      <w:r>
        <w:rPr>
          <w:sz w:val="24"/>
          <w:szCs w:val="24"/>
        </w:rPr>
        <w:t>Within-group variation in genetic distance from ancestor was analysed using Levene’s test</w:t>
      </w:r>
      <w:r w:rsidR="000875A2">
        <w:rPr>
          <w:sz w:val="24"/>
          <w:szCs w:val="24"/>
        </w:rPr>
        <w:t>.</w:t>
      </w:r>
      <w:r>
        <w:rPr>
          <w:sz w:val="24"/>
          <w:szCs w:val="24"/>
        </w:rPr>
        <w:t xml:space="preserve"> The prevalence of unique compared to shared mutations across evol</w:t>
      </w:r>
      <w:r w:rsidR="0018517F">
        <w:rPr>
          <w:sz w:val="24"/>
          <w:szCs w:val="24"/>
        </w:rPr>
        <w:t xml:space="preserve">ution treatments </w:t>
      </w:r>
      <w:r>
        <w:rPr>
          <w:sz w:val="24"/>
          <w:szCs w:val="24"/>
        </w:rPr>
        <w:t xml:space="preserve">was analysed using Fisher’s exact test. Phage genetic distance </w:t>
      </w:r>
      <w:r>
        <w:rPr>
          <w:sz w:val="24"/>
          <w:szCs w:val="24"/>
        </w:rPr>
        <w:lastRenderedPageBreak/>
        <w:t>between groups was also compared by constructing neighbour-joining trees based on Euclidean genetic distance</w:t>
      </w:r>
      <w:r w:rsidR="00B6478B">
        <w:rPr>
          <w:sz w:val="24"/>
          <w:szCs w:val="24"/>
        </w:rPr>
        <w:t xml:space="preserve"> using the “ggtree” (v.3.10.1) R package </w:t>
      </w:r>
      <w:r w:rsidR="00B6478B">
        <w:rPr>
          <w:sz w:val="24"/>
          <w:szCs w:val="24"/>
        </w:rPr>
        <w:fldChar w:fldCharType="begin"/>
      </w:r>
      <w:r w:rsidR="00A042C4">
        <w:rPr>
          <w:sz w:val="24"/>
          <w:szCs w:val="24"/>
        </w:rPr>
        <w:instrText xml:space="preserve"> ADDIN ZOTERO_ITEM CSL_CITATION {"citationID":"rOk7Ybvi","properties":{"formattedCitation":"[48]","plainCitation":"[48]","noteIndex":0},"citationItems":[{"id":"3ShIdf5J/CIrbZonS","uris":["http://zotero.org/users/local/sgFDdPY0/items/6ULA7CJJ"],"itemData":{"id":237,"type":"article-journal","abstract":"We present an r package, ggtree, which provides programmable visualization and annotation of phylogenetic trees. ggtree can read more tree file formats than other softwares, including newick, nexus, NHX, phylip and jplace formats, and support visualization of phylo, multiphylo, phylo4, phylo4d, obkdata and phyloseq tree objects defined in other r packages. It can also extract the tree/branch/node-specific and other data from the analysis outputs of beast, epa, hyphy, paml, phylodog, pplacer, r8s, raxml and revbayes software, and allows using these data to annotate the tree. The package allows colouring and annotation of a tree by numerical/categorical node attributes, manipulating a tree by rotating, collapsing and zooming out clades, highlighting user selected clades or operational taxonomic units and exploration of a large tree by zooming into a selected portion. A two-dimensional tree can be drawn by scaling the tree width based on an attribute of the nodes. A tree can be annotated with an associated numerical matrix (as a heat map), multiple sequence alignment, subplots or silhouette images. The package ggtree is released under the artistic-2.0 license. The source code and documents are freely available through bioconductor (http://www.bioconductor.org/packages/ggtree).","container-title":"Methods in Ecology and Evolution","DOI":"https://doi.org/10.1111/2041-210X.12628","ISSN":"2041-210X","issue":"1","language":"en","license":"© 2016 The Authors. Methods in Ecology and Evolution © 2016 British Ecological Society","note":"_eprint: https://besjournals.onlinelibrary.wiley.com/doi/pdf/10.1111/2041-210X.12628","page":"28-36","source":"Wiley Online Library","title":"ggtree: an r package for visualization and annotation of phylogenetic trees with their covariates and other associated data","title-short":"ggtree","volume":"8","author":[{"family":"Yu","given":"Guangchuang"},{"family":"Smith","given":"David K."},{"family":"Zhu","given":"Huachen"},{"family":"Guan","given":"Yi"},{"family":"Lam","given":"Tommy Tsan-Yuk"}],"issued":{"date-parts":[["2017"]]}}}],"schema":"https://github.com/citation-style-language/schema/raw/master/csl-citation.json"} </w:instrText>
      </w:r>
      <w:r w:rsidR="00B6478B">
        <w:rPr>
          <w:sz w:val="24"/>
          <w:szCs w:val="24"/>
        </w:rPr>
        <w:fldChar w:fldCharType="separate"/>
      </w:r>
      <w:r w:rsidR="00A042C4" w:rsidRPr="00A042C4">
        <w:rPr>
          <w:rFonts w:ascii="Calibri" w:hAnsi="Calibri" w:cs="Calibri"/>
          <w:sz w:val="24"/>
        </w:rPr>
        <w:t>[48]</w:t>
      </w:r>
      <w:r w:rsidR="00B6478B">
        <w:rPr>
          <w:sz w:val="24"/>
          <w:szCs w:val="24"/>
        </w:rPr>
        <w:fldChar w:fldCharType="end"/>
      </w:r>
      <w:r>
        <w:rPr>
          <w:sz w:val="24"/>
          <w:szCs w:val="24"/>
        </w:rPr>
        <w:t xml:space="preserve">. Data and code used in analyses can be found at </w:t>
      </w:r>
      <w:r w:rsidRPr="003F6D80">
        <w:rPr>
          <w:sz w:val="24"/>
          <w:szCs w:val="24"/>
        </w:rPr>
        <w:t>https://github.com/SamuelGreenrod/Evol_fluctuating</w:t>
      </w:r>
      <w:r w:rsidRPr="00517F13">
        <w:rPr>
          <w:sz w:val="24"/>
          <w:szCs w:val="24"/>
        </w:rPr>
        <w:t>.</w:t>
      </w:r>
    </w:p>
    <w:p w14:paraId="1EE99590" w14:textId="77777777" w:rsidR="005B1C68" w:rsidRPr="00F07F61" w:rsidRDefault="005B1C68" w:rsidP="00F07F61">
      <w:pPr>
        <w:jc w:val="both"/>
        <w:rPr>
          <w:rFonts w:cstheme="minorHAnsi"/>
          <w:sz w:val="24"/>
          <w:szCs w:val="24"/>
        </w:rPr>
      </w:pPr>
    </w:p>
    <w:p w14:paraId="578EAF6B" w14:textId="779C48F7" w:rsidR="00F73687" w:rsidRPr="00143998" w:rsidRDefault="00F73687" w:rsidP="00F07F61">
      <w:pPr>
        <w:jc w:val="both"/>
        <w:rPr>
          <w:rFonts w:cstheme="minorHAnsi"/>
          <w:b/>
          <w:bCs/>
          <w:sz w:val="28"/>
          <w:szCs w:val="28"/>
        </w:rPr>
      </w:pPr>
      <w:r w:rsidRPr="00143998">
        <w:rPr>
          <w:rFonts w:cstheme="minorHAnsi"/>
          <w:b/>
          <w:bCs/>
          <w:sz w:val="28"/>
          <w:szCs w:val="28"/>
        </w:rPr>
        <w:t>Results</w:t>
      </w:r>
    </w:p>
    <w:p w14:paraId="457AA316" w14:textId="2ADEA863" w:rsidR="00DD0CDB" w:rsidRPr="00F07F61" w:rsidRDefault="00F06954" w:rsidP="00F07F61">
      <w:pPr>
        <w:jc w:val="both"/>
        <w:rPr>
          <w:rFonts w:cstheme="minorHAnsi"/>
          <w:b/>
          <w:bCs/>
          <w:sz w:val="24"/>
          <w:szCs w:val="24"/>
        </w:rPr>
      </w:pPr>
      <w:bookmarkStart w:id="131" w:name="_Hlk208589233"/>
      <w:r>
        <w:rPr>
          <w:rFonts w:cstheme="minorHAnsi"/>
          <w:b/>
          <w:bCs/>
          <w:sz w:val="24"/>
          <w:szCs w:val="24"/>
        </w:rPr>
        <w:t>Fluctuating temperatures</w:t>
      </w:r>
      <w:r w:rsidR="00291CB0">
        <w:rPr>
          <w:rFonts w:cstheme="minorHAnsi"/>
          <w:b/>
          <w:bCs/>
          <w:sz w:val="24"/>
          <w:szCs w:val="24"/>
        </w:rPr>
        <w:t xml:space="preserve"> select for generalist phenotypes</w:t>
      </w:r>
      <w:r w:rsidR="002C0D74">
        <w:rPr>
          <w:rFonts w:cstheme="minorHAnsi"/>
          <w:b/>
          <w:bCs/>
          <w:sz w:val="24"/>
          <w:szCs w:val="24"/>
        </w:rPr>
        <w:t xml:space="preserve"> in monoculture</w:t>
      </w:r>
    </w:p>
    <w:bookmarkEnd w:id="131"/>
    <w:p w14:paraId="2E33167C" w14:textId="63219C16" w:rsidR="000259FD" w:rsidRPr="00F07F61" w:rsidRDefault="00143998" w:rsidP="00F07F61">
      <w:pPr>
        <w:jc w:val="both"/>
        <w:rPr>
          <w:rFonts w:cstheme="minorHAnsi"/>
          <w:sz w:val="24"/>
          <w:szCs w:val="24"/>
        </w:rPr>
      </w:pPr>
      <w:r>
        <w:rPr>
          <w:rFonts w:cstheme="minorHAnsi"/>
          <w:sz w:val="24"/>
          <w:szCs w:val="24"/>
        </w:rPr>
        <w:t xml:space="preserve">Fluctuating environments </w:t>
      </w:r>
      <w:r w:rsidR="00D92750">
        <w:rPr>
          <w:rFonts w:cstheme="minorHAnsi"/>
          <w:sz w:val="24"/>
          <w:szCs w:val="24"/>
        </w:rPr>
        <w:t>can favour</w:t>
      </w:r>
      <w:r>
        <w:rPr>
          <w:rFonts w:cstheme="minorHAnsi"/>
          <w:sz w:val="24"/>
          <w:szCs w:val="24"/>
        </w:rPr>
        <w:t xml:space="preserve"> generalists </w:t>
      </w:r>
      <w:r w:rsidR="00D92750">
        <w:rPr>
          <w:rFonts w:cstheme="minorHAnsi"/>
          <w:sz w:val="24"/>
          <w:szCs w:val="24"/>
        </w:rPr>
        <w:t>with</w:t>
      </w:r>
      <w:r>
        <w:rPr>
          <w:rFonts w:cstheme="minorHAnsi"/>
          <w:sz w:val="24"/>
          <w:szCs w:val="24"/>
        </w:rPr>
        <w:t xml:space="preserve"> intermediate phenotypes across conditions </w:t>
      </w:r>
      <w:r>
        <w:rPr>
          <w:rFonts w:cstheme="minorHAnsi"/>
          <w:sz w:val="24"/>
          <w:szCs w:val="24"/>
        </w:rPr>
        <w:fldChar w:fldCharType="begin"/>
      </w:r>
      <w:r w:rsidR="00BF0BEE">
        <w:rPr>
          <w:rFonts w:cstheme="minorHAnsi"/>
          <w:sz w:val="24"/>
          <w:szCs w:val="24"/>
        </w:rPr>
        <w:instrText xml:space="preserve"> ADDIN ZOTERO_ITEM CSL_CITATION {"citationID":"81jzOsf3","properties":{"formattedCitation":"[1]","plainCitation":"[1]","noteIndex":0},"citationItems":[{"id":"3ShIdf5J/Lz0xuPrW","uris":["http://zotero.org/users/local/sgFDdPY0/items/J3YVC7UI"],"itemData":{"id":1960,"type":"article-journal","abstract":"Environmental heterogeneity may be a general explanation for both the quantity of genetic variation in populations and the ecological niche width of individuals. To evaluate this hypothesis, I review the literature on selection experiments in heterogeneous environments. The niche width usually – but not invariably – evolves to match the amount of environmental variation, specialists evolving in homogeneous environments and generalists evolving in heterogeneous environments. The genetics of niche width are more complex than has previously been recognized, particularly with respect to the magnitude of costs of adaptation and the putative constraints on the evolution of generalists. Genetic variation in fitness is more readily maintained in heterogeneous environments than in homogeneous environments and this diversity is often stably maintained through negative frequency-dependent selection. Moreover environmental heterogeneity appears to be a plausible mechanism for at least two well-known patterns of species diversity at the landscape scale. I conclude that environmental heterogeneity is a plausible and possibly very general explanation for diversity across the range of scales from individuals to landscapes.","container-title":"Journal of Evolutionary Biology","DOI":"10.1046/j.1420-9101.2002.00377.x","ISSN":"1420-9101","issue":"2","language":"en","note":"_eprint: https://onlinelibrary.wiley.com/doi/pdf/10.1046/j.1420-9101.2002.00377.x","page":"173-190","source":"Wiley Online Library","title":"The experimental evolution of specialists, generalists, and the maintenance of diversity","volume":"15","author":[{"family":"Kassen","given":"R."}],"issued":{"date-parts":[["2002"]]}}}],"schema":"https://github.com/citation-style-language/schema/raw/master/csl-citation.json"} </w:instrText>
      </w:r>
      <w:r>
        <w:rPr>
          <w:rFonts w:cstheme="minorHAnsi"/>
          <w:sz w:val="24"/>
          <w:szCs w:val="24"/>
        </w:rPr>
        <w:fldChar w:fldCharType="separate"/>
      </w:r>
      <w:r w:rsidR="00DA502E" w:rsidRPr="00DA502E">
        <w:rPr>
          <w:rFonts w:ascii="Calibri" w:hAnsi="Calibri" w:cs="Calibri"/>
          <w:sz w:val="24"/>
        </w:rPr>
        <w:t>[1]</w:t>
      </w:r>
      <w:r>
        <w:rPr>
          <w:rFonts w:cstheme="minorHAnsi"/>
          <w:sz w:val="24"/>
          <w:szCs w:val="24"/>
        </w:rPr>
        <w:fldChar w:fldCharType="end"/>
      </w:r>
      <w:r w:rsidR="000259FD" w:rsidRPr="00F07F61">
        <w:rPr>
          <w:rFonts w:cstheme="minorHAnsi"/>
          <w:sz w:val="24"/>
          <w:szCs w:val="24"/>
        </w:rPr>
        <w:t xml:space="preserve">. </w:t>
      </w:r>
      <w:r w:rsidR="00B6478B">
        <w:rPr>
          <w:rFonts w:cstheme="minorHAnsi"/>
          <w:sz w:val="24"/>
          <w:szCs w:val="24"/>
        </w:rPr>
        <w:t xml:space="preserve">Given </w:t>
      </w:r>
      <w:ins w:id="132" w:author="Samuel Greenrod" w:date="2026-02-01T18:46:00Z" w16du:dateUtc="2026-02-01T18:46:00Z">
        <w:r w:rsidR="00D4141C">
          <w:rPr>
            <w:rFonts w:cstheme="minorHAnsi"/>
            <w:sz w:val="24"/>
            <w:szCs w:val="24"/>
          </w:rPr>
          <w:t xml:space="preserve">the ancestral </w:t>
        </w:r>
      </w:ins>
      <w:r w:rsidR="00B6478B">
        <w:rPr>
          <w:rFonts w:cstheme="minorHAnsi"/>
          <w:sz w:val="24"/>
          <w:szCs w:val="24"/>
        </w:rPr>
        <w:t xml:space="preserve">φ14-1 has previously been shown to grow </w:t>
      </w:r>
      <w:ins w:id="133" w:author="Samuel Greenrod" w:date="2026-02-01T18:46:00Z" w16du:dateUtc="2026-02-01T18:46:00Z">
        <w:r w:rsidR="00D4141C">
          <w:rPr>
            <w:rFonts w:cstheme="minorHAnsi"/>
            <w:sz w:val="24"/>
            <w:szCs w:val="24"/>
          </w:rPr>
          <w:t xml:space="preserve">very </w:t>
        </w:r>
      </w:ins>
      <w:r w:rsidR="00B6478B">
        <w:rPr>
          <w:rFonts w:cstheme="minorHAnsi"/>
          <w:sz w:val="24"/>
          <w:szCs w:val="24"/>
        </w:rPr>
        <w:t>poorly at 42°C</w:t>
      </w:r>
      <w:ins w:id="134" w:author="Samuel Greenrod" w:date="2026-02-01T18:43:00Z" w16du:dateUtc="2026-02-01T18:43:00Z">
        <w:r w:rsidR="007B0F7C">
          <w:rPr>
            <w:rFonts w:cstheme="minorHAnsi"/>
            <w:sz w:val="24"/>
            <w:szCs w:val="24"/>
          </w:rPr>
          <w:t xml:space="preserve"> </w:t>
        </w:r>
      </w:ins>
      <w:r w:rsidR="00BF0BEE">
        <w:rPr>
          <w:rFonts w:cstheme="minorHAnsi"/>
          <w:sz w:val="24"/>
          <w:szCs w:val="24"/>
        </w:rPr>
        <w:fldChar w:fldCharType="begin"/>
      </w:r>
      <w:r w:rsidR="00A042C4">
        <w:rPr>
          <w:rFonts w:cstheme="minorHAnsi"/>
          <w:sz w:val="24"/>
          <w:szCs w:val="24"/>
        </w:rPr>
        <w:instrText xml:space="preserve"> ADDIN ZOTERO_ITEM CSL_CITATION {"citationID":"bsfqncBz","properties":{"formattedCitation":"[32]","plainCitation":"[32]","noteIndex":0},"citationItems":[{"id":"3ShIdf5J/XIGQgsWs","uris":["http://zotero.org/users/local/sgFDdPY0/items/ZEVGKDPJ"],"itemData":{"id":"3ShIdf5J/XIGQgsWs","type":"article","abstract":"Environmental stress drives biodiversity loss by altering competitive hierarchies and pushing taxa towards extinction. Parasites and their communities are particularly vulnerable to stress due to environmental sensitivity of infection steps, variation in species tolerance during co-infections, and dependence on host fitness. Parasite populations might avoid extinction through evolutionary rescue - whereby rapid adaptation to stress enables persistence - but whether this process can preserve community diversity remains unclear. Here, we study the impact of evolutionary rescue in a simple parasite community by propagating populations of two viral parasites (bacteriophages φ14-1 and φLUZ19) of Pseudomonas aeruginosa in monoculture and co-culture under two thermal conditions, a control temperature (37°C) and a high temperature that restricts φ14-1 growth (42°C). We show that evolutionary rescue of φ14-1 prevented extinction in monoculture. Rescue of this phage in co-culture made it a superior competitor, and it replaced φLUZ19 as the dominant phage at high temperature. We determine that evolutionary rescue occurred through mutations in genes linked to attachment to bacterial hosts and within-host replication. We also show that competitive suppression by φ14-1 constrained φLUZ19 molecular evolution. Our findings suggest that evolutionary rescue can prevent the extinction of some parasites, but may inadvertently destabilise the community and facilitate further biodiversity loss. This work underscores the need to take an eco-evolutionary approach to predict the responses of communities to global climate change.","DOI":"10.1101/2025.09.25.678511","language":"en","license":"© 2025, Posted by Cold Spring Harbor Laboratory. This pre-print is available under a Creative Commons License (Attribution-NoDerivs 4.0 International), CC BY-ND 4.0, as described at http://creativecommons.org/licenses/by-nd/4.0/","note":"ISSN: 2692-8205\npage: 2025.09.25.678511\nsection: New Results","publisher":"bioRxiv","source":"bioRxiv","title":"Evolutionary rescue accelerates competitive exclusion in a parasite community","URL":"https://www.biorxiv.org/content/10.1101/2025.09.25.678511v1","author":[{"family":"Greenrod","given":"Samuel TE"},{"family":"Cazares","given":"Daniel"},{"family":"Slesak","given":"Weronika A."},{"family":"Hector","given":"Tobias"},{"family":"MacLean","given":"R. Craig"},{"family":"King","given":"Kayla C."}],"accessed":{"date-parts":[["2025",9,28]]},"issued":{"date-parts":[["2025",9,27]]}}}],"schema":"https://github.com/citation-style-language/schema/raw/master/csl-citation.json"} </w:instrText>
      </w:r>
      <w:r w:rsidR="00BF0BEE">
        <w:rPr>
          <w:rFonts w:cstheme="minorHAnsi"/>
          <w:sz w:val="24"/>
          <w:szCs w:val="24"/>
        </w:rPr>
        <w:fldChar w:fldCharType="separate"/>
      </w:r>
      <w:r w:rsidR="00A042C4" w:rsidRPr="00A042C4">
        <w:rPr>
          <w:rFonts w:ascii="Calibri" w:hAnsi="Calibri" w:cs="Calibri"/>
          <w:sz w:val="24"/>
        </w:rPr>
        <w:t>[32]</w:t>
      </w:r>
      <w:r w:rsidR="00BF0BEE">
        <w:rPr>
          <w:rFonts w:cstheme="minorHAnsi"/>
          <w:sz w:val="24"/>
          <w:szCs w:val="24"/>
        </w:rPr>
        <w:fldChar w:fldCharType="end"/>
      </w:r>
      <w:r w:rsidR="00B6478B">
        <w:rPr>
          <w:rFonts w:cstheme="minorHAnsi"/>
          <w:sz w:val="24"/>
          <w:szCs w:val="24"/>
        </w:rPr>
        <w:t>, w</w:t>
      </w:r>
      <w:r w:rsidR="002D773A" w:rsidRPr="00F07F61">
        <w:rPr>
          <w:rFonts w:cstheme="minorHAnsi"/>
          <w:sz w:val="24"/>
          <w:szCs w:val="24"/>
        </w:rPr>
        <w:t xml:space="preserve">e hypothesised that </w:t>
      </w:r>
      <w:r>
        <w:rPr>
          <w:rFonts w:cstheme="minorHAnsi"/>
          <w:sz w:val="24"/>
          <w:szCs w:val="24"/>
        </w:rPr>
        <w:t>φ</w:t>
      </w:r>
      <w:r w:rsidR="002D773A" w:rsidRPr="00F07F61">
        <w:rPr>
          <w:rFonts w:cstheme="minorHAnsi"/>
          <w:sz w:val="24"/>
          <w:szCs w:val="24"/>
        </w:rPr>
        <w:t>14-1</w:t>
      </w:r>
      <w:r w:rsidR="00B6478B">
        <w:rPr>
          <w:rFonts w:cstheme="minorHAnsi"/>
          <w:sz w:val="24"/>
          <w:szCs w:val="24"/>
        </w:rPr>
        <w:t xml:space="preserve"> populations</w:t>
      </w:r>
      <w:r w:rsidR="002D773A" w:rsidRPr="00F07F61">
        <w:rPr>
          <w:rFonts w:cstheme="minorHAnsi"/>
          <w:sz w:val="24"/>
          <w:szCs w:val="24"/>
        </w:rPr>
        <w:t xml:space="preserve"> </w:t>
      </w:r>
      <w:r w:rsidR="00DE2AD1">
        <w:rPr>
          <w:rFonts w:cstheme="minorHAnsi"/>
          <w:sz w:val="24"/>
          <w:szCs w:val="24"/>
        </w:rPr>
        <w:t xml:space="preserve">passaged under fluctuating conditions </w:t>
      </w:r>
      <w:r w:rsidR="002D773A" w:rsidRPr="00F07F61">
        <w:rPr>
          <w:rFonts w:cstheme="minorHAnsi"/>
          <w:sz w:val="24"/>
          <w:szCs w:val="24"/>
        </w:rPr>
        <w:t xml:space="preserve">would </w:t>
      </w:r>
      <w:r w:rsidR="00BB45FC">
        <w:rPr>
          <w:rFonts w:cstheme="minorHAnsi"/>
          <w:sz w:val="24"/>
          <w:szCs w:val="24"/>
        </w:rPr>
        <w:t>rapidly adapt to 42</w:t>
      </w:r>
      <w:r w:rsidR="00397F03">
        <w:rPr>
          <w:rFonts w:cstheme="minorHAnsi"/>
          <w:sz w:val="24"/>
          <w:szCs w:val="24"/>
        </w:rPr>
        <w:t>°</w:t>
      </w:r>
      <w:r w:rsidR="00BB45FC">
        <w:rPr>
          <w:rFonts w:cstheme="minorHAnsi"/>
          <w:sz w:val="24"/>
          <w:szCs w:val="24"/>
        </w:rPr>
        <w:t xml:space="preserve">C </w:t>
      </w:r>
      <w:r w:rsidR="00DE2AD1">
        <w:rPr>
          <w:rFonts w:cstheme="minorHAnsi"/>
          <w:sz w:val="24"/>
          <w:szCs w:val="24"/>
        </w:rPr>
        <w:t>but have lower fitness at 37</w:t>
      </w:r>
      <w:r w:rsidR="00397F03">
        <w:rPr>
          <w:rFonts w:cstheme="minorHAnsi"/>
          <w:sz w:val="24"/>
          <w:szCs w:val="24"/>
        </w:rPr>
        <w:t>°</w:t>
      </w:r>
      <w:r w:rsidR="00DE2AD1">
        <w:rPr>
          <w:rFonts w:cstheme="minorHAnsi"/>
          <w:sz w:val="24"/>
          <w:szCs w:val="24"/>
        </w:rPr>
        <w:t>C and 42</w:t>
      </w:r>
      <w:r w:rsidR="00397F03">
        <w:rPr>
          <w:rFonts w:cstheme="minorHAnsi"/>
          <w:sz w:val="24"/>
          <w:szCs w:val="24"/>
        </w:rPr>
        <w:t>°</w:t>
      </w:r>
      <w:r w:rsidR="00DE2AD1">
        <w:rPr>
          <w:rFonts w:cstheme="minorHAnsi"/>
          <w:sz w:val="24"/>
          <w:szCs w:val="24"/>
        </w:rPr>
        <w:t xml:space="preserve">C compared to static evolved populations. </w:t>
      </w:r>
      <w:r w:rsidR="00980930" w:rsidDel="003B65A4">
        <w:rPr>
          <w:rFonts w:cstheme="minorHAnsi"/>
          <w:sz w:val="24"/>
          <w:szCs w:val="24"/>
        </w:rPr>
        <w:t>I</w:t>
      </w:r>
      <w:r w:rsidR="002D773A" w:rsidRPr="00F07F61" w:rsidDel="003B65A4">
        <w:rPr>
          <w:rFonts w:cstheme="minorHAnsi"/>
          <w:sz w:val="24"/>
          <w:szCs w:val="24"/>
        </w:rPr>
        <w:t xml:space="preserve">n monoculture, </w:t>
      </w:r>
      <w:r w:rsidDel="003B65A4">
        <w:rPr>
          <w:rFonts w:cstheme="minorHAnsi"/>
          <w:sz w:val="24"/>
          <w:szCs w:val="24"/>
        </w:rPr>
        <w:t>φ</w:t>
      </w:r>
      <w:r w:rsidR="002D773A" w:rsidRPr="00F07F61" w:rsidDel="003B65A4">
        <w:rPr>
          <w:rFonts w:cstheme="minorHAnsi"/>
          <w:sz w:val="24"/>
          <w:szCs w:val="24"/>
        </w:rPr>
        <w:t xml:space="preserve">14-1 </w:t>
      </w:r>
      <w:r w:rsidR="0000073B">
        <w:rPr>
          <w:rFonts w:cstheme="minorHAnsi"/>
          <w:sz w:val="24"/>
          <w:szCs w:val="24"/>
        </w:rPr>
        <w:t>densities increased</w:t>
      </w:r>
      <w:r w:rsidR="0000073B" w:rsidRPr="00F07F61" w:rsidDel="003B65A4">
        <w:rPr>
          <w:rFonts w:cstheme="minorHAnsi"/>
          <w:sz w:val="24"/>
          <w:szCs w:val="24"/>
        </w:rPr>
        <w:t xml:space="preserve"> </w:t>
      </w:r>
      <w:r w:rsidR="002D773A" w:rsidRPr="00F07F61" w:rsidDel="003B65A4">
        <w:rPr>
          <w:rFonts w:cstheme="minorHAnsi"/>
          <w:sz w:val="24"/>
          <w:szCs w:val="24"/>
        </w:rPr>
        <w:t>during 37</w:t>
      </w:r>
      <w:r w:rsidDel="003B65A4">
        <w:rPr>
          <w:rFonts w:cstheme="minorHAnsi"/>
          <w:sz w:val="24"/>
          <w:szCs w:val="24"/>
        </w:rPr>
        <w:t>°</w:t>
      </w:r>
      <w:r w:rsidR="002D773A" w:rsidRPr="00F07F61" w:rsidDel="003B65A4">
        <w:rPr>
          <w:rFonts w:cstheme="minorHAnsi"/>
          <w:sz w:val="24"/>
          <w:szCs w:val="24"/>
        </w:rPr>
        <w:t xml:space="preserve">C </w:t>
      </w:r>
      <w:r w:rsidR="00DE2AD1" w:rsidDel="003B65A4">
        <w:rPr>
          <w:rFonts w:cstheme="minorHAnsi"/>
          <w:sz w:val="24"/>
          <w:szCs w:val="24"/>
        </w:rPr>
        <w:t xml:space="preserve">passages </w:t>
      </w:r>
      <w:r w:rsidR="002D773A" w:rsidRPr="00F07F61" w:rsidDel="003B65A4">
        <w:rPr>
          <w:rFonts w:cstheme="minorHAnsi"/>
          <w:sz w:val="24"/>
          <w:szCs w:val="24"/>
        </w:rPr>
        <w:t xml:space="preserve">but </w:t>
      </w:r>
      <w:r w:rsidR="0000073B">
        <w:rPr>
          <w:rFonts w:cstheme="minorHAnsi"/>
          <w:sz w:val="24"/>
          <w:szCs w:val="24"/>
        </w:rPr>
        <w:t>decreased</w:t>
      </w:r>
      <w:r w:rsidR="002D773A" w:rsidRPr="00F07F61" w:rsidDel="003B65A4">
        <w:rPr>
          <w:rFonts w:cstheme="minorHAnsi"/>
          <w:sz w:val="24"/>
          <w:szCs w:val="24"/>
        </w:rPr>
        <w:t xml:space="preserve"> in 42</w:t>
      </w:r>
      <w:r w:rsidDel="003B65A4">
        <w:rPr>
          <w:rFonts w:cstheme="minorHAnsi"/>
          <w:sz w:val="24"/>
          <w:szCs w:val="24"/>
        </w:rPr>
        <w:t>°</w:t>
      </w:r>
      <w:r w:rsidR="002D773A" w:rsidRPr="00F07F61" w:rsidDel="003B65A4">
        <w:rPr>
          <w:rFonts w:cstheme="minorHAnsi"/>
          <w:sz w:val="24"/>
          <w:szCs w:val="24"/>
        </w:rPr>
        <w:t>C passages</w:t>
      </w:r>
      <w:r w:rsidR="00C27692" w:rsidDel="003B65A4">
        <w:rPr>
          <w:rFonts w:cstheme="minorHAnsi"/>
          <w:sz w:val="24"/>
          <w:szCs w:val="24"/>
        </w:rPr>
        <w:t xml:space="preserve"> (Fig</w:t>
      </w:r>
      <w:r w:rsidR="00553782">
        <w:rPr>
          <w:rFonts w:cstheme="minorHAnsi"/>
          <w:sz w:val="24"/>
          <w:szCs w:val="24"/>
        </w:rPr>
        <w:t>.</w:t>
      </w:r>
      <w:r w:rsidR="00C27692" w:rsidDel="003B65A4">
        <w:rPr>
          <w:rFonts w:cstheme="minorHAnsi"/>
          <w:sz w:val="24"/>
          <w:szCs w:val="24"/>
        </w:rPr>
        <w:t xml:space="preserve"> 1</w:t>
      </w:r>
      <w:r w:rsidR="00553782">
        <w:rPr>
          <w:rFonts w:cstheme="minorHAnsi"/>
          <w:sz w:val="24"/>
          <w:szCs w:val="24"/>
        </w:rPr>
        <w:t>A</w:t>
      </w:r>
      <w:r w:rsidR="00C27692" w:rsidDel="003B65A4">
        <w:rPr>
          <w:rFonts w:cstheme="minorHAnsi"/>
          <w:sz w:val="24"/>
          <w:szCs w:val="24"/>
        </w:rPr>
        <w:t>)</w:t>
      </w:r>
      <w:r w:rsidR="002D773A" w:rsidRPr="00F07F61" w:rsidDel="003B65A4">
        <w:rPr>
          <w:rFonts w:cstheme="minorHAnsi"/>
          <w:sz w:val="24"/>
          <w:szCs w:val="24"/>
        </w:rPr>
        <w:t xml:space="preserve">. </w:t>
      </w:r>
      <w:r w:rsidR="005C05AA">
        <w:rPr>
          <w:rFonts w:cstheme="minorHAnsi"/>
          <w:sz w:val="24"/>
          <w:szCs w:val="24"/>
        </w:rPr>
        <w:t>As phage lysates were diluted 10-fold in between passages, p</w:t>
      </w:r>
      <w:r w:rsidR="0084108E">
        <w:rPr>
          <w:rFonts w:cstheme="minorHAnsi"/>
          <w:sz w:val="24"/>
          <w:szCs w:val="24"/>
        </w:rPr>
        <w:t xml:space="preserve">hage density decreases </w:t>
      </w:r>
      <w:r w:rsidR="005C05AA">
        <w:rPr>
          <w:rFonts w:cstheme="minorHAnsi"/>
          <w:sz w:val="24"/>
          <w:szCs w:val="24"/>
        </w:rPr>
        <w:t xml:space="preserve">reflect </w:t>
      </w:r>
      <w:r w:rsidR="00E9154B">
        <w:rPr>
          <w:rFonts w:cstheme="minorHAnsi"/>
          <w:sz w:val="24"/>
          <w:szCs w:val="24"/>
        </w:rPr>
        <w:t>lower</w:t>
      </w:r>
      <w:r w:rsidR="005C05AA">
        <w:rPr>
          <w:rFonts w:cstheme="minorHAnsi"/>
          <w:sz w:val="24"/>
          <w:szCs w:val="24"/>
        </w:rPr>
        <w:t xml:space="preserve"> than 10-fold </w:t>
      </w:r>
      <w:r w:rsidR="005C05AA" w:rsidDel="003B65A4">
        <w:rPr>
          <w:rFonts w:cstheme="minorHAnsi"/>
          <w:sz w:val="24"/>
          <w:szCs w:val="24"/>
        </w:rPr>
        <w:t>φ</w:t>
      </w:r>
      <w:r w:rsidR="005C05AA" w:rsidRPr="00F07F61" w:rsidDel="003B65A4">
        <w:rPr>
          <w:rFonts w:cstheme="minorHAnsi"/>
          <w:sz w:val="24"/>
          <w:szCs w:val="24"/>
        </w:rPr>
        <w:t xml:space="preserve">14-1 </w:t>
      </w:r>
      <w:r w:rsidR="0084108E">
        <w:rPr>
          <w:rFonts w:cstheme="minorHAnsi"/>
          <w:sz w:val="24"/>
          <w:szCs w:val="24"/>
        </w:rPr>
        <w:t xml:space="preserve">population growth </w:t>
      </w:r>
      <w:r w:rsidR="005C05AA">
        <w:rPr>
          <w:rFonts w:cstheme="minorHAnsi"/>
          <w:sz w:val="24"/>
          <w:szCs w:val="24"/>
        </w:rPr>
        <w:t xml:space="preserve">during </w:t>
      </w:r>
      <w:r w:rsidR="005C05AA" w:rsidRPr="00F07F61" w:rsidDel="003B65A4">
        <w:rPr>
          <w:rFonts w:cstheme="minorHAnsi"/>
          <w:sz w:val="24"/>
          <w:szCs w:val="24"/>
        </w:rPr>
        <w:t>42</w:t>
      </w:r>
      <w:r w:rsidR="005C05AA" w:rsidDel="003B65A4">
        <w:rPr>
          <w:rFonts w:cstheme="minorHAnsi"/>
          <w:sz w:val="24"/>
          <w:szCs w:val="24"/>
        </w:rPr>
        <w:t>°</w:t>
      </w:r>
      <w:r w:rsidR="005C05AA" w:rsidRPr="00F07F61" w:rsidDel="003B65A4">
        <w:rPr>
          <w:rFonts w:cstheme="minorHAnsi"/>
          <w:sz w:val="24"/>
          <w:szCs w:val="24"/>
        </w:rPr>
        <w:t>C passages</w:t>
      </w:r>
      <w:r w:rsidR="0084108E">
        <w:rPr>
          <w:rFonts w:cstheme="minorHAnsi"/>
          <w:sz w:val="24"/>
          <w:szCs w:val="24"/>
        </w:rPr>
        <w:t xml:space="preserve">. </w:t>
      </w:r>
      <w:r w:rsidR="00FA3F24">
        <w:rPr>
          <w:rFonts w:cstheme="minorHAnsi"/>
          <w:sz w:val="24"/>
          <w:szCs w:val="24"/>
        </w:rPr>
        <w:t>φ</w:t>
      </w:r>
      <w:r w:rsidR="00FA3F24" w:rsidRPr="00F07F61">
        <w:rPr>
          <w:rFonts w:cstheme="minorHAnsi"/>
          <w:sz w:val="24"/>
          <w:szCs w:val="24"/>
        </w:rPr>
        <w:t>LUZ19</w:t>
      </w:r>
      <w:r w:rsidR="00FA3F24">
        <w:rPr>
          <w:rFonts w:cstheme="minorHAnsi"/>
          <w:sz w:val="24"/>
          <w:szCs w:val="24"/>
        </w:rPr>
        <w:t xml:space="preserve"> </w:t>
      </w:r>
      <w:r w:rsidR="002D773A" w:rsidRPr="00F07F61">
        <w:rPr>
          <w:rFonts w:cstheme="minorHAnsi"/>
          <w:sz w:val="24"/>
          <w:szCs w:val="24"/>
        </w:rPr>
        <w:t>monoculture populations</w:t>
      </w:r>
      <w:r w:rsidR="00DE2AD1">
        <w:rPr>
          <w:rFonts w:cstheme="minorHAnsi"/>
          <w:sz w:val="24"/>
          <w:szCs w:val="24"/>
        </w:rPr>
        <w:t xml:space="preserve"> reached and </w:t>
      </w:r>
      <w:r w:rsidR="00980930">
        <w:rPr>
          <w:rFonts w:cstheme="minorHAnsi"/>
          <w:sz w:val="24"/>
          <w:szCs w:val="24"/>
        </w:rPr>
        <w:t xml:space="preserve">then </w:t>
      </w:r>
      <w:r w:rsidR="00DE2AD1">
        <w:rPr>
          <w:rFonts w:cstheme="minorHAnsi"/>
          <w:sz w:val="24"/>
          <w:szCs w:val="24"/>
        </w:rPr>
        <w:t xml:space="preserve">maintained high densities </w:t>
      </w:r>
      <w:r w:rsidR="00FA3F24">
        <w:rPr>
          <w:rFonts w:cstheme="minorHAnsi"/>
          <w:sz w:val="24"/>
          <w:szCs w:val="24"/>
        </w:rPr>
        <w:t>in all passages</w:t>
      </w:r>
      <w:r w:rsidR="00D92750">
        <w:rPr>
          <w:rFonts w:cstheme="minorHAnsi"/>
          <w:sz w:val="24"/>
          <w:szCs w:val="24"/>
        </w:rPr>
        <w:t xml:space="preserve">. This phage </w:t>
      </w:r>
      <w:r w:rsidR="00FA3F24">
        <w:rPr>
          <w:rFonts w:cstheme="minorHAnsi"/>
          <w:sz w:val="24"/>
          <w:szCs w:val="24"/>
        </w:rPr>
        <w:t xml:space="preserve">showed low </w:t>
      </w:r>
      <w:r w:rsidR="00D92750">
        <w:rPr>
          <w:rFonts w:cstheme="minorHAnsi"/>
          <w:sz w:val="24"/>
          <w:szCs w:val="24"/>
        </w:rPr>
        <w:t xml:space="preserve">variation in </w:t>
      </w:r>
      <w:r w:rsidR="00DE2AD1">
        <w:rPr>
          <w:rFonts w:cstheme="minorHAnsi"/>
          <w:sz w:val="24"/>
          <w:szCs w:val="24"/>
        </w:rPr>
        <w:t>inter-passage densit</w:t>
      </w:r>
      <w:r w:rsidR="00D92750">
        <w:rPr>
          <w:rFonts w:cstheme="minorHAnsi"/>
          <w:sz w:val="24"/>
          <w:szCs w:val="24"/>
        </w:rPr>
        <w:t>ies.</w:t>
      </w:r>
      <w:ins w:id="135" w:author="Samuel Greenrod" w:date="2026-02-01T21:26:00Z" w16du:dateUtc="2026-02-01T21:26:00Z">
        <w:r w:rsidR="004A58FC">
          <w:rPr>
            <w:rFonts w:cstheme="minorHAnsi"/>
            <w:sz w:val="24"/>
            <w:szCs w:val="24"/>
          </w:rPr>
          <w:t xml:space="preserve"> We assessed </w:t>
        </w:r>
      </w:ins>
      <w:ins w:id="136" w:author="Samuel Greenrod" w:date="2026-02-01T21:27:00Z" w16du:dateUtc="2026-02-01T21:27:00Z">
        <w:r w:rsidR="00830C32">
          <w:rPr>
            <w:rFonts w:cstheme="minorHAnsi"/>
            <w:sz w:val="24"/>
            <w:szCs w:val="24"/>
          </w:rPr>
          <w:t xml:space="preserve">phage evolutionary potential by </w:t>
        </w:r>
        <w:r w:rsidR="00F1105F">
          <w:rPr>
            <w:rFonts w:cstheme="minorHAnsi"/>
            <w:sz w:val="24"/>
            <w:szCs w:val="24"/>
          </w:rPr>
          <w:t xml:space="preserve">measuring the </w:t>
        </w:r>
      </w:ins>
      <w:ins w:id="137" w:author="Samuel Greenrod" w:date="2026-02-01T21:47:00Z" w16du:dateUtc="2026-02-01T21:47:00Z">
        <w:r w:rsidR="00E65CE5">
          <w:rPr>
            <w:rFonts w:cstheme="minorHAnsi"/>
            <w:sz w:val="24"/>
            <w:szCs w:val="24"/>
          </w:rPr>
          <w:t>total</w:t>
        </w:r>
      </w:ins>
      <w:ins w:id="138" w:author="Samuel Greenrod" w:date="2026-02-01T21:27:00Z" w16du:dateUtc="2026-02-01T21:27:00Z">
        <w:r w:rsidR="00F1105F">
          <w:rPr>
            <w:rFonts w:cstheme="minorHAnsi"/>
            <w:sz w:val="24"/>
            <w:szCs w:val="24"/>
          </w:rPr>
          <w:t xml:space="preserve"> number of progeny produced by each phage population across the experiment</w:t>
        </w:r>
      </w:ins>
      <w:ins w:id="139" w:author="Samuel Greenrod" w:date="2026-02-01T21:29:00Z" w16du:dateUtc="2026-02-01T21:29:00Z">
        <w:r w:rsidR="00BF17B3">
          <w:rPr>
            <w:rFonts w:cstheme="minorHAnsi"/>
            <w:sz w:val="24"/>
            <w:szCs w:val="24"/>
          </w:rPr>
          <w:t xml:space="preserve"> (Fig. S1)</w:t>
        </w:r>
      </w:ins>
      <w:ins w:id="140" w:author="Samuel Greenrod" w:date="2026-02-01T21:27:00Z" w16du:dateUtc="2026-02-01T21:27:00Z">
        <w:r w:rsidR="00F1105F">
          <w:rPr>
            <w:rFonts w:cstheme="minorHAnsi"/>
            <w:sz w:val="24"/>
            <w:szCs w:val="24"/>
          </w:rPr>
          <w:t xml:space="preserve">. </w:t>
        </w:r>
      </w:ins>
      <w:ins w:id="141" w:author="Samuel Greenrod" w:date="2026-02-01T21:28:00Z" w16du:dateUtc="2026-02-01T21:28:00Z">
        <w:r w:rsidR="00B102A4">
          <w:rPr>
            <w:rFonts w:cstheme="minorHAnsi"/>
            <w:sz w:val="24"/>
            <w:szCs w:val="24"/>
          </w:rPr>
          <w:t xml:space="preserve">We did not observe a significant difference in </w:t>
        </w:r>
        <w:r w:rsidR="00675603">
          <w:rPr>
            <w:rFonts w:cstheme="minorHAnsi"/>
            <w:sz w:val="24"/>
            <w:szCs w:val="24"/>
          </w:rPr>
          <w:t xml:space="preserve">per-population </w:t>
        </w:r>
        <w:r w:rsidR="00B102A4">
          <w:rPr>
            <w:rFonts w:cstheme="minorHAnsi"/>
            <w:sz w:val="24"/>
            <w:szCs w:val="24"/>
          </w:rPr>
          <w:t xml:space="preserve">total progeny </w:t>
        </w:r>
        <w:r w:rsidR="00675603">
          <w:rPr>
            <w:rFonts w:cstheme="minorHAnsi"/>
            <w:sz w:val="24"/>
            <w:szCs w:val="24"/>
          </w:rPr>
          <w:t xml:space="preserve">between evolution treatments in </w:t>
        </w:r>
        <w:r w:rsidR="00BF17B3">
          <w:rPr>
            <w:rFonts w:cstheme="minorHAnsi"/>
            <w:sz w:val="24"/>
            <w:szCs w:val="24"/>
          </w:rPr>
          <w:t>mo</w:t>
        </w:r>
      </w:ins>
      <w:ins w:id="142" w:author="Samuel Greenrod" w:date="2026-02-01T21:29:00Z" w16du:dateUtc="2026-02-01T21:29:00Z">
        <w:r w:rsidR="00BF17B3">
          <w:rPr>
            <w:rFonts w:cstheme="minorHAnsi"/>
            <w:sz w:val="24"/>
            <w:szCs w:val="24"/>
          </w:rPr>
          <w:t>noculture for either phage.</w:t>
        </w:r>
      </w:ins>
      <w:ins w:id="143" w:author="Samuel Greenrod" w:date="2026-02-01T21:28:00Z" w16du:dateUtc="2026-02-01T21:28:00Z">
        <w:r w:rsidR="00675603">
          <w:rPr>
            <w:rFonts w:cstheme="minorHAnsi"/>
            <w:sz w:val="24"/>
            <w:szCs w:val="24"/>
          </w:rPr>
          <w:t xml:space="preserve"> </w:t>
        </w:r>
        <w:r w:rsidR="00B102A4">
          <w:rPr>
            <w:rFonts w:cstheme="minorHAnsi"/>
            <w:sz w:val="24"/>
            <w:szCs w:val="24"/>
          </w:rPr>
          <w:t xml:space="preserve"> </w:t>
        </w:r>
      </w:ins>
    </w:p>
    <w:p w14:paraId="7F0A8896" w14:textId="73389672" w:rsidR="002D773A" w:rsidRDefault="002D773A" w:rsidP="00F07F61">
      <w:pPr>
        <w:jc w:val="both"/>
        <w:rPr>
          <w:rFonts w:cstheme="minorHAnsi"/>
          <w:sz w:val="24"/>
          <w:szCs w:val="24"/>
        </w:rPr>
      </w:pPr>
      <w:r w:rsidRPr="00F07F61">
        <w:rPr>
          <w:rFonts w:cstheme="minorHAnsi"/>
          <w:sz w:val="24"/>
          <w:szCs w:val="24"/>
        </w:rPr>
        <w:t xml:space="preserve">We assessed phage evolution by </w:t>
      </w:r>
      <w:r w:rsidR="00A23224">
        <w:rPr>
          <w:rFonts w:cstheme="minorHAnsi"/>
          <w:sz w:val="24"/>
          <w:szCs w:val="24"/>
        </w:rPr>
        <w:t>measuring</w:t>
      </w:r>
      <w:r w:rsidRPr="00F07F61">
        <w:rPr>
          <w:rFonts w:cstheme="minorHAnsi"/>
          <w:sz w:val="24"/>
          <w:szCs w:val="24"/>
        </w:rPr>
        <w:t xml:space="preserve"> </w:t>
      </w:r>
      <w:r w:rsidR="00FA3F24">
        <w:rPr>
          <w:rFonts w:cstheme="minorHAnsi"/>
          <w:sz w:val="24"/>
          <w:szCs w:val="24"/>
        </w:rPr>
        <w:t>the</w:t>
      </w:r>
      <w:r w:rsidRPr="00F07F61">
        <w:rPr>
          <w:rFonts w:cstheme="minorHAnsi"/>
          <w:sz w:val="24"/>
          <w:szCs w:val="24"/>
        </w:rPr>
        <w:t xml:space="preserve"> </w:t>
      </w:r>
      <w:r w:rsidR="00B6478B">
        <w:rPr>
          <w:rFonts w:cstheme="minorHAnsi"/>
          <w:sz w:val="24"/>
          <w:szCs w:val="24"/>
        </w:rPr>
        <w:t>growth rates</w:t>
      </w:r>
      <w:r w:rsidR="00B6478B" w:rsidRPr="00F07F61">
        <w:rPr>
          <w:rFonts w:cstheme="minorHAnsi"/>
          <w:sz w:val="24"/>
          <w:szCs w:val="24"/>
        </w:rPr>
        <w:t xml:space="preserve"> </w:t>
      </w:r>
      <w:r w:rsidR="00FA3F24">
        <w:rPr>
          <w:rFonts w:cstheme="minorHAnsi"/>
          <w:sz w:val="24"/>
          <w:szCs w:val="24"/>
        </w:rPr>
        <w:t xml:space="preserve">of static and fluctuating evolved </w:t>
      </w:r>
      <w:r w:rsidR="0000073B">
        <w:rPr>
          <w:rFonts w:cstheme="minorHAnsi"/>
          <w:sz w:val="24"/>
          <w:szCs w:val="24"/>
        </w:rPr>
        <w:t xml:space="preserve">populations </w:t>
      </w:r>
      <w:r w:rsidRPr="00F07F61">
        <w:rPr>
          <w:rFonts w:cstheme="minorHAnsi"/>
          <w:sz w:val="24"/>
          <w:szCs w:val="24"/>
        </w:rPr>
        <w:t>relative to the ancestral phage through</w:t>
      </w:r>
      <w:del w:id="144" w:author="Samuel Greenrod" w:date="2026-01-06T10:16:00Z" w16du:dateUtc="2026-01-06T10:16:00Z">
        <w:r w:rsidRPr="00F07F61" w:rsidDel="0064166B">
          <w:rPr>
            <w:rFonts w:cstheme="minorHAnsi"/>
            <w:sz w:val="24"/>
            <w:szCs w:val="24"/>
          </w:rPr>
          <w:delText xml:space="preserve"> </w:delText>
        </w:r>
      </w:del>
      <w:ins w:id="145" w:author="Samuel Greenrod" w:date="2026-01-06T10:16:00Z" w16du:dateUtc="2026-01-06T10:16:00Z">
        <w:r w:rsidR="00376A72">
          <w:rPr>
            <w:rFonts w:cstheme="minorHAnsi"/>
            <w:sz w:val="24"/>
            <w:szCs w:val="24"/>
          </w:rPr>
          <w:t xml:space="preserve"> </w:t>
        </w:r>
      </w:ins>
      <w:r w:rsidRPr="00F07F61">
        <w:rPr>
          <w:rFonts w:cstheme="minorHAnsi"/>
          <w:sz w:val="24"/>
          <w:szCs w:val="24"/>
        </w:rPr>
        <w:t>growth assays at 37</w:t>
      </w:r>
      <w:r w:rsidR="00FA3F24">
        <w:rPr>
          <w:rFonts w:cstheme="minorHAnsi"/>
          <w:sz w:val="24"/>
          <w:szCs w:val="24"/>
        </w:rPr>
        <w:t>°</w:t>
      </w:r>
      <w:r w:rsidRPr="00F07F61">
        <w:rPr>
          <w:rFonts w:cstheme="minorHAnsi"/>
          <w:sz w:val="24"/>
          <w:szCs w:val="24"/>
        </w:rPr>
        <w:t>C and 42</w:t>
      </w:r>
      <w:r w:rsidR="00FA3F24">
        <w:rPr>
          <w:rFonts w:cstheme="minorHAnsi"/>
          <w:sz w:val="24"/>
          <w:szCs w:val="24"/>
        </w:rPr>
        <w:t>°</w:t>
      </w:r>
      <w:r w:rsidRPr="00F07F61">
        <w:rPr>
          <w:rFonts w:cstheme="minorHAnsi"/>
          <w:sz w:val="24"/>
          <w:szCs w:val="24"/>
        </w:rPr>
        <w:t>C</w:t>
      </w:r>
      <w:r w:rsidR="00C27692">
        <w:rPr>
          <w:rFonts w:cstheme="minorHAnsi"/>
          <w:sz w:val="24"/>
          <w:szCs w:val="24"/>
        </w:rPr>
        <w:t xml:space="preserve"> (Fig</w:t>
      </w:r>
      <w:r w:rsidR="00553782">
        <w:rPr>
          <w:rFonts w:cstheme="minorHAnsi"/>
          <w:sz w:val="24"/>
          <w:szCs w:val="24"/>
        </w:rPr>
        <w:t>.</w:t>
      </w:r>
      <w:r w:rsidR="00C27692">
        <w:rPr>
          <w:rFonts w:cstheme="minorHAnsi"/>
          <w:sz w:val="24"/>
          <w:szCs w:val="24"/>
        </w:rPr>
        <w:t xml:space="preserve"> 1</w:t>
      </w:r>
      <w:r w:rsidR="00553782">
        <w:rPr>
          <w:rFonts w:cstheme="minorHAnsi"/>
          <w:sz w:val="24"/>
          <w:szCs w:val="24"/>
        </w:rPr>
        <w:t>B</w:t>
      </w:r>
      <w:r w:rsidR="00C27692">
        <w:rPr>
          <w:rFonts w:cstheme="minorHAnsi"/>
          <w:sz w:val="24"/>
          <w:szCs w:val="24"/>
        </w:rPr>
        <w:t>)</w:t>
      </w:r>
      <w:r w:rsidRPr="00F07F61">
        <w:rPr>
          <w:rFonts w:cstheme="minorHAnsi"/>
          <w:sz w:val="24"/>
          <w:szCs w:val="24"/>
        </w:rPr>
        <w:t xml:space="preserve">. We found </w:t>
      </w:r>
      <w:r w:rsidR="00B6478B">
        <w:rPr>
          <w:rFonts w:cstheme="minorHAnsi"/>
          <w:sz w:val="24"/>
          <w:szCs w:val="24"/>
        </w:rPr>
        <w:t>that</w:t>
      </w:r>
      <w:r w:rsidRPr="00F07F61">
        <w:rPr>
          <w:rFonts w:cstheme="minorHAnsi"/>
          <w:sz w:val="24"/>
          <w:szCs w:val="24"/>
        </w:rPr>
        <w:t xml:space="preserve"> </w:t>
      </w:r>
      <w:r w:rsidR="00B6478B">
        <w:rPr>
          <w:rFonts w:cstheme="minorHAnsi"/>
          <w:sz w:val="24"/>
          <w:szCs w:val="24"/>
        </w:rPr>
        <w:t xml:space="preserve">growth rates of both phages in monoculture depended on the </w:t>
      </w:r>
      <w:r w:rsidRPr="00F07F61">
        <w:rPr>
          <w:rFonts w:cstheme="minorHAnsi"/>
          <w:sz w:val="24"/>
          <w:szCs w:val="24"/>
        </w:rPr>
        <w:t xml:space="preserve">interaction between </w:t>
      </w:r>
      <w:r w:rsidR="00437FD6">
        <w:rPr>
          <w:rFonts w:cstheme="minorHAnsi"/>
          <w:sz w:val="24"/>
          <w:szCs w:val="24"/>
        </w:rPr>
        <w:t xml:space="preserve">evolution treatment </w:t>
      </w:r>
      <w:r w:rsidRPr="00F07F61">
        <w:rPr>
          <w:rFonts w:cstheme="minorHAnsi"/>
          <w:sz w:val="24"/>
          <w:szCs w:val="24"/>
        </w:rPr>
        <w:t xml:space="preserve">and </w:t>
      </w:r>
      <w:r w:rsidR="00B6478B">
        <w:rPr>
          <w:rFonts w:cstheme="minorHAnsi"/>
          <w:sz w:val="24"/>
          <w:szCs w:val="24"/>
        </w:rPr>
        <w:t xml:space="preserve">assay </w:t>
      </w:r>
      <w:r w:rsidRPr="00F07F61">
        <w:rPr>
          <w:rFonts w:cstheme="minorHAnsi"/>
          <w:sz w:val="24"/>
          <w:szCs w:val="24"/>
        </w:rPr>
        <w:t>temperature (</w:t>
      </w:r>
      <w:r w:rsidR="00FA3F24">
        <w:rPr>
          <w:rFonts w:cstheme="minorHAnsi"/>
          <w:sz w:val="24"/>
          <w:szCs w:val="24"/>
        </w:rPr>
        <w:t>φ</w:t>
      </w:r>
      <w:r w:rsidRPr="00F07F61">
        <w:rPr>
          <w:rFonts w:cstheme="minorHAnsi"/>
          <w:sz w:val="24"/>
          <w:szCs w:val="24"/>
        </w:rPr>
        <w:t>14-1: F</w:t>
      </w:r>
      <w:r w:rsidR="00F07F61">
        <w:rPr>
          <w:rFonts w:cstheme="minorHAnsi"/>
          <w:sz w:val="24"/>
          <w:szCs w:val="24"/>
          <w:vertAlign w:val="subscript"/>
        </w:rPr>
        <w:t>3,</w:t>
      </w:r>
      <w:del w:id="146" w:author="Samuel Greenrod" w:date="2026-01-22T16:49:00Z" w16du:dateUtc="2026-01-22T16:49:00Z">
        <w:r w:rsidR="007D1988" w:rsidDel="00B653DC">
          <w:rPr>
            <w:rFonts w:cstheme="minorHAnsi"/>
            <w:sz w:val="24"/>
            <w:szCs w:val="24"/>
            <w:vertAlign w:val="subscript"/>
          </w:rPr>
          <w:delText>29</w:delText>
        </w:r>
        <w:r w:rsidRPr="00F07F61" w:rsidDel="00B653DC">
          <w:rPr>
            <w:rFonts w:cstheme="minorHAnsi"/>
            <w:sz w:val="24"/>
            <w:szCs w:val="24"/>
            <w:vertAlign w:val="subscript"/>
          </w:rPr>
          <w:delText xml:space="preserve"> </w:delText>
        </w:r>
      </w:del>
      <w:ins w:id="147" w:author="Samuel Greenrod" w:date="2026-01-22T16:49:00Z" w16du:dateUtc="2026-01-22T16:49:00Z">
        <w:r w:rsidR="00B653DC">
          <w:rPr>
            <w:rFonts w:cstheme="minorHAnsi"/>
            <w:sz w:val="24"/>
            <w:szCs w:val="24"/>
            <w:vertAlign w:val="subscript"/>
          </w:rPr>
          <w:t>116</w:t>
        </w:r>
        <w:r w:rsidR="00B653DC" w:rsidRPr="00F07F61">
          <w:rPr>
            <w:rFonts w:cstheme="minorHAnsi"/>
            <w:sz w:val="24"/>
            <w:szCs w:val="24"/>
            <w:vertAlign w:val="subscript"/>
          </w:rPr>
          <w:t xml:space="preserve"> </w:t>
        </w:r>
      </w:ins>
      <w:r w:rsidRPr="00F07F61">
        <w:rPr>
          <w:rFonts w:cstheme="minorHAnsi"/>
          <w:sz w:val="24"/>
          <w:szCs w:val="24"/>
        </w:rPr>
        <w:t>=</w:t>
      </w:r>
      <w:r w:rsidR="007D1988">
        <w:rPr>
          <w:rFonts w:cstheme="minorHAnsi"/>
          <w:sz w:val="24"/>
          <w:szCs w:val="24"/>
        </w:rPr>
        <w:t xml:space="preserve"> </w:t>
      </w:r>
      <w:del w:id="148" w:author="Samuel Greenrod" w:date="2026-01-22T16:50:00Z" w16du:dateUtc="2026-01-22T16:50:00Z">
        <w:r w:rsidR="00F32BD7" w:rsidDel="00B653DC">
          <w:rPr>
            <w:rFonts w:cstheme="minorHAnsi"/>
            <w:sz w:val="24"/>
            <w:szCs w:val="24"/>
          </w:rPr>
          <w:delText>125.8</w:delText>
        </w:r>
      </w:del>
      <w:ins w:id="149" w:author="Samuel Greenrod" w:date="2026-01-22T16:50:00Z" w16du:dateUtc="2026-01-22T16:50:00Z">
        <w:r w:rsidR="00B653DC">
          <w:rPr>
            <w:rFonts w:cstheme="minorHAnsi"/>
            <w:sz w:val="24"/>
            <w:szCs w:val="24"/>
          </w:rPr>
          <w:t>238.6</w:t>
        </w:r>
      </w:ins>
      <w:r w:rsidRPr="00F07F61">
        <w:rPr>
          <w:rFonts w:cstheme="minorHAnsi"/>
          <w:sz w:val="24"/>
          <w:szCs w:val="24"/>
        </w:rPr>
        <w:t>, p &lt; 0.0</w:t>
      </w:r>
      <w:r w:rsidR="007D1988">
        <w:rPr>
          <w:rFonts w:cstheme="minorHAnsi"/>
          <w:sz w:val="24"/>
          <w:szCs w:val="24"/>
        </w:rPr>
        <w:t>01</w:t>
      </w:r>
      <w:r w:rsidRPr="00F07F61">
        <w:rPr>
          <w:rFonts w:cstheme="minorHAnsi"/>
          <w:sz w:val="24"/>
          <w:szCs w:val="24"/>
        </w:rPr>
        <w:t xml:space="preserve">; </w:t>
      </w:r>
      <w:r w:rsidR="00FA3F24">
        <w:rPr>
          <w:rFonts w:cstheme="minorHAnsi"/>
          <w:sz w:val="24"/>
          <w:szCs w:val="24"/>
        </w:rPr>
        <w:t>φ</w:t>
      </w:r>
      <w:r w:rsidRPr="00F07F61">
        <w:rPr>
          <w:rFonts w:cstheme="minorHAnsi"/>
          <w:sz w:val="24"/>
          <w:szCs w:val="24"/>
        </w:rPr>
        <w:t>LUZ19: F</w:t>
      </w:r>
      <w:r w:rsidR="00F07F61">
        <w:rPr>
          <w:rFonts w:cstheme="minorHAnsi"/>
          <w:sz w:val="24"/>
          <w:szCs w:val="24"/>
          <w:vertAlign w:val="subscript"/>
        </w:rPr>
        <w:t>3,</w:t>
      </w:r>
      <w:del w:id="150" w:author="Samuel Greenrod" w:date="2026-01-22T16:44:00Z" w16du:dateUtc="2026-01-22T16:44:00Z">
        <w:r w:rsidR="007D1988" w:rsidDel="003E6BB1">
          <w:rPr>
            <w:rFonts w:cstheme="minorHAnsi"/>
            <w:sz w:val="24"/>
            <w:szCs w:val="24"/>
            <w:vertAlign w:val="subscript"/>
          </w:rPr>
          <w:delText>29</w:delText>
        </w:r>
        <w:r w:rsidRPr="00F07F61" w:rsidDel="003E6BB1">
          <w:rPr>
            <w:rFonts w:cstheme="minorHAnsi"/>
            <w:sz w:val="24"/>
            <w:szCs w:val="24"/>
            <w:vertAlign w:val="subscript"/>
          </w:rPr>
          <w:delText xml:space="preserve"> </w:delText>
        </w:r>
      </w:del>
      <w:ins w:id="151" w:author="Samuel Greenrod" w:date="2026-01-22T16:44:00Z" w16du:dateUtc="2026-01-22T16:44:00Z">
        <w:r w:rsidR="003E6BB1">
          <w:rPr>
            <w:rFonts w:cstheme="minorHAnsi"/>
            <w:sz w:val="24"/>
            <w:szCs w:val="24"/>
            <w:vertAlign w:val="subscript"/>
          </w:rPr>
          <w:t>116</w:t>
        </w:r>
        <w:r w:rsidR="003E6BB1" w:rsidRPr="00F07F61">
          <w:rPr>
            <w:rFonts w:cstheme="minorHAnsi"/>
            <w:sz w:val="24"/>
            <w:szCs w:val="24"/>
            <w:vertAlign w:val="subscript"/>
          </w:rPr>
          <w:t xml:space="preserve"> </w:t>
        </w:r>
      </w:ins>
      <w:r w:rsidRPr="00F07F61">
        <w:rPr>
          <w:rFonts w:cstheme="minorHAnsi"/>
          <w:sz w:val="24"/>
          <w:szCs w:val="24"/>
        </w:rPr>
        <w:t>=</w:t>
      </w:r>
      <w:r w:rsidR="00F07F61">
        <w:rPr>
          <w:rFonts w:cstheme="minorHAnsi"/>
          <w:sz w:val="24"/>
          <w:szCs w:val="24"/>
        </w:rPr>
        <w:t xml:space="preserve"> </w:t>
      </w:r>
      <w:del w:id="152" w:author="Samuel Greenrod" w:date="2026-01-22T16:44:00Z" w16du:dateUtc="2026-01-22T16:44:00Z">
        <w:r w:rsidR="007D1988" w:rsidDel="003E6BB1">
          <w:rPr>
            <w:rFonts w:cstheme="minorHAnsi"/>
            <w:sz w:val="24"/>
            <w:szCs w:val="24"/>
          </w:rPr>
          <w:delText>96.0</w:delText>
        </w:r>
      </w:del>
      <w:ins w:id="153" w:author="Samuel Greenrod" w:date="2026-01-22T16:44:00Z" w16du:dateUtc="2026-01-22T16:44:00Z">
        <w:r w:rsidR="003E6BB1">
          <w:rPr>
            <w:rFonts w:cstheme="minorHAnsi"/>
            <w:sz w:val="24"/>
            <w:szCs w:val="24"/>
          </w:rPr>
          <w:t>137.4</w:t>
        </w:r>
      </w:ins>
      <w:r w:rsidR="007D1988" w:rsidRPr="00F07F61">
        <w:rPr>
          <w:rFonts w:cstheme="minorHAnsi"/>
          <w:sz w:val="24"/>
          <w:szCs w:val="24"/>
        </w:rPr>
        <w:t>, p &lt; 0.0</w:t>
      </w:r>
      <w:r w:rsidR="007D1988">
        <w:rPr>
          <w:rFonts w:cstheme="minorHAnsi"/>
          <w:sz w:val="24"/>
          <w:szCs w:val="24"/>
        </w:rPr>
        <w:t>01</w:t>
      </w:r>
      <w:r w:rsidRPr="00F07F61">
        <w:rPr>
          <w:rFonts w:cstheme="minorHAnsi"/>
          <w:sz w:val="24"/>
          <w:szCs w:val="24"/>
        </w:rPr>
        <w:t xml:space="preserve">). </w:t>
      </w:r>
      <w:r w:rsidR="00F07F61">
        <w:rPr>
          <w:rFonts w:cstheme="minorHAnsi"/>
          <w:sz w:val="24"/>
          <w:szCs w:val="24"/>
        </w:rPr>
        <w:t>At 42</w:t>
      </w:r>
      <w:r w:rsidR="00F06954">
        <w:rPr>
          <w:rFonts w:cstheme="minorHAnsi"/>
          <w:sz w:val="24"/>
          <w:szCs w:val="24"/>
        </w:rPr>
        <w:t>°</w:t>
      </w:r>
      <w:r w:rsidR="00F07F61">
        <w:rPr>
          <w:rFonts w:cstheme="minorHAnsi"/>
          <w:sz w:val="24"/>
          <w:szCs w:val="24"/>
        </w:rPr>
        <w:t xml:space="preserve">C, </w:t>
      </w:r>
      <w:r w:rsidR="00F06954">
        <w:rPr>
          <w:rFonts w:cstheme="minorHAnsi"/>
          <w:sz w:val="24"/>
          <w:szCs w:val="24"/>
        </w:rPr>
        <w:t>φ</w:t>
      </w:r>
      <w:r w:rsidRPr="00F07F61">
        <w:rPr>
          <w:rFonts w:cstheme="minorHAnsi"/>
          <w:sz w:val="24"/>
          <w:szCs w:val="24"/>
        </w:rPr>
        <w:t xml:space="preserve">14-1 fluctuating </w:t>
      </w:r>
      <w:r w:rsidR="00BB45FC">
        <w:rPr>
          <w:rFonts w:cstheme="minorHAnsi"/>
          <w:sz w:val="24"/>
          <w:szCs w:val="24"/>
        </w:rPr>
        <w:t>populations</w:t>
      </w:r>
      <w:r w:rsidRPr="00F07F61">
        <w:rPr>
          <w:rFonts w:cstheme="minorHAnsi"/>
          <w:sz w:val="24"/>
          <w:szCs w:val="24"/>
        </w:rPr>
        <w:t xml:space="preserve"> were found to have an intermediate phenotype between those evolved under static conditions. </w:t>
      </w:r>
      <w:r w:rsidR="00397F03">
        <w:rPr>
          <w:rFonts w:cstheme="minorHAnsi"/>
          <w:sz w:val="24"/>
          <w:szCs w:val="24"/>
        </w:rPr>
        <w:t>φ</w:t>
      </w:r>
      <w:r w:rsidR="00BB45FC">
        <w:rPr>
          <w:rFonts w:cstheme="minorHAnsi"/>
          <w:sz w:val="24"/>
          <w:szCs w:val="24"/>
        </w:rPr>
        <w:t>14-1 f</w:t>
      </w:r>
      <w:r w:rsidR="00F07F61">
        <w:rPr>
          <w:rFonts w:cstheme="minorHAnsi"/>
          <w:sz w:val="24"/>
          <w:szCs w:val="24"/>
        </w:rPr>
        <w:t>luctuating populations had significantly higher growth rates</w:t>
      </w:r>
      <w:r w:rsidR="00BB45FC">
        <w:rPr>
          <w:rFonts w:cstheme="minorHAnsi"/>
          <w:sz w:val="24"/>
          <w:szCs w:val="24"/>
        </w:rPr>
        <w:t xml:space="preserve"> at 42</w:t>
      </w:r>
      <w:r w:rsidR="00397F03">
        <w:rPr>
          <w:rFonts w:cstheme="minorHAnsi"/>
          <w:sz w:val="24"/>
          <w:szCs w:val="24"/>
        </w:rPr>
        <w:t>°</w:t>
      </w:r>
      <w:r w:rsidR="00BB45FC">
        <w:rPr>
          <w:rFonts w:cstheme="minorHAnsi"/>
          <w:sz w:val="24"/>
          <w:szCs w:val="24"/>
        </w:rPr>
        <w:t>C</w:t>
      </w:r>
      <w:r w:rsidR="00F07F61">
        <w:rPr>
          <w:rFonts w:cstheme="minorHAnsi"/>
          <w:sz w:val="24"/>
          <w:szCs w:val="24"/>
        </w:rPr>
        <w:t xml:space="preserve"> than 37</w:t>
      </w:r>
      <w:r w:rsidR="00F06954">
        <w:rPr>
          <w:rFonts w:cstheme="minorHAnsi"/>
          <w:sz w:val="24"/>
          <w:szCs w:val="24"/>
        </w:rPr>
        <w:t>°</w:t>
      </w:r>
      <w:r w:rsidR="00F07F61">
        <w:rPr>
          <w:rFonts w:cstheme="minorHAnsi"/>
          <w:sz w:val="24"/>
          <w:szCs w:val="24"/>
        </w:rPr>
        <w:t>C static populations (</w:t>
      </w:r>
      <w:ins w:id="154" w:author="Samuel Greenrod" w:date="2026-01-22T16:51:00Z" w16du:dateUtc="2026-01-22T16:51:00Z">
        <w:r w:rsidR="00D76A6C">
          <w:rPr>
            <w:rFonts w:cstheme="minorHAnsi"/>
            <w:sz w:val="24"/>
            <w:szCs w:val="24"/>
          </w:rPr>
          <w:t>37</w:t>
        </w:r>
      </w:ins>
      <w:ins w:id="155" w:author="Samuel Greenrod" w:date="2026-01-22T16:52:00Z" w16du:dateUtc="2026-01-22T16:52:00Z">
        <w:r w:rsidR="00D76A6C">
          <w:rPr>
            <w:rFonts w:cstheme="minorHAnsi"/>
            <w:sz w:val="24"/>
            <w:szCs w:val="24"/>
          </w:rPr>
          <w:t>°</w:t>
        </w:r>
      </w:ins>
      <w:ins w:id="156" w:author="Samuel Greenrod" w:date="2026-01-22T16:51:00Z" w16du:dateUtc="2026-01-22T16:51:00Z">
        <w:r w:rsidR="00D76A6C">
          <w:rPr>
            <w:rFonts w:cstheme="minorHAnsi"/>
            <w:sz w:val="24"/>
            <w:szCs w:val="24"/>
          </w:rPr>
          <w:t>C</w:t>
        </w:r>
      </w:ins>
      <w:ins w:id="157" w:author="Samuel Greenrod" w:date="2026-01-22T16:54:00Z" w16du:dateUtc="2026-01-22T16:54:00Z">
        <w:r w:rsidR="00A163FC" w:rsidRPr="00A163FC">
          <w:rPr>
            <w:rFonts w:cstheme="minorHAnsi"/>
            <w:sz w:val="24"/>
            <w:szCs w:val="24"/>
          </w:rPr>
          <w:t xml:space="preserve"> </w:t>
        </w:r>
        <w:r w:rsidR="00A163FC">
          <w:rPr>
            <w:rFonts w:cstheme="minorHAnsi"/>
            <w:sz w:val="24"/>
            <w:szCs w:val="24"/>
          </w:rPr>
          <w:t>static</w:t>
        </w:r>
      </w:ins>
      <w:ins w:id="158" w:author="Samuel Greenrod" w:date="2026-01-22T16:51:00Z" w16du:dateUtc="2026-01-22T16:51:00Z">
        <w:r w:rsidR="00D76A6C">
          <w:rPr>
            <w:rFonts w:cstheme="minorHAnsi"/>
            <w:sz w:val="24"/>
            <w:szCs w:val="24"/>
          </w:rPr>
          <w:t xml:space="preserve"> vs fluctuating: </w:t>
        </w:r>
      </w:ins>
      <w:ins w:id="159" w:author="Samuel Greenrod" w:date="2026-01-24T17:37:00Z" w16du:dateUtc="2026-01-24T17:37:00Z">
        <w:r w:rsidR="0028139E">
          <w:rPr>
            <w:rFonts w:cstheme="minorHAnsi"/>
            <w:sz w:val="24"/>
            <w:szCs w:val="24"/>
          </w:rPr>
          <w:t xml:space="preserve">estimate = </w:t>
        </w:r>
      </w:ins>
      <w:ins w:id="160" w:author="Samuel Greenrod" w:date="2026-01-24T17:38:00Z" w16du:dateUtc="2026-01-24T17:38:00Z">
        <w:r w:rsidR="00EC473E">
          <w:rPr>
            <w:rFonts w:cstheme="minorHAnsi"/>
            <w:sz w:val="24"/>
            <w:szCs w:val="24"/>
          </w:rPr>
          <w:t>-</w:t>
        </w:r>
      </w:ins>
      <w:ins w:id="161" w:author="Samuel Greenrod" w:date="2026-01-24T17:41:00Z" w16du:dateUtc="2026-01-24T17:41:00Z">
        <w:r w:rsidR="002C6C9C">
          <w:rPr>
            <w:rFonts w:cstheme="minorHAnsi"/>
            <w:sz w:val="24"/>
            <w:szCs w:val="24"/>
          </w:rPr>
          <w:t>2.6</w:t>
        </w:r>
      </w:ins>
      <w:ins w:id="162" w:author="Samuel Greenrod" w:date="2026-01-24T17:38:00Z" w16du:dateUtc="2026-01-24T17:38:00Z">
        <w:r w:rsidR="00EC473E">
          <w:rPr>
            <w:rFonts w:cstheme="minorHAnsi"/>
            <w:sz w:val="24"/>
            <w:szCs w:val="24"/>
          </w:rPr>
          <w:t xml:space="preserve"> (log</w:t>
        </w:r>
      </w:ins>
      <w:ins w:id="163" w:author="Samuel Greenrod" w:date="2026-01-24T17:42:00Z" w16du:dateUtc="2026-01-24T17:42:00Z">
        <w:r w:rsidR="00385B7D" w:rsidRPr="00385B7D">
          <w:rPr>
            <w:rFonts w:cstheme="minorHAnsi"/>
            <w:sz w:val="24"/>
            <w:szCs w:val="24"/>
            <w:vertAlign w:val="subscript"/>
            <w:rPrChange w:id="164" w:author="Samuel Greenrod" w:date="2026-01-24T17:43:00Z" w16du:dateUtc="2026-01-24T17:43:00Z">
              <w:rPr>
                <w:rFonts w:cstheme="minorHAnsi"/>
                <w:sz w:val="24"/>
                <w:szCs w:val="24"/>
              </w:rPr>
            </w:rPrChange>
          </w:rPr>
          <w:t>10</w:t>
        </w:r>
      </w:ins>
      <w:ins w:id="165" w:author="Samuel Greenrod" w:date="2026-01-24T17:38:00Z" w16du:dateUtc="2026-01-24T17:38:00Z">
        <w:r w:rsidR="00EC473E">
          <w:rPr>
            <w:rFonts w:cstheme="minorHAnsi"/>
            <w:sz w:val="24"/>
            <w:szCs w:val="24"/>
          </w:rPr>
          <w:t xml:space="preserve">), </w:t>
        </w:r>
      </w:ins>
      <w:r w:rsidR="00F07F61">
        <w:rPr>
          <w:rFonts w:cstheme="minorHAnsi"/>
          <w:sz w:val="24"/>
          <w:szCs w:val="24"/>
        </w:rPr>
        <w:t>t(</w:t>
      </w:r>
      <w:del w:id="166" w:author="Samuel Greenrod" w:date="2026-01-22T16:51:00Z" w16du:dateUtc="2026-01-22T16:51:00Z">
        <w:r w:rsidR="00F32BD7" w:rsidDel="00BE367C">
          <w:rPr>
            <w:rFonts w:cstheme="minorHAnsi"/>
            <w:sz w:val="24"/>
            <w:szCs w:val="24"/>
          </w:rPr>
          <w:delText>29</w:delText>
        </w:r>
      </w:del>
      <w:ins w:id="167" w:author="Samuel Greenrod" w:date="2026-01-22T16:51:00Z" w16du:dateUtc="2026-01-22T16:51:00Z">
        <w:r w:rsidR="00BE367C">
          <w:rPr>
            <w:rFonts w:cstheme="minorHAnsi"/>
            <w:sz w:val="24"/>
            <w:szCs w:val="24"/>
          </w:rPr>
          <w:t>116</w:t>
        </w:r>
      </w:ins>
      <w:r w:rsidR="00F07F61">
        <w:rPr>
          <w:rFonts w:cstheme="minorHAnsi"/>
          <w:sz w:val="24"/>
          <w:szCs w:val="24"/>
        </w:rPr>
        <w:t xml:space="preserve">) = </w:t>
      </w:r>
      <w:r w:rsidR="00AF35F0">
        <w:rPr>
          <w:rFonts w:cstheme="minorHAnsi"/>
          <w:sz w:val="24"/>
          <w:szCs w:val="24"/>
        </w:rPr>
        <w:t>-</w:t>
      </w:r>
      <w:del w:id="168" w:author="Samuel Greenrod" w:date="2026-01-22T16:51:00Z" w16du:dateUtc="2026-01-22T16:51:00Z">
        <w:r w:rsidR="00F32BD7" w:rsidDel="00F14B96">
          <w:rPr>
            <w:rFonts w:cstheme="minorHAnsi"/>
            <w:sz w:val="24"/>
            <w:szCs w:val="24"/>
          </w:rPr>
          <w:delText>12.4</w:delText>
        </w:r>
      </w:del>
      <w:ins w:id="169" w:author="Samuel Greenrod" w:date="2026-01-22T16:51:00Z" w16du:dateUtc="2026-01-22T16:51:00Z">
        <w:r w:rsidR="00BE367C">
          <w:rPr>
            <w:rFonts w:cstheme="minorHAnsi"/>
            <w:sz w:val="24"/>
            <w:szCs w:val="24"/>
          </w:rPr>
          <w:t>-17.6</w:t>
        </w:r>
      </w:ins>
      <w:r w:rsidR="00AF35F0">
        <w:rPr>
          <w:rFonts w:cstheme="minorHAnsi"/>
          <w:sz w:val="24"/>
          <w:szCs w:val="24"/>
        </w:rPr>
        <w:t>, p &lt; 0.0</w:t>
      </w:r>
      <w:r w:rsidR="00F32BD7">
        <w:rPr>
          <w:rFonts w:cstheme="minorHAnsi"/>
          <w:sz w:val="24"/>
          <w:szCs w:val="24"/>
        </w:rPr>
        <w:t>01</w:t>
      </w:r>
      <w:r w:rsidR="00AF35F0">
        <w:rPr>
          <w:rFonts w:cstheme="minorHAnsi"/>
          <w:sz w:val="24"/>
          <w:szCs w:val="24"/>
        </w:rPr>
        <w:t>)</w:t>
      </w:r>
      <w:r w:rsidR="00F06954">
        <w:rPr>
          <w:rFonts w:cstheme="minorHAnsi"/>
          <w:sz w:val="24"/>
          <w:szCs w:val="24"/>
        </w:rPr>
        <w:t xml:space="preserve"> but </w:t>
      </w:r>
      <w:r w:rsidR="00AF35F0">
        <w:rPr>
          <w:rFonts w:cstheme="minorHAnsi"/>
          <w:sz w:val="24"/>
          <w:szCs w:val="24"/>
        </w:rPr>
        <w:t>lower growth rates than 42</w:t>
      </w:r>
      <w:r w:rsidR="00F06954">
        <w:rPr>
          <w:rFonts w:cstheme="minorHAnsi"/>
          <w:sz w:val="24"/>
          <w:szCs w:val="24"/>
        </w:rPr>
        <w:t>°</w:t>
      </w:r>
      <w:r w:rsidR="00AF35F0">
        <w:rPr>
          <w:rFonts w:cstheme="minorHAnsi"/>
          <w:sz w:val="24"/>
          <w:szCs w:val="24"/>
        </w:rPr>
        <w:t>C static populations (</w:t>
      </w:r>
      <w:ins w:id="170" w:author="Samuel Greenrod" w:date="2026-01-22T16:52:00Z" w16du:dateUtc="2026-01-22T16:52:00Z">
        <w:r w:rsidR="00D76A6C">
          <w:rPr>
            <w:rFonts w:cstheme="minorHAnsi"/>
            <w:sz w:val="24"/>
            <w:szCs w:val="24"/>
          </w:rPr>
          <w:t>fluctuating vs 42°C</w:t>
        </w:r>
      </w:ins>
      <w:ins w:id="171" w:author="Samuel Greenrod" w:date="2026-01-22T16:54:00Z" w16du:dateUtc="2026-01-22T16:54:00Z">
        <w:r w:rsidR="00A163FC">
          <w:rPr>
            <w:rFonts w:cstheme="minorHAnsi"/>
            <w:sz w:val="24"/>
            <w:szCs w:val="24"/>
          </w:rPr>
          <w:t xml:space="preserve"> static</w:t>
        </w:r>
      </w:ins>
      <w:ins w:id="172" w:author="Samuel Greenrod" w:date="2026-01-22T16:52:00Z" w16du:dateUtc="2026-01-22T16:52:00Z">
        <w:r w:rsidR="00D76A6C">
          <w:rPr>
            <w:rFonts w:cstheme="minorHAnsi"/>
            <w:sz w:val="24"/>
            <w:szCs w:val="24"/>
          </w:rPr>
          <w:t>:</w:t>
        </w:r>
      </w:ins>
      <w:ins w:id="173" w:author="Samuel Greenrod" w:date="2026-01-24T17:43:00Z" w16du:dateUtc="2026-01-24T17:43:00Z">
        <w:r w:rsidR="005B233D">
          <w:rPr>
            <w:rFonts w:cstheme="minorHAnsi"/>
            <w:sz w:val="24"/>
            <w:szCs w:val="24"/>
          </w:rPr>
          <w:t xml:space="preserve"> estimate = 2.5 (log</w:t>
        </w:r>
        <w:r w:rsidR="005B233D" w:rsidRPr="005B233D">
          <w:rPr>
            <w:rFonts w:cstheme="minorHAnsi"/>
            <w:sz w:val="24"/>
            <w:szCs w:val="24"/>
            <w:vertAlign w:val="subscript"/>
            <w:rPrChange w:id="174" w:author="Samuel Greenrod" w:date="2026-01-24T17:43:00Z" w16du:dateUtc="2026-01-24T17:43:00Z">
              <w:rPr>
                <w:rFonts w:cstheme="minorHAnsi"/>
                <w:sz w:val="24"/>
                <w:szCs w:val="24"/>
              </w:rPr>
            </w:rPrChange>
          </w:rPr>
          <w:t>10</w:t>
        </w:r>
        <w:r w:rsidR="005B233D">
          <w:rPr>
            <w:rFonts w:cstheme="minorHAnsi"/>
            <w:sz w:val="24"/>
            <w:szCs w:val="24"/>
          </w:rPr>
          <w:t>),</w:t>
        </w:r>
      </w:ins>
      <w:ins w:id="175" w:author="Samuel Greenrod" w:date="2026-01-22T16:52:00Z" w16du:dateUtc="2026-01-22T16:52:00Z">
        <w:r w:rsidR="00D76A6C">
          <w:rPr>
            <w:rFonts w:cstheme="minorHAnsi"/>
            <w:sz w:val="24"/>
            <w:szCs w:val="24"/>
          </w:rPr>
          <w:t xml:space="preserve"> </w:t>
        </w:r>
      </w:ins>
      <w:r w:rsidR="00AF35F0">
        <w:rPr>
          <w:rFonts w:cstheme="minorHAnsi"/>
          <w:sz w:val="24"/>
          <w:szCs w:val="24"/>
        </w:rPr>
        <w:t>t(</w:t>
      </w:r>
      <w:del w:id="176" w:author="Samuel Greenrod" w:date="2026-01-24T17:34:00Z" w16du:dateUtc="2026-01-24T17:34:00Z">
        <w:r w:rsidR="00F32BD7" w:rsidDel="00125BC7">
          <w:rPr>
            <w:rFonts w:cstheme="minorHAnsi"/>
            <w:sz w:val="24"/>
            <w:szCs w:val="24"/>
          </w:rPr>
          <w:delText>29</w:delText>
        </w:r>
      </w:del>
      <w:ins w:id="177" w:author="Samuel Greenrod" w:date="2026-01-24T17:34:00Z" w16du:dateUtc="2026-01-24T17:34:00Z">
        <w:r w:rsidR="00125BC7">
          <w:rPr>
            <w:rFonts w:cstheme="minorHAnsi"/>
            <w:sz w:val="24"/>
            <w:szCs w:val="24"/>
          </w:rPr>
          <w:t>116</w:t>
        </w:r>
      </w:ins>
      <w:r w:rsidR="00AF35F0">
        <w:rPr>
          <w:rFonts w:cstheme="minorHAnsi"/>
          <w:sz w:val="24"/>
          <w:szCs w:val="24"/>
        </w:rPr>
        <w:t xml:space="preserve">) = </w:t>
      </w:r>
      <w:del w:id="178" w:author="Samuel Greenrod" w:date="2026-01-22T16:51:00Z" w16du:dateUtc="2026-01-22T16:51:00Z">
        <w:r w:rsidR="00F32BD7" w:rsidDel="00BE367C">
          <w:rPr>
            <w:rFonts w:cstheme="minorHAnsi"/>
            <w:sz w:val="24"/>
            <w:szCs w:val="24"/>
          </w:rPr>
          <w:delText>12.7</w:delText>
        </w:r>
      </w:del>
      <w:ins w:id="179" w:author="Samuel Greenrod" w:date="2026-01-22T16:51:00Z" w16du:dateUtc="2026-01-22T16:51:00Z">
        <w:r w:rsidR="00BE367C">
          <w:rPr>
            <w:rFonts w:cstheme="minorHAnsi"/>
            <w:sz w:val="24"/>
            <w:szCs w:val="24"/>
          </w:rPr>
          <w:t>16.8</w:t>
        </w:r>
      </w:ins>
      <w:r w:rsidR="00AF35F0">
        <w:rPr>
          <w:rFonts w:cstheme="minorHAnsi"/>
          <w:sz w:val="24"/>
          <w:szCs w:val="24"/>
        </w:rPr>
        <w:t xml:space="preserve">, p </w:t>
      </w:r>
      <w:r w:rsidR="00F32BD7">
        <w:rPr>
          <w:rFonts w:cstheme="minorHAnsi"/>
          <w:sz w:val="24"/>
          <w:szCs w:val="24"/>
        </w:rPr>
        <w:t>&lt; 0.001</w:t>
      </w:r>
      <w:r w:rsidR="00AF35F0">
        <w:rPr>
          <w:rFonts w:cstheme="minorHAnsi"/>
          <w:sz w:val="24"/>
          <w:szCs w:val="24"/>
        </w:rPr>
        <w:t xml:space="preserve">). </w:t>
      </w:r>
      <w:r w:rsidR="00F32BD7">
        <w:rPr>
          <w:rFonts w:cstheme="minorHAnsi"/>
          <w:sz w:val="24"/>
          <w:szCs w:val="24"/>
        </w:rPr>
        <w:t>At 37</w:t>
      </w:r>
      <w:r w:rsidR="00F06954">
        <w:rPr>
          <w:rFonts w:cstheme="minorHAnsi"/>
          <w:sz w:val="24"/>
          <w:szCs w:val="24"/>
        </w:rPr>
        <w:t>°</w:t>
      </w:r>
      <w:r w:rsidR="00F32BD7">
        <w:rPr>
          <w:rFonts w:cstheme="minorHAnsi"/>
          <w:sz w:val="24"/>
          <w:szCs w:val="24"/>
        </w:rPr>
        <w:t xml:space="preserve">C, </w:t>
      </w:r>
      <w:r w:rsidR="00F06954">
        <w:rPr>
          <w:rFonts w:cstheme="minorHAnsi"/>
          <w:sz w:val="24"/>
          <w:szCs w:val="24"/>
        </w:rPr>
        <w:t>φ</w:t>
      </w:r>
      <w:r w:rsidR="00F32BD7">
        <w:rPr>
          <w:rFonts w:cstheme="minorHAnsi"/>
          <w:sz w:val="24"/>
          <w:szCs w:val="24"/>
        </w:rPr>
        <w:t xml:space="preserve">14-1 fluctuating </w:t>
      </w:r>
      <w:r w:rsidR="0000073B">
        <w:rPr>
          <w:rFonts w:cstheme="minorHAnsi"/>
          <w:sz w:val="24"/>
          <w:szCs w:val="24"/>
        </w:rPr>
        <w:t xml:space="preserve">populations </w:t>
      </w:r>
      <w:r w:rsidR="00F32BD7">
        <w:rPr>
          <w:rFonts w:cstheme="minorHAnsi"/>
          <w:sz w:val="24"/>
          <w:szCs w:val="24"/>
        </w:rPr>
        <w:t>had no significant differen</w:t>
      </w:r>
      <w:r w:rsidR="00A23224">
        <w:rPr>
          <w:rFonts w:cstheme="minorHAnsi"/>
          <w:sz w:val="24"/>
          <w:szCs w:val="24"/>
        </w:rPr>
        <w:t>ce</w:t>
      </w:r>
      <w:r w:rsidR="00F32BD7">
        <w:rPr>
          <w:rFonts w:cstheme="minorHAnsi"/>
          <w:sz w:val="24"/>
          <w:szCs w:val="24"/>
        </w:rPr>
        <w:t xml:space="preserve"> to static </w:t>
      </w:r>
      <w:r w:rsidR="00BB45FC">
        <w:rPr>
          <w:rFonts w:cstheme="minorHAnsi"/>
          <w:sz w:val="24"/>
          <w:szCs w:val="24"/>
        </w:rPr>
        <w:t>populations</w:t>
      </w:r>
      <w:r w:rsidR="00F32BD7">
        <w:rPr>
          <w:rFonts w:cstheme="minorHAnsi"/>
          <w:sz w:val="24"/>
          <w:szCs w:val="24"/>
        </w:rPr>
        <w:t xml:space="preserve"> possibly due to phage growth being measured after </w:t>
      </w:r>
      <w:r w:rsidR="00BB45FC">
        <w:rPr>
          <w:rFonts w:cstheme="minorHAnsi"/>
          <w:sz w:val="24"/>
          <w:szCs w:val="24"/>
        </w:rPr>
        <w:t xml:space="preserve">phages </w:t>
      </w:r>
      <w:r w:rsidR="00F32BD7">
        <w:rPr>
          <w:rFonts w:cstheme="minorHAnsi"/>
          <w:sz w:val="24"/>
          <w:szCs w:val="24"/>
        </w:rPr>
        <w:t xml:space="preserve">had reached carrying </w:t>
      </w:r>
      <w:r w:rsidR="00F32BD7" w:rsidRPr="00A75097">
        <w:rPr>
          <w:rFonts w:cstheme="minorHAnsi"/>
          <w:sz w:val="24"/>
          <w:szCs w:val="24"/>
        </w:rPr>
        <w:t>capacity</w:t>
      </w:r>
      <w:r w:rsidR="00B6478B" w:rsidRPr="00A75097">
        <w:rPr>
          <w:rFonts w:cstheme="minorHAnsi"/>
          <w:sz w:val="24"/>
          <w:szCs w:val="24"/>
        </w:rPr>
        <w:t xml:space="preserve"> </w:t>
      </w:r>
      <w:r w:rsidR="00155822">
        <w:rPr>
          <w:rFonts w:cstheme="minorHAnsi"/>
          <w:sz w:val="24"/>
          <w:szCs w:val="24"/>
        </w:rPr>
        <w:t xml:space="preserve">(see ref. </w:t>
      </w:r>
      <w:r w:rsidR="00A75097" w:rsidRPr="00894ED3">
        <w:rPr>
          <w:rFonts w:cstheme="minorHAnsi"/>
          <w:sz w:val="24"/>
          <w:szCs w:val="24"/>
        </w:rPr>
        <w:fldChar w:fldCharType="begin"/>
      </w:r>
      <w:r w:rsidR="00A042C4">
        <w:rPr>
          <w:rFonts w:cstheme="minorHAnsi"/>
          <w:sz w:val="24"/>
          <w:szCs w:val="24"/>
        </w:rPr>
        <w:instrText xml:space="preserve"> ADDIN ZOTERO_ITEM CSL_CITATION {"citationID":"SHsE27fh","properties":{"formattedCitation":"[32]","plainCitation":"[32]","noteIndex":0},"citationItems":[{"id":"3ShIdf5J/XIGQgsWs","uris":["http://zotero.org/users/local/sgFDdPY0/items/ZEVGKDPJ"],"itemData":{"id":3692,"type":"article","abstract":"Environmental stress drives biodiversity loss by altering competitive hierarchies and pushing taxa towards extinction. Parasites and their communities are particularly vulnerable to stress due to environmental sensitivity of infection steps, variation in species tolerance during co-infections, and dependence on host fitness. Parasite populations might avoid extinction through evolutionary rescue - whereby rapid adaptation to stress enables persistence - but whether this process can preserve community diversity remains unclear. Here, we study the impact of evolutionary rescue in a simple parasite community by propagating populations of two viral parasites (bacteriophages φ14-1 and φLUZ19) of Pseudomonas aeruginosa in monoculture and co-culture under two thermal conditions, a control temperature (37°C) and a high temperature that restricts φ14-1 growth (42°C). We show that evolutionary rescue of φ14-1 prevented extinction in monoculture. Rescue of this phage in co-culture made it a superior competitor, and it replaced φLUZ19 as the dominant phage at high temperature. We determine that evolutionary rescue occurred through mutations in genes linked to attachment to bacterial hosts and within-host replication. We also show that competitive suppression by φ14-1 constrained φLUZ19 molecular evolution. Our findings suggest that evolutionary rescue can prevent the extinction of some parasites, but may inadvertently destabilise the community and facilitate further biodiversity loss. This work underscores the need to take an eco-evolutionary approach to predict the responses of communities to global climate change.","DOI":"10.1101/2025.09.25.678511","language":"en","license":"© 2025, Posted by Cold Spring Harbor Laboratory. This pre-print is available under a Creative Commons License (Attribution-NoDerivs 4.0 International), CC BY-ND 4.0, as described at http://creativecommons.org/licenses/by-nd/4.0/","note":"ISSN: 2692-8205\npage: 2025.09.25.678511\nsection: New Results","publisher":"bioRxiv","source":"bioRxiv","title":"Evolutionary rescue accelerates competitive exclusion in a parasite community","URL":"https://www.biorxiv.org/content/10.1101/2025.09.25.678511v1","author":[{"family":"Greenrod","given":"Samuel TE"},{"family":"Cazares","given":"Daniel"},{"family":"Slesak","given":"Weronika A."},{"family":"Hector","given":"Tobias"},{"family":"MacLean","given":"R. Craig"},{"family":"King","given":"Kayla C."}],"accessed":{"date-parts":[["2025",9,28]]},"issued":{"date-parts":[["2025",9,27]]}}}],"schema":"https://github.com/citation-style-language/schema/raw/master/csl-citation.json"} </w:instrText>
      </w:r>
      <w:r w:rsidR="00A75097" w:rsidRPr="00894ED3">
        <w:rPr>
          <w:rFonts w:cstheme="minorHAnsi"/>
          <w:sz w:val="24"/>
          <w:szCs w:val="24"/>
        </w:rPr>
        <w:fldChar w:fldCharType="separate"/>
      </w:r>
      <w:r w:rsidR="00A042C4" w:rsidRPr="00A042C4">
        <w:rPr>
          <w:rFonts w:ascii="Calibri" w:hAnsi="Calibri" w:cs="Calibri"/>
          <w:sz w:val="24"/>
        </w:rPr>
        <w:t>[32]</w:t>
      </w:r>
      <w:r w:rsidR="00A75097" w:rsidRPr="00894ED3">
        <w:rPr>
          <w:rFonts w:cstheme="minorHAnsi"/>
          <w:sz w:val="24"/>
          <w:szCs w:val="24"/>
        </w:rPr>
        <w:fldChar w:fldCharType="end"/>
      </w:r>
      <w:r w:rsidR="00155822">
        <w:rPr>
          <w:rFonts w:cstheme="minorHAnsi"/>
          <w:sz w:val="24"/>
          <w:szCs w:val="24"/>
        </w:rPr>
        <w:t>)</w:t>
      </w:r>
      <w:r w:rsidR="00F32BD7" w:rsidRPr="00A75097">
        <w:rPr>
          <w:rFonts w:cstheme="minorHAnsi"/>
          <w:sz w:val="24"/>
          <w:szCs w:val="24"/>
        </w:rPr>
        <w:t>. For</w:t>
      </w:r>
      <w:r w:rsidR="00F32BD7">
        <w:rPr>
          <w:rFonts w:cstheme="minorHAnsi"/>
          <w:sz w:val="24"/>
          <w:szCs w:val="24"/>
        </w:rPr>
        <w:t xml:space="preserve"> </w:t>
      </w:r>
      <w:r w:rsidR="00F06954">
        <w:rPr>
          <w:rFonts w:cstheme="minorHAnsi"/>
          <w:sz w:val="24"/>
          <w:szCs w:val="24"/>
        </w:rPr>
        <w:t>φ</w:t>
      </w:r>
      <w:r w:rsidR="00F32BD7">
        <w:rPr>
          <w:rFonts w:cstheme="minorHAnsi"/>
          <w:sz w:val="24"/>
          <w:szCs w:val="24"/>
        </w:rPr>
        <w:t>LUZ19, fluctuating evolved populations had significantly higher growth at 42</w:t>
      </w:r>
      <w:r w:rsidR="00F06954">
        <w:rPr>
          <w:rFonts w:cstheme="minorHAnsi"/>
          <w:sz w:val="24"/>
          <w:szCs w:val="24"/>
        </w:rPr>
        <w:t>°</w:t>
      </w:r>
      <w:r w:rsidR="00F32BD7">
        <w:rPr>
          <w:rFonts w:cstheme="minorHAnsi"/>
          <w:sz w:val="24"/>
          <w:szCs w:val="24"/>
        </w:rPr>
        <w:t>C than 37</w:t>
      </w:r>
      <w:r w:rsidR="00F06954">
        <w:rPr>
          <w:rFonts w:cstheme="minorHAnsi"/>
          <w:sz w:val="24"/>
          <w:szCs w:val="24"/>
        </w:rPr>
        <w:t>°</w:t>
      </w:r>
      <w:r w:rsidR="00F32BD7">
        <w:rPr>
          <w:rFonts w:cstheme="minorHAnsi"/>
          <w:sz w:val="24"/>
          <w:szCs w:val="24"/>
        </w:rPr>
        <w:t>C static populations (</w:t>
      </w:r>
      <w:ins w:id="180" w:author="Samuel Greenrod" w:date="2026-01-22T16:53:00Z" w16du:dateUtc="2026-01-22T16:53:00Z">
        <w:r w:rsidR="0051082E">
          <w:rPr>
            <w:rFonts w:cstheme="minorHAnsi"/>
            <w:sz w:val="24"/>
            <w:szCs w:val="24"/>
          </w:rPr>
          <w:t>37</w:t>
        </w:r>
      </w:ins>
      <w:ins w:id="181" w:author="Samuel Greenrod" w:date="2026-01-22T16:55:00Z" w16du:dateUtc="2026-01-22T16:55:00Z">
        <w:r w:rsidR="006725E5">
          <w:rPr>
            <w:rFonts w:cstheme="minorHAnsi"/>
            <w:sz w:val="24"/>
            <w:szCs w:val="24"/>
          </w:rPr>
          <w:t>°</w:t>
        </w:r>
      </w:ins>
      <w:ins w:id="182" w:author="Samuel Greenrod" w:date="2026-01-22T16:53:00Z" w16du:dateUtc="2026-01-22T16:53:00Z">
        <w:r w:rsidR="0051082E">
          <w:rPr>
            <w:rFonts w:cstheme="minorHAnsi"/>
            <w:sz w:val="24"/>
            <w:szCs w:val="24"/>
          </w:rPr>
          <w:t xml:space="preserve">C </w:t>
        </w:r>
      </w:ins>
      <w:ins w:id="183" w:author="Samuel Greenrod" w:date="2026-01-22T16:54:00Z" w16du:dateUtc="2026-01-22T16:54:00Z">
        <w:r w:rsidR="00A163FC">
          <w:rPr>
            <w:rFonts w:cstheme="minorHAnsi"/>
            <w:sz w:val="24"/>
            <w:szCs w:val="24"/>
          </w:rPr>
          <w:t xml:space="preserve">static </w:t>
        </w:r>
      </w:ins>
      <w:ins w:id="184" w:author="Samuel Greenrod" w:date="2026-01-22T16:53:00Z" w16du:dateUtc="2026-01-22T16:53:00Z">
        <w:r w:rsidR="0051082E">
          <w:rPr>
            <w:rFonts w:cstheme="minorHAnsi"/>
            <w:sz w:val="24"/>
            <w:szCs w:val="24"/>
          </w:rPr>
          <w:t xml:space="preserve">vs fluctuating: </w:t>
        </w:r>
      </w:ins>
      <w:ins w:id="185" w:author="Samuel Greenrod" w:date="2026-01-24T17:44:00Z" w16du:dateUtc="2026-01-24T17:44:00Z">
        <w:r w:rsidR="00342F58">
          <w:rPr>
            <w:rFonts w:cstheme="minorHAnsi"/>
            <w:sz w:val="24"/>
            <w:szCs w:val="24"/>
          </w:rPr>
          <w:t xml:space="preserve">estimate = </w:t>
        </w:r>
        <w:r w:rsidR="00B20491">
          <w:rPr>
            <w:rFonts w:cstheme="minorHAnsi"/>
            <w:sz w:val="24"/>
            <w:szCs w:val="24"/>
          </w:rPr>
          <w:t>-1.9 (log</w:t>
        </w:r>
        <w:r w:rsidR="00B20491" w:rsidRPr="00B20491">
          <w:rPr>
            <w:rFonts w:cstheme="minorHAnsi"/>
            <w:sz w:val="24"/>
            <w:szCs w:val="24"/>
            <w:vertAlign w:val="subscript"/>
            <w:rPrChange w:id="186" w:author="Samuel Greenrod" w:date="2026-01-24T17:44:00Z" w16du:dateUtc="2026-01-24T17:44:00Z">
              <w:rPr>
                <w:rFonts w:cstheme="minorHAnsi"/>
                <w:sz w:val="24"/>
                <w:szCs w:val="24"/>
              </w:rPr>
            </w:rPrChange>
          </w:rPr>
          <w:t>10</w:t>
        </w:r>
        <w:r w:rsidR="00B20491">
          <w:rPr>
            <w:rFonts w:cstheme="minorHAnsi"/>
            <w:sz w:val="24"/>
            <w:szCs w:val="24"/>
          </w:rPr>
          <w:t xml:space="preserve">), </w:t>
        </w:r>
      </w:ins>
      <w:r w:rsidR="00F32BD7">
        <w:rPr>
          <w:rFonts w:cstheme="minorHAnsi"/>
          <w:sz w:val="24"/>
          <w:szCs w:val="24"/>
        </w:rPr>
        <w:t>t(</w:t>
      </w:r>
      <w:del w:id="187" w:author="Samuel Greenrod" w:date="2026-01-22T16:52:00Z" w16du:dateUtc="2026-01-22T16:52:00Z">
        <w:r w:rsidR="00F32BD7" w:rsidDel="00C32C7F">
          <w:rPr>
            <w:rFonts w:cstheme="minorHAnsi"/>
            <w:sz w:val="24"/>
            <w:szCs w:val="24"/>
          </w:rPr>
          <w:delText>29</w:delText>
        </w:r>
      </w:del>
      <w:ins w:id="188" w:author="Samuel Greenrod" w:date="2026-01-22T16:52:00Z" w16du:dateUtc="2026-01-22T16:52:00Z">
        <w:r w:rsidR="00C32C7F">
          <w:rPr>
            <w:rFonts w:cstheme="minorHAnsi"/>
            <w:sz w:val="24"/>
            <w:szCs w:val="24"/>
          </w:rPr>
          <w:t>116</w:t>
        </w:r>
      </w:ins>
      <w:r w:rsidR="00F32BD7">
        <w:rPr>
          <w:rFonts w:cstheme="minorHAnsi"/>
          <w:sz w:val="24"/>
          <w:szCs w:val="24"/>
        </w:rPr>
        <w:t>) = -</w:t>
      </w:r>
      <w:ins w:id="189" w:author="Samuel Greenrod" w:date="2026-01-22T16:52:00Z" w16du:dateUtc="2026-01-22T16:52:00Z">
        <w:r w:rsidR="00C32C7F">
          <w:rPr>
            <w:rFonts w:cstheme="minorHAnsi"/>
            <w:sz w:val="24"/>
            <w:szCs w:val="24"/>
          </w:rPr>
          <w:t>22.8</w:t>
        </w:r>
      </w:ins>
      <w:del w:id="190" w:author="Samuel Greenrod" w:date="2026-01-22T16:52:00Z" w16du:dateUtc="2026-01-22T16:52:00Z">
        <w:r w:rsidR="00F32BD7" w:rsidDel="00C32C7F">
          <w:rPr>
            <w:rFonts w:cstheme="minorHAnsi"/>
            <w:sz w:val="24"/>
            <w:szCs w:val="24"/>
          </w:rPr>
          <w:delText>19.3</w:delText>
        </w:r>
      </w:del>
      <w:r w:rsidR="00F32BD7">
        <w:rPr>
          <w:rFonts w:cstheme="minorHAnsi"/>
          <w:sz w:val="24"/>
          <w:szCs w:val="24"/>
        </w:rPr>
        <w:t>, p &lt; 0.001). However, growth was not significantly different to 42</w:t>
      </w:r>
      <w:r w:rsidR="00F06954">
        <w:rPr>
          <w:rFonts w:cstheme="minorHAnsi"/>
          <w:sz w:val="24"/>
          <w:szCs w:val="24"/>
        </w:rPr>
        <w:t>°</w:t>
      </w:r>
      <w:r w:rsidR="00F32BD7">
        <w:rPr>
          <w:rFonts w:cstheme="minorHAnsi"/>
          <w:sz w:val="24"/>
          <w:szCs w:val="24"/>
        </w:rPr>
        <w:t>C evolved populations (</w:t>
      </w:r>
      <w:ins w:id="191" w:author="Samuel Greenrod" w:date="2026-01-22T16:53:00Z" w16du:dateUtc="2026-01-22T16:53:00Z">
        <w:r w:rsidR="0051082E">
          <w:rPr>
            <w:rFonts w:cstheme="minorHAnsi"/>
            <w:sz w:val="24"/>
            <w:szCs w:val="24"/>
          </w:rPr>
          <w:t>fluctuating vs 42</w:t>
        </w:r>
      </w:ins>
      <w:ins w:id="192" w:author="Samuel Greenrod" w:date="2026-01-22T16:55:00Z" w16du:dateUtc="2026-01-22T16:55:00Z">
        <w:r w:rsidR="006725E5">
          <w:rPr>
            <w:rFonts w:cstheme="minorHAnsi"/>
            <w:sz w:val="24"/>
            <w:szCs w:val="24"/>
          </w:rPr>
          <w:t>°</w:t>
        </w:r>
      </w:ins>
      <w:ins w:id="193" w:author="Samuel Greenrod" w:date="2026-01-22T16:53:00Z" w16du:dateUtc="2026-01-22T16:53:00Z">
        <w:r w:rsidR="0051082E">
          <w:rPr>
            <w:rFonts w:cstheme="minorHAnsi"/>
            <w:sz w:val="24"/>
            <w:szCs w:val="24"/>
          </w:rPr>
          <w:t>C</w:t>
        </w:r>
      </w:ins>
      <w:ins w:id="194" w:author="Samuel Greenrod" w:date="2026-01-22T16:54:00Z" w16du:dateUtc="2026-01-22T16:54:00Z">
        <w:r w:rsidR="00A163FC">
          <w:rPr>
            <w:rFonts w:cstheme="minorHAnsi"/>
            <w:sz w:val="24"/>
            <w:szCs w:val="24"/>
          </w:rPr>
          <w:t xml:space="preserve"> static</w:t>
        </w:r>
      </w:ins>
      <w:ins w:id="195" w:author="Samuel Greenrod" w:date="2026-01-22T16:53:00Z" w16du:dateUtc="2026-01-22T16:53:00Z">
        <w:r w:rsidR="0051082E">
          <w:rPr>
            <w:rFonts w:cstheme="minorHAnsi"/>
            <w:sz w:val="24"/>
            <w:szCs w:val="24"/>
          </w:rPr>
          <w:t xml:space="preserve">: </w:t>
        </w:r>
      </w:ins>
      <w:ins w:id="196" w:author="Samuel Greenrod" w:date="2026-01-24T17:44:00Z" w16du:dateUtc="2026-01-24T17:44:00Z">
        <w:r w:rsidR="00B20491">
          <w:rPr>
            <w:rFonts w:cstheme="minorHAnsi"/>
            <w:sz w:val="24"/>
            <w:szCs w:val="24"/>
          </w:rPr>
          <w:t>estimate = -0.15 (log</w:t>
        </w:r>
        <w:r w:rsidR="00B20491" w:rsidRPr="00B20491">
          <w:rPr>
            <w:rFonts w:cstheme="minorHAnsi"/>
            <w:sz w:val="24"/>
            <w:szCs w:val="24"/>
            <w:vertAlign w:val="subscript"/>
            <w:rPrChange w:id="197" w:author="Samuel Greenrod" w:date="2026-01-24T17:44:00Z" w16du:dateUtc="2026-01-24T17:44:00Z">
              <w:rPr>
                <w:rFonts w:cstheme="minorHAnsi"/>
                <w:sz w:val="24"/>
                <w:szCs w:val="24"/>
              </w:rPr>
            </w:rPrChange>
          </w:rPr>
          <w:t>10</w:t>
        </w:r>
        <w:r w:rsidR="00B20491">
          <w:rPr>
            <w:rFonts w:cstheme="minorHAnsi"/>
            <w:sz w:val="24"/>
            <w:szCs w:val="24"/>
          </w:rPr>
          <w:t xml:space="preserve">), </w:t>
        </w:r>
      </w:ins>
      <w:r w:rsidR="00F32BD7">
        <w:rPr>
          <w:rFonts w:cstheme="minorHAnsi"/>
          <w:sz w:val="24"/>
          <w:szCs w:val="24"/>
        </w:rPr>
        <w:t>t(</w:t>
      </w:r>
      <w:del w:id="198" w:author="Samuel Greenrod" w:date="2026-01-22T16:53:00Z" w16du:dateUtc="2026-01-22T16:53:00Z">
        <w:r w:rsidR="00F32BD7" w:rsidDel="0051082E">
          <w:rPr>
            <w:rFonts w:cstheme="minorHAnsi"/>
            <w:sz w:val="24"/>
            <w:szCs w:val="24"/>
          </w:rPr>
          <w:delText>29</w:delText>
        </w:r>
      </w:del>
      <w:ins w:id="199" w:author="Samuel Greenrod" w:date="2026-01-22T16:53:00Z" w16du:dateUtc="2026-01-22T16:53:00Z">
        <w:r w:rsidR="0051082E">
          <w:rPr>
            <w:rFonts w:cstheme="minorHAnsi"/>
            <w:sz w:val="24"/>
            <w:szCs w:val="24"/>
          </w:rPr>
          <w:t>116</w:t>
        </w:r>
      </w:ins>
      <w:r w:rsidR="00F32BD7">
        <w:rPr>
          <w:rFonts w:cstheme="minorHAnsi"/>
          <w:sz w:val="24"/>
          <w:szCs w:val="24"/>
        </w:rPr>
        <w:t>) =-1.</w:t>
      </w:r>
      <w:ins w:id="200" w:author="Samuel Greenrod" w:date="2026-01-22T16:53:00Z" w16du:dateUtc="2026-01-22T16:53:00Z">
        <w:r w:rsidR="0051082E">
          <w:rPr>
            <w:rFonts w:cstheme="minorHAnsi"/>
            <w:sz w:val="24"/>
            <w:szCs w:val="24"/>
          </w:rPr>
          <w:t>79</w:t>
        </w:r>
      </w:ins>
      <w:del w:id="201" w:author="Samuel Greenrod" w:date="2026-01-22T16:53:00Z" w16du:dateUtc="2026-01-22T16:53:00Z">
        <w:r w:rsidR="00F32BD7" w:rsidDel="0051082E">
          <w:rPr>
            <w:rFonts w:cstheme="minorHAnsi"/>
            <w:sz w:val="24"/>
            <w:szCs w:val="24"/>
          </w:rPr>
          <w:delText>65</w:delText>
        </w:r>
      </w:del>
      <w:r w:rsidR="00F32BD7">
        <w:rPr>
          <w:rFonts w:cstheme="minorHAnsi"/>
          <w:sz w:val="24"/>
          <w:szCs w:val="24"/>
        </w:rPr>
        <w:t>, p = 0.</w:t>
      </w:r>
      <w:ins w:id="202" w:author="Samuel Greenrod" w:date="2026-01-22T16:53:00Z" w16du:dateUtc="2026-01-22T16:53:00Z">
        <w:r w:rsidR="0051082E">
          <w:rPr>
            <w:rFonts w:cstheme="minorHAnsi"/>
            <w:sz w:val="24"/>
            <w:szCs w:val="24"/>
          </w:rPr>
          <w:t>28</w:t>
        </w:r>
      </w:ins>
      <w:del w:id="203" w:author="Samuel Greenrod" w:date="2026-01-22T16:53:00Z" w16du:dateUtc="2026-01-22T16:53:00Z">
        <w:r w:rsidR="00F32BD7" w:rsidDel="0051082E">
          <w:rPr>
            <w:rFonts w:cstheme="minorHAnsi"/>
            <w:sz w:val="24"/>
            <w:szCs w:val="24"/>
          </w:rPr>
          <w:delText>37</w:delText>
        </w:r>
      </w:del>
      <w:r w:rsidR="00F32BD7">
        <w:rPr>
          <w:rFonts w:cstheme="minorHAnsi"/>
          <w:sz w:val="24"/>
          <w:szCs w:val="24"/>
        </w:rPr>
        <w:t>). The opposite findings were observed at 37</w:t>
      </w:r>
      <w:r w:rsidR="00F06954">
        <w:rPr>
          <w:rFonts w:cstheme="minorHAnsi"/>
          <w:sz w:val="24"/>
          <w:szCs w:val="24"/>
        </w:rPr>
        <w:t>°</w:t>
      </w:r>
      <w:r w:rsidR="00F32BD7">
        <w:rPr>
          <w:rFonts w:cstheme="minorHAnsi"/>
          <w:sz w:val="24"/>
          <w:szCs w:val="24"/>
        </w:rPr>
        <w:t xml:space="preserve">C; fluctuating evolved </w:t>
      </w:r>
      <w:r w:rsidR="000875A2">
        <w:rPr>
          <w:rFonts w:cstheme="minorHAnsi"/>
          <w:sz w:val="24"/>
          <w:szCs w:val="24"/>
        </w:rPr>
        <w:t xml:space="preserve">populations </w:t>
      </w:r>
      <w:r w:rsidR="00F32BD7">
        <w:rPr>
          <w:rFonts w:cstheme="minorHAnsi"/>
          <w:sz w:val="24"/>
          <w:szCs w:val="24"/>
        </w:rPr>
        <w:t>had significantly higher growth rates than</w:t>
      </w:r>
      <w:r w:rsidR="000875A2">
        <w:rPr>
          <w:rFonts w:cstheme="minorHAnsi"/>
          <w:sz w:val="24"/>
          <w:szCs w:val="24"/>
        </w:rPr>
        <w:t xml:space="preserve"> those evolved at</w:t>
      </w:r>
      <w:r w:rsidR="00F32BD7">
        <w:rPr>
          <w:rFonts w:cstheme="minorHAnsi"/>
          <w:sz w:val="24"/>
          <w:szCs w:val="24"/>
        </w:rPr>
        <w:t xml:space="preserve"> 42</w:t>
      </w:r>
      <w:r w:rsidR="00F06954">
        <w:rPr>
          <w:rFonts w:cstheme="minorHAnsi"/>
          <w:sz w:val="24"/>
          <w:szCs w:val="24"/>
        </w:rPr>
        <w:t>°</w:t>
      </w:r>
      <w:r w:rsidR="00F32BD7">
        <w:rPr>
          <w:rFonts w:cstheme="minorHAnsi"/>
          <w:sz w:val="24"/>
          <w:szCs w:val="24"/>
        </w:rPr>
        <w:t>C but similar growth rates to 37</w:t>
      </w:r>
      <w:r w:rsidR="00F06954">
        <w:rPr>
          <w:rFonts w:cstheme="minorHAnsi"/>
          <w:sz w:val="24"/>
          <w:szCs w:val="24"/>
        </w:rPr>
        <w:t>°</w:t>
      </w:r>
      <w:r w:rsidR="00F32BD7">
        <w:rPr>
          <w:rFonts w:cstheme="minorHAnsi"/>
          <w:sz w:val="24"/>
          <w:szCs w:val="24"/>
        </w:rPr>
        <w:t xml:space="preserve">C evolved </w:t>
      </w:r>
      <w:r w:rsidR="000875A2">
        <w:rPr>
          <w:rFonts w:cstheme="minorHAnsi"/>
          <w:sz w:val="24"/>
          <w:szCs w:val="24"/>
        </w:rPr>
        <w:t xml:space="preserve">populations </w:t>
      </w:r>
      <w:r w:rsidR="00F32BD7">
        <w:rPr>
          <w:rFonts w:cstheme="minorHAnsi"/>
          <w:sz w:val="24"/>
          <w:szCs w:val="24"/>
        </w:rPr>
        <w:t>(</w:t>
      </w:r>
      <w:ins w:id="204" w:author="Samuel Greenrod" w:date="2026-01-22T16:54:00Z" w16du:dateUtc="2026-01-22T16:54:00Z">
        <w:r w:rsidR="00A163FC">
          <w:rPr>
            <w:rFonts w:cstheme="minorHAnsi"/>
            <w:sz w:val="24"/>
            <w:szCs w:val="24"/>
          </w:rPr>
          <w:t>42</w:t>
        </w:r>
      </w:ins>
      <w:ins w:id="205" w:author="Samuel Greenrod" w:date="2026-01-22T16:55:00Z" w16du:dateUtc="2026-01-22T16:55:00Z">
        <w:r w:rsidR="006725E5">
          <w:rPr>
            <w:rFonts w:cstheme="minorHAnsi"/>
            <w:sz w:val="24"/>
            <w:szCs w:val="24"/>
          </w:rPr>
          <w:t>°</w:t>
        </w:r>
      </w:ins>
      <w:ins w:id="206" w:author="Samuel Greenrod" w:date="2026-01-22T16:54:00Z" w16du:dateUtc="2026-01-22T16:54:00Z">
        <w:r w:rsidR="00A163FC">
          <w:rPr>
            <w:rFonts w:cstheme="minorHAnsi"/>
            <w:sz w:val="24"/>
            <w:szCs w:val="24"/>
          </w:rPr>
          <w:t>C static vs fluctuating:</w:t>
        </w:r>
      </w:ins>
      <w:del w:id="207" w:author="Samuel Greenrod" w:date="2026-01-22T16:54:00Z" w16du:dateUtc="2026-01-22T16:54:00Z">
        <w:r w:rsidR="00F32BD7" w:rsidDel="00A163FC">
          <w:rPr>
            <w:rFonts w:cstheme="minorHAnsi"/>
            <w:sz w:val="24"/>
            <w:szCs w:val="24"/>
          </w:rPr>
          <w:delText>42</w:delText>
        </w:r>
        <w:r w:rsidR="00F06954" w:rsidDel="00A163FC">
          <w:rPr>
            <w:rFonts w:cstheme="minorHAnsi"/>
            <w:sz w:val="24"/>
            <w:szCs w:val="24"/>
          </w:rPr>
          <w:delText>°</w:delText>
        </w:r>
        <w:r w:rsidR="00F32BD7" w:rsidDel="00A163FC">
          <w:rPr>
            <w:rFonts w:cstheme="minorHAnsi"/>
            <w:sz w:val="24"/>
            <w:szCs w:val="24"/>
          </w:rPr>
          <w:delText>C static</w:delText>
        </w:r>
      </w:del>
      <w:r w:rsidR="00F32BD7">
        <w:rPr>
          <w:rFonts w:cstheme="minorHAnsi"/>
          <w:sz w:val="24"/>
          <w:szCs w:val="24"/>
        </w:rPr>
        <w:t xml:space="preserve">: </w:t>
      </w:r>
      <w:ins w:id="208" w:author="Samuel Greenrod" w:date="2026-01-24T17:45:00Z" w16du:dateUtc="2026-01-24T17:45:00Z">
        <w:r w:rsidR="006728E4">
          <w:rPr>
            <w:rFonts w:cstheme="minorHAnsi"/>
            <w:sz w:val="24"/>
            <w:szCs w:val="24"/>
          </w:rPr>
          <w:t>estimate = -0.52 (log</w:t>
        </w:r>
        <w:r w:rsidR="006728E4" w:rsidRPr="00B50D0C">
          <w:rPr>
            <w:rFonts w:cstheme="minorHAnsi"/>
            <w:sz w:val="24"/>
            <w:szCs w:val="24"/>
            <w:vertAlign w:val="subscript"/>
            <w:rPrChange w:id="209" w:author="Samuel Greenrod" w:date="2026-01-24T17:45:00Z" w16du:dateUtc="2026-01-24T17:45:00Z">
              <w:rPr>
                <w:rFonts w:cstheme="minorHAnsi"/>
                <w:sz w:val="24"/>
                <w:szCs w:val="24"/>
              </w:rPr>
            </w:rPrChange>
          </w:rPr>
          <w:t>10</w:t>
        </w:r>
        <w:r w:rsidR="006728E4">
          <w:rPr>
            <w:rFonts w:cstheme="minorHAnsi"/>
            <w:sz w:val="24"/>
            <w:szCs w:val="24"/>
          </w:rPr>
          <w:t xml:space="preserve">), </w:t>
        </w:r>
      </w:ins>
      <w:r w:rsidR="00F32BD7">
        <w:rPr>
          <w:rFonts w:cstheme="minorHAnsi"/>
          <w:sz w:val="24"/>
          <w:szCs w:val="24"/>
        </w:rPr>
        <w:t>t(</w:t>
      </w:r>
      <w:del w:id="210" w:author="Samuel Greenrod" w:date="2026-01-22T16:54:00Z" w16du:dateUtc="2026-01-22T16:54:00Z">
        <w:r w:rsidR="00F32BD7" w:rsidDel="00A163FC">
          <w:rPr>
            <w:rFonts w:cstheme="minorHAnsi"/>
            <w:sz w:val="24"/>
            <w:szCs w:val="24"/>
          </w:rPr>
          <w:delText>29</w:delText>
        </w:r>
      </w:del>
      <w:ins w:id="211" w:author="Samuel Greenrod" w:date="2026-01-22T16:54:00Z" w16du:dateUtc="2026-01-22T16:54:00Z">
        <w:r w:rsidR="00A163FC">
          <w:rPr>
            <w:rFonts w:cstheme="minorHAnsi"/>
            <w:sz w:val="24"/>
            <w:szCs w:val="24"/>
          </w:rPr>
          <w:t>116</w:t>
        </w:r>
      </w:ins>
      <w:r w:rsidR="00F32BD7">
        <w:rPr>
          <w:rFonts w:cstheme="minorHAnsi"/>
          <w:sz w:val="24"/>
          <w:szCs w:val="24"/>
        </w:rPr>
        <w:t>) = -</w:t>
      </w:r>
      <w:ins w:id="212" w:author="Samuel Greenrod" w:date="2026-01-22T16:54:00Z" w16du:dateUtc="2026-01-22T16:54:00Z">
        <w:r w:rsidR="006725E5">
          <w:rPr>
            <w:rFonts w:cstheme="minorHAnsi"/>
            <w:sz w:val="24"/>
            <w:szCs w:val="24"/>
          </w:rPr>
          <w:t>6.1</w:t>
        </w:r>
      </w:ins>
      <w:del w:id="213" w:author="Samuel Greenrod" w:date="2026-01-22T16:54:00Z" w16du:dateUtc="2026-01-22T16:54:00Z">
        <w:r w:rsidR="00F32BD7" w:rsidDel="006725E5">
          <w:rPr>
            <w:rFonts w:cstheme="minorHAnsi"/>
            <w:sz w:val="24"/>
            <w:szCs w:val="24"/>
          </w:rPr>
          <w:delText>5.2</w:delText>
        </w:r>
      </w:del>
      <w:r w:rsidR="00F32BD7">
        <w:rPr>
          <w:rFonts w:cstheme="minorHAnsi"/>
          <w:sz w:val="24"/>
          <w:szCs w:val="24"/>
        </w:rPr>
        <w:t>, p &lt; 0.001; 37</w:t>
      </w:r>
      <w:r w:rsidR="00F06954">
        <w:rPr>
          <w:rFonts w:cstheme="minorHAnsi"/>
          <w:sz w:val="24"/>
          <w:szCs w:val="24"/>
        </w:rPr>
        <w:t>°</w:t>
      </w:r>
      <w:r w:rsidR="00F32BD7">
        <w:rPr>
          <w:rFonts w:cstheme="minorHAnsi"/>
          <w:sz w:val="24"/>
          <w:szCs w:val="24"/>
        </w:rPr>
        <w:t>C static</w:t>
      </w:r>
      <w:ins w:id="214" w:author="Samuel Greenrod" w:date="2026-01-22T16:54:00Z" w16du:dateUtc="2026-01-22T16:54:00Z">
        <w:r w:rsidR="006725E5">
          <w:rPr>
            <w:rFonts w:cstheme="minorHAnsi"/>
            <w:sz w:val="24"/>
            <w:szCs w:val="24"/>
          </w:rPr>
          <w:t xml:space="preserve"> vs fluctuating</w:t>
        </w:r>
      </w:ins>
      <w:r w:rsidR="00F32BD7">
        <w:rPr>
          <w:rFonts w:cstheme="minorHAnsi"/>
          <w:sz w:val="24"/>
          <w:szCs w:val="24"/>
        </w:rPr>
        <w:t xml:space="preserve">: </w:t>
      </w:r>
      <w:ins w:id="215" w:author="Samuel Greenrod" w:date="2026-01-24T17:45:00Z" w16du:dateUtc="2026-01-24T17:45:00Z">
        <w:r w:rsidR="006728E4">
          <w:rPr>
            <w:rFonts w:cstheme="minorHAnsi"/>
            <w:sz w:val="24"/>
            <w:szCs w:val="24"/>
          </w:rPr>
          <w:t xml:space="preserve">estimate = </w:t>
        </w:r>
        <w:r w:rsidR="00B50D0C">
          <w:rPr>
            <w:rFonts w:cstheme="minorHAnsi"/>
            <w:sz w:val="24"/>
            <w:szCs w:val="24"/>
          </w:rPr>
          <w:t>-0.07 (log</w:t>
        </w:r>
        <w:r w:rsidR="00B50D0C" w:rsidRPr="00B50D0C">
          <w:rPr>
            <w:rFonts w:cstheme="minorHAnsi"/>
            <w:sz w:val="24"/>
            <w:szCs w:val="24"/>
            <w:vertAlign w:val="subscript"/>
            <w:rPrChange w:id="216" w:author="Samuel Greenrod" w:date="2026-01-24T17:45:00Z" w16du:dateUtc="2026-01-24T17:45:00Z">
              <w:rPr>
                <w:rFonts w:cstheme="minorHAnsi"/>
                <w:sz w:val="24"/>
                <w:szCs w:val="24"/>
              </w:rPr>
            </w:rPrChange>
          </w:rPr>
          <w:t>10</w:t>
        </w:r>
        <w:r w:rsidR="00B50D0C">
          <w:rPr>
            <w:rFonts w:cstheme="minorHAnsi"/>
            <w:sz w:val="24"/>
            <w:szCs w:val="24"/>
          </w:rPr>
          <w:t xml:space="preserve">), </w:t>
        </w:r>
      </w:ins>
      <w:r w:rsidR="00F32BD7">
        <w:rPr>
          <w:rFonts w:cstheme="minorHAnsi"/>
          <w:sz w:val="24"/>
          <w:szCs w:val="24"/>
        </w:rPr>
        <w:t>t(29) = -0.</w:t>
      </w:r>
      <w:del w:id="217" w:author="Samuel Greenrod" w:date="2026-01-22T16:54:00Z" w16du:dateUtc="2026-01-22T16:54:00Z">
        <w:r w:rsidR="00F32BD7" w:rsidDel="006725E5">
          <w:rPr>
            <w:rFonts w:cstheme="minorHAnsi"/>
            <w:sz w:val="24"/>
            <w:szCs w:val="24"/>
          </w:rPr>
          <w:delText>99</w:delText>
        </w:r>
      </w:del>
      <w:ins w:id="218" w:author="Samuel Greenrod" w:date="2026-01-22T16:54:00Z" w16du:dateUtc="2026-01-22T16:54:00Z">
        <w:r w:rsidR="006725E5">
          <w:rPr>
            <w:rFonts w:cstheme="minorHAnsi"/>
            <w:sz w:val="24"/>
            <w:szCs w:val="24"/>
          </w:rPr>
          <w:t>84</w:t>
        </w:r>
      </w:ins>
      <w:r w:rsidR="00F32BD7">
        <w:rPr>
          <w:rFonts w:cstheme="minorHAnsi"/>
          <w:sz w:val="24"/>
          <w:szCs w:val="24"/>
        </w:rPr>
        <w:t>, p = 0.</w:t>
      </w:r>
      <w:del w:id="219" w:author="Samuel Greenrod" w:date="2026-01-22T16:54:00Z" w16du:dateUtc="2026-01-22T16:54:00Z">
        <w:r w:rsidR="00F32BD7" w:rsidDel="006725E5">
          <w:rPr>
            <w:rFonts w:cstheme="minorHAnsi"/>
            <w:sz w:val="24"/>
            <w:szCs w:val="24"/>
          </w:rPr>
          <w:delText>75</w:delText>
        </w:r>
      </w:del>
      <w:ins w:id="220" w:author="Samuel Greenrod" w:date="2026-01-22T16:54:00Z" w16du:dateUtc="2026-01-22T16:54:00Z">
        <w:r w:rsidR="006725E5">
          <w:rPr>
            <w:rFonts w:cstheme="minorHAnsi"/>
            <w:sz w:val="24"/>
            <w:szCs w:val="24"/>
          </w:rPr>
          <w:t>83</w:t>
        </w:r>
      </w:ins>
      <w:r w:rsidR="00F32BD7">
        <w:rPr>
          <w:rFonts w:cstheme="minorHAnsi"/>
          <w:sz w:val="24"/>
          <w:szCs w:val="24"/>
        </w:rPr>
        <w:t>).</w:t>
      </w:r>
    </w:p>
    <w:p w14:paraId="3BA26A4A" w14:textId="77777777" w:rsidR="006065BC" w:rsidRDefault="006065BC" w:rsidP="00F07F61">
      <w:pPr>
        <w:jc w:val="both"/>
        <w:rPr>
          <w:ins w:id="221" w:author="Samuel Greenrod" w:date="2026-02-01T21:47:00Z" w16du:dateUtc="2026-02-01T21:47:00Z"/>
          <w:rFonts w:cstheme="minorHAnsi"/>
          <w:sz w:val="24"/>
          <w:szCs w:val="24"/>
        </w:rPr>
      </w:pPr>
    </w:p>
    <w:p w14:paraId="5522AC09" w14:textId="77777777" w:rsidR="00E65CE5" w:rsidRDefault="00E65CE5" w:rsidP="00F07F61">
      <w:pPr>
        <w:jc w:val="both"/>
        <w:rPr>
          <w:rFonts w:cstheme="minorHAnsi"/>
          <w:sz w:val="24"/>
          <w:szCs w:val="24"/>
        </w:rPr>
      </w:pPr>
    </w:p>
    <w:p w14:paraId="2D002330" w14:textId="77777777" w:rsidR="006065BC" w:rsidRPr="00A13ABE" w:rsidRDefault="006065BC" w:rsidP="006065BC">
      <w:pPr>
        <w:jc w:val="both"/>
        <w:rPr>
          <w:b/>
          <w:bCs/>
          <w:sz w:val="24"/>
          <w:szCs w:val="24"/>
        </w:rPr>
      </w:pPr>
      <w:r>
        <w:rPr>
          <w:b/>
          <w:bCs/>
          <w:sz w:val="24"/>
          <w:szCs w:val="24"/>
        </w:rPr>
        <w:lastRenderedPageBreak/>
        <w:t xml:space="preserve">Co-selection from fluctuating temperatures and competition </w:t>
      </w:r>
      <w:r w:rsidRPr="00A13ABE">
        <w:rPr>
          <w:b/>
          <w:bCs/>
          <w:sz w:val="24"/>
          <w:szCs w:val="24"/>
        </w:rPr>
        <w:t>constrain</w:t>
      </w:r>
      <w:r>
        <w:rPr>
          <w:b/>
          <w:bCs/>
          <w:sz w:val="24"/>
          <w:szCs w:val="24"/>
        </w:rPr>
        <w:t>s</w:t>
      </w:r>
      <w:r w:rsidRPr="00A13ABE">
        <w:rPr>
          <w:b/>
          <w:bCs/>
          <w:sz w:val="24"/>
          <w:szCs w:val="24"/>
        </w:rPr>
        <w:t xml:space="preserve"> </w:t>
      </w:r>
      <w:r>
        <w:rPr>
          <w:b/>
          <w:bCs/>
          <w:sz w:val="24"/>
          <w:szCs w:val="24"/>
        </w:rPr>
        <w:t xml:space="preserve">thermal </w:t>
      </w:r>
      <w:r w:rsidRPr="00A13ABE">
        <w:rPr>
          <w:b/>
          <w:bCs/>
          <w:sz w:val="24"/>
          <w:szCs w:val="24"/>
        </w:rPr>
        <w:t>adaptation</w:t>
      </w:r>
    </w:p>
    <w:p w14:paraId="7952A739" w14:textId="49CAFC63" w:rsidR="006065BC" w:rsidRPr="00A13ABE" w:rsidRDefault="006065BC" w:rsidP="006065BC">
      <w:pPr>
        <w:jc w:val="both"/>
        <w:rPr>
          <w:sz w:val="24"/>
          <w:szCs w:val="24"/>
        </w:rPr>
      </w:pPr>
      <w:r>
        <w:rPr>
          <w:sz w:val="24"/>
          <w:szCs w:val="24"/>
        </w:rPr>
        <w:t xml:space="preserve">The presence of additional selection pressures is expected to constrain adaptation to fluctuating temperatures </w:t>
      </w:r>
      <w:r w:rsidRPr="00A13ABE">
        <w:rPr>
          <w:sz w:val="24"/>
          <w:szCs w:val="24"/>
        </w:rPr>
        <w:t xml:space="preserve">by reducing </w:t>
      </w:r>
      <w:r>
        <w:rPr>
          <w:sz w:val="24"/>
          <w:szCs w:val="24"/>
        </w:rPr>
        <w:t xml:space="preserve">mutational supply and compounding fitness trade-offs </w:t>
      </w:r>
      <w:r>
        <w:rPr>
          <w:sz w:val="24"/>
          <w:szCs w:val="24"/>
        </w:rPr>
        <w:fldChar w:fldCharType="begin"/>
      </w:r>
      <w:r w:rsidR="00BF0BEE">
        <w:rPr>
          <w:sz w:val="24"/>
          <w:szCs w:val="24"/>
        </w:rPr>
        <w:instrText xml:space="preserve"> ADDIN ZOTERO_ITEM CSL_CITATION {"citationID":"Ej2gM0Kx","properties":{"formattedCitation":"[12,18,19]","plainCitation":"[12,18,19]","noteIndex":0},"citationItems":[{"id":"3ShIdf5J/qqLBjzzM","uris":["http://zotero.org/users/local/sgFDdPY0/items/27D5JGTI"],"itemData":{"id":3430,"type":"article-journal","abstract":"Humans impact natural systems in a multitude of ways, yet the cumulative effect of multiple stressors on ecological communities remains largely unknown. Here we synthesized 171 studies that manipulated two or more stressors in marine and coastal systems and found that cumulative effects in individual studies were additive (26%), synergistic (36%), and antagonistic (38%). The overall interaction effect across all studies was synergistic, but interaction type varied by response level (community: antagonistic, population: synergistic), trophic level (autotrophs: antagonistic, heterotrophs: synergistic), and specific stressor pair (seven pairs additive, three pairs each synergistic and antagonistic). Addition of a third stressor changed interaction effects significantly in two-thirds of all cases and doubled the number of synergistic interactions. Given that most studies were performed in laboratories where stressor effects can be carefully isolated, these three-stressor results suggest that synergies may be quite common in nature where more than two stressors almost always coexist. While significant gaps exist in multiple stressor research, our results suggest an immediate need to account for stressor interactions in ecological studies and conservation planning.","container-title":"Ecology Letters","DOI":"10.1111/j.1461-0248.2008.01253.x","ISSN":"1461-0248","issue":"12","language":"en","license":"© 2008 Blackwell Publishing Ltd/CNRS","note":"_eprint: https://onlinelibrary.wiley.com/doi/pdf/10.1111/j.1461-0248.2008.01253.x","page":"1304-1315","source":"Wiley Online Library","title":"Interactive and cumulative effects of multiple human stressors in marine systems","volume":"11","author":[{"family":"Crain","given":"Caitlin Mullan"},{"family":"Kroeker","given":"Kristy"},{"family":"Halpern","given":"Benjamin S."}],"issued":{"date-parts":[["2008"]]}}},{"id":"3ShIdf5J/D97hYFnp","uris":["http://zotero.org/users/local/sgFDdPY0/items/AU3MMBRT"],"itemData":{"id":3507,"type":"article-journal","abstract":"The effects of climate change—such as increased temperature variability and novel predators—rarely happen in isolation, but it is unclear how organisms cope with multiple stressors simultaneously. To explore this, we grew replicate Paramecium caudatum populations in either constant or variable temperatures and exposed half to predation. We then fit thermal performance curves (TPCs) of intrinsic growth rate (rmax) for each replicate population (N = 12) across seven temperatures (10°C–38°C). TPCs of P. caudatum exposed to both temperature variability and predation responded only to one or the other (but not both), resulting in unpredictable outcomes. These changes in TPCs were accompanied by changes in cell morphology. Although cell volume was conserved across treatments, cells became narrower in response to temperature variability and rounder in response to predation. Our findings suggest that predation and temperature variability produce conflicting pressures on both thermal performance and cell morphology. Lastly, we found a strong correlation between changes in cell morphology and TPC parameters in response to predation, suggesting that responses to opposing selective pressures could be constrained by trade-offs. Our results shed new light on how environmental and ecological pressures interact to elicit changes in characteristics at both the individual and population levels. We further suggest that morphological responses to interactive environmental forces may modulate population-level responses, making prediction of long-term responses to environmental change challenging.","container-title":"Ecology and Evolution","DOI":"10.1002/ece3.5990","ISSN":"2045-7758","issue":"3","language":"en","license":"© 2020 The Authors. Ecology and Evolution published by John Wiley &amp; Sons Ltd.","note":"_eprint: https://onlinelibrary.wiley.com/doi/pdf/10.1002/ece3.5990","page":"1368-1377","source":"Wiley Online Library","title":"Trade-offs between morphology and thermal niches mediate adaptation in response to competing selective pressures","volume":"10","author":[{"family":"Uiterwaal","given":"Stella F."},{"family":"Lagerstrom","given":"Ian T."},{"family":"Luhring","given":"Thomas M."},{"family":"Salsbery","given":"Miranda E."},{"family":"DeLong","given":"John P."}],"issued":{"date-parts":[["2020"]]}}},{"id":"3ShIdf5J/ACl9cUHX","uris":["http://zotero.org/users/local/sgFDdPY0/items/T9YSU94V"],"itemData":{"id":3510,"type":"article-journal","abstract":"The evolution of life history traits is regulated by energy expenditure, which is, in turn, governed by temperature. The forecasted increase in temperature variability is expected to impose greater stress to organisms, in turn influencing the balance of energy expenditure and consequently life history responses. Here we examine how increased temperature variability affects life history responses to predation. Individuals reared under constant temperatures responded to different levels of predation risk as appropriate: namely, by producing greater number of neonates of smaller sizes and reducing the time to first brood. In contrast, we detected no response to predation regime when temperature was more variable. In addition, population growth rate was slowest among individuals reared under variable temperatures. Increased temperature variability also affected the development of inducible defenses. The combined effects of failing to respond to predation risk, slower growth rate and the miss-match development of morphological defenses supports suggestions that increased variability in temperature poses a greater risk for species adaptation than that posed by a mean shift in temperature.","container-title":"PLoS ONE","DOI":"10.1371/journal.pone.0107971","ISSN":"1932-6203","issue":"9","journalAbbreviation":"PLoS One","note":"PMID: 25250677\nPMCID: PMC4176018","page":"e107971","source":"PubMed Central","title":"Predation Life History Responses to Increased Temperature Variability","volume":"9","author":[{"family":"Barbosa","given":"Miguel"},{"family":"Pestana","given":"Joao"},{"family":"Soares","given":"Amadeu M. V. M."}],"issued":{"date-parts":[["2014",9,24]]}}}],"schema":"https://github.com/citation-style-language/schema/raw/master/csl-citation.json"} </w:instrText>
      </w:r>
      <w:r>
        <w:rPr>
          <w:sz w:val="24"/>
          <w:szCs w:val="24"/>
        </w:rPr>
        <w:fldChar w:fldCharType="separate"/>
      </w:r>
      <w:r w:rsidRPr="00241582">
        <w:rPr>
          <w:rFonts w:ascii="Calibri" w:hAnsi="Calibri" w:cs="Calibri"/>
          <w:sz w:val="24"/>
        </w:rPr>
        <w:t>[12,18,19]</w:t>
      </w:r>
      <w:r>
        <w:rPr>
          <w:sz w:val="24"/>
          <w:szCs w:val="24"/>
        </w:rPr>
        <w:fldChar w:fldCharType="end"/>
      </w:r>
      <w:r w:rsidRPr="00A13ABE">
        <w:rPr>
          <w:sz w:val="24"/>
          <w:szCs w:val="24"/>
        </w:rPr>
        <w:t xml:space="preserve">. </w:t>
      </w:r>
      <w:ins w:id="222" w:author="Samuel Greenrod" w:date="2026-02-01T21:29:00Z" w16du:dateUtc="2026-02-01T21:29:00Z">
        <w:r w:rsidR="000B142B">
          <w:rPr>
            <w:sz w:val="24"/>
            <w:szCs w:val="24"/>
          </w:rPr>
          <w:t>Indeed,</w:t>
        </w:r>
      </w:ins>
      <w:ins w:id="223" w:author="Samuel Greenrod" w:date="2026-02-01T21:30:00Z" w16du:dateUtc="2026-02-01T21:30:00Z">
        <w:r w:rsidR="000B142B">
          <w:rPr>
            <w:sz w:val="24"/>
            <w:szCs w:val="24"/>
          </w:rPr>
          <w:t xml:space="preserve"> phage populations evolved </w:t>
        </w:r>
      </w:ins>
      <w:ins w:id="224" w:author="Samuel Greenrod" w:date="2026-02-01T21:31:00Z" w16du:dateUtc="2026-02-01T21:31:00Z">
        <w:r w:rsidR="000672EB">
          <w:rPr>
            <w:sz w:val="24"/>
            <w:szCs w:val="24"/>
          </w:rPr>
          <w:t xml:space="preserve">in co-culture </w:t>
        </w:r>
      </w:ins>
      <w:ins w:id="225" w:author="Samuel Greenrod" w:date="2026-02-01T21:30:00Z" w16du:dateUtc="2026-02-01T21:30:00Z">
        <w:r w:rsidR="000B142B">
          <w:rPr>
            <w:sz w:val="24"/>
            <w:szCs w:val="24"/>
          </w:rPr>
          <w:t xml:space="preserve">had significantly </w:t>
        </w:r>
        <w:r w:rsidR="001806A7">
          <w:rPr>
            <w:sz w:val="24"/>
            <w:szCs w:val="24"/>
          </w:rPr>
          <w:t xml:space="preserve">lower per-population total progeny </w:t>
        </w:r>
      </w:ins>
      <w:ins w:id="226" w:author="Samuel Greenrod" w:date="2026-02-01T21:32:00Z" w16du:dateUtc="2026-02-01T21:32:00Z">
        <w:r w:rsidR="000672EB">
          <w:rPr>
            <w:sz w:val="24"/>
            <w:szCs w:val="24"/>
          </w:rPr>
          <w:t>than those evolved in</w:t>
        </w:r>
      </w:ins>
      <w:ins w:id="227" w:author="Samuel Greenrod" w:date="2026-02-01T21:30:00Z" w16du:dateUtc="2026-02-01T21:30:00Z">
        <w:r w:rsidR="001806A7">
          <w:rPr>
            <w:sz w:val="24"/>
            <w:szCs w:val="24"/>
          </w:rPr>
          <w:t xml:space="preserve"> monoculture</w:t>
        </w:r>
      </w:ins>
      <w:ins w:id="228" w:author="Samuel Greenrod" w:date="2026-02-01T21:32:00Z" w16du:dateUtc="2026-02-01T21:32:00Z">
        <w:r w:rsidR="000672EB">
          <w:rPr>
            <w:sz w:val="24"/>
            <w:szCs w:val="24"/>
          </w:rPr>
          <w:t xml:space="preserve"> for both </w:t>
        </w:r>
      </w:ins>
      <w:ins w:id="229" w:author="Samuel Greenrod" w:date="2026-02-01T21:35:00Z" w16du:dateUtc="2026-02-01T21:35:00Z">
        <w:r w:rsidR="00C600BD">
          <w:rPr>
            <w:rFonts w:cstheme="minorHAnsi"/>
            <w:sz w:val="24"/>
            <w:szCs w:val="24"/>
          </w:rPr>
          <w:t>φ</w:t>
        </w:r>
      </w:ins>
      <w:ins w:id="230" w:author="Samuel Greenrod" w:date="2026-02-01T21:32:00Z" w16du:dateUtc="2026-02-01T21:32:00Z">
        <w:r w:rsidR="000672EB">
          <w:rPr>
            <w:sz w:val="24"/>
            <w:szCs w:val="24"/>
          </w:rPr>
          <w:t xml:space="preserve">14-1 </w:t>
        </w:r>
        <w:r w:rsidR="000672EB">
          <w:rPr>
            <w:sz w:val="24"/>
            <w:szCs w:val="24"/>
          </w:rPr>
          <w:t>(37</w:t>
        </w:r>
        <w:r w:rsidR="000672EB">
          <w:rPr>
            <w:rFonts w:cstheme="minorHAnsi"/>
            <w:sz w:val="24"/>
            <w:szCs w:val="24"/>
          </w:rPr>
          <w:t>°</w:t>
        </w:r>
        <w:r w:rsidR="000672EB">
          <w:rPr>
            <w:sz w:val="24"/>
            <w:szCs w:val="24"/>
          </w:rPr>
          <w:t xml:space="preserve">C static </w:t>
        </w:r>
        <w:r w:rsidR="006B06AD">
          <w:rPr>
            <w:sz w:val="24"/>
            <w:szCs w:val="24"/>
          </w:rPr>
          <w:t>co.</w:t>
        </w:r>
        <w:r w:rsidR="000672EB">
          <w:rPr>
            <w:sz w:val="24"/>
            <w:szCs w:val="24"/>
          </w:rPr>
          <w:t xml:space="preserve"> vs </w:t>
        </w:r>
        <w:r w:rsidR="006B06AD">
          <w:rPr>
            <w:sz w:val="24"/>
            <w:szCs w:val="24"/>
          </w:rPr>
          <w:t>mono</w:t>
        </w:r>
        <w:r w:rsidR="000672EB">
          <w:rPr>
            <w:sz w:val="24"/>
            <w:szCs w:val="24"/>
          </w:rPr>
          <w:t>: estimate = -0.</w:t>
        </w:r>
        <w:r w:rsidR="006B06AD">
          <w:rPr>
            <w:sz w:val="24"/>
            <w:szCs w:val="24"/>
          </w:rPr>
          <w:t>93</w:t>
        </w:r>
        <w:r w:rsidR="000672EB">
          <w:rPr>
            <w:sz w:val="24"/>
            <w:szCs w:val="24"/>
          </w:rPr>
          <w:t xml:space="preserve"> (log</w:t>
        </w:r>
        <w:r w:rsidR="000672EB" w:rsidRPr="00502E42">
          <w:rPr>
            <w:sz w:val="24"/>
            <w:szCs w:val="24"/>
            <w:vertAlign w:val="subscript"/>
          </w:rPr>
          <w:t>10</w:t>
        </w:r>
        <w:r w:rsidR="000672EB">
          <w:rPr>
            <w:sz w:val="24"/>
            <w:szCs w:val="24"/>
          </w:rPr>
          <w:t>), t(</w:t>
        </w:r>
        <w:r w:rsidR="005417BA">
          <w:rPr>
            <w:sz w:val="24"/>
            <w:szCs w:val="24"/>
          </w:rPr>
          <w:t>30</w:t>
        </w:r>
        <w:r w:rsidR="000672EB">
          <w:rPr>
            <w:sz w:val="24"/>
            <w:szCs w:val="24"/>
          </w:rPr>
          <w:t>) = -</w:t>
        </w:r>
      </w:ins>
      <w:ins w:id="231" w:author="Samuel Greenrod" w:date="2026-02-01T21:33:00Z" w16du:dateUtc="2026-02-01T21:33:00Z">
        <w:r w:rsidR="005417BA">
          <w:rPr>
            <w:sz w:val="24"/>
            <w:szCs w:val="24"/>
          </w:rPr>
          <w:t>9.9</w:t>
        </w:r>
      </w:ins>
      <w:ins w:id="232" w:author="Samuel Greenrod" w:date="2026-02-01T21:32:00Z" w16du:dateUtc="2026-02-01T21:32:00Z">
        <w:r w:rsidR="000672EB">
          <w:rPr>
            <w:sz w:val="24"/>
            <w:szCs w:val="24"/>
          </w:rPr>
          <w:t xml:space="preserve">, p </w:t>
        </w:r>
      </w:ins>
      <w:ins w:id="233" w:author="Samuel Greenrod" w:date="2026-02-01T21:33:00Z" w16du:dateUtc="2026-02-01T21:33:00Z">
        <w:r w:rsidR="005417BA">
          <w:rPr>
            <w:sz w:val="24"/>
            <w:szCs w:val="24"/>
          </w:rPr>
          <w:t>&lt; 0.001</w:t>
        </w:r>
      </w:ins>
      <w:ins w:id="234" w:author="Samuel Greenrod" w:date="2026-02-01T21:32:00Z" w16du:dateUtc="2026-02-01T21:32:00Z">
        <w:r w:rsidR="000672EB">
          <w:rPr>
            <w:sz w:val="24"/>
            <w:szCs w:val="24"/>
          </w:rPr>
          <w:t>; 42</w:t>
        </w:r>
        <w:r w:rsidR="000672EB">
          <w:rPr>
            <w:rFonts w:cstheme="minorHAnsi"/>
            <w:sz w:val="24"/>
            <w:szCs w:val="24"/>
          </w:rPr>
          <w:t>°</w:t>
        </w:r>
        <w:r w:rsidR="000672EB">
          <w:rPr>
            <w:sz w:val="24"/>
            <w:szCs w:val="24"/>
          </w:rPr>
          <w:t xml:space="preserve">C static </w:t>
        </w:r>
      </w:ins>
      <w:ins w:id="235" w:author="Samuel Greenrod" w:date="2026-02-01T21:33:00Z" w16du:dateUtc="2026-02-01T21:33:00Z">
        <w:r w:rsidR="005417BA">
          <w:rPr>
            <w:sz w:val="24"/>
            <w:szCs w:val="24"/>
          </w:rPr>
          <w:t>co.</w:t>
        </w:r>
      </w:ins>
      <w:ins w:id="236" w:author="Samuel Greenrod" w:date="2026-02-01T21:32:00Z" w16du:dateUtc="2026-02-01T21:32:00Z">
        <w:r w:rsidR="000672EB">
          <w:rPr>
            <w:sz w:val="24"/>
            <w:szCs w:val="24"/>
          </w:rPr>
          <w:t xml:space="preserve"> vs </w:t>
        </w:r>
      </w:ins>
      <w:ins w:id="237" w:author="Samuel Greenrod" w:date="2026-02-01T21:33:00Z" w16du:dateUtc="2026-02-01T21:33:00Z">
        <w:r w:rsidR="005417BA">
          <w:rPr>
            <w:sz w:val="24"/>
            <w:szCs w:val="24"/>
          </w:rPr>
          <w:t>mono</w:t>
        </w:r>
      </w:ins>
      <w:ins w:id="238" w:author="Samuel Greenrod" w:date="2026-02-01T21:32:00Z" w16du:dateUtc="2026-02-01T21:32:00Z">
        <w:r w:rsidR="000672EB">
          <w:rPr>
            <w:sz w:val="24"/>
            <w:szCs w:val="24"/>
          </w:rPr>
          <w:t>: estimate = -0.</w:t>
        </w:r>
      </w:ins>
      <w:ins w:id="239" w:author="Samuel Greenrod" w:date="2026-02-01T21:33:00Z" w16du:dateUtc="2026-02-01T21:33:00Z">
        <w:r w:rsidR="00834977">
          <w:rPr>
            <w:sz w:val="24"/>
            <w:szCs w:val="24"/>
          </w:rPr>
          <w:t>33</w:t>
        </w:r>
      </w:ins>
      <w:ins w:id="240" w:author="Samuel Greenrod" w:date="2026-02-01T21:32:00Z" w16du:dateUtc="2026-02-01T21:32:00Z">
        <w:r w:rsidR="000672EB">
          <w:rPr>
            <w:sz w:val="24"/>
            <w:szCs w:val="24"/>
          </w:rPr>
          <w:t xml:space="preserve"> (log</w:t>
        </w:r>
        <w:r w:rsidR="000672EB" w:rsidRPr="00502E42">
          <w:rPr>
            <w:sz w:val="24"/>
            <w:szCs w:val="24"/>
            <w:vertAlign w:val="subscript"/>
          </w:rPr>
          <w:t>10</w:t>
        </w:r>
        <w:r w:rsidR="000672EB">
          <w:rPr>
            <w:sz w:val="24"/>
            <w:szCs w:val="24"/>
          </w:rPr>
          <w:t>), t(</w:t>
        </w:r>
      </w:ins>
      <w:ins w:id="241" w:author="Samuel Greenrod" w:date="2026-02-01T21:33:00Z" w16du:dateUtc="2026-02-01T21:33:00Z">
        <w:r w:rsidR="00834977">
          <w:rPr>
            <w:sz w:val="24"/>
            <w:szCs w:val="24"/>
          </w:rPr>
          <w:t>30</w:t>
        </w:r>
      </w:ins>
      <w:ins w:id="242" w:author="Samuel Greenrod" w:date="2026-02-01T21:32:00Z" w16du:dateUtc="2026-02-01T21:32:00Z">
        <w:r w:rsidR="000672EB">
          <w:rPr>
            <w:sz w:val="24"/>
            <w:szCs w:val="24"/>
          </w:rPr>
          <w:t>) = -</w:t>
        </w:r>
      </w:ins>
      <w:ins w:id="243" w:author="Samuel Greenrod" w:date="2026-02-01T21:33:00Z" w16du:dateUtc="2026-02-01T21:33:00Z">
        <w:r w:rsidR="00834977">
          <w:rPr>
            <w:sz w:val="24"/>
            <w:szCs w:val="24"/>
          </w:rPr>
          <w:t>3.6</w:t>
        </w:r>
      </w:ins>
      <w:ins w:id="244" w:author="Samuel Greenrod" w:date="2026-02-01T21:32:00Z" w16du:dateUtc="2026-02-01T21:32:00Z">
        <w:r w:rsidR="000672EB">
          <w:rPr>
            <w:sz w:val="24"/>
            <w:szCs w:val="24"/>
          </w:rPr>
          <w:t xml:space="preserve">, p </w:t>
        </w:r>
      </w:ins>
      <w:ins w:id="245" w:author="Samuel Greenrod" w:date="2026-02-01T21:34:00Z" w16du:dateUtc="2026-02-01T21:34:00Z">
        <w:r w:rsidR="00B94E32">
          <w:rPr>
            <w:sz w:val="24"/>
            <w:szCs w:val="24"/>
          </w:rPr>
          <w:t>&lt; 0.05; fluctuating co. vs mono: estimate = -0.65, t(30</w:t>
        </w:r>
      </w:ins>
      <w:ins w:id="246" w:author="Samuel Greenrod" w:date="2026-02-01T21:32:00Z" w16du:dateUtc="2026-02-01T21:32:00Z">
        <w:r w:rsidR="000672EB">
          <w:rPr>
            <w:sz w:val="24"/>
            <w:szCs w:val="24"/>
          </w:rPr>
          <w:t>)</w:t>
        </w:r>
      </w:ins>
      <w:ins w:id="247" w:author="Samuel Greenrod" w:date="2026-02-01T21:34:00Z" w16du:dateUtc="2026-02-01T21:34:00Z">
        <w:r w:rsidR="00B94E32">
          <w:rPr>
            <w:sz w:val="24"/>
            <w:szCs w:val="24"/>
          </w:rPr>
          <w:t xml:space="preserve"> = </w:t>
        </w:r>
        <w:r w:rsidR="00386556">
          <w:rPr>
            <w:sz w:val="24"/>
            <w:szCs w:val="24"/>
          </w:rPr>
          <w:t>-7.0, p &lt; 0.0001)</w:t>
        </w:r>
      </w:ins>
      <w:ins w:id="248" w:author="Samuel Greenrod" w:date="2026-02-01T21:32:00Z" w16du:dateUtc="2026-02-01T21:32:00Z">
        <w:r w:rsidR="000672EB">
          <w:rPr>
            <w:sz w:val="24"/>
            <w:szCs w:val="24"/>
          </w:rPr>
          <w:t xml:space="preserve"> and </w:t>
        </w:r>
      </w:ins>
      <w:ins w:id="249" w:author="Samuel Greenrod" w:date="2026-02-01T21:35:00Z" w16du:dateUtc="2026-02-01T21:35:00Z">
        <w:r w:rsidR="00C600BD">
          <w:rPr>
            <w:rFonts w:cstheme="minorHAnsi"/>
            <w:sz w:val="24"/>
            <w:szCs w:val="24"/>
          </w:rPr>
          <w:t>φ</w:t>
        </w:r>
      </w:ins>
      <w:ins w:id="250" w:author="Samuel Greenrod" w:date="2026-02-01T21:32:00Z" w16du:dateUtc="2026-02-01T21:32:00Z">
        <w:r w:rsidR="000672EB">
          <w:rPr>
            <w:sz w:val="24"/>
            <w:szCs w:val="24"/>
          </w:rPr>
          <w:t>LUZ19</w:t>
        </w:r>
      </w:ins>
      <w:ins w:id="251" w:author="Samuel Greenrod" w:date="2026-02-01T21:30:00Z" w16du:dateUtc="2026-02-01T21:30:00Z">
        <w:r w:rsidR="001806A7">
          <w:rPr>
            <w:sz w:val="24"/>
            <w:szCs w:val="24"/>
          </w:rPr>
          <w:t xml:space="preserve"> </w:t>
        </w:r>
      </w:ins>
      <w:ins w:id="252" w:author="Samuel Greenrod" w:date="2026-02-01T21:35:00Z" w16du:dateUtc="2026-02-01T21:35:00Z">
        <w:r w:rsidR="00386556">
          <w:rPr>
            <w:sz w:val="24"/>
            <w:szCs w:val="24"/>
          </w:rPr>
          <w:t>(37</w:t>
        </w:r>
        <w:r w:rsidR="00386556">
          <w:rPr>
            <w:rFonts w:cstheme="minorHAnsi"/>
            <w:sz w:val="24"/>
            <w:szCs w:val="24"/>
          </w:rPr>
          <w:t>°</w:t>
        </w:r>
        <w:r w:rsidR="00386556">
          <w:rPr>
            <w:sz w:val="24"/>
            <w:szCs w:val="24"/>
          </w:rPr>
          <w:t>C static co. vs mono: estimate = -</w:t>
        </w:r>
      </w:ins>
      <w:ins w:id="253" w:author="Samuel Greenrod" w:date="2026-02-01T21:36:00Z" w16du:dateUtc="2026-02-01T21:36:00Z">
        <w:r w:rsidR="00AD3676">
          <w:rPr>
            <w:sz w:val="24"/>
            <w:szCs w:val="24"/>
          </w:rPr>
          <w:t>2.0</w:t>
        </w:r>
      </w:ins>
      <w:ins w:id="254" w:author="Samuel Greenrod" w:date="2026-02-01T21:35:00Z" w16du:dateUtc="2026-02-01T21:35:00Z">
        <w:r w:rsidR="00386556">
          <w:rPr>
            <w:sz w:val="24"/>
            <w:szCs w:val="24"/>
          </w:rPr>
          <w:t xml:space="preserve"> (log</w:t>
        </w:r>
        <w:r w:rsidR="00386556" w:rsidRPr="00502E42">
          <w:rPr>
            <w:sz w:val="24"/>
            <w:szCs w:val="24"/>
            <w:vertAlign w:val="subscript"/>
          </w:rPr>
          <w:t>10</w:t>
        </w:r>
        <w:r w:rsidR="00386556">
          <w:rPr>
            <w:sz w:val="24"/>
            <w:szCs w:val="24"/>
          </w:rPr>
          <w:t>), t(30) = -</w:t>
        </w:r>
      </w:ins>
      <w:ins w:id="255" w:author="Samuel Greenrod" w:date="2026-02-01T21:36:00Z" w16du:dateUtc="2026-02-01T21:36:00Z">
        <w:r w:rsidR="00AD3676">
          <w:rPr>
            <w:sz w:val="24"/>
            <w:szCs w:val="24"/>
          </w:rPr>
          <w:t>25.6</w:t>
        </w:r>
      </w:ins>
      <w:ins w:id="256" w:author="Samuel Greenrod" w:date="2026-02-01T21:35:00Z" w16du:dateUtc="2026-02-01T21:35:00Z">
        <w:r w:rsidR="00386556">
          <w:rPr>
            <w:sz w:val="24"/>
            <w:szCs w:val="24"/>
          </w:rPr>
          <w:t>, p &lt; 0.001; 42</w:t>
        </w:r>
        <w:r w:rsidR="00386556">
          <w:rPr>
            <w:rFonts w:cstheme="minorHAnsi"/>
            <w:sz w:val="24"/>
            <w:szCs w:val="24"/>
          </w:rPr>
          <w:t>°</w:t>
        </w:r>
        <w:r w:rsidR="00386556">
          <w:rPr>
            <w:sz w:val="24"/>
            <w:szCs w:val="24"/>
          </w:rPr>
          <w:t>C static co. vs mono: estimate = -</w:t>
        </w:r>
      </w:ins>
      <w:ins w:id="257" w:author="Samuel Greenrod" w:date="2026-02-01T21:36:00Z" w16du:dateUtc="2026-02-01T21:36:00Z">
        <w:r w:rsidR="00AD3676">
          <w:rPr>
            <w:sz w:val="24"/>
            <w:szCs w:val="24"/>
          </w:rPr>
          <w:t>2.6</w:t>
        </w:r>
      </w:ins>
      <w:ins w:id="258" w:author="Samuel Greenrod" w:date="2026-02-01T21:35:00Z" w16du:dateUtc="2026-02-01T21:35:00Z">
        <w:r w:rsidR="00386556">
          <w:rPr>
            <w:sz w:val="24"/>
            <w:szCs w:val="24"/>
          </w:rPr>
          <w:t xml:space="preserve"> (log</w:t>
        </w:r>
        <w:r w:rsidR="00386556" w:rsidRPr="00502E42">
          <w:rPr>
            <w:sz w:val="24"/>
            <w:szCs w:val="24"/>
            <w:vertAlign w:val="subscript"/>
          </w:rPr>
          <w:t>10</w:t>
        </w:r>
        <w:r w:rsidR="00386556">
          <w:rPr>
            <w:sz w:val="24"/>
            <w:szCs w:val="24"/>
          </w:rPr>
          <w:t>), t(30) = -</w:t>
        </w:r>
      </w:ins>
      <w:ins w:id="259" w:author="Samuel Greenrod" w:date="2026-02-01T21:36:00Z" w16du:dateUtc="2026-02-01T21:36:00Z">
        <w:r w:rsidR="009F2EDA">
          <w:rPr>
            <w:sz w:val="24"/>
            <w:szCs w:val="24"/>
          </w:rPr>
          <w:t>32.2</w:t>
        </w:r>
      </w:ins>
      <w:ins w:id="260" w:author="Samuel Greenrod" w:date="2026-02-01T21:35:00Z" w16du:dateUtc="2026-02-01T21:35:00Z">
        <w:r w:rsidR="00386556">
          <w:rPr>
            <w:sz w:val="24"/>
            <w:szCs w:val="24"/>
          </w:rPr>
          <w:t>, p &lt; 0.0</w:t>
        </w:r>
      </w:ins>
      <w:ins w:id="261" w:author="Samuel Greenrod" w:date="2026-02-01T21:36:00Z" w16du:dateUtc="2026-02-01T21:36:00Z">
        <w:r w:rsidR="009F2EDA">
          <w:rPr>
            <w:sz w:val="24"/>
            <w:szCs w:val="24"/>
          </w:rPr>
          <w:t>01</w:t>
        </w:r>
      </w:ins>
      <w:ins w:id="262" w:author="Samuel Greenrod" w:date="2026-02-01T21:35:00Z" w16du:dateUtc="2026-02-01T21:35:00Z">
        <w:r w:rsidR="00386556">
          <w:rPr>
            <w:sz w:val="24"/>
            <w:szCs w:val="24"/>
          </w:rPr>
          <w:t>; fluctuating co. vs mono: estimate = -</w:t>
        </w:r>
      </w:ins>
      <w:ins w:id="263" w:author="Samuel Greenrod" w:date="2026-02-01T21:36:00Z" w16du:dateUtc="2026-02-01T21:36:00Z">
        <w:r w:rsidR="009F2EDA">
          <w:rPr>
            <w:sz w:val="24"/>
            <w:szCs w:val="24"/>
          </w:rPr>
          <w:t>2.7</w:t>
        </w:r>
      </w:ins>
      <w:ins w:id="264" w:author="Samuel Greenrod" w:date="2026-02-01T21:35:00Z" w16du:dateUtc="2026-02-01T21:35:00Z">
        <w:r w:rsidR="00386556">
          <w:rPr>
            <w:sz w:val="24"/>
            <w:szCs w:val="24"/>
          </w:rPr>
          <w:t>, t(30) = -</w:t>
        </w:r>
      </w:ins>
      <w:ins w:id="265" w:author="Samuel Greenrod" w:date="2026-02-01T21:36:00Z" w16du:dateUtc="2026-02-01T21:36:00Z">
        <w:r w:rsidR="009F2EDA">
          <w:rPr>
            <w:sz w:val="24"/>
            <w:szCs w:val="24"/>
          </w:rPr>
          <w:t>33.8</w:t>
        </w:r>
      </w:ins>
      <w:ins w:id="266" w:author="Samuel Greenrod" w:date="2026-02-01T21:35:00Z" w16du:dateUtc="2026-02-01T21:35:00Z">
        <w:r w:rsidR="00386556">
          <w:rPr>
            <w:sz w:val="24"/>
            <w:szCs w:val="24"/>
          </w:rPr>
          <w:t xml:space="preserve">, p &lt; 0.0001) </w:t>
        </w:r>
      </w:ins>
      <w:ins w:id="267" w:author="Samuel Greenrod" w:date="2026-02-01T21:30:00Z" w16du:dateUtc="2026-02-01T21:30:00Z">
        <w:r w:rsidR="001806A7">
          <w:rPr>
            <w:sz w:val="24"/>
            <w:szCs w:val="24"/>
          </w:rPr>
          <w:t xml:space="preserve">(Fig. S1). </w:t>
        </w:r>
      </w:ins>
      <w:r>
        <w:rPr>
          <w:sz w:val="24"/>
          <w:szCs w:val="24"/>
        </w:rPr>
        <w:t>We hypothesised that phages evolved under co-selection from fluctuating temperatures and competition would have lower growth rates at 37</w:t>
      </w:r>
      <w:r>
        <w:rPr>
          <w:rFonts w:cstheme="minorHAnsi"/>
          <w:sz w:val="24"/>
          <w:szCs w:val="24"/>
        </w:rPr>
        <w:t>°</w:t>
      </w:r>
      <w:r>
        <w:rPr>
          <w:sz w:val="24"/>
          <w:szCs w:val="24"/>
        </w:rPr>
        <w:t>C and 42</w:t>
      </w:r>
      <w:r>
        <w:rPr>
          <w:rFonts w:cstheme="minorHAnsi"/>
          <w:sz w:val="24"/>
          <w:szCs w:val="24"/>
        </w:rPr>
        <w:t>°</w:t>
      </w:r>
      <w:r>
        <w:rPr>
          <w:sz w:val="24"/>
          <w:szCs w:val="24"/>
        </w:rPr>
        <w:t xml:space="preserve">C than those evolved under static temperatures or fluctuating monoculture conditions. While </w:t>
      </w:r>
      <w:r>
        <w:rPr>
          <w:rFonts w:cstheme="minorHAnsi"/>
          <w:sz w:val="24"/>
          <w:szCs w:val="24"/>
        </w:rPr>
        <w:t>φ</w:t>
      </w:r>
      <w:r w:rsidRPr="00A13ABE">
        <w:rPr>
          <w:sz w:val="24"/>
          <w:szCs w:val="24"/>
        </w:rPr>
        <w:t>14-1 densities fluctuat</w:t>
      </w:r>
      <w:r>
        <w:rPr>
          <w:sz w:val="24"/>
          <w:szCs w:val="24"/>
        </w:rPr>
        <w:t>ed</w:t>
      </w:r>
      <w:r w:rsidRPr="00A13ABE">
        <w:rPr>
          <w:sz w:val="24"/>
          <w:szCs w:val="24"/>
        </w:rPr>
        <w:t xml:space="preserve"> between passages in monoculture, co-culture densities </w:t>
      </w:r>
      <w:r>
        <w:rPr>
          <w:sz w:val="24"/>
          <w:szCs w:val="24"/>
        </w:rPr>
        <w:t xml:space="preserve">rapidly increased and then stabilised between passages (Fig. 1A). </w:t>
      </w:r>
      <w:r w:rsidRPr="00A13ABE">
        <w:rPr>
          <w:sz w:val="24"/>
          <w:szCs w:val="24"/>
        </w:rPr>
        <w:t xml:space="preserve">In contrast, </w:t>
      </w:r>
      <w:r>
        <w:rPr>
          <w:rFonts w:cstheme="minorHAnsi"/>
          <w:sz w:val="24"/>
          <w:szCs w:val="24"/>
        </w:rPr>
        <w:t>φ</w:t>
      </w:r>
      <w:r w:rsidRPr="00A13ABE">
        <w:rPr>
          <w:sz w:val="24"/>
          <w:szCs w:val="24"/>
        </w:rPr>
        <w:t xml:space="preserve">LUZ19 populations </w:t>
      </w:r>
      <w:r>
        <w:rPr>
          <w:sz w:val="24"/>
          <w:szCs w:val="24"/>
        </w:rPr>
        <w:t>were</w:t>
      </w:r>
      <w:r w:rsidRPr="00A13ABE">
        <w:rPr>
          <w:sz w:val="24"/>
          <w:szCs w:val="24"/>
        </w:rPr>
        <w:t xml:space="preserve"> stable in monoculture</w:t>
      </w:r>
      <w:r>
        <w:rPr>
          <w:sz w:val="24"/>
          <w:szCs w:val="24"/>
        </w:rPr>
        <w:t>, but during</w:t>
      </w:r>
      <w:r w:rsidRPr="00A13ABE">
        <w:rPr>
          <w:sz w:val="24"/>
          <w:szCs w:val="24"/>
        </w:rPr>
        <w:t xml:space="preserve"> fluctuati</w:t>
      </w:r>
      <w:r>
        <w:rPr>
          <w:sz w:val="24"/>
          <w:szCs w:val="24"/>
        </w:rPr>
        <w:t>ons</w:t>
      </w:r>
      <w:r w:rsidRPr="00A13ABE">
        <w:rPr>
          <w:sz w:val="24"/>
          <w:szCs w:val="24"/>
        </w:rPr>
        <w:t xml:space="preserve"> in co-culture</w:t>
      </w:r>
      <w:r>
        <w:rPr>
          <w:sz w:val="24"/>
          <w:szCs w:val="24"/>
        </w:rPr>
        <w:t>, experienced</w:t>
      </w:r>
      <w:r w:rsidRPr="00A13ABE">
        <w:rPr>
          <w:sz w:val="24"/>
          <w:szCs w:val="24"/>
        </w:rPr>
        <w:t xml:space="preserve"> </w:t>
      </w:r>
      <w:r>
        <w:rPr>
          <w:sz w:val="24"/>
          <w:szCs w:val="24"/>
        </w:rPr>
        <w:t>high growth at 37</w:t>
      </w:r>
      <w:r>
        <w:rPr>
          <w:rFonts w:cstheme="minorHAnsi"/>
          <w:sz w:val="24"/>
          <w:szCs w:val="24"/>
        </w:rPr>
        <w:t>°</w:t>
      </w:r>
      <w:r>
        <w:rPr>
          <w:sz w:val="24"/>
          <w:szCs w:val="24"/>
        </w:rPr>
        <w:t>C and low</w:t>
      </w:r>
      <w:r w:rsidRPr="00A13ABE">
        <w:rPr>
          <w:sz w:val="24"/>
          <w:szCs w:val="24"/>
        </w:rPr>
        <w:t xml:space="preserve"> growth at 42</w:t>
      </w:r>
      <w:r>
        <w:rPr>
          <w:rFonts w:cstheme="minorHAnsi"/>
          <w:sz w:val="24"/>
          <w:szCs w:val="24"/>
        </w:rPr>
        <w:t>°</w:t>
      </w:r>
      <w:r w:rsidRPr="00A13ABE">
        <w:rPr>
          <w:sz w:val="24"/>
          <w:szCs w:val="24"/>
        </w:rPr>
        <w:t>C.</w:t>
      </w:r>
      <w:r>
        <w:rPr>
          <w:sz w:val="24"/>
          <w:szCs w:val="24"/>
        </w:rPr>
        <w:t xml:space="preserve"> </w:t>
      </w:r>
    </w:p>
    <w:p w14:paraId="72E63E26" w14:textId="1C70E732" w:rsidR="006065BC" w:rsidRDefault="006065BC" w:rsidP="006065BC">
      <w:pPr>
        <w:jc w:val="both"/>
      </w:pPr>
      <w:r>
        <w:rPr>
          <w:sz w:val="24"/>
          <w:szCs w:val="24"/>
        </w:rPr>
        <w:t>We then assessed evolved phage growth rates at 37</w:t>
      </w:r>
      <w:r>
        <w:rPr>
          <w:rFonts w:cstheme="minorHAnsi"/>
          <w:sz w:val="24"/>
          <w:szCs w:val="24"/>
        </w:rPr>
        <w:t>°</w:t>
      </w:r>
      <w:r>
        <w:rPr>
          <w:sz w:val="24"/>
          <w:szCs w:val="24"/>
        </w:rPr>
        <w:t>C and 42</w:t>
      </w:r>
      <w:r>
        <w:rPr>
          <w:rFonts w:cstheme="minorHAnsi"/>
          <w:sz w:val="24"/>
          <w:szCs w:val="24"/>
        </w:rPr>
        <w:t>°</w:t>
      </w:r>
      <w:r>
        <w:rPr>
          <w:sz w:val="24"/>
          <w:szCs w:val="24"/>
        </w:rPr>
        <w:t xml:space="preserve">C </w:t>
      </w:r>
      <w:ins w:id="268" w:author="Samuel Greenrod" w:date="2026-02-02T08:35:00Z" w16du:dateUtc="2026-02-02T08:35:00Z">
        <w:r w:rsidR="00CC5738">
          <w:rPr>
            <w:sz w:val="24"/>
            <w:szCs w:val="24"/>
          </w:rPr>
          <w:t xml:space="preserve">by comparing </w:t>
        </w:r>
        <w:r w:rsidR="009C206B">
          <w:rPr>
            <w:sz w:val="24"/>
            <w:szCs w:val="24"/>
          </w:rPr>
          <w:t>phage population densities after 2h (</w:t>
        </w:r>
      </w:ins>
      <w:ins w:id="269" w:author="Samuel Greenrod" w:date="2026-02-02T08:36:00Z" w16du:dateUtc="2026-02-02T08:36:00Z">
        <w:r w:rsidR="009C206B">
          <w:rPr>
            <w:rFonts w:cstheme="minorHAnsi"/>
            <w:sz w:val="24"/>
            <w:szCs w:val="24"/>
          </w:rPr>
          <w:t>φ</w:t>
        </w:r>
      </w:ins>
      <w:ins w:id="270" w:author="Samuel Greenrod" w:date="2026-02-02T08:35:00Z" w16du:dateUtc="2026-02-02T08:35:00Z">
        <w:r w:rsidR="009C206B">
          <w:rPr>
            <w:sz w:val="24"/>
            <w:szCs w:val="24"/>
          </w:rPr>
          <w:t>LUZ19) and 4h (</w:t>
        </w:r>
      </w:ins>
      <w:ins w:id="271" w:author="Samuel Greenrod" w:date="2026-02-02T08:36:00Z" w16du:dateUtc="2026-02-02T08:36:00Z">
        <w:r w:rsidR="009C206B">
          <w:rPr>
            <w:rFonts w:cstheme="minorHAnsi"/>
            <w:sz w:val="24"/>
            <w:szCs w:val="24"/>
          </w:rPr>
          <w:t>φ</w:t>
        </w:r>
      </w:ins>
      <w:ins w:id="272" w:author="Samuel Greenrod" w:date="2026-02-02T08:35:00Z" w16du:dateUtc="2026-02-02T08:35:00Z">
        <w:r w:rsidR="009C206B">
          <w:rPr>
            <w:sz w:val="24"/>
            <w:szCs w:val="24"/>
          </w:rPr>
          <w:t>14-1) of growth</w:t>
        </w:r>
      </w:ins>
      <w:ins w:id="273" w:author="Samuel Greenrod" w:date="2026-02-02T08:36:00Z" w16du:dateUtc="2026-02-02T08:36:00Z">
        <w:r w:rsidR="009C206B">
          <w:rPr>
            <w:sz w:val="24"/>
            <w:szCs w:val="24"/>
          </w:rPr>
          <w:t xml:space="preserve"> (see methods for details) </w:t>
        </w:r>
      </w:ins>
      <w:r>
        <w:rPr>
          <w:sz w:val="24"/>
          <w:szCs w:val="24"/>
        </w:rPr>
        <w:t xml:space="preserve">(Fig. 1C). </w:t>
      </w:r>
      <w:r w:rsidRPr="00F07F61">
        <w:rPr>
          <w:rFonts w:cstheme="minorHAnsi"/>
          <w:sz w:val="24"/>
          <w:szCs w:val="24"/>
        </w:rPr>
        <w:t>We found a significant interaction between evol</w:t>
      </w:r>
      <w:r>
        <w:rPr>
          <w:rFonts w:cstheme="minorHAnsi"/>
          <w:sz w:val="24"/>
          <w:szCs w:val="24"/>
        </w:rPr>
        <w:t>ution</w:t>
      </w:r>
      <w:r w:rsidRPr="00F07F61">
        <w:rPr>
          <w:rFonts w:cstheme="minorHAnsi"/>
          <w:sz w:val="24"/>
          <w:szCs w:val="24"/>
        </w:rPr>
        <w:t xml:space="preserve"> </w:t>
      </w:r>
      <w:r>
        <w:rPr>
          <w:rFonts w:cstheme="minorHAnsi"/>
          <w:sz w:val="24"/>
          <w:szCs w:val="24"/>
        </w:rPr>
        <w:t>treatment (monoculture and co-culture)</w:t>
      </w:r>
      <w:r w:rsidRPr="00F07F61">
        <w:rPr>
          <w:rFonts w:cstheme="minorHAnsi"/>
          <w:sz w:val="24"/>
          <w:szCs w:val="24"/>
        </w:rPr>
        <w:t xml:space="preserve"> and temperature regarding growth rates for </w:t>
      </w:r>
      <w:r>
        <w:rPr>
          <w:rFonts w:cstheme="minorHAnsi"/>
          <w:sz w:val="24"/>
          <w:szCs w:val="24"/>
        </w:rPr>
        <w:t>both phages</w:t>
      </w:r>
      <w:r w:rsidRPr="00F07F61">
        <w:rPr>
          <w:rFonts w:cstheme="minorHAnsi"/>
          <w:sz w:val="24"/>
          <w:szCs w:val="24"/>
        </w:rPr>
        <w:t xml:space="preserve"> (</w:t>
      </w:r>
      <w:r>
        <w:rPr>
          <w:rFonts w:cstheme="minorHAnsi"/>
          <w:sz w:val="24"/>
          <w:szCs w:val="24"/>
        </w:rPr>
        <w:t>φ</w:t>
      </w:r>
      <w:r w:rsidRPr="00F07F61">
        <w:rPr>
          <w:rFonts w:cstheme="minorHAnsi"/>
          <w:sz w:val="24"/>
          <w:szCs w:val="24"/>
        </w:rPr>
        <w:t>14-1: F</w:t>
      </w:r>
      <w:r>
        <w:rPr>
          <w:rFonts w:cstheme="minorHAnsi"/>
          <w:sz w:val="24"/>
          <w:szCs w:val="24"/>
          <w:vertAlign w:val="subscript"/>
        </w:rPr>
        <w:t>6,</w:t>
      </w:r>
      <w:ins w:id="274" w:author="Samuel Greenrod" w:date="2026-01-22T17:03:00Z" w16du:dateUtc="2026-01-22T17:03:00Z">
        <w:r w:rsidR="00300B4B">
          <w:rPr>
            <w:rFonts w:cstheme="minorHAnsi"/>
            <w:sz w:val="24"/>
            <w:szCs w:val="24"/>
            <w:vertAlign w:val="subscript"/>
          </w:rPr>
          <w:t>218</w:t>
        </w:r>
      </w:ins>
      <w:del w:id="275" w:author="Samuel Greenrod" w:date="2026-01-22T17:03:00Z" w16du:dateUtc="2026-01-22T17:03:00Z">
        <w:r w:rsidDel="00300B4B">
          <w:rPr>
            <w:rFonts w:cstheme="minorHAnsi"/>
            <w:sz w:val="24"/>
            <w:szCs w:val="24"/>
            <w:vertAlign w:val="subscript"/>
          </w:rPr>
          <w:delText>59</w:delText>
        </w:r>
      </w:del>
      <w:r w:rsidRPr="00F07F61">
        <w:rPr>
          <w:rFonts w:cstheme="minorHAnsi"/>
          <w:sz w:val="24"/>
          <w:szCs w:val="24"/>
          <w:vertAlign w:val="subscript"/>
        </w:rPr>
        <w:t xml:space="preserve"> </w:t>
      </w:r>
      <w:r w:rsidRPr="00F07F61">
        <w:rPr>
          <w:rFonts w:cstheme="minorHAnsi"/>
          <w:sz w:val="24"/>
          <w:szCs w:val="24"/>
        </w:rPr>
        <w:t>=</w:t>
      </w:r>
      <w:r>
        <w:rPr>
          <w:rFonts w:cstheme="minorHAnsi"/>
          <w:sz w:val="24"/>
          <w:szCs w:val="24"/>
        </w:rPr>
        <w:t xml:space="preserve"> </w:t>
      </w:r>
      <w:ins w:id="276" w:author="Samuel Greenrod" w:date="2026-01-22T17:04:00Z" w16du:dateUtc="2026-01-22T17:04:00Z">
        <w:r w:rsidR="00300B4B">
          <w:rPr>
            <w:rFonts w:cstheme="minorHAnsi"/>
            <w:sz w:val="24"/>
            <w:szCs w:val="24"/>
          </w:rPr>
          <w:t>178.9</w:t>
        </w:r>
      </w:ins>
      <w:del w:id="277" w:author="Samuel Greenrod" w:date="2026-01-22T17:04:00Z" w16du:dateUtc="2026-01-22T17:04:00Z">
        <w:r w:rsidDel="00300B4B">
          <w:rPr>
            <w:rFonts w:cstheme="minorHAnsi"/>
            <w:sz w:val="24"/>
            <w:szCs w:val="24"/>
          </w:rPr>
          <w:delText>75.0</w:delText>
        </w:r>
      </w:del>
      <w:r w:rsidRPr="00F07F61">
        <w:rPr>
          <w:rFonts w:cstheme="minorHAnsi"/>
          <w:sz w:val="24"/>
          <w:szCs w:val="24"/>
        </w:rPr>
        <w:t>, p &lt; 0.0</w:t>
      </w:r>
      <w:r>
        <w:rPr>
          <w:rFonts w:cstheme="minorHAnsi"/>
          <w:sz w:val="24"/>
          <w:szCs w:val="24"/>
        </w:rPr>
        <w:t>001</w:t>
      </w:r>
      <w:r w:rsidRPr="00F07F61">
        <w:rPr>
          <w:rFonts w:cstheme="minorHAnsi"/>
          <w:sz w:val="24"/>
          <w:szCs w:val="24"/>
        </w:rPr>
        <w:t xml:space="preserve">; </w:t>
      </w:r>
      <w:r>
        <w:rPr>
          <w:rFonts w:cstheme="minorHAnsi"/>
          <w:sz w:val="24"/>
          <w:szCs w:val="24"/>
        </w:rPr>
        <w:t>φ</w:t>
      </w:r>
      <w:r w:rsidRPr="00F07F61">
        <w:rPr>
          <w:rFonts w:cstheme="minorHAnsi"/>
          <w:sz w:val="24"/>
          <w:szCs w:val="24"/>
        </w:rPr>
        <w:t>LUZ19: F</w:t>
      </w:r>
      <w:r>
        <w:rPr>
          <w:rFonts w:cstheme="minorHAnsi"/>
          <w:sz w:val="24"/>
          <w:szCs w:val="24"/>
          <w:vertAlign w:val="subscript"/>
        </w:rPr>
        <w:t>6,</w:t>
      </w:r>
      <w:ins w:id="278" w:author="Samuel Greenrod" w:date="2026-01-22T17:03:00Z" w16du:dateUtc="2026-01-22T17:03:00Z">
        <w:r w:rsidR="0076154D">
          <w:rPr>
            <w:rFonts w:cstheme="minorHAnsi"/>
            <w:sz w:val="24"/>
            <w:szCs w:val="24"/>
            <w:vertAlign w:val="subscript"/>
          </w:rPr>
          <w:t>218</w:t>
        </w:r>
      </w:ins>
      <w:del w:id="279" w:author="Samuel Greenrod" w:date="2026-01-22T17:03:00Z" w16du:dateUtc="2026-01-22T17:03:00Z">
        <w:r w:rsidDel="0076154D">
          <w:rPr>
            <w:rFonts w:cstheme="minorHAnsi"/>
            <w:sz w:val="24"/>
            <w:szCs w:val="24"/>
            <w:vertAlign w:val="subscript"/>
          </w:rPr>
          <w:delText>59</w:delText>
        </w:r>
      </w:del>
      <w:r w:rsidRPr="00F07F61">
        <w:rPr>
          <w:rFonts w:cstheme="minorHAnsi"/>
          <w:sz w:val="24"/>
          <w:szCs w:val="24"/>
          <w:vertAlign w:val="subscript"/>
        </w:rPr>
        <w:t xml:space="preserve"> </w:t>
      </w:r>
      <w:r w:rsidRPr="00F07F61">
        <w:rPr>
          <w:rFonts w:cstheme="minorHAnsi"/>
          <w:sz w:val="24"/>
          <w:szCs w:val="24"/>
        </w:rPr>
        <w:t>=</w:t>
      </w:r>
      <w:r>
        <w:rPr>
          <w:rFonts w:cstheme="minorHAnsi"/>
          <w:sz w:val="24"/>
          <w:szCs w:val="24"/>
        </w:rPr>
        <w:t xml:space="preserve"> </w:t>
      </w:r>
      <w:del w:id="280" w:author="Samuel Greenrod" w:date="2026-01-22T17:03:00Z" w16du:dateUtc="2026-01-22T17:03:00Z">
        <w:r w:rsidDel="0076154D">
          <w:rPr>
            <w:rFonts w:cstheme="minorHAnsi"/>
            <w:sz w:val="24"/>
            <w:szCs w:val="24"/>
          </w:rPr>
          <w:delText>103.5</w:delText>
        </w:r>
      </w:del>
      <w:ins w:id="281" w:author="Samuel Greenrod" w:date="2026-01-22T17:03:00Z" w16du:dateUtc="2026-01-22T17:03:00Z">
        <w:r w:rsidR="0076154D">
          <w:rPr>
            <w:rFonts w:cstheme="minorHAnsi"/>
            <w:sz w:val="24"/>
            <w:szCs w:val="24"/>
          </w:rPr>
          <w:t>123.2</w:t>
        </w:r>
      </w:ins>
      <w:r w:rsidRPr="00F07F61">
        <w:rPr>
          <w:rFonts w:cstheme="minorHAnsi"/>
          <w:sz w:val="24"/>
          <w:szCs w:val="24"/>
        </w:rPr>
        <w:t>, p &lt; 0.0</w:t>
      </w:r>
      <w:r>
        <w:rPr>
          <w:rFonts w:cstheme="minorHAnsi"/>
          <w:sz w:val="24"/>
          <w:szCs w:val="24"/>
        </w:rPr>
        <w:t>001</w:t>
      </w:r>
      <w:r w:rsidRPr="00F07F61">
        <w:rPr>
          <w:rFonts w:cstheme="minorHAnsi"/>
          <w:sz w:val="24"/>
          <w:szCs w:val="24"/>
        </w:rPr>
        <w:t>)</w:t>
      </w:r>
      <w:r>
        <w:rPr>
          <w:rFonts w:cstheme="minorHAnsi"/>
          <w:sz w:val="24"/>
          <w:szCs w:val="24"/>
        </w:rPr>
        <w:t xml:space="preserve">. </w:t>
      </w:r>
      <w:r>
        <w:rPr>
          <w:sz w:val="24"/>
          <w:szCs w:val="24"/>
        </w:rPr>
        <w:t xml:space="preserve">While competition had no impact on the growth rates of static </w:t>
      </w:r>
      <w:r>
        <w:rPr>
          <w:rFonts w:cstheme="minorHAnsi"/>
          <w:sz w:val="24"/>
          <w:szCs w:val="24"/>
        </w:rPr>
        <w:t>φ</w:t>
      </w:r>
      <w:r>
        <w:rPr>
          <w:sz w:val="24"/>
          <w:szCs w:val="24"/>
        </w:rPr>
        <w:t xml:space="preserve">14-1 populations </w:t>
      </w:r>
      <w:ins w:id="282" w:author="Samuel Greenrod" w:date="2026-01-22T17:06:00Z" w16du:dateUtc="2026-01-22T17:06:00Z">
        <w:r w:rsidR="005D0324">
          <w:rPr>
            <w:sz w:val="24"/>
            <w:szCs w:val="24"/>
          </w:rPr>
          <w:t xml:space="preserve">at their respective evolved temperatures </w:t>
        </w:r>
      </w:ins>
      <w:r>
        <w:rPr>
          <w:sz w:val="24"/>
          <w:szCs w:val="24"/>
        </w:rPr>
        <w:t>(37</w:t>
      </w:r>
      <w:r>
        <w:rPr>
          <w:rFonts w:cstheme="minorHAnsi"/>
          <w:sz w:val="24"/>
          <w:szCs w:val="24"/>
        </w:rPr>
        <w:t>°</w:t>
      </w:r>
      <w:r>
        <w:rPr>
          <w:sz w:val="24"/>
          <w:szCs w:val="24"/>
        </w:rPr>
        <w:t>C</w:t>
      </w:r>
      <w:ins w:id="283" w:author="Samuel Greenrod" w:date="2026-01-22T17:06:00Z" w16du:dateUtc="2026-01-22T17:06:00Z">
        <w:r w:rsidR="005D0324">
          <w:rPr>
            <w:sz w:val="24"/>
            <w:szCs w:val="24"/>
          </w:rPr>
          <w:t xml:space="preserve"> static mono vs comp</w:t>
        </w:r>
      </w:ins>
      <w:r>
        <w:rPr>
          <w:sz w:val="24"/>
          <w:szCs w:val="24"/>
        </w:rPr>
        <w:t xml:space="preserve">: </w:t>
      </w:r>
      <w:ins w:id="284" w:author="Samuel Greenrod" w:date="2026-01-24T17:50:00Z" w16du:dateUtc="2026-01-24T17:50:00Z">
        <w:r w:rsidR="0053789E">
          <w:rPr>
            <w:sz w:val="24"/>
            <w:szCs w:val="24"/>
          </w:rPr>
          <w:t>estimate = -0.41 (log</w:t>
        </w:r>
        <w:r w:rsidR="0053789E" w:rsidRPr="0053789E">
          <w:rPr>
            <w:sz w:val="24"/>
            <w:szCs w:val="24"/>
            <w:vertAlign w:val="subscript"/>
            <w:rPrChange w:id="285" w:author="Samuel Greenrod" w:date="2026-01-24T17:50:00Z" w16du:dateUtc="2026-01-24T17:50:00Z">
              <w:rPr>
                <w:sz w:val="24"/>
                <w:szCs w:val="24"/>
              </w:rPr>
            </w:rPrChange>
          </w:rPr>
          <w:t>10</w:t>
        </w:r>
        <w:r w:rsidR="0053789E">
          <w:rPr>
            <w:sz w:val="24"/>
            <w:szCs w:val="24"/>
          </w:rPr>
          <w:t xml:space="preserve">), </w:t>
        </w:r>
      </w:ins>
      <w:r>
        <w:rPr>
          <w:sz w:val="24"/>
          <w:szCs w:val="24"/>
        </w:rPr>
        <w:t>t(</w:t>
      </w:r>
      <w:del w:id="286" w:author="Samuel Greenrod" w:date="2026-01-22T17:07:00Z" w16du:dateUtc="2026-01-22T17:07:00Z">
        <w:r w:rsidDel="00BF1EC1">
          <w:rPr>
            <w:sz w:val="24"/>
            <w:szCs w:val="24"/>
          </w:rPr>
          <w:delText>59</w:delText>
        </w:r>
      </w:del>
      <w:ins w:id="287" w:author="Samuel Greenrod" w:date="2026-01-22T17:07:00Z" w16du:dateUtc="2026-01-22T17:07:00Z">
        <w:r w:rsidR="00BF1EC1">
          <w:rPr>
            <w:sz w:val="24"/>
            <w:szCs w:val="24"/>
          </w:rPr>
          <w:t>218</w:t>
        </w:r>
      </w:ins>
      <w:r>
        <w:rPr>
          <w:sz w:val="24"/>
          <w:szCs w:val="24"/>
        </w:rPr>
        <w:t>) = -</w:t>
      </w:r>
      <w:ins w:id="288" w:author="Samuel Greenrod" w:date="2026-01-22T17:07:00Z" w16du:dateUtc="2026-01-22T17:07:00Z">
        <w:r w:rsidR="00BF1EC1">
          <w:rPr>
            <w:sz w:val="24"/>
            <w:szCs w:val="24"/>
          </w:rPr>
          <w:t>1.2</w:t>
        </w:r>
      </w:ins>
      <w:del w:id="289" w:author="Samuel Greenrod" w:date="2026-01-22T17:07:00Z" w16du:dateUtc="2026-01-22T17:07:00Z">
        <w:r w:rsidDel="00BF1EC1">
          <w:rPr>
            <w:sz w:val="24"/>
            <w:szCs w:val="24"/>
          </w:rPr>
          <w:delText>0.78</w:delText>
        </w:r>
      </w:del>
      <w:r>
        <w:rPr>
          <w:sz w:val="24"/>
          <w:szCs w:val="24"/>
        </w:rPr>
        <w:t>, p = 0.</w:t>
      </w:r>
      <w:ins w:id="290" w:author="Samuel Greenrod" w:date="2026-01-22T17:07:00Z" w16du:dateUtc="2026-01-22T17:07:00Z">
        <w:r w:rsidR="00BF1EC1">
          <w:rPr>
            <w:sz w:val="24"/>
            <w:szCs w:val="24"/>
          </w:rPr>
          <w:t>8</w:t>
        </w:r>
      </w:ins>
      <w:del w:id="291" w:author="Samuel Greenrod" w:date="2026-01-22T17:07:00Z" w16du:dateUtc="2026-01-22T17:07:00Z">
        <w:r w:rsidDel="00BF1EC1">
          <w:rPr>
            <w:sz w:val="24"/>
            <w:szCs w:val="24"/>
          </w:rPr>
          <w:delText>9</w:delText>
        </w:r>
      </w:del>
      <w:r>
        <w:rPr>
          <w:sz w:val="24"/>
          <w:szCs w:val="24"/>
        </w:rPr>
        <w:t>9; 42</w:t>
      </w:r>
      <w:r>
        <w:rPr>
          <w:rFonts w:cstheme="minorHAnsi"/>
          <w:sz w:val="24"/>
          <w:szCs w:val="24"/>
        </w:rPr>
        <w:t>°</w:t>
      </w:r>
      <w:r>
        <w:rPr>
          <w:sz w:val="24"/>
          <w:szCs w:val="24"/>
        </w:rPr>
        <w:t>C</w:t>
      </w:r>
      <w:ins w:id="292" w:author="Samuel Greenrod" w:date="2026-01-22T17:07:00Z" w16du:dateUtc="2026-01-22T17:07:00Z">
        <w:r w:rsidR="00BF1EC1">
          <w:rPr>
            <w:sz w:val="24"/>
            <w:szCs w:val="24"/>
          </w:rPr>
          <w:t xml:space="preserve"> static mono vs comp</w:t>
        </w:r>
      </w:ins>
      <w:r>
        <w:rPr>
          <w:sz w:val="24"/>
          <w:szCs w:val="24"/>
        </w:rPr>
        <w:t>:</w:t>
      </w:r>
      <w:ins w:id="293" w:author="Samuel Greenrod" w:date="2026-01-24T17:50:00Z" w16du:dateUtc="2026-01-24T17:50:00Z">
        <w:r w:rsidR="0053789E">
          <w:rPr>
            <w:sz w:val="24"/>
            <w:szCs w:val="24"/>
          </w:rPr>
          <w:t xml:space="preserve"> estimate = </w:t>
        </w:r>
        <w:r w:rsidR="0062570F">
          <w:rPr>
            <w:sz w:val="24"/>
            <w:szCs w:val="24"/>
          </w:rPr>
          <w:t>-0.44 (log</w:t>
        </w:r>
        <w:r w:rsidR="0062570F" w:rsidRPr="0062570F">
          <w:rPr>
            <w:sz w:val="24"/>
            <w:szCs w:val="24"/>
            <w:vertAlign w:val="subscript"/>
            <w:rPrChange w:id="294" w:author="Samuel Greenrod" w:date="2026-01-24T17:50:00Z" w16du:dateUtc="2026-01-24T17:50:00Z">
              <w:rPr>
                <w:sz w:val="24"/>
                <w:szCs w:val="24"/>
              </w:rPr>
            </w:rPrChange>
          </w:rPr>
          <w:t>10</w:t>
        </w:r>
        <w:r w:rsidR="0062570F">
          <w:rPr>
            <w:sz w:val="24"/>
            <w:szCs w:val="24"/>
          </w:rPr>
          <w:t>),</w:t>
        </w:r>
      </w:ins>
      <w:r>
        <w:rPr>
          <w:sz w:val="24"/>
          <w:szCs w:val="24"/>
        </w:rPr>
        <w:t xml:space="preserve"> t(</w:t>
      </w:r>
      <w:del w:id="295" w:author="Samuel Greenrod" w:date="2026-01-22T17:07:00Z" w16du:dateUtc="2026-01-22T17:07:00Z">
        <w:r w:rsidDel="00BF1EC1">
          <w:rPr>
            <w:sz w:val="24"/>
            <w:szCs w:val="24"/>
          </w:rPr>
          <w:delText>59</w:delText>
        </w:r>
      </w:del>
      <w:ins w:id="296" w:author="Samuel Greenrod" w:date="2026-01-22T17:07:00Z" w16du:dateUtc="2026-01-22T17:07:00Z">
        <w:r w:rsidR="00BF1EC1">
          <w:rPr>
            <w:sz w:val="24"/>
            <w:szCs w:val="24"/>
          </w:rPr>
          <w:t>218</w:t>
        </w:r>
      </w:ins>
      <w:r>
        <w:rPr>
          <w:sz w:val="24"/>
          <w:szCs w:val="24"/>
        </w:rPr>
        <w:t>) = -</w:t>
      </w:r>
      <w:ins w:id="297" w:author="Samuel Greenrod" w:date="2026-01-22T17:07:00Z" w16du:dateUtc="2026-01-22T17:07:00Z">
        <w:r w:rsidR="00BF1EC1">
          <w:rPr>
            <w:sz w:val="24"/>
            <w:szCs w:val="24"/>
          </w:rPr>
          <w:t>1.3</w:t>
        </w:r>
      </w:ins>
      <w:del w:id="298" w:author="Samuel Greenrod" w:date="2026-01-22T17:07:00Z" w16du:dateUtc="2026-01-22T17:07:00Z">
        <w:r w:rsidDel="00BF1EC1">
          <w:rPr>
            <w:sz w:val="24"/>
            <w:szCs w:val="24"/>
          </w:rPr>
          <w:delText>0.98</w:delText>
        </w:r>
      </w:del>
      <w:r>
        <w:rPr>
          <w:sz w:val="24"/>
          <w:szCs w:val="24"/>
        </w:rPr>
        <w:t>, p = 0.</w:t>
      </w:r>
      <w:ins w:id="299" w:author="Samuel Greenrod" w:date="2026-01-22T17:07:00Z" w16du:dateUtc="2026-01-22T17:07:00Z">
        <w:r w:rsidR="00BF1EC1">
          <w:rPr>
            <w:sz w:val="24"/>
            <w:szCs w:val="24"/>
          </w:rPr>
          <w:t>85</w:t>
        </w:r>
      </w:ins>
      <w:del w:id="300" w:author="Samuel Greenrod" w:date="2026-01-22T17:07:00Z" w16du:dateUtc="2026-01-22T17:07:00Z">
        <w:r w:rsidDel="00BF1EC1">
          <w:rPr>
            <w:sz w:val="24"/>
            <w:szCs w:val="24"/>
          </w:rPr>
          <w:delText>99</w:delText>
        </w:r>
      </w:del>
      <w:r>
        <w:rPr>
          <w:sz w:val="24"/>
          <w:szCs w:val="24"/>
        </w:rPr>
        <w:t xml:space="preserve">), fluctuating co-culture evolved populations had significantly higher growth rates </w:t>
      </w:r>
      <w:r w:rsidRPr="00A13ABE">
        <w:rPr>
          <w:sz w:val="24"/>
          <w:szCs w:val="24"/>
        </w:rPr>
        <w:t>at 42</w:t>
      </w:r>
      <w:r>
        <w:rPr>
          <w:rFonts w:cstheme="minorHAnsi"/>
          <w:sz w:val="24"/>
          <w:szCs w:val="24"/>
        </w:rPr>
        <w:t>°</w:t>
      </w:r>
      <w:r w:rsidRPr="00A13ABE">
        <w:rPr>
          <w:sz w:val="24"/>
          <w:szCs w:val="24"/>
        </w:rPr>
        <w:t xml:space="preserve">C </w:t>
      </w:r>
      <w:r>
        <w:rPr>
          <w:sz w:val="24"/>
          <w:szCs w:val="24"/>
        </w:rPr>
        <w:t>compared to populations</w:t>
      </w:r>
      <w:r w:rsidRPr="00A13ABE">
        <w:rPr>
          <w:sz w:val="24"/>
          <w:szCs w:val="24"/>
        </w:rPr>
        <w:t xml:space="preserve"> evolved in monoculture</w:t>
      </w:r>
      <w:r>
        <w:rPr>
          <w:sz w:val="24"/>
          <w:szCs w:val="24"/>
        </w:rPr>
        <w:t xml:space="preserve"> (</w:t>
      </w:r>
      <w:ins w:id="301" w:author="Samuel Greenrod" w:date="2026-01-22T17:08:00Z" w16du:dateUtc="2026-01-22T17:08:00Z">
        <w:r w:rsidR="006B4259">
          <w:rPr>
            <w:sz w:val="24"/>
            <w:szCs w:val="24"/>
          </w:rPr>
          <w:t xml:space="preserve">fluctuating mono vs comp: </w:t>
        </w:r>
      </w:ins>
      <w:ins w:id="302" w:author="Samuel Greenrod" w:date="2026-01-24T17:50:00Z" w16du:dateUtc="2026-01-24T17:50:00Z">
        <w:r w:rsidR="0062570F">
          <w:rPr>
            <w:sz w:val="24"/>
            <w:szCs w:val="24"/>
          </w:rPr>
          <w:t xml:space="preserve">estimate = </w:t>
        </w:r>
      </w:ins>
      <w:ins w:id="303" w:author="Samuel Greenrod" w:date="2026-01-24T17:51:00Z" w16du:dateUtc="2026-01-24T17:51:00Z">
        <w:r w:rsidR="0062570F">
          <w:rPr>
            <w:sz w:val="24"/>
            <w:szCs w:val="24"/>
          </w:rPr>
          <w:t>-3.4 (log</w:t>
        </w:r>
        <w:r w:rsidR="0062570F" w:rsidRPr="0062570F">
          <w:rPr>
            <w:sz w:val="24"/>
            <w:szCs w:val="24"/>
            <w:vertAlign w:val="subscript"/>
            <w:rPrChange w:id="304" w:author="Samuel Greenrod" w:date="2026-01-24T17:51:00Z" w16du:dateUtc="2026-01-24T17:51:00Z">
              <w:rPr>
                <w:sz w:val="24"/>
                <w:szCs w:val="24"/>
              </w:rPr>
            </w:rPrChange>
          </w:rPr>
          <w:t>10</w:t>
        </w:r>
        <w:r w:rsidR="0062570F">
          <w:rPr>
            <w:sz w:val="24"/>
            <w:szCs w:val="24"/>
          </w:rPr>
          <w:t xml:space="preserve">), </w:t>
        </w:r>
      </w:ins>
      <w:r>
        <w:rPr>
          <w:sz w:val="24"/>
          <w:szCs w:val="24"/>
        </w:rPr>
        <w:t>t(</w:t>
      </w:r>
      <w:del w:id="305" w:author="Samuel Greenrod" w:date="2026-01-22T17:08:00Z" w16du:dateUtc="2026-01-22T17:08:00Z">
        <w:r w:rsidDel="006B4259">
          <w:rPr>
            <w:sz w:val="24"/>
            <w:szCs w:val="24"/>
          </w:rPr>
          <w:delText>59</w:delText>
        </w:r>
      </w:del>
      <w:ins w:id="306" w:author="Samuel Greenrod" w:date="2026-01-22T17:08:00Z" w16du:dateUtc="2026-01-22T17:08:00Z">
        <w:r w:rsidR="006B4259">
          <w:rPr>
            <w:sz w:val="24"/>
            <w:szCs w:val="24"/>
          </w:rPr>
          <w:t>218</w:t>
        </w:r>
      </w:ins>
      <w:r>
        <w:rPr>
          <w:sz w:val="24"/>
          <w:szCs w:val="24"/>
        </w:rPr>
        <w:t>) = -</w:t>
      </w:r>
      <w:del w:id="307" w:author="Samuel Greenrod" w:date="2026-01-22T17:08:00Z" w16du:dateUtc="2026-01-22T17:08:00Z">
        <w:r w:rsidDel="006B4259">
          <w:rPr>
            <w:sz w:val="24"/>
            <w:szCs w:val="24"/>
          </w:rPr>
          <w:delText>6.7</w:delText>
        </w:r>
      </w:del>
      <w:ins w:id="308" w:author="Samuel Greenrod" w:date="2026-01-22T17:08:00Z" w16du:dateUtc="2026-01-22T17:08:00Z">
        <w:r w:rsidR="006B4259">
          <w:rPr>
            <w:sz w:val="24"/>
            <w:szCs w:val="24"/>
          </w:rPr>
          <w:t>10.1</w:t>
        </w:r>
      </w:ins>
      <w:r>
        <w:rPr>
          <w:sz w:val="24"/>
          <w:szCs w:val="24"/>
        </w:rPr>
        <w:t>, p &lt; 0.0001)</w:t>
      </w:r>
      <w:r w:rsidRPr="00A13ABE">
        <w:rPr>
          <w:sz w:val="24"/>
          <w:szCs w:val="24"/>
        </w:rPr>
        <w:t xml:space="preserve">. </w:t>
      </w:r>
      <w:r>
        <w:rPr>
          <w:sz w:val="24"/>
          <w:szCs w:val="24"/>
        </w:rPr>
        <w:t>No</w:t>
      </w:r>
      <w:r w:rsidRPr="00A13ABE">
        <w:rPr>
          <w:sz w:val="24"/>
          <w:szCs w:val="24"/>
        </w:rPr>
        <w:t xml:space="preserve"> significant difference was observed at 37</w:t>
      </w:r>
      <w:r>
        <w:rPr>
          <w:rFonts w:cstheme="minorHAnsi"/>
          <w:sz w:val="24"/>
          <w:szCs w:val="24"/>
        </w:rPr>
        <w:t>°</w:t>
      </w:r>
      <w:r w:rsidRPr="00A13ABE">
        <w:rPr>
          <w:sz w:val="24"/>
          <w:szCs w:val="24"/>
        </w:rPr>
        <w:t>C</w:t>
      </w:r>
      <w:r>
        <w:rPr>
          <w:sz w:val="24"/>
          <w:szCs w:val="24"/>
        </w:rPr>
        <w:t xml:space="preserve"> (</w:t>
      </w:r>
      <w:ins w:id="309" w:author="Samuel Greenrod" w:date="2026-01-22T17:08:00Z" w16du:dateUtc="2026-01-22T17:08:00Z">
        <w:r w:rsidR="006B4259">
          <w:rPr>
            <w:sz w:val="24"/>
            <w:szCs w:val="24"/>
          </w:rPr>
          <w:t xml:space="preserve">fluctuating mono vs comp: </w:t>
        </w:r>
      </w:ins>
      <w:ins w:id="310" w:author="Samuel Greenrod" w:date="2026-01-24T17:51:00Z" w16du:dateUtc="2026-01-24T17:51:00Z">
        <w:r w:rsidR="0062570F">
          <w:rPr>
            <w:sz w:val="24"/>
            <w:szCs w:val="24"/>
          </w:rPr>
          <w:t>estimate = -0.54</w:t>
        </w:r>
        <w:r w:rsidR="00451021">
          <w:rPr>
            <w:sz w:val="24"/>
            <w:szCs w:val="24"/>
          </w:rPr>
          <w:t xml:space="preserve"> (log</w:t>
        </w:r>
        <w:r w:rsidR="00451021" w:rsidRPr="00451021">
          <w:rPr>
            <w:sz w:val="24"/>
            <w:szCs w:val="24"/>
            <w:vertAlign w:val="subscript"/>
            <w:rPrChange w:id="311" w:author="Samuel Greenrod" w:date="2026-01-24T17:51:00Z" w16du:dateUtc="2026-01-24T17:51:00Z">
              <w:rPr>
                <w:sz w:val="24"/>
                <w:szCs w:val="24"/>
              </w:rPr>
            </w:rPrChange>
          </w:rPr>
          <w:t>10</w:t>
        </w:r>
        <w:r w:rsidR="00451021">
          <w:rPr>
            <w:sz w:val="24"/>
            <w:szCs w:val="24"/>
          </w:rPr>
          <w:t xml:space="preserve">), </w:t>
        </w:r>
      </w:ins>
      <w:r>
        <w:rPr>
          <w:sz w:val="24"/>
          <w:szCs w:val="24"/>
        </w:rPr>
        <w:t>t(</w:t>
      </w:r>
      <w:del w:id="312" w:author="Samuel Greenrod" w:date="2026-01-22T17:08:00Z" w16du:dateUtc="2026-01-22T17:08:00Z">
        <w:r w:rsidDel="006B4259">
          <w:rPr>
            <w:sz w:val="24"/>
            <w:szCs w:val="24"/>
          </w:rPr>
          <w:delText>59</w:delText>
        </w:r>
      </w:del>
      <w:ins w:id="313" w:author="Samuel Greenrod" w:date="2026-01-22T17:08:00Z" w16du:dateUtc="2026-01-22T17:08:00Z">
        <w:r w:rsidR="006B4259">
          <w:rPr>
            <w:sz w:val="24"/>
            <w:szCs w:val="24"/>
          </w:rPr>
          <w:t>218</w:t>
        </w:r>
      </w:ins>
      <w:r>
        <w:rPr>
          <w:sz w:val="24"/>
          <w:szCs w:val="24"/>
        </w:rPr>
        <w:t>) = -1.</w:t>
      </w:r>
      <w:ins w:id="314" w:author="Samuel Greenrod" w:date="2026-01-22T17:08:00Z" w16du:dateUtc="2026-01-22T17:08:00Z">
        <w:r w:rsidR="006B4259">
          <w:rPr>
            <w:sz w:val="24"/>
            <w:szCs w:val="24"/>
          </w:rPr>
          <w:t>6</w:t>
        </w:r>
      </w:ins>
      <w:del w:id="315" w:author="Samuel Greenrod" w:date="2026-01-22T17:08:00Z" w16du:dateUtc="2026-01-22T17:08:00Z">
        <w:r w:rsidDel="006B4259">
          <w:rPr>
            <w:sz w:val="24"/>
            <w:szCs w:val="24"/>
          </w:rPr>
          <w:delText>0</w:delText>
        </w:r>
      </w:del>
      <w:r>
        <w:rPr>
          <w:sz w:val="24"/>
          <w:szCs w:val="24"/>
        </w:rPr>
        <w:t>, p = 0.</w:t>
      </w:r>
      <w:del w:id="316" w:author="Samuel Greenrod" w:date="2026-01-22T17:08:00Z" w16du:dateUtc="2026-01-22T17:08:00Z">
        <w:r w:rsidDel="006B4259">
          <w:rPr>
            <w:sz w:val="24"/>
            <w:szCs w:val="24"/>
          </w:rPr>
          <w:delText>99</w:delText>
        </w:r>
      </w:del>
      <w:ins w:id="317" w:author="Samuel Greenrod" w:date="2026-01-22T17:08:00Z" w16du:dateUtc="2026-01-22T17:08:00Z">
        <w:r w:rsidR="006B4259">
          <w:rPr>
            <w:sz w:val="24"/>
            <w:szCs w:val="24"/>
          </w:rPr>
          <w:t>69</w:t>
        </w:r>
      </w:ins>
      <w:r>
        <w:rPr>
          <w:sz w:val="24"/>
          <w:szCs w:val="24"/>
        </w:rPr>
        <w:t>)</w:t>
      </w:r>
      <w:r w:rsidRPr="00A13ABE">
        <w:rPr>
          <w:sz w:val="24"/>
          <w:szCs w:val="24"/>
        </w:rPr>
        <w:t xml:space="preserve">. </w:t>
      </w:r>
      <w:r>
        <w:rPr>
          <w:sz w:val="24"/>
          <w:szCs w:val="24"/>
        </w:rPr>
        <w:t xml:space="preserve">Similar to </w:t>
      </w:r>
      <w:r>
        <w:rPr>
          <w:rFonts w:cstheme="minorHAnsi"/>
          <w:sz w:val="24"/>
          <w:szCs w:val="24"/>
        </w:rPr>
        <w:t>φ</w:t>
      </w:r>
      <w:r>
        <w:rPr>
          <w:sz w:val="24"/>
          <w:szCs w:val="24"/>
        </w:rPr>
        <w:t xml:space="preserve">14-1, there was no impact of competition on static evolved </w:t>
      </w:r>
      <w:r>
        <w:rPr>
          <w:rFonts w:cstheme="minorHAnsi"/>
          <w:sz w:val="24"/>
          <w:szCs w:val="24"/>
        </w:rPr>
        <w:t>φ</w:t>
      </w:r>
      <w:r>
        <w:rPr>
          <w:sz w:val="24"/>
          <w:szCs w:val="24"/>
        </w:rPr>
        <w:t xml:space="preserve">LUZ19 population growth rates </w:t>
      </w:r>
      <w:ins w:id="318" w:author="Samuel Greenrod" w:date="2026-01-22T17:09:00Z" w16du:dateUtc="2026-01-22T17:09:00Z">
        <w:r w:rsidR="005830F6">
          <w:rPr>
            <w:sz w:val="24"/>
            <w:szCs w:val="24"/>
          </w:rPr>
          <w:t xml:space="preserve">at their respective evolved temperatures </w:t>
        </w:r>
      </w:ins>
      <w:r>
        <w:rPr>
          <w:sz w:val="24"/>
          <w:szCs w:val="24"/>
        </w:rPr>
        <w:t>(</w:t>
      </w:r>
      <w:ins w:id="319" w:author="Samuel Greenrod" w:date="2026-01-22T17:09:00Z" w16du:dateUtc="2026-01-22T17:09:00Z">
        <w:r w:rsidR="005830F6">
          <w:rPr>
            <w:sz w:val="24"/>
            <w:szCs w:val="24"/>
          </w:rPr>
          <w:t>37</w:t>
        </w:r>
        <w:r w:rsidR="005830F6">
          <w:rPr>
            <w:rFonts w:cstheme="minorHAnsi"/>
            <w:sz w:val="24"/>
            <w:szCs w:val="24"/>
          </w:rPr>
          <w:t>°</w:t>
        </w:r>
        <w:r w:rsidR="005830F6">
          <w:rPr>
            <w:sz w:val="24"/>
            <w:szCs w:val="24"/>
          </w:rPr>
          <w:t xml:space="preserve">C static mono vs comp: </w:t>
        </w:r>
      </w:ins>
      <w:ins w:id="320" w:author="Samuel Greenrod" w:date="2026-01-24T17:47:00Z" w16du:dateUtc="2026-01-24T17:47:00Z">
        <w:r w:rsidR="00C11F2C">
          <w:rPr>
            <w:sz w:val="24"/>
            <w:szCs w:val="24"/>
          </w:rPr>
          <w:t xml:space="preserve">estimate = </w:t>
        </w:r>
      </w:ins>
      <w:ins w:id="321" w:author="Samuel Greenrod" w:date="2026-01-24T17:48:00Z" w16du:dateUtc="2026-01-24T17:48:00Z">
        <w:r w:rsidR="00362C49">
          <w:rPr>
            <w:sz w:val="24"/>
            <w:szCs w:val="24"/>
          </w:rPr>
          <w:t>0.07 (log</w:t>
        </w:r>
        <w:r w:rsidR="00362C49" w:rsidRPr="00362C49">
          <w:rPr>
            <w:sz w:val="24"/>
            <w:szCs w:val="24"/>
            <w:vertAlign w:val="subscript"/>
            <w:rPrChange w:id="322" w:author="Samuel Greenrod" w:date="2026-01-24T17:48:00Z" w16du:dateUtc="2026-01-24T17:48:00Z">
              <w:rPr>
                <w:sz w:val="24"/>
                <w:szCs w:val="24"/>
              </w:rPr>
            </w:rPrChange>
          </w:rPr>
          <w:t>10</w:t>
        </w:r>
        <w:r w:rsidR="00362C49">
          <w:rPr>
            <w:sz w:val="24"/>
            <w:szCs w:val="24"/>
          </w:rPr>
          <w:t xml:space="preserve">), </w:t>
        </w:r>
      </w:ins>
      <w:ins w:id="323" w:author="Samuel Greenrod" w:date="2026-01-22T17:09:00Z" w16du:dateUtc="2026-01-22T17:09:00Z">
        <w:r w:rsidR="005830F6">
          <w:rPr>
            <w:sz w:val="24"/>
            <w:szCs w:val="24"/>
          </w:rPr>
          <w:t xml:space="preserve">t(218) = </w:t>
        </w:r>
      </w:ins>
      <w:del w:id="324" w:author="Samuel Greenrod" w:date="2026-01-22T17:09:00Z" w16du:dateUtc="2026-01-22T17:09:00Z">
        <w:r w:rsidDel="005830F6">
          <w:rPr>
            <w:sz w:val="24"/>
            <w:szCs w:val="24"/>
          </w:rPr>
          <w:delText>37</w:delText>
        </w:r>
        <w:r w:rsidDel="005830F6">
          <w:rPr>
            <w:rFonts w:cstheme="minorHAnsi"/>
            <w:sz w:val="24"/>
            <w:szCs w:val="24"/>
          </w:rPr>
          <w:delText>°</w:delText>
        </w:r>
        <w:r w:rsidDel="005830F6">
          <w:rPr>
            <w:sz w:val="24"/>
            <w:szCs w:val="24"/>
          </w:rPr>
          <w:delText>C: t(59) = -0.42</w:delText>
        </w:r>
      </w:del>
      <w:ins w:id="325" w:author="Samuel Greenrod" w:date="2026-01-22T17:09:00Z" w16du:dateUtc="2026-01-22T17:09:00Z">
        <w:r w:rsidR="005830F6">
          <w:rPr>
            <w:sz w:val="24"/>
            <w:szCs w:val="24"/>
          </w:rPr>
          <w:t>0.87</w:t>
        </w:r>
      </w:ins>
      <w:r>
        <w:rPr>
          <w:sz w:val="24"/>
          <w:szCs w:val="24"/>
        </w:rPr>
        <w:t xml:space="preserve">, p = </w:t>
      </w:r>
      <w:ins w:id="326" w:author="Samuel Greenrod" w:date="2026-01-22T17:09:00Z" w16du:dateUtc="2026-01-22T17:09:00Z">
        <w:r w:rsidR="005830F6">
          <w:rPr>
            <w:sz w:val="24"/>
            <w:szCs w:val="24"/>
          </w:rPr>
          <w:t>0.97</w:t>
        </w:r>
      </w:ins>
      <w:del w:id="327" w:author="Samuel Greenrod" w:date="2026-01-22T17:09:00Z" w16du:dateUtc="2026-01-22T17:09:00Z">
        <w:r w:rsidDel="005830F6">
          <w:rPr>
            <w:sz w:val="24"/>
            <w:szCs w:val="24"/>
          </w:rPr>
          <w:delText>1.0</w:delText>
        </w:r>
      </w:del>
      <w:r>
        <w:rPr>
          <w:sz w:val="24"/>
          <w:szCs w:val="24"/>
        </w:rPr>
        <w:t>; 42</w:t>
      </w:r>
      <w:r>
        <w:rPr>
          <w:rFonts w:cstheme="minorHAnsi"/>
          <w:sz w:val="24"/>
          <w:szCs w:val="24"/>
        </w:rPr>
        <w:t>°</w:t>
      </w:r>
      <w:r>
        <w:rPr>
          <w:sz w:val="24"/>
          <w:szCs w:val="24"/>
        </w:rPr>
        <w:t>C</w:t>
      </w:r>
      <w:ins w:id="328" w:author="Samuel Greenrod" w:date="2026-01-22T17:10:00Z" w16du:dateUtc="2026-01-22T17:10:00Z">
        <w:r w:rsidR="005830F6">
          <w:rPr>
            <w:sz w:val="24"/>
            <w:szCs w:val="24"/>
          </w:rPr>
          <w:t xml:space="preserve"> static mono vs comp</w:t>
        </w:r>
      </w:ins>
      <w:r>
        <w:rPr>
          <w:sz w:val="24"/>
          <w:szCs w:val="24"/>
        </w:rPr>
        <w:t>:</w:t>
      </w:r>
      <w:ins w:id="329" w:author="Samuel Greenrod" w:date="2026-01-24T17:48:00Z" w16du:dateUtc="2026-01-24T17:48:00Z">
        <w:r w:rsidR="00362C49">
          <w:rPr>
            <w:sz w:val="24"/>
            <w:szCs w:val="24"/>
          </w:rPr>
          <w:t xml:space="preserve"> estimate = -0.02</w:t>
        </w:r>
        <w:r w:rsidR="00055F7F">
          <w:rPr>
            <w:sz w:val="24"/>
            <w:szCs w:val="24"/>
          </w:rPr>
          <w:t xml:space="preserve"> (log</w:t>
        </w:r>
        <w:r w:rsidR="00055F7F" w:rsidRPr="00055F7F">
          <w:rPr>
            <w:sz w:val="24"/>
            <w:szCs w:val="24"/>
            <w:vertAlign w:val="subscript"/>
            <w:rPrChange w:id="330" w:author="Samuel Greenrod" w:date="2026-01-24T17:48:00Z" w16du:dateUtc="2026-01-24T17:48:00Z">
              <w:rPr>
                <w:sz w:val="24"/>
                <w:szCs w:val="24"/>
              </w:rPr>
            </w:rPrChange>
          </w:rPr>
          <w:t>10</w:t>
        </w:r>
        <w:r w:rsidR="00055F7F">
          <w:rPr>
            <w:sz w:val="24"/>
            <w:szCs w:val="24"/>
          </w:rPr>
          <w:t>),</w:t>
        </w:r>
      </w:ins>
      <w:r>
        <w:rPr>
          <w:sz w:val="24"/>
          <w:szCs w:val="24"/>
        </w:rPr>
        <w:t xml:space="preserve"> t(</w:t>
      </w:r>
      <w:del w:id="331" w:author="Samuel Greenrod" w:date="2026-01-22T17:10:00Z" w16du:dateUtc="2026-01-22T17:10:00Z">
        <w:r w:rsidDel="005830F6">
          <w:rPr>
            <w:sz w:val="24"/>
            <w:szCs w:val="24"/>
          </w:rPr>
          <w:delText>59</w:delText>
        </w:r>
      </w:del>
      <w:ins w:id="332" w:author="Samuel Greenrod" w:date="2026-01-22T17:10:00Z" w16du:dateUtc="2026-01-22T17:10:00Z">
        <w:r w:rsidR="005830F6">
          <w:rPr>
            <w:sz w:val="24"/>
            <w:szCs w:val="24"/>
          </w:rPr>
          <w:t>218</w:t>
        </w:r>
      </w:ins>
      <w:r>
        <w:rPr>
          <w:sz w:val="24"/>
          <w:szCs w:val="24"/>
        </w:rPr>
        <w:t>) = -0.2</w:t>
      </w:r>
      <w:ins w:id="333" w:author="Samuel Greenrod" w:date="2026-01-22T17:10:00Z" w16du:dateUtc="2026-01-22T17:10:00Z">
        <w:r w:rsidR="005830F6">
          <w:rPr>
            <w:sz w:val="24"/>
            <w:szCs w:val="24"/>
          </w:rPr>
          <w:t>0</w:t>
        </w:r>
      </w:ins>
      <w:del w:id="334" w:author="Samuel Greenrod" w:date="2026-01-22T17:10:00Z" w16du:dateUtc="2026-01-22T17:10:00Z">
        <w:r w:rsidDel="005830F6">
          <w:rPr>
            <w:sz w:val="24"/>
            <w:szCs w:val="24"/>
          </w:rPr>
          <w:delText>1</w:delText>
        </w:r>
      </w:del>
      <w:r>
        <w:rPr>
          <w:sz w:val="24"/>
          <w:szCs w:val="24"/>
        </w:rPr>
        <w:t xml:space="preserve">, p = 1.0). However, </w:t>
      </w:r>
      <w:r>
        <w:rPr>
          <w:rFonts w:cstheme="minorHAnsi"/>
          <w:sz w:val="24"/>
          <w:szCs w:val="24"/>
        </w:rPr>
        <w:t>φ</w:t>
      </w:r>
      <w:r>
        <w:rPr>
          <w:sz w:val="24"/>
          <w:szCs w:val="24"/>
        </w:rPr>
        <w:t xml:space="preserve">LUZ19 populations evolved with fluctuations and competition </w:t>
      </w:r>
      <w:r w:rsidRPr="00A13ABE">
        <w:rPr>
          <w:sz w:val="24"/>
          <w:szCs w:val="24"/>
        </w:rPr>
        <w:t xml:space="preserve">had significantly lower </w:t>
      </w:r>
      <w:r>
        <w:rPr>
          <w:sz w:val="24"/>
          <w:szCs w:val="24"/>
        </w:rPr>
        <w:t>growth rates</w:t>
      </w:r>
      <w:r w:rsidRPr="00A13ABE">
        <w:rPr>
          <w:sz w:val="24"/>
          <w:szCs w:val="24"/>
        </w:rPr>
        <w:t xml:space="preserve"> at both 37</w:t>
      </w:r>
      <w:r>
        <w:rPr>
          <w:rFonts w:cstheme="minorHAnsi"/>
          <w:sz w:val="24"/>
          <w:szCs w:val="24"/>
        </w:rPr>
        <w:t>°</w:t>
      </w:r>
      <w:r w:rsidRPr="00A13ABE">
        <w:rPr>
          <w:sz w:val="24"/>
          <w:szCs w:val="24"/>
        </w:rPr>
        <w:t>C and 42</w:t>
      </w:r>
      <w:r>
        <w:rPr>
          <w:rFonts w:cstheme="minorHAnsi"/>
          <w:sz w:val="24"/>
          <w:szCs w:val="24"/>
        </w:rPr>
        <w:t>°</w:t>
      </w:r>
      <w:r w:rsidRPr="00A13ABE">
        <w:rPr>
          <w:sz w:val="24"/>
          <w:szCs w:val="24"/>
        </w:rPr>
        <w:t xml:space="preserve">C </w:t>
      </w:r>
      <w:r>
        <w:rPr>
          <w:sz w:val="24"/>
          <w:szCs w:val="24"/>
        </w:rPr>
        <w:t>compared to</w:t>
      </w:r>
      <w:r w:rsidRPr="00A13ABE">
        <w:rPr>
          <w:sz w:val="24"/>
          <w:szCs w:val="24"/>
        </w:rPr>
        <w:t xml:space="preserve"> monoculture</w:t>
      </w:r>
      <w:r>
        <w:rPr>
          <w:sz w:val="24"/>
          <w:szCs w:val="24"/>
        </w:rPr>
        <w:t xml:space="preserve"> (</w:t>
      </w:r>
      <w:ins w:id="335" w:author="Samuel Greenrod" w:date="2026-01-22T17:10:00Z" w16du:dateUtc="2026-01-22T17:10:00Z">
        <w:r w:rsidR="006935B1">
          <w:rPr>
            <w:sz w:val="24"/>
            <w:szCs w:val="24"/>
          </w:rPr>
          <w:t xml:space="preserve">fluctuating mono vs comp </w:t>
        </w:r>
      </w:ins>
      <w:r>
        <w:rPr>
          <w:sz w:val="24"/>
          <w:szCs w:val="24"/>
        </w:rPr>
        <w:t>37</w:t>
      </w:r>
      <w:r>
        <w:rPr>
          <w:rFonts w:cstheme="minorHAnsi"/>
          <w:sz w:val="24"/>
          <w:szCs w:val="24"/>
        </w:rPr>
        <w:t>°</w:t>
      </w:r>
      <w:r>
        <w:rPr>
          <w:sz w:val="24"/>
          <w:szCs w:val="24"/>
        </w:rPr>
        <w:t xml:space="preserve">C: </w:t>
      </w:r>
      <w:ins w:id="336" w:author="Samuel Greenrod" w:date="2026-01-24T17:49:00Z" w16du:dateUtc="2026-01-24T17:49:00Z">
        <w:r w:rsidR="00055F7F">
          <w:rPr>
            <w:sz w:val="24"/>
            <w:szCs w:val="24"/>
          </w:rPr>
          <w:t xml:space="preserve">estimate = </w:t>
        </w:r>
        <w:r w:rsidR="00E83EDE">
          <w:rPr>
            <w:sz w:val="24"/>
            <w:szCs w:val="24"/>
          </w:rPr>
          <w:t>0.82 (log</w:t>
        </w:r>
        <w:r w:rsidR="00E83EDE" w:rsidRPr="00E83EDE">
          <w:rPr>
            <w:sz w:val="24"/>
            <w:szCs w:val="24"/>
            <w:vertAlign w:val="subscript"/>
            <w:rPrChange w:id="337" w:author="Samuel Greenrod" w:date="2026-01-24T17:49:00Z" w16du:dateUtc="2026-01-24T17:49:00Z">
              <w:rPr>
                <w:sz w:val="24"/>
                <w:szCs w:val="24"/>
              </w:rPr>
            </w:rPrChange>
          </w:rPr>
          <w:t>10</w:t>
        </w:r>
        <w:r w:rsidR="00E83EDE">
          <w:rPr>
            <w:sz w:val="24"/>
            <w:szCs w:val="24"/>
          </w:rPr>
          <w:t xml:space="preserve">), </w:t>
        </w:r>
      </w:ins>
      <w:r>
        <w:rPr>
          <w:sz w:val="24"/>
          <w:szCs w:val="24"/>
        </w:rPr>
        <w:t>t(</w:t>
      </w:r>
      <w:del w:id="338" w:author="Samuel Greenrod" w:date="2026-01-22T17:10:00Z" w16du:dateUtc="2026-01-22T17:10:00Z">
        <w:r w:rsidDel="006935B1">
          <w:rPr>
            <w:sz w:val="24"/>
            <w:szCs w:val="24"/>
          </w:rPr>
          <w:delText>59</w:delText>
        </w:r>
      </w:del>
      <w:ins w:id="339" w:author="Samuel Greenrod" w:date="2026-01-22T17:10:00Z" w16du:dateUtc="2026-01-22T17:10:00Z">
        <w:r w:rsidR="006935B1">
          <w:rPr>
            <w:sz w:val="24"/>
            <w:szCs w:val="24"/>
          </w:rPr>
          <w:t>21</w:t>
        </w:r>
      </w:ins>
      <w:ins w:id="340" w:author="Samuel Greenrod" w:date="2026-01-22T17:11:00Z" w16du:dateUtc="2026-01-22T17:11:00Z">
        <w:r w:rsidR="006935B1">
          <w:rPr>
            <w:sz w:val="24"/>
            <w:szCs w:val="24"/>
          </w:rPr>
          <w:t>8</w:t>
        </w:r>
      </w:ins>
      <w:r>
        <w:rPr>
          <w:sz w:val="24"/>
          <w:szCs w:val="24"/>
        </w:rPr>
        <w:t>) = 10.</w:t>
      </w:r>
      <w:ins w:id="341" w:author="Samuel Greenrod" w:date="2026-01-22T17:11:00Z" w16du:dateUtc="2026-01-22T17:11:00Z">
        <w:r w:rsidR="006935B1">
          <w:rPr>
            <w:sz w:val="24"/>
            <w:szCs w:val="24"/>
          </w:rPr>
          <w:t>2</w:t>
        </w:r>
      </w:ins>
      <w:del w:id="342" w:author="Samuel Greenrod" w:date="2026-01-22T17:11:00Z" w16du:dateUtc="2026-01-22T17:11:00Z">
        <w:r w:rsidDel="006935B1">
          <w:rPr>
            <w:sz w:val="24"/>
            <w:szCs w:val="24"/>
          </w:rPr>
          <w:delText>1</w:delText>
        </w:r>
      </w:del>
      <w:r>
        <w:rPr>
          <w:sz w:val="24"/>
          <w:szCs w:val="24"/>
        </w:rPr>
        <w:t>, p &lt; 0.</w:t>
      </w:r>
      <w:r w:rsidRPr="00D452E3">
        <w:rPr>
          <w:b/>
          <w:bCs/>
          <w:noProof/>
          <w:sz w:val="24"/>
          <w:szCs w:val="24"/>
        </w:rPr>
        <w:t xml:space="preserve"> </w:t>
      </w:r>
      <w:r>
        <w:rPr>
          <w:sz w:val="24"/>
          <w:szCs w:val="24"/>
        </w:rPr>
        <w:t xml:space="preserve">0001; </w:t>
      </w:r>
      <w:ins w:id="343" w:author="Samuel Greenrod" w:date="2026-01-22T17:10:00Z" w16du:dateUtc="2026-01-22T17:10:00Z">
        <w:r w:rsidR="006935B1">
          <w:rPr>
            <w:sz w:val="24"/>
            <w:szCs w:val="24"/>
          </w:rPr>
          <w:t xml:space="preserve">fluctuating mono vs comp </w:t>
        </w:r>
      </w:ins>
      <w:r>
        <w:rPr>
          <w:sz w:val="24"/>
          <w:szCs w:val="24"/>
        </w:rPr>
        <w:t>42</w:t>
      </w:r>
      <w:r>
        <w:rPr>
          <w:rFonts w:cstheme="minorHAnsi"/>
          <w:sz w:val="24"/>
          <w:szCs w:val="24"/>
        </w:rPr>
        <w:t>°</w:t>
      </w:r>
      <w:r>
        <w:rPr>
          <w:sz w:val="24"/>
          <w:szCs w:val="24"/>
        </w:rPr>
        <w:t xml:space="preserve">C: </w:t>
      </w:r>
      <w:ins w:id="344" w:author="Samuel Greenrod" w:date="2026-01-24T17:48:00Z" w16du:dateUtc="2026-01-24T17:48:00Z">
        <w:r w:rsidR="00055F7F">
          <w:rPr>
            <w:sz w:val="24"/>
            <w:szCs w:val="24"/>
          </w:rPr>
          <w:t xml:space="preserve">estimate = </w:t>
        </w:r>
      </w:ins>
      <w:ins w:id="345" w:author="Samuel Greenrod" w:date="2026-01-24T17:49:00Z" w16du:dateUtc="2026-01-24T17:49:00Z">
        <w:r w:rsidR="00055F7F">
          <w:rPr>
            <w:sz w:val="24"/>
            <w:szCs w:val="24"/>
          </w:rPr>
          <w:t>0.48 (log</w:t>
        </w:r>
        <w:r w:rsidR="00055F7F" w:rsidRPr="00055F7F">
          <w:rPr>
            <w:sz w:val="24"/>
            <w:szCs w:val="24"/>
            <w:vertAlign w:val="subscript"/>
            <w:rPrChange w:id="346" w:author="Samuel Greenrod" w:date="2026-01-24T17:49:00Z" w16du:dateUtc="2026-01-24T17:49:00Z">
              <w:rPr>
                <w:sz w:val="24"/>
                <w:szCs w:val="24"/>
              </w:rPr>
            </w:rPrChange>
          </w:rPr>
          <w:t>10</w:t>
        </w:r>
        <w:r w:rsidR="00055F7F">
          <w:rPr>
            <w:sz w:val="24"/>
            <w:szCs w:val="24"/>
          </w:rPr>
          <w:t xml:space="preserve">), </w:t>
        </w:r>
      </w:ins>
      <w:r>
        <w:rPr>
          <w:sz w:val="24"/>
          <w:szCs w:val="24"/>
        </w:rPr>
        <w:t>t(</w:t>
      </w:r>
      <w:del w:id="347" w:author="Samuel Greenrod" w:date="2026-01-22T17:11:00Z" w16du:dateUtc="2026-01-22T17:11:00Z">
        <w:r w:rsidDel="006935B1">
          <w:rPr>
            <w:sz w:val="24"/>
            <w:szCs w:val="24"/>
          </w:rPr>
          <w:delText>59</w:delText>
        </w:r>
      </w:del>
      <w:ins w:id="348" w:author="Samuel Greenrod" w:date="2026-01-22T17:11:00Z" w16du:dateUtc="2026-01-22T17:11:00Z">
        <w:r w:rsidR="006935B1">
          <w:rPr>
            <w:sz w:val="24"/>
            <w:szCs w:val="24"/>
          </w:rPr>
          <w:t>218</w:t>
        </w:r>
      </w:ins>
      <w:r>
        <w:rPr>
          <w:sz w:val="24"/>
          <w:szCs w:val="24"/>
        </w:rPr>
        <w:t xml:space="preserve">) = </w:t>
      </w:r>
      <w:ins w:id="349" w:author="Samuel Greenrod" w:date="2026-01-22T17:11:00Z" w16du:dateUtc="2026-01-22T17:11:00Z">
        <w:r w:rsidR="006935B1">
          <w:rPr>
            <w:sz w:val="24"/>
            <w:szCs w:val="24"/>
          </w:rPr>
          <w:t>6.1</w:t>
        </w:r>
      </w:ins>
      <w:del w:id="350" w:author="Samuel Greenrod" w:date="2026-01-22T17:11:00Z" w16du:dateUtc="2026-01-22T17:11:00Z">
        <w:r w:rsidDel="006935B1">
          <w:rPr>
            <w:sz w:val="24"/>
            <w:szCs w:val="24"/>
          </w:rPr>
          <w:delText>4.9</w:delText>
        </w:r>
      </w:del>
      <w:r>
        <w:rPr>
          <w:sz w:val="24"/>
          <w:szCs w:val="24"/>
        </w:rPr>
        <w:t>, p &lt; 0.001)</w:t>
      </w:r>
      <w:r w:rsidRPr="00A13ABE">
        <w:rPr>
          <w:sz w:val="24"/>
          <w:szCs w:val="24"/>
        </w:rPr>
        <w:t xml:space="preserve">. </w:t>
      </w:r>
    </w:p>
    <w:p w14:paraId="518DCA6B" w14:textId="77777777" w:rsidR="006065BC" w:rsidRDefault="006065BC" w:rsidP="00F07F61">
      <w:pPr>
        <w:jc w:val="both"/>
        <w:rPr>
          <w:rFonts w:cstheme="minorHAnsi"/>
          <w:sz w:val="24"/>
          <w:szCs w:val="24"/>
        </w:rPr>
      </w:pPr>
    </w:p>
    <w:p w14:paraId="3254500D" w14:textId="2052EB47" w:rsidR="006065BC" w:rsidRDefault="009F50D3" w:rsidP="00660686">
      <w:pPr>
        <w:jc w:val="both"/>
        <w:rPr>
          <w:b/>
          <w:bCs/>
        </w:rPr>
      </w:pPr>
      <w:ins w:id="351" w:author="Samuel Greenrod" w:date="2026-02-01T20:40:00Z" w16du:dateUtc="2026-02-01T20:40:00Z">
        <w:r>
          <w:rPr>
            <w:b/>
            <w:bCs/>
            <w:noProof/>
          </w:rPr>
          <w:lastRenderedPageBreak/>
          <w:drawing>
            <wp:inline distT="0" distB="0" distL="0" distR="0" wp14:anchorId="2818B645" wp14:editId="0D8B8EDE">
              <wp:extent cx="5693676" cy="8061976"/>
              <wp:effectExtent l="0" t="0" r="2540" b="0"/>
              <wp:docPr id="4454011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401123" name="Picture 44540112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93676" cy="8061976"/>
                      </a:xfrm>
                      <a:prstGeom prst="rect">
                        <a:avLst/>
                      </a:prstGeom>
                    </pic:spPr>
                  </pic:pic>
                </a:graphicData>
              </a:graphic>
            </wp:inline>
          </w:drawing>
        </w:r>
      </w:ins>
    </w:p>
    <w:p w14:paraId="26B3BA09" w14:textId="526B522B" w:rsidR="006065BC" w:rsidRDefault="006065BC" w:rsidP="00660686">
      <w:pPr>
        <w:jc w:val="both"/>
        <w:rPr>
          <w:b/>
          <w:bCs/>
        </w:rPr>
      </w:pPr>
    </w:p>
    <w:p w14:paraId="1CF14171" w14:textId="77777777" w:rsidR="006065BC" w:rsidRDefault="006065BC" w:rsidP="00660686">
      <w:pPr>
        <w:jc w:val="both"/>
        <w:rPr>
          <w:b/>
          <w:bCs/>
        </w:rPr>
      </w:pPr>
    </w:p>
    <w:p w14:paraId="40B1F542" w14:textId="26F6413C" w:rsidR="006065BC" w:rsidRDefault="006065BC" w:rsidP="00660686">
      <w:pPr>
        <w:jc w:val="both"/>
        <w:rPr>
          <w:b/>
          <w:bCs/>
        </w:rPr>
      </w:pPr>
      <w:del w:id="352" w:author="Samuel Greenrod" w:date="2026-02-01T20:38:00Z" w16du:dateUtc="2026-02-01T20:38:00Z">
        <w:r w:rsidDel="009D7093">
          <w:rPr>
            <w:noProof/>
            <w:sz w:val="24"/>
            <w:szCs w:val="24"/>
          </w:rPr>
          <w:lastRenderedPageBreak/>
          <w:drawing>
            <wp:anchor distT="0" distB="0" distL="114300" distR="114300" simplePos="0" relativeHeight="251659264" behindDoc="0" locked="0" layoutInCell="1" allowOverlap="1" wp14:anchorId="3326E3A4" wp14:editId="22383A54">
              <wp:simplePos x="0" y="0"/>
              <wp:positionH relativeFrom="margin">
                <wp:posOffset>-106680</wp:posOffset>
              </wp:positionH>
              <wp:positionV relativeFrom="paragraph">
                <wp:posOffset>0</wp:posOffset>
              </wp:positionV>
              <wp:extent cx="5833745" cy="8270240"/>
              <wp:effectExtent l="0" t="0" r="0" b="0"/>
              <wp:wrapTopAndBottom/>
              <wp:docPr id="573311305" name="Picture 4"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311305" name="Picture 4" descr="A screenshot of a graph&#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833745" cy="8270240"/>
                      </a:xfrm>
                      <a:prstGeom prst="rect">
                        <a:avLst/>
                      </a:prstGeom>
                    </pic:spPr>
                  </pic:pic>
                </a:graphicData>
              </a:graphic>
              <wp14:sizeRelH relativeFrom="page">
                <wp14:pctWidth>0</wp14:pctWidth>
              </wp14:sizeRelH>
              <wp14:sizeRelV relativeFrom="page">
                <wp14:pctHeight>0</wp14:pctHeight>
              </wp14:sizeRelV>
            </wp:anchor>
          </w:drawing>
        </w:r>
      </w:del>
    </w:p>
    <w:p w14:paraId="3053FBD7" w14:textId="407CB46A" w:rsidR="00660686" w:rsidRPr="006065BC" w:rsidRDefault="00660686" w:rsidP="00660686">
      <w:pPr>
        <w:jc w:val="both"/>
        <w:rPr>
          <w:sz w:val="24"/>
          <w:szCs w:val="24"/>
        </w:rPr>
      </w:pPr>
      <w:r w:rsidRPr="006065BC">
        <w:rPr>
          <w:b/>
          <w:bCs/>
          <w:sz w:val="24"/>
          <w:szCs w:val="24"/>
        </w:rPr>
        <w:t xml:space="preserve">Figure 1. </w:t>
      </w:r>
      <w:r w:rsidR="007C7CB2" w:rsidRPr="006065BC">
        <w:rPr>
          <w:b/>
          <w:bCs/>
          <w:sz w:val="24"/>
          <w:szCs w:val="24"/>
        </w:rPr>
        <w:t>Co-selection in communities constrains adaptation to thermal fluctuations</w:t>
      </w:r>
      <w:r w:rsidRPr="006065BC">
        <w:rPr>
          <w:b/>
          <w:bCs/>
          <w:sz w:val="24"/>
          <w:szCs w:val="24"/>
        </w:rPr>
        <w:t>.</w:t>
      </w:r>
      <w:r w:rsidRPr="006065BC">
        <w:rPr>
          <w:sz w:val="24"/>
          <w:szCs w:val="24"/>
        </w:rPr>
        <w:t xml:space="preserve"> </w:t>
      </w:r>
      <w:r w:rsidRPr="006065BC">
        <w:rPr>
          <w:b/>
          <w:bCs/>
          <w:sz w:val="24"/>
          <w:szCs w:val="24"/>
        </w:rPr>
        <w:t>A</w:t>
      </w:r>
      <w:r w:rsidRPr="006065BC">
        <w:rPr>
          <w:sz w:val="24"/>
          <w:szCs w:val="24"/>
        </w:rPr>
        <w:t xml:space="preserve">) </w:t>
      </w:r>
      <w:r w:rsidR="00E0244E" w:rsidRPr="006065BC">
        <w:rPr>
          <w:sz w:val="24"/>
          <w:szCs w:val="24"/>
        </w:rPr>
        <w:t>P</w:t>
      </w:r>
      <w:r w:rsidRPr="006065BC">
        <w:rPr>
          <w:sz w:val="24"/>
          <w:szCs w:val="24"/>
        </w:rPr>
        <w:t xml:space="preserve">opulation dynamics of phages </w:t>
      </w:r>
      <w:r w:rsidR="002C0D74" w:rsidRPr="006065BC">
        <w:rPr>
          <w:sz w:val="24"/>
          <w:szCs w:val="24"/>
        </w:rPr>
        <w:t xml:space="preserve">passaged </w:t>
      </w:r>
      <w:r w:rsidRPr="006065BC">
        <w:rPr>
          <w:sz w:val="24"/>
          <w:szCs w:val="24"/>
        </w:rPr>
        <w:t>in monoculture</w:t>
      </w:r>
      <w:r w:rsidR="00A45D1B" w:rsidRPr="006065BC">
        <w:rPr>
          <w:sz w:val="24"/>
          <w:szCs w:val="24"/>
        </w:rPr>
        <w:t xml:space="preserve"> </w:t>
      </w:r>
      <w:r w:rsidR="007C7CB2" w:rsidRPr="006065BC">
        <w:rPr>
          <w:sz w:val="24"/>
          <w:szCs w:val="24"/>
        </w:rPr>
        <w:t xml:space="preserve">and co-culture </w:t>
      </w:r>
      <w:r w:rsidR="00A45D1B" w:rsidRPr="006065BC">
        <w:rPr>
          <w:sz w:val="24"/>
          <w:szCs w:val="24"/>
        </w:rPr>
        <w:t>under fluctuating temperatures</w:t>
      </w:r>
      <w:r w:rsidRPr="006065BC">
        <w:rPr>
          <w:sz w:val="24"/>
          <w:szCs w:val="24"/>
        </w:rPr>
        <w:t xml:space="preserve">. </w:t>
      </w:r>
      <w:bookmarkStart w:id="353" w:name="_Hlk209620712"/>
      <w:r w:rsidR="00D1177D" w:rsidRPr="006065BC">
        <w:rPr>
          <w:sz w:val="24"/>
          <w:szCs w:val="24"/>
        </w:rPr>
        <w:t xml:space="preserve">Values show densities at the end of each passage prior to dilution. </w:t>
      </w:r>
      <w:bookmarkEnd w:id="353"/>
      <w:r w:rsidR="008F5FDF" w:rsidRPr="006065BC">
        <w:rPr>
          <w:sz w:val="24"/>
          <w:szCs w:val="24"/>
        </w:rPr>
        <w:t>As phage lysates were diluted 10-fold in between passages, d</w:t>
      </w:r>
      <w:r w:rsidR="0000073B" w:rsidRPr="006065BC">
        <w:rPr>
          <w:sz w:val="24"/>
          <w:szCs w:val="24"/>
        </w:rPr>
        <w:t xml:space="preserve">ensity decreases </w:t>
      </w:r>
      <w:r w:rsidR="008F5FDF" w:rsidRPr="006065BC">
        <w:rPr>
          <w:sz w:val="24"/>
          <w:szCs w:val="24"/>
        </w:rPr>
        <w:t xml:space="preserve">reflect less than 10-fold population growth during passages. </w:t>
      </w:r>
      <w:r w:rsidRPr="006065BC">
        <w:rPr>
          <w:sz w:val="24"/>
          <w:szCs w:val="24"/>
        </w:rPr>
        <w:t xml:space="preserve">Plot background colour reflects the temperature during that passage where </w:t>
      </w:r>
      <w:r w:rsidR="002C0D74" w:rsidRPr="006065BC">
        <w:rPr>
          <w:sz w:val="24"/>
          <w:szCs w:val="24"/>
        </w:rPr>
        <w:t xml:space="preserve">light </w:t>
      </w:r>
      <w:r w:rsidRPr="006065BC">
        <w:rPr>
          <w:sz w:val="24"/>
          <w:szCs w:val="24"/>
        </w:rPr>
        <w:t>blue is 37</w:t>
      </w:r>
      <w:r w:rsidR="00F06954" w:rsidRPr="006065BC">
        <w:rPr>
          <w:rFonts w:cstheme="minorHAnsi"/>
          <w:sz w:val="24"/>
          <w:szCs w:val="24"/>
        </w:rPr>
        <w:t>°</w:t>
      </w:r>
      <w:r w:rsidRPr="006065BC">
        <w:rPr>
          <w:sz w:val="24"/>
          <w:szCs w:val="24"/>
        </w:rPr>
        <w:t xml:space="preserve">C and </w:t>
      </w:r>
      <w:r w:rsidR="002C0D74" w:rsidRPr="006065BC">
        <w:rPr>
          <w:sz w:val="24"/>
          <w:szCs w:val="24"/>
        </w:rPr>
        <w:t xml:space="preserve">light </w:t>
      </w:r>
      <w:r w:rsidRPr="006065BC">
        <w:rPr>
          <w:sz w:val="24"/>
          <w:szCs w:val="24"/>
        </w:rPr>
        <w:t>red is 42</w:t>
      </w:r>
      <w:r w:rsidR="00F06954" w:rsidRPr="006065BC">
        <w:rPr>
          <w:rFonts w:cstheme="minorHAnsi"/>
          <w:sz w:val="24"/>
          <w:szCs w:val="24"/>
        </w:rPr>
        <w:t>°</w:t>
      </w:r>
      <w:r w:rsidRPr="006065BC">
        <w:rPr>
          <w:sz w:val="24"/>
          <w:szCs w:val="24"/>
        </w:rPr>
        <w:t>C.</w:t>
      </w:r>
      <w:r w:rsidR="002C0D74" w:rsidRPr="006065BC">
        <w:rPr>
          <w:sz w:val="24"/>
          <w:szCs w:val="24"/>
        </w:rPr>
        <w:t xml:space="preserve"> </w:t>
      </w:r>
      <w:r w:rsidR="007C7CB2" w:rsidRPr="006065BC">
        <w:rPr>
          <w:sz w:val="24"/>
          <w:szCs w:val="24"/>
        </w:rPr>
        <w:t>Phage icons illustrate the two different phages used in the experiments (</w:t>
      </w:r>
      <w:r w:rsidR="007C7CB2" w:rsidRPr="006065BC">
        <w:rPr>
          <w:rFonts w:cstheme="minorHAnsi"/>
          <w:sz w:val="24"/>
          <w:szCs w:val="24"/>
        </w:rPr>
        <w:t>φ</w:t>
      </w:r>
      <w:r w:rsidR="007C7CB2" w:rsidRPr="006065BC">
        <w:rPr>
          <w:sz w:val="24"/>
          <w:szCs w:val="24"/>
        </w:rPr>
        <w:t xml:space="preserve">14-1, myovirus in blue; </w:t>
      </w:r>
      <w:r w:rsidR="007C7CB2" w:rsidRPr="006065BC">
        <w:rPr>
          <w:rFonts w:cstheme="minorHAnsi"/>
          <w:sz w:val="24"/>
          <w:szCs w:val="24"/>
        </w:rPr>
        <w:t>φ</w:t>
      </w:r>
      <w:r w:rsidR="007C7CB2" w:rsidRPr="006065BC">
        <w:rPr>
          <w:sz w:val="24"/>
          <w:szCs w:val="24"/>
        </w:rPr>
        <w:t xml:space="preserve">LUZ19, </w:t>
      </w:r>
      <w:bookmarkStart w:id="354" w:name="_Hlk209630439"/>
      <w:r w:rsidR="000875A2" w:rsidRPr="006065BC">
        <w:rPr>
          <w:sz w:val="24"/>
          <w:szCs w:val="24"/>
        </w:rPr>
        <w:t>autographivirus</w:t>
      </w:r>
      <w:r w:rsidR="007C7CB2" w:rsidRPr="006065BC">
        <w:rPr>
          <w:sz w:val="24"/>
          <w:szCs w:val="24"/>
        </w:rPr>
        <w:t xml:space="preserve"> </w:t>
      </w:r>
      <w:bookmarkEnd w:id="354"/>
      <w:r w:rsidR="007C7CB2" w:rsidRPr="006065BC">
        <w:rPr>
          <w:sz w:val="24"/>
          <w:szCs w:val="24"/>
        </w:rPr>
        <w:t xml:space="preserve">in green) </w:t>
      </w:r>
      <w:r w:rsidR="007C7CB2" w:rsidRPr="006065BC">
        <w:rPr>
          <w:sz w:val="24"/>
          <w:szCs w:val="24"/>
        </w:rPr>
        <w:fldChar w:fldCharType="begin"/>
      </w:r>
      <w:r w:rsidR="00A042C4">
        <w:rPr>
          <w:sz w:val="24"/>
          <w:szCs w:val="24"/>
        </w:rPr>
        <w:instrText xml:space="preserve"> ADDIN ZOTERO_ITEM CSL_CITATION {"citationID":"eOJ3H5Wq","properties":{"formattedCitation":"[49]","plainCitation":"[49]","noteIndex":0},"citationItems":[{"id":"3ShIdf5J/2OkkHv1M","uris":["http://zotero.org/users/local/sgFDdPY0/items/MK5KDL63"],"itemData":{"id":3223,"type":"article-journal","abstract":"In the present study, we evaluated the effect of spray-drying formulations and operating parameters of a laboratory-scale spray-dryer on the characteristics of spray-dried powders containing two Pseudomonas aeruginosa bacteriophages exhibiting different morphotypes: a podovirus (LUZ19) and a myovirus (14-1). We optimized the production process for bacteriophage-loaded powders, with an emphasis on long-term storage under ICH (international conference on harmonization) conditions. D-trehalose-/L-isoleucine-containing bacteriophage mixtures were spray-dried from aqueous solutions using a Büchi Mini Spray-dryer B-290 (Flawil, Switzerland). A response surface methodology was used for the optimization of the spray-drying process, with the following as-evaluated parameters: Inlet temperature, spray gas flow rate, and the D-trehalose/L-isoleucine ratio. The dried powders were characterized in terms of yield, residual moisture content, and bacteriophage lytic activity. L-isoleucine has demonstrated a positive impact on the activity of LUZ19, but a negative impact on 14-1. We observed a negligible impact of the inlet temperature and a positive correlation of the spray gas flow rate with bacteriophage activity. After optimization, we were able to obtain dry powder preparations of both bacteriophages, which were stable for a minimum of one year under different ICH storage conditions (up to and including 40 °C and 75% relative humidity).","container-title":"Viruses","DOI":"10.3390/v13101926","ISSN":"1999-4915","issue":"10","language":"en","license":"http://creativecommons.org/licenses/by/3.0/","note":"number: 10\npublisher: Multidisciplinary Digital Publishing Institute","page":"1926","source":"www.mdpi.com","title":"A Design of Experiment Approach to Optimize Spray-Dried Powders Containing Pseudomonas aeruginosaPodoviridae and Myoviridae Bacteriophages","volume":"13","author":[{"family":"Tabare","given":"Emilie"},{"family":"Glonti","given":"Tea"},{"family":"Cochez","given":"Christel"},{"family":"Ngassam","given":"Cyrille"},{"family":"Pirnay","given":"Jean-Paul"},{"family":"Amighi","given":"Karim"},{"family":"Goole","given":"Jonathan"}],"issued":{"date-parts":[["2021",10]]}}}],"schema":"https://github.com/citation-style-language/schema/raw/master/csl-citation.json"} </w:instrText>
      </w:r>
      <w:r w:rsidR="007C7CB2" w:rsidRPr="006065BC">
        <w:rPr>
          <w:sz w:val="24"/>
          <w:szCs w:val="24"/>
        </w:rPr>
        <w:fldChar w:fldCharType="separate"/>
      </w:r>
      <w:r w:rsidR="00A042C4" w:rsidRPr="00A042C4">
        <w:rPr>
          <w:rFonts w:ascii="Calibri" w:hAnsi="Calibri" w:cs="Calibri"/>
          <w:sz w:val="24"/>
        </w:rPr>
        <w:t>[49]</w:t>
      </w:r>
      <w:r w:rsidR="007C7CB2" w:rsidRPr="006065BC">
        <w:rPr>
          <w:sz w:val="24"/>
          <w:szCs w:val="24"/>
        </w:rPr>
        <w:fldChar w:fldCharType="end"/>
      </w:r>
      <w:r w:rsidR="007C7CB2" w:rsidRPr="006065BC">
        <w:rPr>
          <w:sz w:val="24"/>
          <w:szCs w:val="24"/>
        </w:rPr>
        <w:t xml:space="preserve"> and are used hereafter to refer to phages in figures. </w:t>
      </w:r>
      <w:r w:rsidRPr="006065BC">
        <w:rPr>
          <w:b/>
          <w:bCs/>
          <w:sz w:val="24"/>
          <w:szCs w:val="24"/>
        </w:rPr>
        <w:t>B</w:t>
      </w:r>
      <w:r w:rsidRPr="006065BC">
        <w:rPr>
          <w:sz w:val="24"/>
          <w:szCs w:val="24"/>
        </w:rPr>
        <w:t>)</w:t>
      </w:r>
      <w:r w:rsidR="005B2418" w:rsidRPr="006065BC">
        <w:rPr>
          <w:sz w:val="24"/>
          <w:szCs w:val="24"/>
        </w:rPr>
        <w:t xml:space="preserve"> Fluctuating </w:t>
      </w:r>
      <w:r w:rsidR="00080687" w:rsidRPr="006065BC">
        <w:rPr>
          <w:sz w:val="24"/>
          <w:szCs w:val="24"/>
        </w:rPr>
        <w:t xml:space="preserve">and static </w:t>
      </w:r>
      <w:r w:rsidR="005B2418" w:rsidRPr="006065BC">
        <w:rPr>
          <w:sz w:val="24"/>
          <w:szCs w:val="24"/>
        </w:rPr>
        <w:t>temperature</w:t>
      </w:r>
      <w:r w:rsidR="00080687" w:rsidRPr="006065BC">
        <w:rPr>
          <w:sz w:val="24"/>
          <w:szCs w:val="24"/>
        </w:rPr>
        <w:t xml:space="preserve"> evolved population</w:t>
      </w:r>
      <w:r w:rsidR="005B2418" w:rsidRPr="006065BC">
        <w:rPr>
          <w:sz w:val="24"/>
          <w:szCs w:val="24"/>
        </w:rPr>
        <w:t xml:space="preserve"> </w:t>
      </w:r>
      <w:r w:rsidR="00080687" w:rsidRPr="006065BC">
        <w:rPr>
          <w:sz w:val="24"/>
          <w:szCs w:val="24"/>
        </w:rPr>
        <w:t xml:space="preserve">growth rates </w:t>
      </w:r>
      <w:r w:rsidRPr="006065BC">
        <w:rPr>
          <w:sz w:val="24"/>
          <w:szCs w:val="24"/>
        </w:rPr>
        <w:t>relative to the ancestor</w:t>
      </w:r>
      <w:r w:rsidR="00080687" w:rsidRPr="006065BC">
        <w:rPr>
          <w:sz w:val="24"/>
          <w:szCs w:val="24"/>
        </w:rPr>
        <w:t>. Growth rates were</w:t>
      </w:r>
      <w:r w:rsidRPr="006065BC">
        <w:rPr>
          <w:sz w:val="24"/>
          <w:szCs w:val="24"/>
        </w:rPr>
        <w:t xml:space="preserve"> measured after 2h for </w:t>
      </w:r>
      <w:r w:rsidR="00F06954" w:rsidRPr="006065BC">
        <w:rPr>
          <w:rFonts w:cstheme="minorHAnsi"/>
          <w:sz w:val="24"/>
          <w:szCs w:val="24"/>
        </w:rPr>
        <w:t>φ</w:t>
      </w:r>
      <w:r w:rsidRPr="006065BC">
        <w:rPr>
          <w:sz w:val="24"/>
          <w:szCs w:val="24"/>
        </w:rPr>
        <w:t xml:space="preserve">LUZ19 and 4h for </w:t>
      </w:r>
      <w:r w:rsidR="00F06954" w:rsidRPr="006065BC">
        <w:rPr>
          <w:rFonts w:cstheme="minorHAnsi"/>
          <w:sz w:val="24"/>
          <w:szCs w:val="24"/>
        </w:rPr>
        <w:t>φ</w:t>
      </w:r>
      <w:r w:rsidRPr="006065BC">
        <w:rPr>
          <w:sz w:val="24"/>
          <w:szCs w:val="24"/>
        </w:rPr>
        <w:t>14-1</w:t>
      </w:r>
      <w:r w:rsidR="003E3456" w:rsidRPr="006065BC">
        <w:rPr>
          <w:sz w:val="24"/>
          <w:szCs w:val="24"/>
        </w:rPr>
        <w:t xml:space="preserve">. </w:t>
      </w:r>
      <w:ins w:id="355" w:author="Samuel Greenrod" w:date="2026-02-02T08:37:00Z" w16du:dateUtc="2026-02-02T08:37:00Z">
        <w:r w:rsidR="00150207">
          <w:rPr>
            <w:sz w:val="24"/>
            <w:szCs w:val="24"/>
          </w:rPr>
          <w:t xml:space="preserve">While plot shows growth relative to ancestor, statistical analysis directly compared evolved and ancestral population growth rates. </w:t>
        </w:r>
      </w:ins>
      <w:r w:rsidR="003E3456" w:rsidRPr="006065BC">
        <w:rPr>
          <w:sz w:val="24"/>
          <w:szCs w:val="24"/>
        </w:rPr>
        <w:t>Six biological replicates were assayed</w:t>
      </w:r>
      <w:r w:rsidR="00BE61A7" w:rsidRPr="006065BC">
        <w:rPr>
          <w:sz w:val="24"/>
          <w:szCs w:val="24"/>
        </w:rPr>
        <w:t>,</w:t>
      </w:r>
      <w:r w:rsidR="003E3456" w:rsidRPr="006065BC">
        <w:rPr>
          <w:sz w:val="24"/>
          <w:szCs w:val="24"/>
        </w:rPr>
        <w:t xml:space="preserve"> and data points show the average of three technical replicates</w:t>
      </w:r>
      <w:ins w:id="356" w:author="Samuel Greenrod" w:date="2026-01-22T17:22:00Z" w16du:dateUtc="2026-01-22T17:22:00Z">
        <w:r w:rsidR="002823B2">
          <w:rPr>
            <w:sz w:val="24"/>
            <w:szCs w:val="24"/>
          </w:rPr>
          <w:t xml:space="preserve"> (batches)</w:t>
        </w:r>
      </w:ins>
      <w:r w:rsidRPr="006065BC">
        <w:rPr>
          <w:sz w:val="24"/>
          <w:szCs w:val="24"/>
        </w:rPr>
        <w:t xml:space="preserve">. </w:t>
      </w:r>
      <w:ins w:id="357" w:author="Samuel Greenrod" w:date="2026-01-22T17:22:00Z" w16du:dateUtc="2026-01-22T17:22:00Z">
        <w:r w:rsidR="002823B2">
          <w:rPr>
            <w:sz w:val="24"/>
            <w:szCs w:val="24"/>
          </w:rPr>
          <w:t>Technical replicates were not averaged in the statistical</w:t>
        </w:r>
      </w:ins>
      <w:ins w:id="358" w:author="Samuel Greenrod" w:date="2026-01-22T17:23:00Z" w16du:dateUtc="2026-01-22T17:23:00Z">
        <w:r w:rsidR="002823B2">
          <w:rPr>
            <w:sz w:val="24"/>
            <w:szCs w:val="24"/>
          </w:rPr>
          <w:t xml:space="preserve"> model but were included as a random effect.</w:t>
        </w:r>
      </w:ins>
      <w:ins w:id="359" w:author="Samuel Greenrod" w:date="2026-02-01T20:41:00Z" w16du:dateUtc="2026-02-01T20:41:00Z">
        <w:r w:rsidR="00673FCB">
          <w:rPr>
            <w:sz w:val="24"/>
            <w:szCs w:val="24"/>
          </w:rPr>
          <w:t xml:space="preserve"> Growth assay temperature is shown in panel strips and represented by panel strip colour (</w:t>
        </w:r>
      </w:ins>
      <w:del w:id="360" w:author="Samuel Greenrod" w:date="2026-02-01T20:41:00Z" w16du:dateUtc="2026-02-01T20:41:00Z">
        <w:r w:rsidRPr="006065BC" w:rsidDel="00673FCB">
          <w:rPr>
            <w:sz w:val="24"/>
            <w:szCs w:val="24"/>
          </w:rPr>
          <w:delText>Panel strip colo</w:delText>
        </w:r>
        <w:r w:rsidR="00F06954" w:rsidRPr="006065BC" w:rsidDel="00673FCB">
          <w:rPr>
            <w:sz w:val="24"/>
            <w:szCs w:val="24"/>
          </w:rPr>
          <w:delText>u</w:delText>
        </w:r>
        <w:r w:rsidRPr="006065BC" w:rsidDel="00673FCB">
          <w:rPr>
            <w:sz w:val="24"/>
            <w:szCs w:val="24"/>
          </w:rPr>
          <w:delText xml:space="preserve">r reflects the temperature that growth was tested at where </w:delText>
        </w:r>
      </w:del>
      <w:r w:rsidR="002C0D74" w:rsidRPr="006065BC">
        <w:rPr>
          <w:sz w:val="24"/>
          <w:szCs w:val="24"/>
        </w:rPr>
        <w:t xml:space="preserve">light </w:t>
      </w:r>
      <w:r w:rsidRPr="006065BC">
        <w:rPr>
          <w:sz w:val="24"/>
          <w:szCs w:val="24"/>
        </w:rPr>
        <w:t xml:space="preserve">blue </w:t>
      </w:r>
      <w:ins w:id="361" w:author="Samuel Greenrod" w:date="2026-02-01T20:41:00Z" w16du:dateUtc="2026-02-01T20:41:00Z">
        <w:r w:rsidR="00673FCB">
          <w:rPr>
            <w:sz w:val="24"/>
            <w:szCs w:val="24"/>
          </w:rPr>
          <w:t xml:space="preserve">= </w:t>
        </w:r>
      </w:ins>
      <w:del w:id="362" w:author="Samuel Greenrod" w:date="2026-02-01T20:41:00Z" w16du:dateUtc="2026-02-01T20:41:00Z">
        <w:r w:rsidRPr="006065BC" w:rsidDel="00673FCB">
          <w:rPr>
            <w:sz w:val="24"/>
            <w:szCs w:val="24"/>
          </w:rPr>
          <w:delText xml:space="preserve">is </w:delText>
        </w:r>
      </w:del>
      <w:r w:rsidRPr="006065BC">
        <w:rPr>
          <w:sz w:val="24"/>
          <w:szCs w:val="24"/>
        </w:rPr>
        <w:t>37</w:t>
      </w:r>
      <w:r w:rsidR="00F06954" w:rsidRPr="006065BC">
        <w:rPr>
          <w:rFonts w:cstheme="minorHAnsi"/>
          <w:sz w:val="24"/>
          <w:szCs w:val="24"/>
        </w:rPr>
        <w:t>°</w:t>
      </w:r>
      <w:r w:rsidRPr="006065BC">
        <w:rPr>
          <w:sz w:val="24"/>
          <w:szCs w:val="24"/>
        </w:rPr>
        <w:t xml:space="preserve">C and </w:t>
      </w:r>
      <w:del w:id="363" w:author="Samuel Greenrod" w:date="2026-02-01T20:42:00Z" w16du:dateUtc="2026-02-01T20:42:00Z">
        <w:r w:rsidR="002C0D74" w:rsidRPr="006065BC" w:rsidDel="00AE0371">
          <w:rPr>
            <w:sz w:val="24"/>
            <w:szCs w:val="24"/>
          </w:rPr>
          <w:delText xml:space="preserve">light </w:delText>
        </w:r>
      </w:del>
      <w:r w:rsidRPr="006065BC">
        <w:rPr>
          <w:sz w:val="24"/>
          <w:szCs w:val="24"/>
        </w:rPr>
        <w:t xml:space="preserve">red </w:t>
      </w:r>
      <w:ins w:id="364" w:author="Samuel Greenrod" w:date="2026-02-01T20:41:00Z" w16du:dateUtc="2026-02-01T20:41:00Z">
        <w:r w:rsidR="00673FCB">
          <w:rPr>
            <w:sz w:val="24"/>
            <w:szCs w:val="24"/>
          </w:rPr>
          <w:t xml:space="preserve">= </w:t>
        </w:r>
      </w:ins>
      <w:del w:id="365" w:author="Samuel Greenrod" w:date="2026-02-01T20:41:00Z" w16du:dateUtc="2026-02-01T20:41:00Z">
        <w:r w:rsidRPr="006065BC" w:rsidDel="00673FCB">
          <w:rPr>
            <w:sz w:val="24"/>
            <w:szCs w:val="24"/>
          </w:rPr>
          <w:delText xml:space="preserve">is </w:delText>
        </w:r>
      </w:del>
      <w:r w:rsidRPr="006065BC">
        <w:rPr>
          <w:sz w:val="24"/>
          <w:szCs w:val="24"/>
        </w:rPr>
        <w:t>42</w:t>
      </w:r>
      <w:r w:rsidR="00F06954" w:rsidRPr="006065BC">
        <w:rPr>
          <w:rFonts w:cstheme="minorHAnsi"/>
          <w:sz w:val="24"/>
          <w:szCs w:val="24"/>
        </w:rPr>
        <w:t>°</w:t>
      </w:r>
      <w:r w:rsidRPr="006065BC">
        <w:rPr>
          <w:sz w:val="24"/>
          <w:szCs w:val="24"/>
        </w:rPr>
        <w:t>C</w:t>
      </w:r>
      <w:ins w:id="366" w:author="Samuel Greenrod" w:date="2026-02-01T20:41:00Z" w16du:dateUtc="2026-02-01T20:41:00Z">
        <w:r w:rsidR="00673FCB">
          <w:rPr>
            <w:sz w:val="24"/>
            <w:szCs w:val="24"/>
          </w:rPr>
          <w:t>)</w:t>
        </w:r>
      </w:ins>
      <w:r w:rsidRPr="006065BC">
        <w:rPr>
          <w:sz w:val="24"/>
          <w:szCs w:val="24"/>
        </w:rPr>
        <w:t>.</w:t>
      </w:r>
      <w:r w:rsidR="002C0D74" w:rsidRPr="006065BC">
        <w:rPr>
          <w:sz w:val="24"/>
          <w:szCs w:val="24"/>
        </w:rPr>
        <w:t xml:space="preserve"> Fluctuating population</w:t>
      </w:r>
      <w:ins w:id="367" w:author="Samuel Greenrod" w:date="2026-02-01T20:42:00Z" w16du:dateUtc="2026-02-01T20:42:00Z">
        <w:r w:rsidR="00AE0371">
          <w:rPr>
            <w:sz w:val="24"/>
            <w:szCs w:val="24"/>
          </w:rPr>
          <w:t xml:space="preserve"> boxes and points</w:t>
        </w:r>
      </w:ins>
      <w:del w:id="368" w:author="Samuel Greenrod" w:date="2026-02-01T20:42:00Z" w16du:dateUtc="2026-02-01T20:42:00Z">
        <w:r w:rsidR="002C0D74" w:rsidRPr="006065BC" w:rsidDel="00AE0371">
          <w:rPr>
            <w:sz w:val="24"/>
            <w:szCs w:val="24"/>
          </w:rPr>
          <w:delText>s</w:delText>
        </w:r>
      </w:del>
      <w:r w:rsidR="002C0D74" w:rsidRPr="006065BC">
        <w:rPr>
          <w:sz w:val="24"/>
          <w:szCs w:val="24"/>
        </w:rPr>
        <w:t xml:space="preserve"> are presented in purple with 37</w:t>
      </w:r>
      <w:r w:rsidR="002C0D74" w:rsidRPr="006065BC">
        <w:rPr>
          <w:rFonts w:cstheme="minorHAnsi"/>
          <w:sz w:val="24"/>
          <w:szCs w:val="24"/>
        </w:rPr>
        <w:t>°</w:t>
      </w:r>
      <w:r w:rsidR="002C0D74" w:rsidRPr="006065BC">
        <w:rPr>
          <w:sz w:val="24"/>
          <w:szCs w:val="24"/>
        </w:rPr>
        <w:t>C static populations in blue and 42</w:t>
      </w:r>
      <w:r w:rsidR="002C0D74" w:rsidRPr="006065BC">
        <w:rPr>
          <w:rFonts w:cstheme="minorHAnsi"/>
          <w:sz w:val="24"/>
          <w:szCs w:val="24"/>
        </w:rPr>
        <w:t>°</w:t>
      </w:r>
      <w:r w:rsidR="002C0D74" w:rsidRPr="006065BC">
        <w:rPr>
          <w:sz w:val="24"/>
          <w:szCs w:val="24"/>
        </w:rPr>
        <w:t xml:space="preserve">C static populations in red. </w:t>
      </w:r>
      <w:r w:rsidRPr="006065BC">
        <w:rPr>
          <w:sz w:val="24"/>
          <w:szCs w:val="24"/>
        </w:rPr>
        <w:t xml:space="preserve"> </w:t>
      </w:r>
      <w:r w:rsidR="002C0D74" w:rsidRPr="006065BC">
        <w:rPr>
          <w:sz w:val="24"/>
          <w:szCs w:val="24"/>
        </w:rPr>
        <w:t>Ancestral growth is shown by dashed grey line with standard errors shown as a grey box</w:t>
      </w:r>
      <w:r w:rsidR="003E3456" w:rsidRPr="006065BC">
        <w:rPr>
          <w:sz w:val="24"/>
          <w:szCs w:val="24"/>
        </w:rPr>
        <w:t xml:space="preserve"> (n = 3)</w:t>
      </w:r>
      <w:r w:rsidR="002C0D74" w:rsidRPr="006065BC">
        <w:rPr>
          <w:sz w:val="24"/>
          <w:szCs w:val="24"/>
        </w:rPr>
        <w:t xml:space="preserve">. </w:t>
      </w:r>
      <w:r w:rsidRPr="006065BC">
        <w:rPr>
          <w:sz w:val="24"/>
          <w:szCs w:val="24"/>
        </w:rPr>
        <w:t xml:space="preserve">*** = p &lt; 0.001. </w:t>
      </w:r>
      <w:ins w:id="369" w:author="Samuel Greenrod" w:date="2026-01-05T20:22:00Z" w16du:dateUtc="2026-01-05T20:22:00Z">
        <w:r w:rsidR="00EA44C9">
          <w:rPr>
            <w:sz w:val="24"/>
            <w:szCs w:val="24"/>
          </w:rPr>
          <w:t xml:space="preserve">Asterisks above boxes show statistical comparisons with the ancestor. Asterisks above </w:t>
        </w:r>
        <w:r w:rsidR="00885ED3">
          <w:rPr>
            <w:sz w:val="24"/>
            <w:szCs w:val="24"/>
          </w:rPr>
          <w:t xml:space="preserve">contrast lines show statistical comparisons between evolved populations. </w:t>
        </w:r>
      </w:ins>
      <w:r w:rsidRPr="006065BC">
        <w:rPr>
          <w:sz w:val="24"/>
          <w:szCs w:val="24"/>
        </w:rPr>
        <w:t>Absence of asterisk reflects non-significance.</w:t>
      </w:r>
      <w:r w:rsidR="00845CCB" w:rsidRPr="006065BC">
        <w:rPr>
          <w:sz w:val="24"/>
          <w:szCs w:val="24"/>
        </w:rPr>
        <w:t xml:space="preserve"> </w:t>
      </w:r>
      <w:r w:rsidR="00F72FD0" w:rsidRPr="006065BC">
        <w:rPr>
          <w:sz w:val="24"/>
          <w:szCs w:val="24"/>
        </w:rPr>
        <w:t xml:space="preserve">Static </w:t>
      </w:r>
      <w:r w:rsidR="007C7CB2" w:rsidRPr="006065BC">
        <w:rPr>
          <w:sz w:val="24"/>
          <w:szCs w:val="24"/>
        </w:rPr>
        <w:t xml:space="preserve">monoculture </w:t>
      </w:r>
      <w:r w:rsidR="00F72FD0" w:rsidRPr="006065BC">
        <w:rPr>
          <w:sz w:val="24"/>
          <w:szCs w:val="24"/>
        </w:rPr>
        <w:t>temperature data was adapted from</w:t>
      </w:r>
      <w:r w:rsidR="00A75097" w:rsidRPr="006065BC">
        <w:rPr>
          <w:sz w:val="24"/>
          <w:szCs w:val="24"/>
        </w:rPr>
        <w:t xml:space="preserve"> ref.</w:t>
      </w:r>
      <w:r w:rsidR="00F72FD0" w:rsidRPr="006065BC">
        <w:rPr>
          <w:sz w:val="24"/>
          <w:szCs w:val="24"/>
        </w:rPr>
        <w:t xml:space="preserve"> </w:t>
      </w:r>
      <w:r w:rsidR="00A75097" w:rsidRPr="006065BC">
        <w:rPr>
          <w:sz w:val="24"/>
          <w:szCs w:val="24"/>
        </w:rPr>
        <w:fldChar w:fldCharType="begin"/>
      </w:r>
      <w:r w:rsidR="00A042C4">
        <w:rPr>
          <w:sz w:val="24"/>
          <w:szCs w:val="24"/>
        </w:rPr>
        <w:instrText xml:space="preserve"> ADDIN ZOTERO_ITEM CSL_CITATION {"citationID":"GCJY3lCa","properties":{"formattedCitation":"[32]","plainCitation":"[32]","noteIndex":0},"citationItems":[{"id":"3ShIdf5J/XIGQgsWs","uris":["http://zotero.org/users/local/sgFDdPY0/items/ZEVGKDPJ"],"itemData":{"id":3692,"type":"article","abstract":"Environmental stress drives biodiversity loss by altering competitive hierarchies and pushing taxa towards extinction. Parasites and their communities are particularly vulnerable to stress due to environmental sensitivity of infection steps, variation in species tolerance during co-infections, and dependence on host fitness. Parasite populations might avoid extinction through evolutionary rescue - whereby rapid adaptation to stress enables persistence - but whether this process can preserve community diversity remains unclear. Here, we study the impact of evolutionary rescue in a simple parasite community by propagating populations of two viral parasites (bacteriophages φ14-1 and φLUZ19) of Pseudomonas aeruginosa in monoculture and co-culture under two thermal conditions, a control temperature (37°C) and a high temperature that restricts φ14-1 growth (42°C). We show that evolutionary rescue of φ14-1 prevented extinction in monoculture. Rescue of this phage in co-culture made it a superior competitor, and it replaced φLUZ19 as the dominant phage at high temperature. We determine that evolutionary rescue occurred through mutations in genes linked to attachment to bacterial hosts and within-host replication. We also show that competitive suppression by φ14-1 constrained φLUZ19 molecular evolution. Our findings suggest that evolutionary rescue can prevent the extinction of some parasites, but may inadvertently destabilise the community and facilitate further biodiversity loss. This work underscores the need to take an eco-evolutionary approach to predict the responses of communities to global climate change.","DOI":"10.1101/2025.09.25.678511","language":"en","license":"© 2025, Posted by Cold Spring Harbor Laboratory. This pre-print is available under a Creative Commons License (Attribution-NoDerivs 4.0 International), CC BY-ND 4.0, as described at http://creativecommons.org/licenses/by-nd/4.0/","note":"ISSN: 2692-8205\npage: 2025.09.25.678511\nsection: New Results","publisher":"bioRxiv","source":"bioRxiv","title":"Evolutionary rescue accelerates competitive exclusion in a parasite community","URL":"https://www.biorxiv.org/content/10.1101/2025.09.25.678511v1","author":[{"family":"Greenrod","given":"Samuel TE"},{"family":"Cazares","given":"Daniel"},{"family":"Slesak","given":"Weronika A."},{"family":"Hector","given":"Tobias"},{"family":"MacLean","given":"R. Craig"},{"family":"King","given":"Kayla C."}],"accessed":{"date-parts":[["2025",9,28]]},"issued":{"date-parts":[["2025",9,27]]}}}],"schema":"https://github.com/citation-style-language/schema/raw/master/csl-citation.json"} </w:instrText>
      </w:r>
      <w:r w:rsidR="00A75097" w:rsidRPr="006065BC">
        <w:rPr>
          <w:sz w:val="24"/>
          <w:szCs w:val="24"/>
        </w:rPr>
        <w:fldChar w:fldCharType="separate"/>
      </w:r>
      <w:r w:rsidR="00A042C4" w:rsidRPr="00A042C4">
        <w:rPr>
          <w:rFonts w:ascii="Calibri" w:hAnsi="Calibri" w:cs="Calibri"/>
          <w:sz w:val="24"/>
        </w:rPr>
        <w:t>[32]</w:t>
      </w:r>
      <w:r w:rsidR="00A75097" w:rsidRPr="006065BC">
        <w:rPr>
          <w:sz w:val="24"/>
          <w:szCs w:val="24"/>
        </w:rPr>
        <w:fldChar w:fldCharType="end"/>
      </w:r>
      <w:r w:rsidR="00A75097" w:rsidRPr="006065BC">
        <w:rPr>
          <w:sz w:val="24"/>
          <w:szCs w:val="24"/>
        </w:rPr>
        <w:t>.</w:t>
      </w:r>
      <w:r w:rsidR="007C7CB2" w:rsidRPr="006065BC">
        <w:rPr>
          <w:sz w:val="24"/>
          <w:szCs w:val="24"/>
        </w:rPr>
        <w:t xml:space="preserve"> </w:t>
      </w:r>
      <w:r w:rsidR="007C7CB2" w:rsidRPr="006065BC">
        <w:rPr>
          <w:b/>
          <w:bCs/>
          <w:sz w:val="24"/>
          <w:szCs w:val="24"/>
        </w:rPr>
        <w:t>C</w:t>
      </w:r>
      <w:r w:rsidR="007C7CB2" w:rsidRPr="006065BC">
        <w:rPr>
          <w:sz w:val="24"/>
          <w:szCs w:val="24"/>
        </w:rPr>
        <w:t>)</w:t>
      </w:r>
      <w:r w:rsidR="00080687" w:rsidRPr="006065BC">
        <w:rPr>
          <w:sz w:val="24"/>
          <w:szCs w:val="24"/>
        </w:rPr>
        <w:t xml:space="preserve"> Growth rates of fluctuating and static temperature monoculture evolved populations compared to co-culture evolved populations. Boxes</w:t>
      </w:r>
      <w:ins w:id="370" w:author="Samuel Greenrod" w:date="2026-02-01T20:43:00Z" w16du:dateUtc="2026-02-01T20:43:00Z">
        <w:r w:rsidR="00CC51AB">
          <w:rPr>
            <w:sz w:val="24"/>
            <w:szCs w:val="24"/>
          </w:rPr>
          <w:t xml:space="preserve"> and points</w:t>
        </w:r>
      </w:ins>
      <w:r w:rsidR="00080687" w:rsidRPr="006065BC">
        <w:rPr>
          <w:sz w:val="24"/>
          <w:szCs w:val="24"/>
        </w:rPr>
        <w:t xml:space="preserve"> are coloured by evolution treatment with monoculture in dark </w:t>
      </w:r>
      <w:r w:rsidR="007C7CB2" w:rsidRPr="006065BC">
        <w:rPr>
          <w:sz w:val="24"/>
          <w:szCs w:val="24"/>
        </w:rPr>
        <w:t>(37</w:t>
      </w:r>
      <w:r w:rsidR="007C7CB2" w:rsidRPr="006065BC">
        <w:rPr>
          <w:rFonts w:cstheme="minorHAnsi"/>
          <w:sz w:val="24"/>
          <w:szCs w:val="24"/>
        </w:rPr>
        <w:t>°</w:t>
      </w:r>
      <w:r w:rsidR="007C7CB2" w:rsidRPr="006065BC">
        <w:rPr>
          <w:sz w:val="24"/>
          <w:szCs w:val="24"/>
        </w:rPr>
        <w:t>C static in blue, 42</w:t>
      </w:r>
      <w:r w:rsidR="007C7CB2" w:rsidRPr="006065BC">
        <w:rPr>
          <w:rFonts w:cstheme="minorHAnsi"/>
          <w:sz w:val="24"/>
          <w:szCs w:val="24"/>
        </w:rPr>
        <w:t>°</w:t>
      </w:r>
      <w:r w:rsidR="007C7CB2" w:rsidRPr="006065BC">
        <w:rPr>
          <w:sz w:val="24"/>
          <w:szCs w:val="24"/>
        </w:rPr>
        <w:t>C static in red, and fluctuating in purple) and co-culture</w:t>
      </w:r>
      <w:r w:rsidR="00080687" w:rsidRPr="006065BC">
        <w:rPr>
          <w:sz w:val="24"/>
          <w:szCs w:val="24"/>
        </w:rPr>
        <w:t xml:space="preserve"> in light</w:t>
      </w:r>
      <w:r w:rsidR="007C7CB2" w:rsidRPr="006065BC">
        <w:rPr>
          <w:sz w:val="24"/>
          <w:szCs w:val="24"/>
        </w:rPr>
        <w:t xml:space="preserve"> (37</w:t>
      </w:r>
      <w:r w:rsidR="007C7CB2" w:rsidRPr="006065BC">
        <w:rPr>
          <w:rFonts w:cstheme="minorHAnsi"/>
          <w:sz w:val="24"/>
          <w:szCs w:val="24"/>
        </w:rPr>
        <w:t>°</w:t>
      </w:r>
      <w:r w:rsidR="007C7CB2" w:rsidRPr="006065BC">
        <w:rPr>
          <w:sz w:val="24"/>
          <w:szCs w:val="24"/>
        </w:rPr>
        <w:t>C static in light blue, 42</w:t>
      </w:r>
      <w:r w:rsidR="007C7CB2" w:rsidRPr="006065BC">
        <w:rPr>
          <w:rFonts w:cstheme="minorHAnsi"/>
          <w:sz w:val="24"/>
          <w:szCs w:val="24"/>
        </w:rPr>
        <w:t>°</w:t>
      </w:r>
      <w:r w:rsidR="007C7CB2" w:rsidRPr="006065BC">
        <w:rPr>
          <w:sz w:val="24"/>
          <w:szCs w:val="24"/>
        </w:rPr>
        <w:t xml:space="preserve">C static in light red, and fluctuating in light purple). Assay temperature and significance values are presented as in Fig. 1B. Six biological replicates were assayed and data points show the average of three technical </w:t>
      </w:r>
      <w:ins w:id="371" w:author="Samuel Greenrod" w:date="2026-01-22T17:23:00Z" w16du:dateUtc="2026-01-22T17:23:00Z">
        <w:r w:rsidR="002823B2" w:rsidRPr="006065BC">
          <w:rPr>
            <w:sz w:val="24"/>
            <w:szCs w:val="24"/>
          </w:rPr>
          <w:t>replicates</w:t>
        </w:r>
        <w:r w:rsidR="002823B2">
          <w:rPr>
            <w:sz w:val="24"/>
            <w:szCs w:val="24"/>
          </w:rPr>
          <w:t xml:space="preserve"> (batches)</w:t>
        </w:r>
        <w:r w:rsidR="002823B2" w:rsidRPr="006065BC">
          <w:rPr>
            <w:sz w:val="24"/>
            <w:szCs w:val="24"/>
          </w:rPr>
          <w:t xml:space="preserve">. </w:t>
        </w:r>
        <w:r w:rsidR="002823B2">
          <w:rPr>
            <w:sz w:val="24"/>
            <w:szCs w:val="24"/>
          </w:rPr>
          <w:t>Technical replicates were not averaged in the statistical model but were included as a random effect</w:t>
        </w:r>
      </w:ins>
      <w:del w:id="372" w:author="Samuel Greenrod" w:date="2026-01-22T17:23:00Z" w16du:dateUtc="2026-01-22T17:23:00Z">
        <w:r w:rsidR="007C7CB2" w:rsidRPr="006065BC" w:rsidDel="002823B2">
          <w:rPr>
            <w:sz w:val="24"/>
            <w:szCs w:val="24"/>
          </w:rPr>
          <w:delText>replicates</w:delText>
        </w:r>
      </w:del>
      <w:r w:rsidR="007C7CB2" w:rsidRPr="006065BC">
        <w:rPr>
          <w:sz w:val="24"/>
          <w:szCs w:val="24"/>
        </w:rPr>
        <w:t>. Ancestral growth rates and significance signs are presented as in Fig. 1B. Static co-culture data was adapted from</w:t>
      </w:r>
      <w:r w:rsidR="00A75097" w:rsidRPr="006065BC">
        <w:rPr>
          <w:sz w:val="24"/>
          <w:szCs w:val="24"/>
        </w:rPr>
        <w:t xml:space="preserve"> ref.</w:t>
      </w:r>
      <w:r w:rsidR="007C7CB2" w:rsidRPr="006065BC">
        <w:rPr>
          <w:sz w:val="24"/>
          <w:szCs w:val="24"/>
        </w:rPr>
        <w:t xml:space="preserve"> </w:t>
      </w:r>
      <w:r w:rsidR="00A75097" w:rsidRPr="006065BC">
        <w:rPr>
          <w:sz w:val="24"/>
          <w:szCs w:val="24"/>
        </w:rPr>
        <w:fldChar w:fldCharType="begin"/>
      </w:r>
      <w:r w:rsidR="00A042C4">
        <w:rPr>
          <w:sz w:val="24"/>
          <w:szCs w:val="24"/>
        </w:rPr>
        <w:instrText xml:space="preserve"> ADDIN ZOTERO_ITEM CSL_CITATION {"citationID":"ZCGWuY2y","properties":{"formattedCitation":"[32]","plainCitation":"[32]","noteIndex":0},"citationItems":[{"id":"3ShIdf5J/XIGQgsWs","uris":["http://zotero.org/users/local/sgFDdPY0/items/ZEVGKDPJ"],"itemData":{"id":3692,"type":"article","abstract":"Environmental stress drives biodiversity loss by altering competitive hierarchies and pushing taxa towards extinction. Parasites and their communities are particularly vulnerable to stress due to environmental sensitivity of infection steps, variation in species tolerance during co-infections, and dependence on host fitness. Parasite populations might avoid extinction through evolutionary rescue - whereby rapid adaptation to stress enables persistence - but whether this process can preserve community diversity remains unclear. Here, we study the impact of evolutionary rescue in a simple parasite community by propagating populations of two viral parasites (bacteriophages φ14-1 and φLUZ19) of Pseudomonas aeruginosa in monoculture and co-culture under two thermal conditions, a control temperature (37°C) and a high temperature that restricts φ14-1 growth (42°C). We show that evolutionary rescue of φ14-1 prevented extinction in monoculture. Rescue of this phage in co-culture made it a superior competitor, and it replaced φLUZ19 as the dominant phage at high temperature. We determine that evolutionary rescue occurred through mutations in genes linked to attachment to bacterial hosts and within-host replication. We also show that competitive suppression by φ14-1 constrained φLUZ19 molecular evolution. Our findings suggest that evolutionary rescue can prevent the extinction of some parasites, but may inadvertently destabilise the community and facilitate further biodiversity loss. This work underscores the need to take an eco-evolutionary approach to predict the responses of communities to global climate change.","DOI":"10.1101/2025.09.25.678511","language":"en","license":"© 2025, Posted by Cold Spring Harbor Laboratory. This pre-print is available under a Creative Commons License (Attribution-NoDerivs 4.0 International), CC BY-ND 4.0, as described at http://creativecommons.org/licenses/by-nd/4.0/","note":"ISSN: 2692-8205\npage: 2025.09.25.678511\nsection: New Results","publisher":"bioRxiv","source":"bioRxiv","title":"Evolutionary rescue accelerates competitive exclusion in a parasite community","URL":"https://www.biorxiv.org/content/10.1101/2025.09.25.678511v1","author":[{"family":"Greenrod","given":"Samuel TE"},{"family":"Cazares","given":"Daniel"},{"family":"Slesak","given":"Weronika A."},{"family":"Hector","given":"Tobias"},{"family":"MacLean","given":"R. Craig"},{"family":"King","given":"Kayla C."}],"accessed":{"date-parts":[["2025",9,28]]},"issued":{"date-parts":[["2025",9,27]]}}}],"schema":"https://github.com/citation-style-language/schema/raw/master/csl-citation.json"} </w:instrText>
      </w:r>
      <w:r w:rsidR="00A75097" w:rsidRPr="006065BC">
        <w:rPr>
          <w:sz w:val="24"/>
          <w:szCs w:val="24"/>
        </w:rPr>
        <w:fldChar w:fldCharType="separate"/>
      </w:r>
      <w:r w:rsidR="00A042C4" w:rsidRPr="00A042C4">
        <w:rPr>
          <w:rFonts w:ascii="Calibri" w:hAnsi="Calibri" w:cs="Calibri"/>
          <w:sz w:val="24"/>
        </w:rPr>
        <w:t>[32]</w:t>
      </w:r>
      <w:r w:rsidR="00A75097" w:rsidRPr="006065BC">
        <w:rPr>
          <w:sz w:val="24"/>
          <w:szCs w:val="24"/>
        </w:rPr>
        <w:fldChar w:fldCharType="end"/>
      </w:r>
      <w:r w:rsidR="00A75097" w:rsidRPr="006065BC">
        <w:rPr>
          <w:sz w:val="24"/>
          <w:szCs w:val="24"/>
        </w:rPr>
        <w:t>.</w:t>
      </w:r>
    </w:p>
    <w:p w14:paraId="166C8CC7" w14:textId="77777777" w:rsidR="000E7150" w:rsidRDefault="000E7150" w:rsidP="00AD4206">
      <w:pPr>
        <w:jc w:val="both"/>
        <w:rPr>
          <w:b/>
          <w:bCs/>
          <w:sz w:val="24"/>
          <w:szCs w:val="24"/>
        </w:rPr>
      </w:pPr>
      <w:bookmarkStart w:id="373" w:name="_Hlk208589250"/>
    </w:p>
    <w:p w14:paraId="1521B6CE" w14:textId="77777777" w:rsidR="006065BC" w:rsidRDefault="006065BC" w:rsidP="00AD4206">
      <w:pPr>
        <w:jc w:val="both"/>
        <w:rPr>
          <w:b/>
          <w:bCs/>
          <w:sz w:val="24"/>
          <w:szCs w:val="24"/>
        </w:rPr>
      </w:pPr>
    </w:p>
    <w:p w14:paraId="628505E9" w14:textId="0C62C033" w:rsidR="00A13ABE" w:rsidRPr="000D3A8C" w:rsidRDefault="00B915F7" w:rsidP="00AD4206">
      <w:pPr>
        <w:jc w:val="both"/>
        <w:rPr>
          <w:b/>
          <w:bCs/>
          <w:sz w:val="24"/>
          <w:szCs w:val="24"/>
        </w:rPr>
      </w:pPr>
      <w:r>
        <w:rPr>
          <w:b/>
          <w:bCs/>
          <w:sz w:val="24"/>
          <w:szCs w:val="24"/>
        </w:rPr>
        <w:t xml:space="preserve">Fluctuating environments </w:t>
      </w:r>
      <w:r w:rsidR="00D92750">
        <w:rPr>
          <w:b/>
          <w:bCs/>
          <w:sz w:val="24"/>
          <w:szCs w:val="24"/>
        </w:rPr>
        <w:t>favour</w:t>
      </w:r>
      <w:r w:rsidR="008E73D0">
        <w:rPr>
          <w:b/>
          <w:bCs/>
          <w:sz w:val="24"/>
          <w:szCs w:val="24"/>
        </w:rPr>
        <w:t xml:space="preserve"> specialist mutations</w:t>
      </w:r>
    </w:p>
    <w:bookmarkEnd w:id="373"/>
    <w:p w14:paraId="5132708C" w14:textId="5ACF906B" w:rsidR="001346AE" w:rsidRDefault="00D36751" w:rsidP="00AD4206">
      <w:pPr>
        <w:jc w:val="both"/>
        <w:rPr>
          <w:sz w:val="24"/>
          <w:szCs w:val="24"/>
        </w:rPr>
      </w:pPr>
      <w:r>
        <w:rPr>
          <w:sz w:val="24"/>
          <w:szCs w:val="24"/>
        </w:rPr>
        <w:t>Fluctuating temperature</w:t>
      </w:r>
      <w:r w:rsidR="00123C62">
        <w:rPr>
          <w:sz w:val="24"/>
          <w:szCs w:val="24"/>
        </w:rPr>
        <w:t>s</w:t>
      </w:r>
      <w:r>
        <w:rPr>
          <w:sz w:val="24"/>
          <w:szCs w:val="24"/>
        </w:rPr>
        <w:t xml:space="preserve"> </w:t>
      </w:r>
      <w:r w:rsidR="006123D2">
        <w:rPr>
          <w:sz w:val="24"/>
          <w:szCs w:val="24"/>
        </w:rPr>
        <w:t xml:space="preserve">generally </w:t>
      </w:r>
      <w:r>
        <w:rPr>
          <w:sz w:val="24"/>
          <w:szCs w:val="24"/>
        </w:rPr>
        <w:t xml:space="preserve">select for </w:t>
      </w:r>
      <w:r w:rsidR="004D77F2">
        <w:rPr>
          <w:sz w:val="24"/>
          <w:szCs w:val="24"/>
        </w:rPr>
        <w:t xml:space="preserve">multiple specialist mutations </w:t>
      </w:r>
      <w:r w:rsidR="004D77F2">
        <w:rPr>
          <w:sz w:val="24"/>
          <w:szCs w:val="24"/>
        </w:rPr>
        <w:fldChar w:fldCharType="begin"/>
      </w:r>
      <w:r w:rsidR="00BF0BEE">
        <w:rPr>
          <w:sz w:val="24"/>
          <w:szCs w:val="24"/>
        </w:rPr>
        <w:instrText xml:space="preserve"> ADDIN ZOTERO_ITEM CSL_CITATION {"citationID":"2lxzAhWG","properties":{"formattedCitation":"[4]","plainCitation":"[4]","noteIndex":0},"citationItems":[{"id":"3ShIdf5J/aD69OqJt","uris":["http://zotero.org/users/local/sgFDdPY0/items/YSI93GCP"],"itemData":{"id":1854,"type":"article-journal","abstract":"Generalists and specialists are types of strategies individuals can employ that can evolve in fluctuating environments depending on the extremity and periodicity of the fluctuation. To evaluate whether the evolution of specialists or generalists occurs under environmental fluctuation regimes with different levels of periodicity, 24 populations of Escherichia coli underwent laboratory evolution with temperatures alternating between 15 and 43°C in three fluctuation regimes: two periodic regimes dependent on culture's cell density and one random (non-periodic) regime with no such dependency, serving as a control. To investigate contingencies on the genetic background, we seeded our experiment with two different strains. After the experiment, growth rate measurements at the two temperatures showed that the evolution of specialists was favored in the random regime, while generalists were favored in the periodic regimes. Whole genome sequencing demonstrated that several gene mutations were selected in parallel in the evolving populations with some dependency on the starting genetic background. Given the genes mutated, we hypothesized that the driving force behind the observed adaptations is the restoration of the internal physiology of the starting strains' unstressed states at 37°C, which may be a means of improving fitness in the new environments. Phenotypic array measurements supported our hypothesis by demonstrating a tendency of the phenotypic response of the evolved strains to move closer to the starting strains' response at the optimum of 37°C, especially for strains classified as generalists.","container-title":"Frontiers in Microbiology","DOI":"10.3389/fmicb.2021.724982","ISSN":"1664-302X","journalAbbreviation":"Front Microbiol","note":"PMID: 34745030\nPMCID: PMC8569431","page":"724982","source":"PubMed Central","title":"Emerging Adaptive Strategies Under Temperature Fluctuations in a Laboratory Evolution Experiment of Escherichia Coli","volume":"12","author":[{"family":"Lambros","given":"Maryl"},{"family":"Pechuan-Jorge","given":"Ximo"},{"family":"Biro","given":"Daniel"},{"family":"Ye","given":"Kenny"},{"family":"Bergman","given":"Aviv"}],"issued":{"date-parts":[["2021",10,22]]}}}],"schema":"https://github.com/citation-style-language/schema/raw/master/csl-citation.json"} </w:instrText>
      </w:r>
      <w:r w:rsidR="004D77F2">
        <w:rPr>
          <w:sz w:val="24"/>
          <w:szCs w:val="24"/>
        </w:rPr>
        <w:fldChar w:fldCharType="separate"/>
      </w:r>
      <w:r w:rsidR="00241582" w:rsidRPr="00241582">
        <w:rPr>
          <w:rFonts w:ascii="Calibri" w:hAnsi="Calibri" w:cs="Calibri"/>
          <w:sz w:val="24"/>
        </w:rPr>
        <w:t>[4]</w:t>
      </w:r>
      <w:r w:rsidR="004D77F2">
        <w:rPr>
          <w:sz w:val="24"/>
          <w:szCs w:val="24"/>
        </w:rPr>
        <w:fldChar w:fldCharType="end"/>
      </w:r>
      <w:r w:rsidR="004D77F2">
        <w:rPr>
          <w:sz w:val="24"/>
          <w:szCs w:val="24"/>
        </w:rPr>
        <w:t xml:space="preserve">. We hypothesised that fluctuating evolved populations would </w:t>
      </w:r>
      <w:r w:rsidR="00123C62">
        <w:rPr>
          <w:sz w:val="24"/>
          <w:szCs w:val="24"/>
        </w:rPr>
        <w:t xml:space="preserve">show genetic similarities to both high and low temperature static </w:t>
      </w:r>
      <w:r w:rsidR="0000073B">
        <w:rPr>
          <w:sz w:val="24"/>
          <w:szCs w:val="24"/>
        </w:rPr>
        <w:t>populations</w:t>
      </w:r>
      <w:r w:rsidR="00123C62">
        <w:rPr>
          <w:sz w:val="24"/>
          <w:szCs w:val="24"/>
        </w:rPr>
        <w:t xml:space="preserve">. </w:t>
      </w:r>
      <w:r w:rsidR="004D77F2">
        <w:rPr>
          <w:sz w:val="24"/>
          <w:szCs w:val="24"/>
        </w:rPr>
        <w:t>P</w:t>
      </w:r>
      <w:r w:rsidR="001346AE">
        <w:rPr>
          <w:sz w:val="24"/>
          <w:szCs w:val="24"/>
        </w:rPr>
        <w:t>hage genomic</w:t>
      </w:r>
      <w:r w:rsidR="00E24081">
        <w:rPr>
          <w:sz w:val="24"/>
          <w:szCs w:val="24"/>
        </w:rPr>
        <w:t xml:space="preserve"> evolution</w:t>
      </w:r>
      <w:r w:rsidR="004D77F2">
        <w:rPr>
          <w:sz w:val="24"/>
          <w:szCs w:val="24"/>
        </w:rPr>
        <w:t xml:space="preserve"> was assessed</w:t>
      </w:r>
      <w:r w:rsidR="008A363D">
        <w:rPr>
          <w:sz w:val="24"/>
          <w:szCs w:val="24"/>
        </w:rPr>
        <w:t xml:space="preserve"> </w:t>
      </w:r>
      <w:r w:rsidR="00F72FD0">
        <w:rPr>
          <w:sz w:val="24"/>
          <w:szCs w:val="24"/>
        </w:rPr>
        <w:t>by constructing neighbour-joining tree</w:t>
      </w:r>
      <w:r w:rsidR="007870AE">
        <w:rPr>
          <w:sz w:val="24"/>
          <w:szCs w:val="24"/>
        </w:rPr>
        <w:t>s</w:t>
      </w:r>
      <w:r w:rsidR="00F72FD0">
        <w:rPr>
          <w:sz w:val="24"/>
          <w:szCs w:val="24"/>
        </w:rPr>
        <w:t xml:space="preserve"> </w:t>
      </w:r>
      <w:r w:rsidR="00D13F04">
        <w:rPr>
          <w:sz w:val="24"/>
          <w:szCs w:val="24"/>
        </w:rPr>
        <w:t xml:space="preserve">of end-point populations </w:t>
      </w:r>
      <w:r w:rsidR="008A363D">
        <w:rPr>
          <w:sz w:val="24"/>
          <w:szCs w:val="24"/>
        </w:rPr>
        <w:t xml:space="preserve">based on </w:t>
      </w:r>
      <w:r w:rsidR="00F72FD0">
        <w:rPr>
          <w:sz w:val="24"/>
          <w:szCs w:val="24"/>
        </w:rPr>
        <w:t>Euclidean genetic distances (Fig</w:t>
      </w:r>
      <w:r w:rsidR="00553782">
        <w:rPr>
          <w:sz w:val="24"/>
          <w:szCs w:val="24"/>
        </w:rPr>
        <w:t>.</w:t>
      </w:r>
      <w:r w:rsidR="00F72FD0">
        <w:rPr>
          <w:sz w:val="24"/>
          <w:szCs w:val="24"/>
        </w:rPr>
        <w:t xml:space="preserve"> </w:t>
      </w:r>
      <w:r w:rsidR="003D2107">
        <w:rPr>
          <w:sz w:val="24"/>
          <w:szCs w:val="24"/>
        </w:rPr>
        <w:t>2</w:t>
      </w:r>
      <w:r w:rsidR="00553782">
        <w:rPr>
          <w:sz w:val="24"/>
          <w:szCs w:val="24"/>
        </w:rPr>
        <w:t>A</w:t>
      </w:r>
      <w:r w:rsidR="00F72FD0">
        <w:rPr>
          <w:sz w:val="24"/>
          <w:szCs w:val="24"/>
        </w:rPr>
        <w:t>)</w:t>
      </w:r>
      <w:r w:rsidR="004D77F2">
        <w:rPr>
          <w:sz w:val="24"/>
          <w:szCs w:val="24"/>
        </w:rPr>
        <w:t>.</w:t>
      </w:r>
      <w:r w:rsidR="00E24081">
        <w:rPr>
          <w:sz w:val="24"/>
          <w:szCs w:val="24"/>
        </w:rPr>
        <w:t xml:space="preserve"> </w:t>
      </w:r>
      <w:r w:rsidR="00DE4D75">
        <w:rPr>
          <w:sz w:val="24"/>
          <w:szCs w:val="24"/>
        </w:rPr>
        <w:t xml:space="preserve">Genetic distances were calculated based on the presence and frequency of genetic variants (SNPs, indels) that had &gt; 10% frequency. </w:t>
      </w:r>
      <w:r w:rsidR="00BF29E6">
        <w:rPr>
          <w:sz w:val="24"/>
          <w:szCs w:val="24"/>
        </w:rPr>
        <w:t xml:space="preserve">Fluctuating evolved populations did not form a unique clade but instead were found to </w:t>
      </w:r>
      <w:r w:rsidR="007870AE">
        <w:rPr>
          <w:sz w:val="24"/>
          <w:szCs w:val="24"/>
        </w:rPr>
        <w:t xml:space="preserve">co-locate </w:t>
      </w:r>
      <w:r w:rsidR="00BF29E6">
        <w:rPr>
          <w:sz w:val="24"/>
          <w:szCs w:val="24"/>
        </w:rPr>
        <w:t xml:space="preserve">with </w:t>
      </w:r>
      <w:r w:rsidR="00D439B7">
        <w:rPr>
          <w:sz w:val="24"/>
          <w:szCs w:val="24"/>
        </w:rPr>
        <w:t>either</w:t>
      </w:r>
      <w:r w:rsidR="00BF29E6">
        <w:rPr>
          <w:sz w:val="24"/>
          <w:szCs w:val="24"/>
        </w:rPr>
        <w:t xml:space="preserve"> high or low </w:t>
      </w:r>
      <w:r w:rsidR="00FC0E11">
        <w:rPr>
          <w:sz w:val="24"/>
          <w:szCs w:val="24"/>
        </w:rPr>
        <w:lastRenderedPageBreak/>
        <w:t xml:space="preserve">temperature </w:t>
      </w:r>
      <w:r w:rsidR="00BF29E6">
        <w:rPr>
          <w:sz w:val="24"/>
          <w:szCs w:val="24"/>
        </w:rPr>
        <w:t xml:space="preserve">static </w:t>
      </w:r>
      <w:r w:rsidR="0025290F">
        <w:rPr>
          <w:sz w:val="24"/>
          <w:szCs w:val="24"/>
        </w:rPr>
        <w:t>populations</w:t>
      </w:r>
      <w:r w:rsidR="00BF29E6">
        <w:rPr>
          <w:sz w:val="24"/>
          <w:szCs w:val="24"/>
        </w:rPr>
        <w:t xml:space="preserve">. </w:t>
      </w:r>
      <w:r w:rsidR="00BF29E6">
        <w:rPr>
          <w:rFonts w:cstheme="minorHAnsi"/>
          <w:sz w:val="24"/>
          <w:szCs w:val="24"/>
        </w:rPr>
        <w:t>φ</w:t>
      </w:r>
      <w:r w:rsidR="001346AE">
        <w:rPr>
          <w:sz w:val="24"/>
          <w:szCs w:val="24"/>
        </w:rPr>
        <w:t xml:space="preserve">14-1 fluctuating populations </w:t>
      </w:r>
      <w:r w:rsidR="00CC3445">
        <w:rPr>
          <w:sz w:val="24"/>
          <w:szCs w:val="24"/>
        </w:rPr>
        <w:t xml:space="preserve">were distributed across the </w:t>
      </w:r>
      <w:r w:rsidR="00F72FD0">
        <w:rPr>
          <w:sz w:val="24"/>
          <w:szCs w:val="24"/>
        </w:rPr>
        <w:t xml:space="preserve">tree </w:t>
      </w:r>
      <w:r w:rsidR="00CC3445">
        <w:rPr>
          <w:sz w:val="24"/>
          <w:szCs w:val="24"/>
        </w:rPr>
        <w:t xml:space="preserve">and </w:t>
      </w:r>
      <w:r w:rsidR="00F72FD0">
        <w:rPr>
          <w:sz w:val="24"/>
          <w:szCs w:val="24"/>
        </w:rPr>
        <w:t xml:space="preserve">generally </w:t>
      </w:r>
      <w:r w:rsidR="00CC3445">
        <w:rPr>
          <w:sz w:val="24"/>
          <w:szCs w:val="24"/>
        </w:rPr>
        <w:t>did not cluster with static populations</w:t>
      </w:r>
      <w:r w:rsidR="001346AE">
        <w:rPr>
          <w:sz w:val="24"/>
          <w:szCs w:val="24"/>
        </w:rPr>
        <w:t xml:space="preserve">. </w:t>
      </w:r>
      <w:r w:rsidR="00D92750">
        <w:rPr>
          <w:sz w:val="24"/>
          <w:szCs w:val="24"/>
        </w:rPr>
        <w:t>Conversely</w:t>
      </w:r>
      <w:r w:rsidR="00BF29E6">
        <w:rPr>
          <w:sz w:val="24"/>
          <w:szCs w:val="24"/>
        </w:rPr>
        <w:t xml:space="preserve">, </w:t>
      </w:r>
      <w:r w:rsidR="00E24081">
        <w:rPr>
          <w:rFonts w:cstheme="minorHAnsi"/>
          <w:sz w:val="24"/>
          <w:szCs w:val="24"/>
        </w:rPr>
        <w:t>φ</w:t>
      </w:r>
      <w:r w:rsidR="001346AE">
        <w:rPr>
          <w:sz w:val="24"/>
          <w:szCs w:val="24"/>
        </w:rPr>
        <w:t xml:space="preserve">LUZ19 fluctuating populations were primarily found within </w:t>
      </w:r>
      <w:r w:rsidR="00CC3445">
        <w:rPr>
          <w:sz w:val="24"/>
          <w:szCs w:val="24"/>
        </w:rPr>
        <w:t xml:space="preserve">the </w:t>
      </w:r>
      <w:r w:rsidR="001346AE">
        <w:rPr>
          <w:sz w:val="24"/>
          <w:szCs w:val="24"/>
        </w:rPr>
        <w:t>42</w:t>
      </w:r>
      <w:r w:rsidR="00BF29E6">
        <w:rPr>
          <w:rFonts w:cstheme="minorHAnsi"/>
          <w:sz w:val="24"/>
          <w:szCs w:val="24"/>
        </w:rPr>
        <w:t>°</w:t>
      </w:r>
      <w:r w:rsidR="001346AE">
        <w:rPr>
          <w:sz w:val="24"/>
          <w:szCs w:val="24"/>
        </w:rPr>
        <w:t>C static clade</w:t>
      </w:r>
      <w:r w:rsidR="00BF29E6">
        <w:rPr>
          <w:sz w:val="24"/>
          <w:szCs w:val="24"/>
        </w:rPr>
        <w:t>.</w:t>
      </w:r>
    </w:p>
    <w:p w14:paraId="7E598EA9" w14:textId="1E8CFBB7" w:rsidR="005A5AEB" w:rsidRDefault="004D77F2" w:rsidP="00AD4206">
      <w:pPr>
        <w:jc w:val="both"/>
        <w:rPr>
          <w:sz w:val="24"/>
          <w:szCs w:val="24"/>
        </w:rPr>
      </w:pPr>
      <w:r>
        <w:rPr>
          <w:sz w:val="24"/>
          <w:szCs w:val="24"/>
        </w:rPr>
        <w:t>We further analysed static and fluctuating population genetic similarities by measuring evolution rates based on Euclidean genetic distance from ancestor</w:t>
      </w:r>
      <w:r w:rsidR="00F25939">
        <w:rPr>
          <w:sz w:val="24"/>
          <w:szCs w:val="24"/>
        </w:rPr>
        <w:t xml:space="preserve"> (Fig</w:t>
      </w:r>
      <w:r w:rsidR="00553782">
        <w:rPr>
          <w:sz w:val="24"/>
          <w:szCs w:val="24"/>
        </w:rPr>
        <w:t>.</w:t>
      </w:r>
      <w:r w:rsidR="00F25939">
        <w:rPr>
          <w:sz w:val="24"/>
          <w:szCs w:val="24"/>
        </w:rPr>
        <w:t xml:space="preserve"> </w:t>
      </w:r>
      <w:r w:rsidR="003D2107">
        <w:rPr>
          <w:sz w:val="24"/>
          <w:szCs w:val="24"/>
        </w:rPr>
        <w:t>2</w:t>
      </w:r>
      <w:r w:rsidR="00553782">
        <w:rPr>
          <w:sz w:val="24"/>
          <w:szCs w:val="24"/>
        </w:rPr>
        <w:t>B</w:t>
      </w:r>
      <w:r w:rsidR="00F25939">
        <w:rPr>
          <w:sz w:val="24"/>
          <w:szCs w:val="24"/>
        </w:rPr>
        <w:t>)</w:t>
      </w:r>
      <w:r>
        <w:rPr>
          <w:sz w:val="24"/>
          <w:szCs w:val="24"/>
        </w:rPr>
        <w:t xml:space="preserve">. </w:t>
      </w:r>
      <w:r w:rsidR="00733904">
        <w:rPr>
          <w:sz w:val="24"/>
          <w:szCs w:val="24"/>
        </w:rPr>
        <w:t>For</w:t>
      </w:r>
      <w:r>
        <w:rPr>
          <w:sz w:val="24"/>
          <w:szCs w:val="24"/>
        </w:rPr>
        <w:t xml:space="preserve"> </w:t>
      </w:r>
      <w:r w:rsidR="00AF0DB2">
        <w:rPr>
          <w:rFonts w:cstheme="minorHAnsi"/>
          <w:sz w:val="24"/>
          <w:szCs w:val="24"/>
        </w:rPr>
        <w:t>φ</w:t>
      </w:r>
      <w:r>
        <w:rPr>
          <w:sz w:val="24"/>
          <w:szCs w:val="24"/>
        </w:rPr>
        <w:t>14-1, fluctuating evolved populations had significantly lower evolution rates than 42</w:t>
      </w:r>
      <w:r w:rsidR="00AF0DB2">
        <w:rPr>
          <w:rFonts w:cstheme="minorHAnsi"/>
          <w:sz w:val="24"/>
          <w:szCs w:val="24"/>
        </w:rPr>
        <w:t>°</w:t>
      </w:r>
      <w:r>
        <w:rPr>
          <w:sz w:val="24"/>
          <w:szCs w:val="24"/>
        </w:rPr>
        <w:t>C static populations</w:t>
      </w:r>
      <w:r w:rsidR="00AF0DB2">
        <w:rPr>
          <w:sz w:val="24"/>
          <w:szCs w:val="24"/>
        </w:rPr>
        <w:t xml:space="preserve"> (t(15) = -4.1, p &lt; 0.01). However, </w:t>
      </w:r>
      <w:ins w:id="374" w:author="Samuel Greenrod" w:date="2026-01-22T18:23:00Z" w16du:dateUtc="2026-01-22T18:23:00Z">
        <w:r w:rsidR="00910EE4">
          <w:rPr>
            <w:sz w:val="24"/>
            <w:szCs w:val="24"/>
          </w:rPr>
          <w:t xml:space="preserve">there was no significant difference in </w:t>
        </w:r>
      </w:ins>
      <w:r w:rsidR="00AF0DB2">
        <w:rPr>
          <w:sz w:val="24"/>
          <w:szCs w:val="24"/>
        </w:rPr>
        <w:t xml:space="preserve">evolution rates </w:t>
      </w:r>
      <w:del w:id="375" w:author="Samuel Greenrod" w:date="2026-01-22T18:23:00Z" w16du:dateUtc="2026-01-22T18:23:00Z">
        <w:r w:rsidR="00AF0DB2" w:rsidDel="00910EE4">
          <w:rPr>
            <w:sz w:val="24"/>
            <w:szCs w:val="24"/>
          </w:rPr>
          <w:delText xml:space="preserve">were </w:delText>
        </w:r>
        <w:r w:rsidR="005A5AEB" w:rsidDel="00910EE4">
          <w:rPr>
            <w:sz w:val="24"/>
            <w:szCs w:val="24"/>
          </w:rPr>
          <w:delText>equal</w:delText>
        </w:r>
        <w:r w:rsidR="00AF0DB2" w:rsidDel="00910EE4">
          <w:rPr>
            <w:sz w:val="24"/>
            <w:szCs w:val="24"/>
          </w:rPr>
          <w:delText xml:space="preserve"> </w:delText>
        </w:r>
      </w:del>
      <w:r w:rsidR="00AF0DB2">
        <w:rPr>
          <w:sz w:val="24"/>
          <w:szCs w:val="24"/>
        </w:rPr>
        <w:t xml:space="preserve">between fluctuating and </w:t>
      </w:r>
      <w:r>
        <w:rPr>
          <w:sz w:val="24"/>
          <w:szCs w:val="24"/>
        </w:rPr>
        <w:t>37</w:t>
      </w:r>
      <w:r w:rsidR="00AF0DB2">
        <w:rPr>
          <w:rFonts w:cstheme="minorHAnsi"/>
          <w:sz w:val="24"/>
          <w:szCs w:val="24"/>
        </w:rPr>
        <w:t>°</w:t>
      </w:r>
      <w:r>
        <w:rPr>
          <w:sz w:val="24"/>
          <w:szCs w:val="24"/>
        </w:rPr>
        <w:t>C static populations</w:t>
      </w:r>
      <w:r w:rsidR="00AF0DB2">
        <w:rPr>
          <w:sz w:val="24"/>
          <w:szCs w:val="24"/>
        </w:rPr>
        <w:t xml:space="preserve"> (t(15) = -0.51, p = 0.87)</w:t>
      </w:r>
      <w:r>
        <w:rPr>
          <w:sz w:val="24"/>
          <w:szCs w:val="24"/>
        </w:rPr>
        <w:t>.</w:t>
      </w:r>
      <w:r w:rsidR="005A5AEB">
        <w:rPr>
          <w:sz w:val="24"/>
          <w:szCs w:val="24"/>
        </w:rPr>
        <w:t xml:space="preserve"> </w:t>
      </w:r>
      <w:r w:rsidR="00733904">
        <w:rPr>
          <w:sz w:val="24"/>
          <w:szCs w:val="24"/>
        </w:rPr>
        <w:t xml:space="preserve">There was no significant difference in evolution rates between </w:t>
      </w:r>
      <w:r w:rsidR="00733904">
        <w:rPr>
          <w:rFonts w:cstheme="minorHAnsi"/>
          <w:sz w:val="24"/>
          <w:szCs w:val="24"/>
        </w:rPr>
        <w:t>φ</w:t>
      </w:r>
      <w:r>
        <w:rPr>
          <w:sz w:val="24"/>
          <w:szCs w:val="24"/>
        </w:rPr>
        <w:t xml:space="preserve">LUZ19 fluctuating populations </w:t>
      </w:r>
      <w:r w:rsidR="00733904">
        <w:rPr>
          <w:sz w:val="24"/>
          <w:szCs w:val="24"/>
        </w:rPr>
        <w:t xml:space="preserve">and either </w:t>
      </w:r>
      <w:r>
        <w:rPr>
          <w:sz w:val="24"/>
          <w:szCs w:val="24"/>
        </w:rPr>
        <w:t>37</w:t>
      </w:r>
      <w:r w:rsidR="00733904">
        <w:rPr>
          <w:rFonts w:cstheme="minorHAnsi"/>
          <w:sz w:val="24"/>
          <w:szCs w:val="24"/>
        </w:rPr>
        <w:t>°</w:t>
      </w:r>
      <w:r>
        <w:rPr>
          <w:sz w:val="24"/>
          <w:szCs w:val="24"/>
        </w:rPr>
        <w:t xml:space="preserve">C </w:t>
      </w:r>
      <w:r w:rsidR="00F72FD0">
        <w:rPr>
          <w:sz w:val="24"/>
          <w:szCs w:val="24"/>
        </w:rPr>
        <w:t>or</w:t>
      </w:r>
      <w:r>
        <w:rPr>
          <w:sz w:val="24"/>
          <w:szCs w:val="24"/>
        </w:rPr>
        <w:t xml:space="preserve"> 42</w:t>
      </w:r>
      <w:r w:rsidR="00733904">
        <w:rPr>
          <w:rFonts w:cstheme="minorHAnsi"/>
          <w:sz w:val="24"/>
          <w:szCs w:val="24"/>
        </w:rPr>
        <w:t>°</w:t>
      </w:r>
      <w:r>
        <w:rPr>
          <w:sz w:val="24"/>
          <w:szCs w:val="24"/>
        </w:rPr>
        <w:t>C static populations</w:t>
      </w:r>
      <w:r w:rsidR="00733904">
        <w:rPr>
          <w:sz w:val="24"/>
          <w:szCs w:val="24"/>
        </w:rPr>
        <w:t xml:space="preserve"> (37</w:t>
      </w:r>
      <w:r w:rsidR="00733904">
        <w:rPr>
          <w:rFonts w:cstheme="minorHAnsi"/>
          <w:sz w:val="24"/>
          <w:szCs w:val="24"/>
        </w:rPr>
        <w:t>°</w:t>
      </w:r>
      <w:r w:rsidR="00733904">
        <w:rPr>
          <w:sz w:val="24"/>
          <w:szCs w:val="24"/>
        </w:rPr>
        <w:t>C: t(15) = -0.46, p = 0.89; 42</w:t>
      </w:r>
      <w:r w:rsidR="00733904">
        <w:rPr>
          <w:rFonts w:cstheme="minorHAnsi"/>
          <w:sz w:val="24"/>
          <w:szCs w:val="24"/>
        </w:rPr>
        <w:t>°</w:t>
      </w:r>
      <w:r w:rsidR="00733904">
        <w:rPr>
          <w:sz w:val="24"/>
          <w:szCs w:val="24"/>
        </w:rPr>
        <w:t>C: t(15) = -0.75, p = 0.74)</w:t>
      </w:r>
      <w:r>
        <w:rPr>
          <w:sz w:val="24"/>
          <w:szCs w:val="24"/>
        </w:rPr>
        <w:t xml:space="preserve">. Notably, </w:t>
      </w:r>
      <w:r w:rsidR="00733904">
        <w:rPr>
          <w:rFonts w:cstheme="minorHAnsi"/>
          <w:sz w:val="24"/>
          <w:szCs w:val="24"/>
        </w:rPr>
        <w:t>φ</w:t>
      </w:r>
      <w:r>
        <w:rPr>
          <w:sz w:val="24"/>
          <w:szCs w:val="24"/>
        </w:rPr>
        <w:t>14-1 fluctuating populations had</w:t>
      </w:r>
      <w:r w:rsidR="005A5AEB">
        <w:rPr>
          <w:sz w:val="24"/>
          <w:szCs w:val="24"/>
        </w:rPr>
        <w:t xml:space="preserve"> significantly greater within-group variation in evolution rates compared to 42</w:t>
      </w:r>
      <w:r w:rsidR="005A5AEB">
        <w:rPr>
          <w:rFonts w:cstheme="minorHAnsi"/>
          <w:sz w:val="24"/>
          <w:szCs w:val="24"/>
        </w:rPr>
        <w:t>°</w:t>
      </w:r>
      <w:r w:rsidR="005A5AEB">
        <w:rPr>
          <w:sz w:val="24"/>
          <w:szCs w:val="24"/>
        </w:rPr>
        <w:t>C static populations (t(15) = 2.9, p &lt; 0.05) but not 37</w:t>
      </w:r>
      <w:r w:rsidR="005A5AEB">
        <w:rPr>
          <w:rFonts w:cstheme="minorHAnsi"/>
          <w:sz w:val="24"/>
          <w:szCs w:val="24"/>
        </w:rPr>
        <w:t>°</w:t>
      </w:r>
      <w:r w:rsidR="005A5AEB">
        <w:rPr>
          <w:sz w:val="24"/>
          <w:szCs w:val="24"/>
        </w:rPr>
        <w:t xml:space="preserve">C static populations (t(15) = -0.70, p = 0.77). </w:t>
      </w:r>
      <w:r w:rsidR="005A5AEB">
        <w:rPr>
          <w:rFonts w:cstheme="minorHAnsi"/>
          <w:sz w:val="24"/>
          <w:szCs w:val="24"/>
        </w:rPr>
        <w:t>φ</w:t>
      </w:r>
      <w:r w:rsidR="005A5AEB">
        <w:rPr>
          <w:sz w:val="24"/>
          <w:szCs w:val="24"/>
        </w:rPr>
        <w:t xml:space="preserve">LUZ19 fluctuating populations had no significant difference in within-group variation </w:t>
      </w:r>
      <w:r w:rsidR="008A363D">
        <w:rPr>
          <w:sz w:val="24"/>
          <w:szCs w:val="24"/>
        </w:rPr>
        <w:t xml:space="preserve">compared to static populations </w:t>
      </w:r>
      <w:r w:rsidR="005A5AEB">
        <w:rPr>
          <w:sz w:val="24"/>
          <w:szCs w:val="24"/>
        </w:rPr>
        <w:t>(37</w:t>
      </w:r>
      <w:r w:rsidR="005A5AEB">
        <w:rPr>
          <w:rFonts w:cstheme="minorHAnsi"/>
          <w:sz w:val="24"/>
          <w:szCs w:val="24"/>
        </w:rPr>
        <w:t>°</w:t>
      </w:r>
      <w:r w:rsidR="005A5AEB">
        <w:rPr>
          <w:sz w:val="24"/>
          <w:szCs w:val="24"/>
        </w:rPr>
        <w:t>C: t(15) = 2.0, p = 0.15; 42</w:t>
      </w:r>
      <w:r w:rsidR="005A5AEB">
        <w:rPr>
          <w:rFonts w:cstheme="minorHAnsi"/>
          <w:sz w:val="24"/>
          <w:szCs w:val="24"/>
        </w:rPr>
        <w:t>°</w:t>
      </w:r>
      <w:r w:rsidR="005A5AEB">
        <w:rPr>
          <w:sz w:val="24"/>
          <w:szCs w:val="24"/>
        </w:rPr>
        <w:t>C: t(15) = -0.10, p = 0.99).</w:t>
      </w:r>
      <w:ins w:id="376" w:author="Samuel Greenrod" w:date="2026-02-02T09:24:00Z" w16du:dateUtc="2026-02-02T09:24:00Z">
        <w:r w:rsidR="004C2A61">
          <w:rPr>
            <w:sz w:val="24"/>
            <w:szCs w:val="24"/>
          </w:rPr>
          <w:t xml:space="preserve"> </w:t>
        </w:r>
        <w:r w:rsidR="004C2A61">
          <w:rPr>
            <w:sz w:val="24"/>
            <w:szCs w:val="24"/>
          </w:rPr>
          <w:t>The number of variants in each phage population can be found in Fig. S2.</w:t>
        </w:r>
      </w:ins>
    </w:p>
    <w:p w14:paraId="2EBEAED1" w14:textId="1D679D79" w:rsidR="00576393" w:rsidRDefault="00F72FD0" w:rsidP="00AD4206">
      <w:pPr>
        <w:jc w:val="both"/>
        <w:rPr>
          <w:sz w:val="24"/>
          <w:szCs w:val="24"/>
        </w:rPr>
      </w:pPr>
      <w:r>
        <w:rPr>
          <w:sz w:val="24"/>
          <w:szCs w:val="24"/>
        </w:rPr>
        <w:t>We then</w:t>
      </w:r>
      <w:r w:rsidR="00014CD6">
        <w:rPr>
          <w:sz w:val="24"/>
          <w:szCs w:val="24"/>
        </w:rPr>
        <w:t xml:space="preserve"> </w:t>
      </w:r>
      <w:r w:rsidR="00CA0080">
        <w:rPr>
          <w:sz w:val="24"/>
          <w:szCs w:val="24"/>
        </w:rPr>
        <w:t xml:space="preserve">determined the prevalence of </w:t>
      </w:r>
      <w:r w:rsidR="00DE4D75">
        <w:rPr>
          <w:sz w:val="24"/>
          <w:szCs w:val="24"/>
        </w:rPr>
        <w:t>individual</w:t>
      </w:r>
      <w:r w:rsidR="00CA0080">
        <w:rPr>
          <w:sz w:val="24"/>
          <w:szCs w:val="24"/>
        </w:rPr>
        <w:t xml:space="preserve"> </w:t>
      </w:r>
      <w:r w:rsidR="003D2107">
        <w:rPr>
          <w:sz w:val="24"/>
          <w:szCs w:val="24"/>
        </w:rPr>
        <w:t xml:space="preserve">genetic </w:t>
      </w:r>
      <w:r w:rsidR="00CA0080">
        <w:rPr>
          <w:sz w:val="24"/>
          <w:szCs w:val="24"/>
        </w:rPr>
        <w:t xml:space="preserve">variants </w:t>
      </w:r>
      <w:r w:rsidR="00DE4D75">
        <w:rPr>
          <w:sz w:val="24"/>
          <w:szCs w:val="24"/>
        </w:rPr>
        <w:t>(SNPs, indels)</w:t>
      </w:r>
      <w:r w:rsidR="00014CD6">
        <w:rPr>
          <w:sz w:val="24"/>
          <w:szCs w:val="24"/>
        </w:rPr>
        <w:t xml:space="preserve"> that were unique to or shared between </w:t>
      </w:r>
      <w:r w:rsidR="0018517F">
        <w:rPr>
          <w:sz w:val="24"/>
          <w:szCs w:val="24"/>
        </w:rPr>
        <w:t xml:space="preserve">evolution treatments </w:t>
      </w:r>
      <w:r w:rsidR="00014CD6">
        <w:rPr>
          <w:sz w:val="24"/>
          <w:szCs w:val="24"/>
        </w:rPr>
        <w:t>(Fig</w:t>
      </w:r>
      <w:r w:rsidR="00553782">
        <w:rPr>
          <w:sz w:val="24"/>
          <w:szCs w:val="24"/>
        </w:rPr>
        <w:t>.</w:t>
      </w:r>
      <w:r w:rsidR="00014CD6">
        <w:rPr>
          <w:sz w:val="24"/>
          <w:szCs w:val="24"/>
        </w:rPr>
        <w:t xml:space="preserve"> </w:t>
      </w:r>
      <w:r w:rsidR="003D2107">
        <w:rPr>
          <w:sz w:val="24"/>
          <w:szCs w:val="24"/>
        </w:rPr>
        <w:t>2</w:t>
      </w:r>
      <w:r w:rsidR="00553782">
        <w:rPr>
          <w:sz w:val="24"/>
          <w:szCs w:val="24"/>
        </w:rPr>
        <w:t>C</w:t>
      </w:r>
      <w:r w:rsidR="00014CD6">
        <w:rPr>
          <w:sz w:val="24"/>
          <w:szCs w:val="24"/>
        </w:rPr>
        <w:t xml:space="preserve">). </w:t>
      </w:r>
      <w:r w:rsidR="00AB677F">
        <w:rPr>
          <w:sz w:val="24"/>
          <w:szCs w:val="24"/>
        </w:rPr>
        <w:t xml:space="preserve">Only putative adaptive variants with &gt;20% frequency were included. </w:t>
      </w:r>
      <w:r w:rsidR="007870AE">
        <w:rPr>
          <w:sz w:val="24"/>
          <w:szCs w:val="24"/>
        </w:rPr>
        <w:t>For</w:t>
      </w:r>
      <w:r w:rsidR="00AA78E0">
        <w:rPr>
          <w:sz w:val="24"/>
          <w:szCs w:val="24"/>
        </w:rPr>
        <w:t xml:space="preserve"> </w:t>
      </w:r>
      <w:r w:rsidR="00AF0DB2">
        <w:rPr>
          <w:rFonts w:cstheme="minorHAnsi"/>
          <w:sz w:val="24"/>
          <w:szCs w:val="24"/>
        </w:rPr>
        <w:t>φ</w:t>
      </w:r>
      <w:r w:rsidR="00AA78E0">
        <w:rPr>
          <w:sz w:val="24"/>
          <w:szCs w:val="24"/>
        </w:rPr>
        <w:t>14-1, 2/11 (18%) of 37</w:t>
      </w:r>
      <w:r w:rsidR="00AF0DB2">
        <w:rPr>
          <w:rFonts w:cstheme="minorHAnsi"/>
          <w:sz w:val="24"/>
          <w:szCs w:val="24"/>
        </w:rPr>
        <w:t>°</w:t>
      </w:r>
      <w:r w:rsidR="00AA78E0">
        <w:rPr>
          <w:sz w:val="24"/>
          <w:szCs w:val="24"/>
        </w:rPr>
        <w:t>C static variants and 5/15 (33%) of 42</w:t>
      </w:r>
      <w:r w:rsidR="00AF0DB2">
        <w:rPr>
          <w:rFonts w:cstheme="minorHAnsi"/>
          <w:sz w:val="24"/>
          <w:szCs w:val="24"/>
        </w:rPr>
        <w:t>°</w:t>
      </w:r>
      <w:r w:rsidR="00AA78E0">
        <w:rPr>
          <w:sz w:val="24"/>
          <w:szCs w:val="24"/>
        </w:rPr>
        <w:t xml:space="preserve">C static variants were shared with other </w:t>
      </w:r>
      <w:r w:rsidR="0018517F">
        <w:rPr>
          <w:sz w:val="24"/>
          <w:szCs w:val="24"/>
        </w:rPr>
        <w:t>evolution treatments</w:t>
      </w:r>
      <w:r w:rsidR="00AA78E0">
        <w:rPr>
          <w:sz w:val="24"/>
          <w:szCs w:val="24"/>
        </w:rPr>
        <w:t xml:space="preserve"> compared to 4/9 (44%)</w:t>
      </w:r>
      <w:r w:rsidR="007870AE">
        <w:rPr>
          <w:sz w:val="24"/>
          <w:szCs w:val="24"/>
        </w:rPr>
        <w:t xml:space="preserve"> variants</w:t>
      </w:r>
      <w:r w:rsidR="00AA78E0">
        <w:rPr>
          <w:sz w:val="24"/>
          <w:szCs w:val="24"/>
        </w:rPr>
        <w:t xml:space="preserve"> in fluctuating evolved populations. </w:t>
      </w:r>
      <w:r w:rsidR="007870AE">
        <w:rPr>
          <w:sz w:val="24"/>
          <w:szCs w:val="24"/>
        </w:rPr>
        <w:t xml:space="preserve">For </w:t>
      </w:r>
      <w:r w:rsidR="00AF0DB2">
        <w:rPr>
          <w:rFonts w:cstheme="minorHAnsi"/>
          <w:sz w:val="24"/>
          <w:szCs w:val="24"/>
        </w:rPr>
        <w:t>φ</w:t>
      </w:r>
      <w:r w:rsidR="00AA78E0">
        <w:rPr>
          <w:sz w:val="24"/>
          <w:szCs w:val="24"/>
        </w:rPr>
        <w:t>LUZ19, shared variants constituted 8/32 (35%) of 37</w:t>
      </w:r>
      <w:r w:rsidR="00AF0DB2">
        <w:rPr>
          <w:rFonts w:cstheme="minorHAnsi"/>
          <w:sz w:val="24"/>
          <w:szCs w:val="24"/>
        </w:rPr>
        <w:t>°</w:t>
      </w:r>
      <w:r w:rsidR="00AA78E0">
        <w:rPr>
          <w:sz w:val="24"/>
          <w:szCs w:val="24"/>
        </w:rPr>
        <w:t>C static and 9/20 (45%) of 42</w:t>
      </w:r>
      <w:r w:rsidR="00AF0DB2">
        <w:rPr>
          <w:rFonts w:cstheme="minorHAnsi"/>
          <w:sz w:val="24"/>
          <w:szCs w:val="24"/>
        </w:rPr>
        <w:t>°</w:t>
      </w:r>
      <w:r w:rsidR="00AA78E0">
        <w:rPr>
          <w:sz w:val="24"/>
          <w:szCs w:val="24"/>
        </w:rPr>
        <w:t>C static variants compared to 12/17 (71%) in fluctuating evolved populations.</w:t>
      </w:r>
      <w:r w:rsidR="002141CF">
        <w:rPr>
          <w:sz w:val="24"/>
          <w:szCs w:val="24"/>
        </w:rPr>
        <w:t xml:space="preserve"> To assess the overall impact of evolution treatment on the ratio of unique and shared mutations, we pooled mutations from </w:t>
      </w:r>
      <w:r w:rsidR="002141CF">
        <w:rPr>
          <w:rFonts w:cstheme="minorHAnsi"/>
          <w:sz w:val="24"/>
          <w:szCs w:val="24"/>
        </w:rPr>
        <w:t>φ</w:t>
      </w:r>
      <w:r w:rsidR="002141CF">
        <w:rPr>
          <w:sz w:val="24"/>
          <w:szCs w:val="24"/>
        </w:rPr>
        <w:t xml:space="preserve">14-1 and </w:t>
      </w:r>
      <w:r w:rsidR="002141CF">
        <w:rPr>
          <w:rFonts w:cstheme="minorHAnsi"/>
          <w:sz w:val="24"/>
          <w:szCs w:val="24"/>
        </w:rPr>
        <w:t>φ</w:t>
      </w:r>
      <w:r w:rsidR="002141CF">
        <w:rPr>
          <w:sz w:val="24"/>
          <w:szCs w:val="24"/>
        </w:rPr>
        <w:t xml:space="preserve">LUZ19 observing a significant difference </w:t>
      </w:r>
      <w:r w:rsidR="00CA0080">
        <w:rPr>
          <w:sz w:val="24"/>
          <w:szCs w:val="24"/>
        </w:rPr>
        <w:t xml:space="preserve">in the </w:t>
      </w:r>
      <w:r w:rsidR="00AF0DB2">
        <w:rPr>
          <w:sz w:val="24"/>
          <w:szCs w:val="24"/>
        </w:rPr>
        <w:t xml:space="preserve">prevalence of shared mutations relative to unique mutations between </w:t>
      </w:r>
      <w:r w:rsidR="0018517F">
        <w:rPr>
          <w:sz w:val="24"/>
          <w:szCs w:val="24"/>
        </w:rPr>
        <w:t>evolution treatments</w:t>
      </w:r>
      <w:r w:rsidR="00AF0DB2">
        <w:rPr>
          <w:sz w:val="24"/>
          <w:szCs w:val="24"/>
        </w:rPr>
        <w:t xml:space="preserve"> (Fisher’s exact test:</w:t>
      </w:r>
      <w:r w:rsidR="002141CF">
        <w:rPr>
          <w:sz w:val="24"/>
          <w:szCs w:val="24"/>
        </w:rPr>
        <w:t xml:space="preserve"> p &lt; 0.05</w:t>
      </w:r>
      <w:r w:rsidR="00AF0DB2">
        <w:rPr>
          <w:sz w:val="24"/>
          <w:szCs w:val="24"/>
        </w:rPr>
        <w:t>).</w:t>
      </w:r>
      <w:r w:rsidR="008A363D">
        <w:rPr>
          <w:sz w:val="24"/>
          <w:szCs w:val="24"/>
        </w:rPr>
        <w:t xml:space="preserve"> </w:t>
      </w:r>
      <w:r w:rsidR="002141CF">
        <w:rPr>
          <w:sz w:val="24"/>
          <w:szCs w:val="24"/>
        </w:rPr>
        <w:t>Significant differences were not observed when analysing phages independently (</w:t>
      </w:r>
      <w:r w:rsidR="002141CF">
        <w:rPr>
          <w:rFonts w:cstheme="minorHAnsi"/>
          <w:sz w:val="24"/>
          <w:szCs w:val="24"/>
        </w:rPr>
        <w:t>φ</w:t>
      </w:r>
      <w:r w:rsidR="002141CF">
        <w:rPr>
          <w:sz w:val="24"/>
          <w:szCs w:val="24"/>
        </w:rPr>
        <w:t xml:space="preserve">14-1, p = 0.47; </w:t>
      </w:r>
      <w:r w:rsidR="002141CF">
        <w:rPr>
          <w:rFonts w:cstheme="minorHAnsi"/>
          <w:sz w:val="24"/>
          <w:szCs w:val="24"/>
        </w:rPr>
        <w:t>φ</w:t>
      </w:r>
      <w:r w:rsidR="002141CF">
        <w:rPr>
          <w:sz w:val="24"/>
          <w:szCs w:val="24"/>
        </w:rPr>
        <w:t xml:space="preserve">LUZ19, p = 0.08). </w:t>
      </w:r>
      <w:r w:rsidR="002141CF">
        <w:rPr>
          <w:rFonts w:cstheme="minorHAnsi"/>
          <w:sz w:val="24"/>
          <w:szCs w:val="24"/>
        </w:rPr>
        <w:t>φ</w:t>
      </w:r>
      <w:r w:rsidR="002141CF">
        <w:rPr>
          <w:sz w:val="24"/>
          <w:szCs w:val="24"/>
        </w:rPr>
        <w:t>14-1 fluctuating mutations were primarily shared with 42</w:t>
      </w:r>
      <w:r w:rsidR="002141CF">
        <w:rPr>
          <w:rFonts w:cstheme="minorHAnsi"/>
          <w:sz w:val="24"/>
          <w:szCs w:val="24"/>
        </w:rPr>
        <w:t>°</w:t>
      </w:r>
      <w:r w:rsidR="002141CF">
        <w:rPr>
          <w:sz w:val="24"/>
          <w:szCs w:val="24"/>
        </w:rPr>
        <w:t>C static populations</w:t>
      </w:r>
      <w:del w:id="377" w:author="Samuel Greenrod" w:date="2026-02-01T21:19:00Z" w16du:dateUtc="2026-02-01T21:19:00Z">
        <w:r w:rsidR="002141CF" w:rsidDel="007C65FB">
          <w:rPr>
            <w:sz w:val="24"/>
            <w:szCs w:val="24"/>
          </w:rPr>
          <w:delText xml:space="preserve"> (Fig. S1)</w:delText>
        </w:r>
      </w:del>
      <w:r w:rsidR="002141CF">
        <w:rPr>
          <w:sz w:val="24"/>
          <w:szCs w:val="24"/>
        </w:rPr>
        <w:t xml:space="preserve">. In contrast, </w:t>
      </w:r>
      <w:r w:rsidR="002141CF">
        <w:rPr>
          <w:rFonts w:cstheme="minorHAnsi"/>
          <w:sz w:val="24"/>
          <w:szCs w:val="24"/>
        </w:rPr>
        <w:t>φ</w:t>
      </w:r>
      <w:r w:rsidR="002141CF">
        <w:rPr>
          <w:sz w:val="24"/>
          <w:szCs w:val="24"/>
        </w:rPr>
        <w:t>LUZ19 fluctuating mutations were shared equally with 37</w:t>
      </w:r>
      <w:r w:rsidR="002141CF">
        <w:rPr>
          <w:rFonts w:cstheme="minorHAnsi"/>
          <w:sz w:val="24"/>
          <w:szCs w:val="24"/>
        </w:rPr>
        <w:t>°</w:t>
      </w:r>
      <w:r w:rsidR="002141CF">
        <w:rPr>
          <w:sz w:val="24"/>
          <w:szCs w:val="24"/>
        </w:rPr>
        <w:t>C and 42</w:t>
      </w:r>
      <w:r w:rsidR="002141CF">
        <w:rPr>
          <w:rFonts w:cstheme="minorHAnsi"/>
          <w:sz w:val="24"/>
          <w:szCs w:val="24"/>
        </w:rPr>
        <w:t>°</w:t>
      </w:r>
      <w:r w:rsidR="002141CF">
        <w:rPr>
          <w:sz w:val="24"/>
          <w:szCs w:val="24"/>
        </w:rPr>
        <w:t>C static populations.</w:t>
      </w:r>
    </w:p>
    <w:p w14:paraId="111B3960" w14:textId="780FB116" w:rsidR="00272DB1" w:rsidRDefault="008A363D" w:rsidP="00142FBF">
      <w:pPr>
        <w:jc w:val="both"/>
        <w:rPr>
          <w:sz w:val="24"/>
          <w:szCs w:val="24"/>
        </w:rPr>
      </w:pPr>
      <w:r>
        <w:rPr>
          <w:sz w:val="24"/>
          <w:szCs w:val="24"/>
        </w:rPr>
        <w:t>Finally, we investigated which mutations drove clustering between fluctuating and static populations (Fig</w:t>
      </w:r>
      <w:r w:rsidR="00553782">
        <w:rPr>
          <w:sz w:val="24"/>
          <w:szCs w:val="24"/>
        </w:rPr>
        <w:t>.</w:t>
      </w:r>
      <w:r>
        <w:rPr>
          <w:sz w:val="24"/>
          <w:szCs w:val="24"/>
        </w:rPr>
        <w:t xml:space="preserve"> </w:t>
      </w:r>
      <w:r w:rsidR="002141CF">
        <w:rPr>
          <w:sz w:val="24"/>
          <w:szCs w:val="24"/>
        </w:rPr>
        <w:t>S</w:t>
      </w:r>
      <w:ins w:id="378" w:author="Samuel Greenrod" w:date="2026-02-01T21:53:00Z" w16du:dateUtc="2026-02-01T21:53:00Z">
        <w:r w:rsidR="00253FA3">
          <w:rPr>
            <w:sz w:val="24"/>
            <w:szCs w:val="24"/>
          </w:rPr>
          <w:t>3</w:t>
        </w:r>
      </w:ins>
      <w:del w:id="379" w:author="Samuel Greenrod" w:date="2026-02-01T21:53:00Z" w16du:dateUtc="2026-02-01T21:53:00Z">
        <w:r w:rsidR="002141CF" w:rsidDel="00253FA3">
          <w:rPr>
            <w:sz w:val="24"/>
            <w:szCs w:val="24"/>
          </w:rPr>
          <w:delText>2</w:delText>
        </w:r>
      </w:del>
      <w:r w:rsidR="00034E63">
        <w:rPr>
          <w:sz w:val="24"/>
          <w:szCs w:val="24"/>
        </w:rPr>
        <w:t>; Table S1</w:t>
      </w:r>
      <w:r>
        <w:rPr>
          <w:sz w:val="24"/>
          <w:szCs w:val="24"/>
        </w:rPr>
        <w:t xml:space="preserve">). While </w:t>
      </w:r>
      <w:r w:rsidR="002D44C9">
        <w:rPr>
          <w:rFonts w:cstheme="minorHAnsi"/>
          <w:sz w:val="24"/>
          <w:szCs w:val="24"/>
        </w:rPr>
        <w:t>φ</w:t>
      </w:r>
      <w:r>
        <w:rPr>
          <w:sz w:val="24"/>
          <w:szCs w:val="24"/>
        </w:rPr>
        <w:t>14-1 fluctuating and 37</w:t>
      </w:r>
      <w:r w:rsidR="002D44C9">
        <w:rPr>
          <w:rFonts w:cstheme="minorHAnsi"/>
          <w:sz w:val="24"/>
          <w:szCs w:val="24"/>
        </w:rPr>
        <w:t>°</w:t>
      </w:r>
      <w:r>
        <w:rPr>
          <w:sz w:val="24"/>
          <w:szCs w:val="24"/>
        </w:rPr>
        <w:t>C static populations showed little clustering, two fluctuating populations clustered with the 42</w:t>
      </w:r>
      <w:r w:rsidR="002D44C9">
        <w:rPr>
          <w:rFonts w:cstheme="minorHAnsi"/>
          <w:sz w:val="24"/>
          <w:szCs w:val="24"/>
        </w:rPr>
        <w:t>°</w:t>
      </w:r>
      <w:r>
        <w:rPr>
          <w:sz w:val="24"/>
          <w:szCs w:val="24"/>
        </w:rPr>
        <w:t>C static clade. These</w:t>
      </w:r>
      <w:r w:rsidR="00576393">
        <w:rPr>
          <w:sz w:val="24"/>
          <w:szCs w:val="24"/>
        </w:rPr>
        <w:t xml:space="preserve"> two replicate populations contained </w:t>
      </w:r>
      <w:r>
        <w:rPr>
          <w:sz w:val="24"/>
          <w:szCs w:val="24"/>
        </w:rPr>
        <w:t xml:space="preserve">parallel </w:t>
      </w:r>
      <w:r w:rsidR="00576393">
        <w:rPr>
          <w:sz w:val="24"/>
          <w:szCs w:val="24"/>
        </w:rPr>
        <w:t>deletion</w:t>
      </w:r>
      <w:r>
        <w:rPr>
          <w:sz w:val="24"/>
          <w:szCs w:val="24"/>
        </w:rPr>
        <w:t>s</w:t>
      </w:r>
      <w:r w:rsidR="00576393">
        <w:rPr>
          <w:sz w:val="24"/>
          <w:szCs w:val="24"/>
        </w:rPr>
        <w:t xml:space="preserve"> in a hypothetical protein with high similarity to a DNA ligase</w:t>
      </w:r>
      <w:r w:rsidR="00E24081">
        <w:rPr>
          <w:sz w:val="24"/>
          <w:szCs w:val="24"/>
        </w:rPr>
        <w:t xml:space="preserve"> (</w:t>
      </w:r>
      <w:r w:rsidR="00553782">
        <w:rPr>
          <w:sz w:val="24"/>
          <w:szCs w:val="24"/>
        </w:rPr>
        <w:t xml:space="preserve">BlastP: 97.47% identity, 95% sequence overlap with </w:t>
      </w:r>
      <w:r w:rsidR="00553782" w:rsidRPr="000633FD">
        <w:rPr>
          <w:sz w:val="24"/>
          <w:szCs w:val="24"/>
        </w:rPr>
        <w:t>Pseudomonas phage PhL_UNISO_PA-DSM_ph0031</w:t>
      </w:r>
      <w:r w:rsidR="00553782">
        <w:rPr>
          <w:sz w:val="24"/>
          <w:szCs w:val="24"/>
        </w:rPr>
        <w:t xml:space="preserve"> DNA ligase protein</w:t>
      </w:r>
      <w:r w:rsidR="00E24081">
        <w:rPr>
          <w:sz w:val="24"/>
          <w:szCs w:val="24"/>
        </w:rPr>
        <w:t>)</w:t>
      </w:r>
      <w:r w:rsidR="00576393">
        <w:rPr>
          <w:sz w:val="24"/>
          <w:szCs w:val="24"/>
        </w:rPr>
        <w:t xml:space="preserve">, previously </w:t>
      </w:r>
      <w:r>
        <w:rPr>
          <w:sz w:val="24"/>
          <w:szCs w:val="24"/>
        </w:rPr>
        <w:t>identified in all</w:t>
      </w:r>
      <w:r w:rsidR="003D2107">
        <w:rPr>
          <w:sz w:val="24"/>
          <w:szCs w:val="24"/>
        </w:rPr>
        <w:t xml:space="preserve"> </w:t>
      </w:r>
      <w:r w:rsidR="003D2107">
        <w:rPr>
          <w:rFonts w:cstheme="minorHAnsi"/>
          <w:sz w:val="24"/>
          <w:szCs w:val="24"/>
        </w:rPr>
        <w:t>φ</w:t>
      </w:r>
      <w:r w:rsidR="003D2107">
        <w:rPr>
          <w:sz w:val="24"/>
          <w:szCs w:val="24"/>
        </w:rPr>
        <w:t>14-1</w:t>
      </w:r>
      <w:r>
        <w:rPr>
          <w:sz w:val="24"/>
          <w:szCs w:val="24"/>
        </w:rPr>
        <w:t xml:space="preserve"> 42</w:t>
      </w:r>
      <w:r w:rsidR="002D44C9">
        <w:rPr>
          <w:rFonts w:cstheme="minorHAnsi"/>
          <w:sz w:val="24"/>
          <w:szCs w:val="24"/>
        </w:rPr>
        <w:t>°</w:t>
      </w:r>
      <w:r>
        <w:rPr>
          <w:sz w:val="24"/>
          <w:szCs w:val="24"/>
        </w:rPr>
        <w:t xml:space="preserve">C static </w:t>
      </w:r>
      <w:r w:rsidRPr="00A75097">
        <w:rPr>
          <w:sz w:val="24"/>
          <w:szCs w:val="24"/>
        </w:rPr>
        <w:t>populations</w:t>
      </w:r>
      <w:r w:rsidR="00576393" w:rsidRPr="00A75097">
        <w:rPr>
          <w:sz w:val="24"/>
          <w:szCs w:val="24"/>
        </w:rPr>
        <w:t xml:space="preserve"> </w:t>
      </w:r>
      <w:r w:rsidR="00A75097" w:rsidRPr="00894ED3">
        <w:rPr>
          <w:sz w:val="24"/>
          <w:szCs w:val="24"/>
        </w:rPr>
        <w:fldChar w:fldCharType="begin"/>
      </w:r>
      <w:r w:rsidR="00A042C4">
        <w:rPr>
          <w:sz w:val="24"/>
          <w:szCs w:val="24"/>
        </w:rPr>
        <w:instrText xml:space="preserve"> ADDIN ZOTERO_ITEM CSL_CITATION {"citationID":"WEfq9i62","properties":{"formattedCitation":"[32]","plainCitation":"[32]","noteIndex":0},"citationItems":[{"id":"3ShIdf5J/XIGQgsWs","uris":["http://zotero.org/users/local/sgFDdPY0/items/ZEVGKDPJ"],"itemData":{"id":3692,"type":"article","abstract":"Environmental stress drives biodiversity loss by altering competitive hierarchies and pushing taxa towards extinction. Parasites and their communities are particularly vulnerable to stress due to environmental sensitivity of infection steps, variation in species tolerance during co-infections, and dependence on host fitness. Parasite populations might avoid extinction through evolutionary rescue - whereby rapid adaptation to stress enables persistence - but whether this process can preserve community diversity remains unclear. Here, we study the impact of evolutionary rescue in a simple parasite community by propagating populations of two viral parasites (bacteriophages φ14-1 and φLUZ19) of Pseudomonas aeruginosa in monoculture and co-culture under two thermal conditions, a control temperature (37°C) and a high temperature that restricts φ14-1 growth (42°C). We show that evolutionary rescue of φ14-1 prevented extinction in monoculture. Rescue of this phage in co-culture made it a superior competitor, and it replaced φLUZ19 as the dominant phage at high temperature. We determine that evolutionary rescue occurred through mutations in genes linked to attachment to bacterial hosts and within-host replication. We also show that competitive suppression by φ14-1 constrained φLUZ19 molecular evolution. Our findings suggest that evolutionary rescue can prevent the extinction of some parasites, but may inadvertently destabilise the community and facilitate further biodiversity loss. This work underscores the need to take an eco-evolutionary approach to predict the responses of communities to global climate change.","DOI":"10.1101/2025.09.25.678511","language":"en","license":"© 2025, Posted by Cold Spring Harbor Laboratory. This pre-print is available under a Creative Commons License (Attribution-NoDerivs 4.0 International), CC BY-ND 4.0, as described at http://creativecommons.org/licenses/by-nd/4.0/","note":"ISSN: 2692-8205\npage: 2025.09.25.678511\nsection: New Results","publisher":"bioRxiv","source":"bioRxiv","title":"Evolutionary rescue accelerates competitive exclusion in a parasite community","URL":"https://www.biorxiv.org/content/10.1101/2025.09.25.678511v1","author":[{"family":"Greenrod","given":"Samuel TE"},{"family":"Cazares","given":"Daniel"},{"family":"Slesak","given":"Weronika A."},{"family":"Hector","given":"Tobias"},{"family":"MacLean","given":"R. Craig"},{"family":"King","given":"Kayla C."}],"accessed":{"date-parts":[["2025",9,28]]},"issued":{"date-parts":[["2025",9,27]]}}}],"schema":"https://github.com/citation-style-language/schema/raw/master/csl-citation.json"} </w:instrText>
      </w:r>
      <w:r w:rsidR="00A75097" w:rsidRPr="00894ED3">
        <w:rPr>
          <w:sz w:val="24"/>
          <w:szCs w:val="24"/>
        </w:rPr>
        <w:fldChar w:fldCharType="separate"/>
      </w:r>
      <w:r w:rsidR="00A042C4" w:rsidRPr="00A042C4">
        <w:rPr>
          <w:rFonts w:ascii="Calibri" w:hAnsi="Calibri" w:cs="Calibri"/>
          <w:sz w:val="24"/>
        </w:rPr>
        <w:t>[32]</w:t>
      </w:r>
      <w:r w:rsidR="00A75097" w:rsidRPr="00894ED3">
        <w:rPr>
          <w:sz w:val="24"/>
          <w:szCs w:val="24"/>
        </w:rPr>
        <w:fldChar w:fldCharType="end"/>
      </w:r>
      <w:r w:rsidR="00A75097" w:rsidRPr="00A75097">
        <w:rPr>
          <w:sz w:val="24"/>
          <w:szCs w:val="24"/>
        </w:rPr>
        <w:t xml:space="preserve">. </w:t>
      </w:r>
      <w:ins w:id="380" w:author="Samuel Greenrod" w:date="2026-01-24T17:19:00Z" w16du:dateUtc="2026-01-24T17:19:00Z">
        <w:r w:rsidR="00637807">
          <w:rPr>
            <w:sz w:val="24"/>
            <w:szCs w:val="24"/>
          </w:rPr>
          <w:t xml:space="preserve">As found with static evolved populations </w:t>
        </w:r>
      </w:ins>
      <w:r w:rsidR="00637807">
        <w:rPr>
          <w:sz w:val="24"/>
          <w:szCs w:val="24"/>
        </w:rPr>
        <w:fldChar w:fldCharType="begin"/>
      </w:r>
      <w:r w:rsidR="00A042C4">
        <w:rPr>
          <w:sz w:val="24"/>
          <w:szCs w:val="24"/>
        </w:rPr>
        <w:instrText xml:space="preserve"> ADDIN ZOTERO_ITEM CSL_CITATION {"citationID":"jjQnN8Ob","properties":{"formattedCitation":"[32]","plainCitation":"[32]","noteIndex":0},"citationItems":[{"id":"3ShIdf5J/XIGQgsWs","uris":["http://zotero.org/users/local/sgFDdPY0/items/ZEVGKDPJ"],"itemData":{"id":"JuC5t6pT/INYeIwqc","type":"article","abstract":"Environmental stress drives biodiversity loss by altering competitive hierarchies and pushing taxa towards extinction. Parasites and their communities are particularly vulnerable to stress due to environmental sensitivity of infection steps, variation in species tolerance during co-infections, and dependence on host fitness. Parasite populations might avoid extinction through evolutionary rescue - whereby rapid adaptation to stress enables persistence - but whether this process can preserve community diversity remains unclear. Here, we study the impact of evolutionary rescue in a simple parasite community by propagating populations of two viral parasites (bacteriophages φ14-1 and φLUZ19) of Pseudomonas aeruginosa in monoculture and co-culture under two thermal conditions, a control temperature (37°C) and a high temperature that restricts φ14-1 growth (42°C). We show that evolutionary rescue of φ14-1 prevented extinction in monoculture. Rescue of this phage in co-culture made it a superior competitor, and it replaced φLUZ19 as the dominant phage at high temperature. We determine that evolutionary rescue occurred through mutations in genes linked to attachment to bacterial hosts and within-host replication. We also show that competitive suppression by φ14-1 constrained φLUZ19 molecular evolution. Our findings suggest that evolutionary rescue can prevent the extinction of some parasites, but may inadvertently destabilise the community and facilitate further biodiversity loss. This work underscores the need to take an eco-evolutionary approach to predict the responses of communities to global climate change.","DOI":"10.1101/2025.09.25.678511","language":"en","license":"© 2025, Posted by Cold Spring Harbor Laboratory. This pre-print is available under a Creative Commons License (Attribution-NoDerivs 4.0 International), CC BY-ND 4.0, as described at http://creativecommons.org/licenses/by-nd/4.0/","note":"ISSN: 2692-8205\npage: 2025.09.25.678511\nsection: New Results","publisher":"bioRxiv","source":"bioRxiv","title":"Evolutionary rescue accelerates competitive exclusion in a parasite community","URL":"https://www.biorxiv.org/content/10.1101/2025.09.25.678511v1","author":[{"family":"Greenrod","given":"Samuel TE"},{"family":"Cazares","given":"Daniel"},{"family":"Slesak","given":"Weronika A."},{"family":"Hector","given":"Tobias"},{"family":"MacLean","given":"R. Craig"},{"family":"King","given":"Kayla C."}],"accessed":{"date-parts":[["2025",9,28]]},"issued":{"date-parts":[["2025",9,27]]}}}],"schema":"https://github.com/citation-style-language/schema/raw/master/csl-citation.json"} </w:instrText>
      </w:r>
      <w:r w:rsidR="00637807">
        <w:rPr>
          <w:sz w:val="24"/>
          <w:szCs w:val="24"/>
        </w:rPr>
        <w:fldChar w:fldCharType="separate"/>
      </w:r>
      <w:r w:rsidR="00A042C4" w:rsidRPr="00A042C4">
        <w:rPr>
          <w:rFonts w:ascii="Calibri" w:hAnsi="Calibri" w:cs="Calibri"/>
          <w:sz w:val="24"/>
        </w:rPr>
        <w:t>[32]</w:t>
      </w:r>
      <w:r w:rsidR="00637807">
        <w:rPr>
          <w:sz w:val="24"/>
          <w:szCs w:val="24"/>
        </w:rPr>
        <w:fldChar w:fldCharType="end"/>
      </w:r>
      <w:ins w:id="381" w:author="Samuel Greenrod" w:date="2026-01-24T17:19:00Z" w16du:dateUtc="2026-01-24T17:19:00Z">
        <w:r w:rsidR="00637807">
          <w:rPr>
            <w:sz w:val="24"/>
            <w:szCs w:val="24"/>
          </w:rPr>
          <w:t>, all fluctuating</w:t>
        </w:r>
      </w:ins>
      <w:ins w:id="382" w:author="Samuel Greenrod" w:date="2026-01-24T17:18:00Z" w16du:dateUtc="2026-01-24T17:18:00Z">
        <w:r w:rsidR="003130B0">
          <w:rPr>
            <w:sz w:val="24"/>
            <w:szCs w:val="24"/>
          </w:rPr>
          <w:t xml:space="preserve"> </w:t>
        </w:r>
      </w:ins>
      <w:ins w:id="383" w:author="Samuel Greenrod" w:date="2026-01-24T17:16:00Z" w16du:dateUtc="2026-01-24T17:16:00Z">
        <w:r w:rsidR="003323F3" w:rsidRPr="00A75097">
          <w:rPr>
            <w:rFonts w:cstheme="minorHAnsi"/>
            <w:sz w:val="24"/>
            <w:szCs w:val="24"/>
          </w:rPr>
          <w:t>φ</w:t>
        </w:r>
        <w:r w:rsidR="003323F3" w:rsidRPr="00A75097">
          <w:rPr>
            <w:sz w:val="24"/>
            <w:szCs w:val="24"/>
          </w:rPr>
          <w:t>LUZ19</w:t>
        </w:r>
        <w:r w:rsidR="003323F3">
          <w:rPr>
            <w:sz w:val="24"/>
            <w:szCs w:val="24"/>
          </w:rPr>
          <w:t xml:space="preserve"> populations</w:t>
        </w:r>
      </w:ins>
      <w:ins w:id="384" w:author="Samuel Greenrod" w:date="2026-01-24T17:17:00Z" w16du:dateUtc="2026-01-24T17:17:00Z">
        <w:r w:rsidR="00B84418">
          <w:rPr>
            <w:sz w:val="24"/>
            <w:szCs w:val="24"/>
          </w:rPr>
          <w:t xml:space="preserve"> acquired mutations </w:t>
        </w:r>
        <w:r w:rsidR="003130B0">
          <w:rPr>
            <w:sz w:val="24"/>
            <w:szCs w:val="24"/>
          </w:rPr>
          <w:t xml:space="preserve">in tail fiber genes </w:t>
        </w:r>
      </w:ins>
      <w:ins w:id="385" w:author="Samuel Greenrod" w:date="2026-01-24T17:18:00Z" w16du:dateUtc="2026-01-24T17:18:00Z">
        <w:r w:rsidR="003130B0">
          <w:rPr>
            <w:sz w:val="24"/>
            <w:szCs w:val="24"/>
          </w:rPr>
          <w:t>indicating selection on these genes is</w:t>
        </w:r>
      </w:ins>
      <w:ins w:id="386" w:author="Samuel Greenrod" w:date="2026-02-01T18:51:00Z" w16du:dateUtc="2026-02-01T18:51:00Z">
        <w:r w:rsidR="00FD0325">
          <w:rPr>
            <w:sz w:val="24"/>
            <w:szCs w:val="24"/>
          </w:rPr>
          <w:t xml:space="preserve"> strong but</w:t>
        </w:r>
      </w:ins>
      <w:ins w:id="387" w:author="Samuel Greenrod" w:date="2026-01-24T17:18:00Z" w16du:dateUtc="2026-01-24T17:18:00Z">
        <w:r w:rsidR="003130B0">
          <w:rPr>
            <w:sz w:val="24"/>
            <w:szCs w:val="24"/>
          </w:rPr>
          <w:t xml:space="preserve"> independent of thermal regime. </w:t>
        </w:r>
      </w:ins>
      <w:r w:rsidRPr="00A75097">
        <w:rPr>
          <w:sz w:val="24"/>
          <w:szCs w:val="24"/>
        </w:rPr>
        <w:t xml:space="preserve">The clustering of 5/6 </w:t>
      </w:r>
      <w:r w:rsidR="00BF29E6" w:rsidRPr="00A75097">
        <w:rPr>
          <w:rFonts w:cstheme="minorHAnsi"/>
          <w:sz w:val="24"/>
          <w:szCs w:val="24"/>
        </w:rPr>
        <w:t>φ</w:t>
      </w:r>
      <w:r w:rsidR="00D36751" w:rsidRPr="00A75097">
        <w:rPr>
          <w:sz w:val="24"/>
          <w:szCs w:val="24"/>
        </w:rPr>
        <w:t xml:space="preserve">LUZ19 </w:t>
      </w:r>
      <w:r w:rsidRPr="00A75097">
        <w:rPr>
          <w:sz w:val="24"/>
          <w:szCs w:val="24"/>
        </w:rPr>
        <w:t xml:space="preserve">fluctuating </w:t>
      </w:r>
      <w:r w:rsidR="00D36751" w:rsidRPr="00A75097">
        <w:rPr>
          <w:sz w:val="24"/>
          <w:szCs w:val="24"/>
        </w:rPr>
        <w:t xml:space="preserve">populations </w:t>
      </w:r>
      <w:r w:rsidRPr="00A75097">
        <w:rPr>
          <w:sz w:val="24"/>
          <w:szCs w:val="24"/>
        </w:rPr>
        <w:t>with the 42</w:t>
      </w:r>
      <w:r w:rsidR="00854239" w:rsidRPr="00A75097">
        <w:rPr>
          <w:rFonts w:cstheme="minorHAnsi"/>
          <w:sz w:val="24"/>
          <w:szCs w:val="24"/>
        </w:rPr>
        <w:t>°</w:t>
      </w:r>
      <w:r w:rsidRPr="00A75097">
        <w:rPr>
          <w:sz w:val="24"/>
          <w:szCs w:val="24"/>
        </w:rPr>
        <w:t>C static populations were attributed to parallel insertions in</w:t>
      </w:r>
      <w:r w:rsidR="00D36751" w:rsidRPr="00A75097">
        <w:rPr>
          <w:sz w:val="24"/>
          <w:szCs w:val="24"/>
        </w:rPr>
        <w:t xml:space="preserve"> a</w:t>
      </w:r>
      <w:r w:rsidR="00547F57" w:rsidRPr="00A75097">
        <w:rPr>
          <w:sz w:val="24"/>
          <w:szCs w:val="24"/>
        </w:rPr>
        <w:t xml:space="preserve">n intergenic region between two </w:t>
      </w:r>
      <w:r w:rsidR="00D36751" w:rsidRPr="00A75097">
        <w:rPr>
          <w:sz w:val="24"/>
          <w:szCs w:val="24"/>
        </w:rPr>
        <w:t>hypothetical protein</w:t>
      </w:r>
      <w:r w:rsidR="00547F57" w:rsidRPr="00A75097">
        <w:rPr>
          <w:sz w:val="24"/>
          <w:szCs w:val="24"/>
        </w:rPr>
        <w:t>s</w:t>
      </w:r>
      <w:r w:rsidR="00D36751" w:rsidRPr="00A75097">
        <w:rPr>
          <w:sz w:val="24"/>
          <w:szCs w:val="24"/>
        </w:rPr>
        <w:t xml:space="preserve">. </w:t>
      </w:r>
      <w:r w:rsidRPr="00A75097">
        <w:rPr>
          <w:sz w:val="24"/>
          <w:szCs w:val="24"/>
        </w:rPr>
        <w:t>This</w:t>
      </w:r>
      <w:r w:rsidR="00547F57" w:rsidRPr="00A75097">
        <w:rPr>
          <w:sz w:val="24"/>
          <w:szCs w:val="24"/>
        </w:rPr>
        <w:t xml:space="preserve"> intergenic insertion </w:t>
      </w:r>
      <w:r w:rsidRPr="00A75097">
        <w:rPr>
          <w:sz w:val="24"/>
          <w:szCs w:val="24"/>
        </w:rPr>
        <w:t xml:space="preserve">was </w:t>
      </w:r>
      <w:del w:id="388" w:author="Samuel Greenrod" w:date="2026-01-24T17:18:00Z" w16du:dateUtc="2026-01-24T17:18:00Z">
        <w:r w:rsidRPr="00A75097" w:rsidDel="00871054">
          <w:rPr>
            <w:sz w:val="24"/>
            <w:szCs w:val="24"/>
          </w:rPr>
          <w:delText xml:space="preserve">also </w:delText>
        </w:r>
      </w:del>
      <w:r w:rsidRPr="00A75097">
        <w:rPr>
          <w:sz w:val="24"/>
          <w:szCs w:val="24"/>
        </w:rPr>
        <w:t xml:space="preserve">previously identified </w:t>
      </w:r>
      <w:r w:rsidR="00547F57" w:rsidRPr="00A75097">
        <w:rPr>
          <w:sz w:val="24"/>
          <w:szCs w:val="24"/>
        </w:rPr>
        <w:t xml:space="preserve">in </w:t>
      </w:r>
      <w:r w:rsidRPr="00A75097">
        <w:rPr>
          <w:sz w:val="24"/>
          <w:szCs w:val="24"/>
        </w:rPr>
        <w:t xml:space="preserve">all </w:t>
      </w:r>
      <w:r w:rsidR="003D2107" w:rsidRPr="00A75097">
        <w:rPr>
          <w:rFonts w:cstheme="minorHAnsi"/>
          <w:sz w:val="24"/>
          <w:szCs w:val="24"/>
        </w:rPr>
        <w:t>φ</w:t>
      </w:r>
      <w:r w:rsidR="003D2107" w:rsidRPr="00A75097">
        <w:rPr>
          <w:sz w:val="24"/>
          <w:szCs w:val="24"/>
        </w:rPr>
        <w:t xml:space="preserve">LUZ19 </w:t>
      </w:r>
      <w:r w:rsidR="00547F57" w:rsidRPr="00A75097">
        <w:rPr>
          <w:sz w:val="24"/>
          <w:szCs w:val="24"/>
        </w:rPr>
        <w:t>42</w:t>
      </w:r>
      <w:r w:rsidR="00BF29E6" w:rsidRPr="00A75097">
        <w:rPr>
          <w:rFonts w:cstheme="minorHAnsi"/>
          <w:sz w:val="24"/>
          <w:szCs w:val="24"/>
        </w:rPr>
        <w:t>°</w:t>
      </w:r>
      <w:r w:rsidR="00547F57" w:rsidRPr="00A75097">
        <w:rPr>
          <w:sz w:val="24"/>
          <w:szCs w:val="24"/>
        </w:rPr>
        <w:t xml:space="preserve">C </w:t>
      </w:r>
      <w:r w:rsidRPr="00A75097">
        <w:rPr>
          <w:sz w:val="24"/>
          <w:szCs w:val="24"/>
        </w:rPr>
        <w:t>static populations</w:t>
      </w:r>
      <w:r w:rsidR="00547F57" w:rsidRPr="00A75097">
        <w:rPr>
          <w:sz w:val="24"/>
          <w:szCs w:val="24"/>
        </w:rPr>
        <w:t xml:space="preserve"> </w:t>
      </w:r>
      <w:r w:rsidR="00A75097" w:rsidRPr="00894ED3">
        <w:rPr>
          <w:sz w:val="24"/>
          <w:szCs w:val="24"/>
        </w:rPr>
        <w:fldChar w:fldCharType="begin"/>
      </w:r>
      <w:r w:rsidR="00A042C4">
        <w:rPr>
          <w:sz w:val="24"/>
          <w:szCs w:val="24"/>
        </w:rPr>
        <w:instrText xml:space="preserve"> ADDIN ZOTERO_ITEM CSL_CITATION {"citationID":"LqCoxKfj","properties":{"formattedCitation":"[32]","plainCitation":"[32]","noteIndex":0},"citationItems":[{"id":"3ShIdf5J/XIGQgsWs","uris":["http://zotero.org/users/local/sgFDdPY0/items/ZEVGKDPJ"],"itemData":{"id":3692,"type":"article","abstract":"Environmental stress drives biodiversity loss by altering competitive hierarchies and pushing taxa towards extinction. Parasites and their communities are particularly vulnerable to stress due to environmental sensitivity of infection steps, variation in species tolerance during co-infections, and dependence on host fitness. Parasite populations might avoid extinction through evolutionary rescue - whereby rapid adaptation to stress enables persistence - but whether this process can preserve community diversity remains unclear. Here, we study the impact of evolutionary rescue in a simple parasite community by propagating populations of two viral parasites (bacteriophages φ14-1 and φLUZ19) of Pseudomonas aeruginosa in monoculture and co-culture under two thermal conditions, a control temperature (37°C) and a high temperature that restricts φ14-1 growth (42°C). We show that evolutionary rescue of φ14-1 prevented extinction in monoculture. Rescue of this phage in co-culture made it a superior competitor, and it replaced φLUZ19 as the dominant phage at high temperature. We determine that evolutionary rescue occurred through mutations in genes linked to attachment to bacterial hosts and within-host replication. We also show that competitive suppression by φ14-1 constrained φLUZ19 molecular evolution. Our findings suggest that evolutionary rescue can prevent the extinction of some parasites, but may inadvertently destabilise the community and facilitate further biodiversity loss. This work underscores the need to take an eco-evolutionary approach to predict the responses of communities to global climate change.","DOI":"10.1101/2025.09.25.678511","language":"en","license":"© 2025, Posted by Cold Spring Harbor Laboratory. This pre-print is available under a Creative Commons License (Attribution-NoDerivs 4.0 International), CC BY-ND 4.0, as described at http://creativecommons.org/licenses/by-nd/4.0/","note":"ISSN: 2692-8205\npage: 2025.09.25.678511\nsection: New Results","publisher":"bioRxiv","source":"bioRxiv","title":"Evolutionary rescue accelerates competitive exclusion in a parasite community","URL":"https://www.biorxiv.org/content/10.1101/2025.09.25.678511v1","author":[{"family":"Greenrod","given":"Samuel TE"},{"family":"Cazares","given":"Daniel"},{"family":"Slesak","given":"Weronika A."},{"family":"Hector","given":"Tobias"},{"family":"MacLean","given":"R. Craig"},{"family":"King","given":"Kayla C."}],"accessed":{"date-parts":[["2025",9,28]]},"issued":{"date-parts":[["2025",9,27]]}}}],"schema":"https://github.com/citation-style-language/schema/raw/master/csl-citation.json"} </w:instrText>
      </w:r>
      <w:r w:rsidR="00A75097" w:rsidRPr="00894ED3">
        <w:rPr>
          <w:sz w:val="24"/>
          <w:szCs w:val="24"/>
        </w:rPr>
        <w:fldChar w:fldCharType="separate"/>
      </w:r>
      <w:r w:rsidR="00A042C4" w:rsidRPr="00A042C4">
        <w:rPr>
          <w:rFonts w:ascii="Calibri" w:hAnsi="Calibri" w:cs="Calibri"/>
          <w:sz w:val="24"/>
        </w:rPr>
        <w:t>[32]</w:t>
      </w:r>
      <w:r w:rsidR="00A75097" w:rsidRPr="00894ED3">
        <w:rPr>
          <w:sz w:val="24"/>
          <w:szCs w:val="24"/>
        </w:rPr>
        <w:fldChar w:fldCharType="end"/>
      </w:r>
      <w:r w:rsidR="00A75097" w:rsidRPr="00A75097">
        <w:rPr>
          <w:sz w:val="24"/>
          <w:szCs w:val="24"/>
        </w:rPr>
        <w:t>.</w:t>
      </w:r>
    </w:p>
    <w:p w14:paraId="2B9A2224" w14:textId="77777777" w:rsidR="006065BC" w:rsidRDefault="006065BC" w:rsidP="00845CCB">
      <w:pPr>
        <w:jc w:val="both"/>
        <w:rPr>
          <w:b/>
          <w:bCs/>
          <w:sz w:val="24"/>
          <w:szCs w:val="24"/>
        </w:rPr>
      </w:pPr>
    </w:p>
    <w:p w14:paraId="0D0B02B1" w14:textId="77777777" w:rsidR="006065BC" w:rsidDel="007C65FB" w:rsidRDefault="006065BC" w:rsidP="00845CCB">
      <w:pPr>
        <w:jc w:val="both"/>
        <w:rPr>
          <w:del w:id="389" w:author="Samuel Greenrod" w:date="2026-02-01T21:19:00Z" w16du:dateUtc="2026-02-01T21:19:00Z"/>
          <w:b/>
          <w:bCs/>
          <w:sz w:val="24"/>
          <w:szCs w:val="24"/>
        </w:rPr>
      </w:pPr>
    </w:p>
    <w:p w14:paraId="71DF0134" w14:textId="77777777" w:rsidR="006065BC" w:rsidDel="007C65FB" w:rsidRDefault="006065BC" w:rsidP="00845CCB">
      <w:pPr>
        <w:jc w:val="both"/>
        <w:rPr>
          <w:del w:id="390" w:author="Samuel Greenrod" w:date="2026-02-01T21:19:00Z" w16du:dateUtc="2026-02-01T21:19:00Z"/>
          <w:b/>
          <w:bCs/>
        </w:rPr>
      </w:pPr>
    </w:p>
    <w:p w14:paraId="4D45A250" w14:textId="77777777" w:rsidR="006065BC" w:rsidDel="007C65FB" w:rsidRDefault="006065BC" w:rsidP="00845CCB">
      <w:pPr>
        <w:jc w:val="both"/>
        <w:rPr>
          <w:del w:id="391" w:author="Samuel Greenrod" w:date="2026-02-01T21:19:00Z" w16du:dateUtc="2026-02-01T21:19:00Z"/>
          <w:b/>
          <w:bCs/>
        </w:rPr>
      </w:pPr>
    </w:p>
    <w:p w14:paraId="5E00198F" w14:textId="77777777" w:rsidR="006065BC" w:rsidDel="007C65FB" w:rsidRDefault="006065BC" w:rsidP="00845CCB">
      <w:pPr>
        <w:jc w:val="both"/>
        <w:rPr>
          <w:del w:id="392" w:author="Samuel Greenrod" w:date="2026-02-01T21:19:00Z" w16du:dateUtc="2026-02-01T21:19:00Z"/>
          <w:b/>
          <w:bCs/>
        </w:rPr>
      </w:pPr>
    </w:p>
    <w:p w14:paraId="33FD45AC" w14:textId="77777777" w:rsidR="006065BC" w:rsidDel="007C65FB" w:rsidRDefault="006065BC" w:rsidP="00845CCB">
      <w:pPr>
        <w:jc w:val="both"/>
        <w:rPr>
          <w:del w:id="393" w:author="Samuel Greenrod" w:date="2026-02-01T21:19:00Z" w16du:dateUtc="2026-02-01T21:19:00Z"/>
          <w:b/>
          <w:bCs/>
        </w:rPr>
      </w:pPr>
    </w:p>
    <w:p w14:paraId="11E358B9" w14:textId="77777777" w:rsidR="006065BC" w:rsidRDefault="006065BC" w:rsidP="00845CCB">
      <w:pPr>
        <w:jc w:val="both"/>
        <w:rPr>
          <w:b/>
          <w:bCs/>
        </w:rPr>
      </w:pPr>
    </w:p>
    <w:p w14:paraId="6B21119D" w14:textId="468FF67E" w:rsidR="006065BC" w:rsidRDefault="006065BC" w:rsidP="00845CCB">
      <w:pPr>
        <w:jc w:val="both"/>
        <w:rPr>
          <w:b/>
          <w:bCs/>
        </w:rPr>
      </w:pPr>
      <w:del w:id="394" w:author="Samuel Greenrod" w:date="2026-02-01T21:16:00Z" w16du:dateUtc="2026-02-01T21:16:00Z">
        <w:r w:rsidRPr="006065BC" w:rsidDel="00BE1596">
          <w:rPr>
            <w:noProof/>
          </w:rPr>
          <w:drawing>
            <wp:anchor distT="0" distB="0" distL="114300" distR="114300" simplePos="0" relativeHeight="251661312" behindDoc="0" locked="0" layoutInCell="1" allowOverlap="1" wp14:anchorId="145831FA" wp14:editId="27125C66">
              <wp:simplePos x="0" y="0"/>
              <wp:positionH relativeFrom="margin">
                <wp:posOffset>-84455</wp:posOffset>
              </wp:positionH>
              <wp:positionV relativeFrom="paragraph">
                <wp:posOffset>0</wp:posOffset>
              </wp:positionV>
              <wp:extent cx="5919470" cy="7117080"/>
              <wp:effectExtent l="0" t="0" r="5080" b="7620"/>
              <wp:wrapTopAndBottom/>
              <wp:docPr id="741093866" name="Picture 2" descr="A collage of diagra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093866" name="Picture 2" descr="A collage of diagram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19470" cy="7117080"/>
                      </a:xfrm>
                      <a:prstGeom prst="rect">
                        <a:avLst/>
                      </a:prstGeom>
                    </pic:spPr>
                  </pic:pic>
                </a:graphicData>
              </a:graphic>
              <wp14:sizeRelH relativeFrom="page">
                <wp14:pctWidth>0</wp14:pctWidth>
              </wp14:sizeRelH>
              <wp14:sizeRelV relativeFrom="page">
                <wp14:pctHeight>0</wp14:pctHeight>
              </wp14:sizeRelV>
            </wp:anchor>
          </w:drawing>
        </w:r>
      </w:del>
      <w:ins w:id="395" w:author="Samuel Greenrod" w:date="2026-02-01T21:16:00Z" w16du:dateUtc="2026-02-01T21:16:00Z">
        <w:r w:rsidR="00BE1596">
          <w:rPr>
            <w:b/>
            <w:bCs/>
            <w:noProof/>
          </w:rPr>
          <w:drawing>
            <wp:inline distT="0" distB="0" distL="0" distR="0" wp14:anchorId="1BF007EF" wp14:editId="71440816">
              <wp:extent cx="5731510" cy="7310120"/>
              <wp:effectExtent l="0" t="0" r="2540" b="5080"/>
              <wp:docPr id="11071930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193089" name="Picture 110719308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7310120"/>
                      </a:xfrm>
                      <a:prstGeom prst="rect">
                        <a:avLst/>
                      </a:prstGeom>
                    </pic:spPr>
                  </pic:pic>
                </a:graphicData>
              </a:graphic>
            </wp:inline>
          </w:drawing>
        </w:r>
      </w:ins>
    </w:p>
    <w:p w14:paraId="4B9F80D1" w14:textId="3B2FCF93" w:rsidR="00845CCB" w:rsidRPr="006065BC" w:rsidRDefault="00845CCB" w:rsidP="00845CCB">
      <w:pPr>
        <w:jc w:val="both"/>
        <w:rPr>
          <w:sz w:val="24"/>
          <w:szCs w:val="24"/>
        </w:rPr>
      </w:pPr>
      <w:r w:rsidRPr="006065BC">
        <w:rPr>
          <w:b/>
          <w:bCs/>
          <w:sz w:val="24"/>
          <w:szCs w:val="24"/>
        </w:rPr>
        <w:t xml:space="preserve">Figure </w:t>
      </w:r>
      <w:r w:rsidR="003D2107" w:rsidRPr="006065BC">
        <w:rPr>
          <w:b/>
          <w:bCs/>
          <w:sz w:val="24"/>
          <w:szCs w:val="24"/>
        </w:rPr>
        <w:t>2</w:t>
      </w:r>
      <w:r w:rsidRPr="006065BC">
        <w:rPr>
          <w:b/>
          <w:bCs/>
          <w:sz w:val="24"/>
          <w:szCs w:val="24"/>
        </w:rPr>
        <w:t xml:space="preserve">. Fluctuating temperatures </w:t>
      </w:r>
      <w:r w:rsidR="00E00527" w:rsidRPr="006065BC">
        <w:rPr>
          <w:b/>
          <w:bCs/>
          <w:sz w:val="24"/>
          <w:szCs w:val="24"/>
        </w:rPr>
        <w:t xml:space="preserve">select </w:t>
      </w:r>
      <w:r w:rsidR="008E73D0" w:rsidRPr="006065BC">
        <w:rPr>
          <w:b/>
          <w:bCs/>
          <w:sz w:val="24"/>
          <w:szCs w:val="24"/>
        </w:rPr>
        <w:t>for specialist mutations</w:t>
      </w:r>
      <w:r w:rsidRPr="006065BC">
        <w:rPr>
          <w:b/>
          <w:bCs/>
          <w:sz w:val="24"/>
          <w:szCs w:val="24"/>
        </w:rPr>
        <w:t>.</w:t>
      </w:r>
      <w:r w:rsidRPr="006065BC">
        <w:rPr>
          <w:sz w:val="24"/>
          <w:szCs w:val="24"/>
        </w:rPr>
        <w:t xml:space="preserve"> </w:t>
      </w:r>
      <w:r w:rsidRPr="006065BC">
        <w:rPr>
          <w:b/>
          <w:bCs/>
          <w:sz w:val="24"/>
          <w:szCs w:val="24"/>
        </w:rPr>
        <w:t>A</w:t>
      </w:r>
      <w:r w:rsidRPr="006065BC">
        <w:rPr>
          <w:sz w:val="24"/>
          <w:szCs w:val="24"/>
        </w:rPr>
        <w:t xml:space="preserve">) Neighbour-joining trees </w:t>
      </w:r>
      <w:r w:rsidR="00080687" w:rsidRPr="006065BC">
        <w:rPr>
          <w:sz w:val="24"/>
          <w:szCs w:val="24"/>
        </w:rPr>
        <w:t xml:space="preserve">of evolved and ancestral phage populations </w:t>
      </w:r>
      <w:r w:rsidRPr="006065BC">
        <w:rPr>
          <w:sz w:val="24"/>
          <w:szCs w:val="24"/>
        </w:rPr>
        <w:t>constructed using Euclidean genetic distances. Genetic distances were calculated based on the presence and frequency of mutations present at &gt; 10% frequency. Tree is rooted at the ancestor and populations are coloured by evolved treatment.</w:t>
      </w:r>
      <w:r w:rsidRPr="006065BC">
        <w:rPr>
          <w:b/>
          <w:bCs/>
          <w:sz w:val="24"/>
          <w:szCs w:val="24"/>
        </w:rPr>
        <w:t xml:space="preserve"> </w:t>
      </w:r>
      <w:r w:rsidR="00A4223F" w:rsidRPr="006065BC">
        <w:rPr>
          <w:b/>
          <w:bCs/>
          <w:sz w:val="24"/>
          <w:szCs w:val="24"/>
        </w:rPr>
        <w:t>B</w:t>
      </w:r>
      <w:r w:rsidR="00A4223F" w:rsidRPr="006065BC">
        <w:rPr>
          <w:sz w:val="24"/>
          <w:szCs w:val="24"/>
        </w:rPr>
        <w:t xml:space="preserve">) </w:t>
      </w:r>
      <w:r w:rsidR="00080687" w:rsidRPr="006065BC">
        <w:rPr>
          <w:rFonts w:cstheme="minorHAnsi"/>
          <w:sz w:val="24"/>
          <w:szCs w:val="24"/>
        </w:rPr>
        <w:t xml:space="preserve">Phage </w:t>
      </w:r>
      <w:r w:rsidR="00A4223F" w:rsidRPr="006065BC">
        <w:rPr>
          <w:sz w:val="24"/>
          <w:szCs w:val="24"/>
        </w:rPr>
        <w:t xml:space="preserve">evolution rates, measured based on Euclidean </w:t>
      </w:r>
      <w:r w:rsidR="00A4223F" w:rsidRPr="006065BC">
        <w:rPr>
          <w:sz w:val="24"/>
          <w:szCs w:val="24"/>
        </w:rPr>
        <w:lastRenderedPageBreak/>
        <w:t xml:space="preserve">genetic distance from the ancestor, for evolved monoculture phage populations. *** = p &lt; 0.001. </w:t>
      </w:r>
      <w:r w:rsidR="00275E12" w:rsidRPr="006065BC">
        <w:rPr>
          <w:b/>
          <w:bCs/>
          <w:sz w:val="24"/>
          <w:szCs w:val="24"/>
        </w:rPr>
        <w:t>C</w:t>
      </w:r>
      <w:r w:rsidRPr="006065BC">
        <w:rPr>
          <w:sz w:val="24"/>
          <w:szCs w:val="24"/>
        </w:rPr>
        <w:t xml:space="preserve">) </w:t>
      </w:r>
      <w:del w:id="396" w:author="Samuel Greenrod" w:date="2026-02-01T21:17:00Z" w16du:dateUtc="2026-02-01T21:17:00Z">
        <w:r w:rsidR="00275E12" w:rsidRPr="006065BC" w:rsidDel="00BE1596">
          <w:rPr>
            <w:sz w:val="24"/>
            <w:szCs w:val="24"/>
          </w:rPr>
          <w:delText>Stacked b</w:delText>
        </w:r>
        <w:r w:rsidRPr="006065BC" w:rsidDel="00BE1596">
          <w:rPr>
            <w:sz w:val="24"/>
            <w:szCs w:val="24"/>
          </w:rPr>
          <w:delText>ar charts</w:delText>
        </w:r>
      </w:del>
      <w:ins w:id="397" w:author="Samuel Greenrod" w:date="2026-02-01T21:17:00Z" w16du:dateUtc="2026-02-01T21:17:00Z">
        <w:r w:rsidR="00BE1596">
          <w:rPr>
            <w:sz w:val="24"/>
            <w:szCs w:val="24"/>
          </w:rPr>
          <w:t>Venn diagrams</w:t>
        </w:r>
      </w:ins>
      <w:r w:rsidRPr="006065BC">
        <w:rPr>
          <w:sz w:val="24"/>
          <w:szCs w:val="24"/>
        </w:rPr>
        <w:t xml:space="preserve"> show the number of </w:t>
      </w:r>
      <w:r w:rsidR="00275E12" w:rsidRPr="006065BC">
        <w:rPr>
          <w:sz w:val="24"/>
          <w:szCs w:val="24"/>
        </w:rPr>
        <w:t>high frequency</w:t>
      </w:r>
      <w:r w:rsidR="00761CD9" w:rsidRPr="006065BC">
        <w:rPr>
          <w:sz w:val="24"/>
          <w:szCs w:val="24"/>
        </w:rPr>
        <w:t xml:space="preserve"> (&gt;20% frequency), putative adaptive</w:t>
      </w:r>
      <w:r w:rsidRPr="006065BC">
        <w:rPr>
          <w:sz w:val="24"/>
          <w:szCs w:val="24"/>
        </w:rPr>
        <w:t xml:space="preserve"> </w:t>
      </w:r>
      <w:r w:rsidR="008E73D0" w:rsidRPr="006065BC">
        <w:rPr>
          <w:sz w:val="24"/>
          <w:szCs w:val="24"/>
        </w:rPr>
        <w:t xml:space="preserve">variants </w:t>
      </w:r>
      <w:r w:rsidRPr="006065BC">
        <w:rPr>
          <w:sz w:val="24"/>
          <w:szCs w:val="24"/>
        </w:rPr>
        <w:t xml:space="preserve">that are unique to or shared between </w:t>
      </w:r>
      <w:r w:rsidR="0018517F" w:rsidRPr="006065BC">
        <w:rPr>
          <w:sz w:val="24"/>
          <w:szCs w:val="24"/>
        </w:rPr>
        <w:t>evolution treatments.</w:t>
      </w:r>
      <w:r w:rsidRPr="006065BC">
        <w:rPr>
          <w:sz w:val="24"/>
          <w:szCs w:val="24"/>
        </w:rPr>
        <w:t xml:space="preserve"> </w:t>
      </w:r>
      <w:del w:id="398" w:author="Samuel Greenrod" w:date="2026-02-01T21:17:00Z" w16du:dateUtc="2026-02-01T21:17:00Z">
        <w:r w:rsidR="00275E12" w:rsidRPr="006065BC" w:rsidDel="00916316">
          <w:rPr>
            <w:sz w:val="24"/>
            <w:szCs w:val="24"/>
          </w:rPr>
          <w:delText xml:space="preserve">Bars are coloured by </w:delText>
        </w:r>
        <w:r w:rsidR="0018517F" w:rsidRPr="006065BC" w:rsidDel="00916316">
          <w:rPr>
            <w:sz w:val="24"/>
            <w:szCs w:val="24"/>
          </w:rPr>
          <w:delText>evolution treatment</w:delText>
        </w:r>
        <w:r w:rsidR="00275E12" w:rsidRPr="006065BC" w:rsidDel="00916316">
          <w:rPr>
            <w:sz w:val="24"/>
            <w:szCs w:val="24"/>
          </w:rPr>
          <w:delText>. Unique genes are shown as clear bars and shared genes are shown as striped bars</w:delText>
        </w:r>
      </w:del>
      <w:ins w:id="399" w:author="Samuel Greenrod" w:date="2026-02-01T21:17:00Z" w16du:dateUtc="2026-02-01T21:17:00Z">
        <w:r w:rsidR="00916316">
          <w:rPr>
            <w:sz w:val="24"/>
            <w:szCs w:val="24"/>
          </w:rPr>
          <w:t>Venn diagram sections are coloured based on the number of variants</w:t>
        </w:r>
      </w:ins>
      <w:r w:rsidR="00275E12" w:rsidRPr="006065BC">
        <w:rPr>
          <w:sz w:val="24"/>
          <w:szCs w:val="24"/>
        </w:rPr>
        <w:t>.</w:t>
      </w:r>
      <w:r w:rsidR="00A4223F" w:rsidRPr="006065BC">
        <w:rPr>
          <w:sz w:val="24"/>
          <w:szCs w:val="24"/>
        </w:rPr>
        <w:t xml:space="preserve"> </w:t>
      </w:r>
      <w:r w:rsidR="00F72FD0" w:rsidRPr="006065BC">
        <w:rPr>
          <w:sz w:val="24"/>
          <w:szCs w:val="24"/>
        </w:rPr>
        <w:t>Static temperature data was adapted from</w:t>
      </w:r>
      <w:r w:rsidR="00A75097" w:rsidRPr="006065BC">
        <w:rPr>
          <w:sz w:val="24"/>
          <w:szCs w:val="24"/>
        </w:rPr>
        <w:t xml:space="preserve"> ref.</w:t>
      </w:r>
      <w:r w:rsidR="00F72FD0" w:rsidRPr="006065BC">
        <w:rPr>
          <w:sz w:val="24"/>
          <w:szCs w:val="24"/>
        </w:rPr>
        <w:t xml:space="preserve"> </w:t>
      </w:r>
      <w:r w:rsidR="00A75097" w:rsidRPr="006065BC">
        <w:rPr>
          <w:sz w:val="24"/>
          <w:szCs w:val="24"/>
        </w:rPr>
        <w:fldChar w:fldCharType="begin"/>
      </w:r>
      <w:r w:rsidR="00A042C4">
        <w:rPr>
          <w:sz w:val="24"/>
          <w:szCs w:val="24"/>
        </w:rPr>
        <w:instrText xml:space="preserve"> ADDIN ZOTERO_ITEM CSL_CITATION {"citationID":"ZSwxkMMH","properties":{"formattedCitation":"[32]","plainCitation":"[32]","noteIndex":0},"citationItems":[{"id":"3ShIdf5J/XIGQgsWs","uris":["http://zotero.org/users/local/sgFDdPY0/items/ZEVGKDPJ"],"itemData":{"id":3692,"type":"article","abstract":"Environmental stress drives biodiversity loss by altering competitive hierarchies and pushing taxa towards extinction. Parasites and their communities are particularly vulnerable to stress due to environmental sensitivity of infection steps, variation in species tolerance during co-infections, and dependence on host fitness. Parasite populations might avoid extinction through evolutionary rescue - whereby rapid adaptation to stress enables persistence - but whether this process can preserve community diversity remains unclear. Here, we study the impact of evolutionary rescue in a simple parasite community by propagating populations of two viral parasites (bacteriophages φ14-1 and φLUZ19) of Pseudomonas aeruginosa in monoculture and co-culture under two thermal conditions, a control temperature (37°C) and a high temperature that restricts φ14-1 growth (42°C). We show that evolutionary rescue of φ14-1 prevented extinction in monoculture. Rescue of this phage in co-culture made it a superior competitor, and it replaced φLUZ19 as the dominant phage at high temperature. We determine that evolutionary rescue occurred through mutations in genes linked to attachment to bacterial hosts and within-host replication. We also show that competitive suppression by φ14-1 constrained φLUZ19 molecular evolution. Our findings suggest that evolutionary rescue can prevent the extinction of some parasites, but may inadvertently destabilise the community and facilitate further biodiversity loss. This work underscores the need to take an eco-evolutionary approach to predict the responses of communities to global climate change.","DOI":"10.1101/2025.09.25.678511","language":"en","license":"© 2025, Posted by Cold Spring Harbor Laboratory. This pre-print is available under a Creative Commons License (Attribution-NoDerivs 4.0 International), CC BY-ND 4.0, as described at http://creativecommons.org/licenses/by-nd/4.0/","note":"ISSN: 2692-8205\npage: 2025.09.25.678511\nsection: New Results","publisher":"bioRxiv","source":"bioRxiv","title":"Evolutionary rescue accelerates competitive exclusion in a parasite community","URL":"https://www.biorxiv.org/content/10.1101/2025.09.25.678511v1","author":[{"family":"Greenrod","given":"Samuel TE"},{"family":"Cazares","given":"Daniel"},{"family":"Slesak","given":"Weronika A."},{"family":"Hector","given":"Tobias"},{"family":"MacLean","given":"R. Craig"},{"family":"King","given":"Kayla C."}],"accessed":{"date-parts":[["2025",9,28]]},"issued":{"date-parts":[["2025",9,27]]}}}],"schema":"https://github.com/citation-style-language/schema/raw/master/csl-citation.json"} </w:instrText>
      </w:r>
      <w:r w:rsidR="00A75097" w:rsidRPr="006065BC">
        <w:rPr>
          <w:sz w:val="24"/>
          <w:szCs w:val="24"/>
        </w:rPr>
        <w:fldChar w:fldCharType="separate"/>
      </w:r>
      <w:r w:rsidR="00A042C4" w:rsidRPr="00A042C4">
        <w:rPr>
          <w:rFonts w:ascii="Calibri" w:hAnsi="Calibri" w:cs="Calibri"/>
          <w:sz w:val="24"/>
        </w:rPr>
        <w:t>[32]</w:t>
      </w:r>
      <w:r w:rsidR="00A75097" w:rsidRPr="006065BC">
        <w:rPr>
          <w:sz w:val="24"/>
          <w:szCs w:val="24"/>
        </w:rPr>
        <w:fldChar w:fldCharType="end"/>
      </w:r>
      <w:r w:rsidR="00A75097" w:rsidRPr="006065BC">
        <w:rPr>
          <w:sz w:val="24"/>
          <w:szCs w:val="24"/>
        </w:rPr>
        <w:t>.</w:t>
      </w:r>
    </w:p>
    <w:p w14:paraId="6EF16E2C" w14:textId="77777777" w:rsidR="009F7F27" w:rsidRPr="00F36D27" w:rsidRDefault="009F7F27" w:rsidP="00845CCB">
      <w:pPr>
        <w:jc w:val="both"/>
      </w:pPr>
    </w:p>
    <w:p w14:paraId="7744A85A" w14:textId="4F0A3D18" w:rsidR="00272DB1" w:rsidRPr="000D3A8C" w:rsidRDefault="008D5A1A" w:rsidP="00AD4206">
      <w:pPr>
        <w:jc w:val="both"/>
        <w:rPr>
          <w:b/>
          <w:bCs/>
          <w:sz w:val="24"/>
          <w:szCs w:val="24"/>
        </w:rPr>
      </w:pPr>
      <w:bookmarkStart w:id="400" w:name="_Hlk208589272"/>
      <w:r>
        <w:rPr>
          <w:b/>
          <w:bCs/>
          <w:sz w:val="24"/>
          <w:szCs w:val="24"/>
        </w:rPr>
        <w:t>Co</w:t>
      </w:r>
      <w:r w:rsidR="005823CB">
        <w:rPr>
          <w:b/>
          <w:bCs/>
          <w:sz w:val="24"/>
          <w:szCs w:val="24"/>
        </w:rPr>
        <w:t xml:space="preserve">-selection </w:t>
      </w:r>
      <w:r w:rsidR="000D3A8C">
        <w:rPr>
          <w:b/>
          <w:bCs/>
          <w:sz w:val="24"/>
          <w:szCs w:val="24"/>
        </w:rPr>
        <w:t>constrain</w:t>
      </w:r>
      <w:r w:rsidR="006123D2">
        <w:rPr>
          <w:b/>
          <w:bCs/>
          <w:sz w:val="24"/>
          <w:szCs w:val="24"/>
        </w:rPr>
        <w:t>s</w:t>
      </w:r>
      <w:r w:rsidR="000D3A8C">
        <w:rPr>
          <w:b/>
          <w:bCs/>
          <w:sz w:val="24"/>
          <w:szCs w:val="24"/>
        </w:rPr>
        <w:t xml:space="preserve"> </w:t>
      </w:r>
      <w:r w:rsidR="00980930">
        <w:rPr>
          <w:b/>
          <w:bCs/>
          <w:sz w:val="24"/>
          <w:szCs w:val="24"/>
        </w:rPr>
        <w:t xml:space="preserve">molecular </w:t>
      </w:r>
      <w:r w:rsidR="000D3A8C">
        <w:rPr>
          <w:b/>
          <w:bCs/>
          <w:sz w:val="24"/>
          <w:szCs w:val="24"/>
        </w:rPr>
        <w:t>evolution</w:t>
      </w:r>
    </w:p>
    <w:bookmarkEnd w:id="400"/>
    <w:p w14:paraId="51F3D678" w14:textId="233CF3FE" w:rsidR="00F5530B" w:rsidRDefault="00E83FE1" w:rsidP="00AD4206">
      <w:pPr>
        <w:jc w:val="both"/>
        <w:rPr>
          <w:sz w:val="24"/>
          <w:szCs w:val="24"/>
        </w:rPr>
      </w:pPr>
      <w:r>
        <w:rPr>
          <w:sz w:val="24"/>
          <w:szCs w:val="24"/>
        </w:rPr>
        <w:t xml:space="preserve">By reducing </w:t>
      </w:r>
      <w:del w:id="401" w:author="Samuel Greenrod" w:date="2026-02-01T19:39:00Z" w16du:dateUtc="2026-02-01T19:39:00Z">
        <w:r w:rsidDel="00EE5D8F">
          <w:rPr>
            <w:sz w:val="24"/>
            <w:szCs w:val="24"/>
          </w:rPr>
          <w:delText>growth rates</w:delText>
        </w:r>
      </w:del>
      <w:ins w:id="402" w:author="Samuel Greenrod" w:date="2026-02-01T19:39:00Z" w16du:dateUtc="2026-02-01T19:39:00Z">
        <w:r w:rsidR="00EE5D8F">
          <w:rPr>
            <w:sz w:val="24"/>
            <w:szCs w:val="24"/>
          </w:rPr>
          <w:t>popul</w:t>
        </w:r>
      </w:ins>
      <w:ins w:id="403" w:author="Samuel Greenrod" w:date="2026-02-01T19:40:00Z" w16du:dateUtc="2026-02-01T19:40:00Z">
        <w:r w:rsidR="00EE5D8F">
          <w:rPr>
            <w:sz w:val="24"/>
            <w:szCs w:val="24"/>
          </w:rPr>
          <w:t xml:space="preserve">ation </w:t>
        </w:r>
        <w:r w:rsidR="00147918">
          <w:rPr>
            <w:sz w:val="24"/>
            <w:szCs w:val="24"/>
          </w:rPr>
          <w:t>growth rates</w:t>
        </w:r>
      </w:ins>
      <w:r>
        <w:rPr>
          <w:sz w:val="24"/>
          <w:szCs w:val="24"/>
        </w:rPr>
        <w:t xml:space="preserve">, </w:t>
      </w:r>
      <w:r w:rsidR="00FC3152">
        <w:rPr>
          <w:sz w:val="24"/>
          <w:szCs w:val="24"/>
        </w:rPr>
        <w:t xml:space="preserve">co-selection from </w:t>
      </w:r>
      <w:r>
        <w:rPr>
          <w:sz w:val="24"/>
          <w:szCs w:val="24"/>
        </w:rPr>
        <w:t xml:space="preserve">fluctuating temperatures and competition are </w:t>
      </w:r>
      <w:r w:rsidR="00A51BE9">
        <w:rPr>
          <w:sz w:val="24"/>
          <w:szCs w:val="24"/>
        </w:rPr>
        <w:t xml:space="preserve">expected to </w:t>
      </w:r>
      <w:r w:rsidR="00B91FE0">
        <w:rPr>
          <w:sz w:val="24"/>
          <w:szCs w:val="24"/>
        </w:rPr>
        <w:t xml:space="preserve">reduce evolution rates and restrict the acquisition of adaptive mutations </w:t>
      </w:r>
      <w:r w:rsidR="00B91FE0">
        <w:rPr>
          <w:sz w:val="24"/>
          <w:szCs w:val="24"/>
        </w:rPr>
        <w:fldChar w:fldCharType="begin"/>
      </w:r>
      <w:r w:rsidR="00BF0BEE">
        <w:rPr>
          <w:sz w:val="24"/>
          <w:szCs w:val="24"/>
        </w:rPr>
        <w:instrText xml:space="preserve"> ADDIN ZOTERO_ITEM CSL_CITATION {"citationID":"ooGPf0QZ","properties":{"formattedCitation":"[12]","plainCitation":"[12]","noteIndex":0},"citationItems":[{"id":"3ShIdf5J/qqLBjzzM","uris":["http://zotero.org/users/local/sgFDdPY0/items/27D5JGTI"],"itemData":{"id":3430,"type":"article-journal","abstract":"Humans impact natural systems in a multitude of ways, yet the cumulative effect of multiple stressors on ecological communities remains largely unknown. Here we synthesized 171 studies that manipulated two or more stressors in marine and coastal systems and found that cumulative effects in individual studies were additive (26%), synergistic (36%), and antagonistic (38%). The overall interaction effect across all studies was synergistic, but interaction type varied by response level (community: antagonistic, population: synergistic), trophic level (autotrophs: antagonistic, heterotrophs: synergistic), and specific stressor pair (seven pairs additive, three pairs each synergistic and antagonistic). Addition of a third stressor changed interaction effects significantly in two-thirds of all cases and doubled the number of synergistic interactions. Given that most studies were performed in laboratories where stressor effects can be carefully isolated, these three-stressor results suggest that synergies may be quite common in nature where more than two stressors almost always coexist. While significant gaps exist in multiple stressor research, our results suggest an immediate need to account for stressor interactions in ecological studies and conservation planning.","container-title":"Ecology Letters","DOI":"10.1111/j.1461-0248.2008.01253.x","ISSN":"1461-0248","issue":"12","language":"en","license":"© 2008 Blackwell Publishing Ltd/CNRS","note":"_eprint: https://onlinelibrary.wiley.com/doi/pdf/10.1111/j.1461-0248.2008.01253.x","page":"1304-1315","source":"Wiley Online Library","title":"Interactive and cumulative effects of multiple human stressors in marine systems","volume":"11","author":[{"family":"Crain","given":"Caitlin Mullan"},{"family":"Kroeker","given":"Kristy"},{"family":"Halpern","given":"Benjamin S."}],"issued":{"date-parts":[["2008"]]}}}],"schema":"https://github.com/citation-style-language/schema/raw/master/csl-citation.json"} </w:instrText>
      </w:r>
      <w:r w:rsidR="00B91FE0">
        <w:rPr>
          <w:sz w:val="24"/>
          <w:szCs w:val="24"/>
        </w:rPr>
        <w:fldChar w:fldCharType="separate"/>
      </w:r>
      <w:r w:rsidR="00241582" w:rsidRPr="00241582">
        <w:rPr>
          <w:rFonts w:ascii="Calibri" w:hAnsi="Calibri" w:cs="Calibri"/>
          <w:sz w:val="24"/>
        </w:rPr>
        <w:t>[12]</w:t>
      </w:r>
      <w:r w:rsidR="00B91FE0">
        <w:rPr>
          <w:sz w:val="24"/>
          <w:szCs w:val="24"/>
        </w:rPr>
        <w:fldChar w:fldCharType="end"/>
      </w:r>
      <w:r w:rsidR="00A51BE9">
        <w:rPr>
          <w:sz w:val="24"/>
          <w:szCs w:val="24"/>
        </w:rPr>
        <w:t xml:space="preserve">. </w:t>
      </w:r>
      <w:r w:rsidR="00B91FE0">
        <w:rPr>
          <w:sz w:val="24"/>
          <w:szCs w:val="24"/>
        </w:rPr>
        <w:t xml:space="preserve">Due to their elevated growth rates, </w:t>
      </w:r>
      <w:r w:rsidR="000D3A8C">
        <w:rPr>
          <w:sz w:val="24"/>
          <w:szCs w:val="24"/>
        </w:rPr>
        <w:t xml:space="preserve">we hypothesised that </w:t>
      </w:r>
      <w:r w:rsidR="00B91FE0">
        <w:rPr>
          <w:rFonts w:cstheme="minorHAnsi"/>
          <w:sz w:val="24"/>
          <w:szCs w:val="24"/>
        </w:rPr>
        <w:t>φ</w:t>
      </w:r>
      <w:r w:rsidR="00B91FE0">
        <w:rPr>
          <w:sz w:val="24"/>
          <w:szCs w:val="24"/>
        </w:rPr>
        <w:t xml:space="preserve">14-1 </w:t>
      </w:r>
      <w:r w:rsidR="000D3A8C">
        <w:rPr>
          <w:sz w:val="24"/>
          <w:szCs w:val="24"/>
        </w:rPr>
        <w:t xml:space="preserve">fluctuating co-culture populations would have higher evolution rates than monoculture populations. </w:t>
      </w:r>
      <w:r w:rsidR="007D1010">
        <w:rPr>
          <w:sz w:val="24"/>
          <w:szCs w:val="24"/>
        </w:rPr>
        <w:t xml:space="preserve">No significant difference in evolution rate was observed for </w:t>
      </w:r>
      <w:r w:rsidR="00F72FD0">
        <w:rPr>
          <w:rFonts w:cstheme="minorHAnsi"/>
          <w:sz w:val="24"/>
          <w:szCs w:val="24"/>
        </w:rPr>
        <w:t>φ</w:t>
      </w:r>
      <w:r w:rsidR="00F72FD0">
        <w:rPr>
          <w:sz w:val="24"/>
          <w:szCs w:val="24"/>
        </w:rPr>
        <w:t xml:space="preserve">14-1 </w:t>
      </w:r>
      <w:r w:rsidR="007D1010">
        <w:rPr>
          <w:sz w:val="24"/>
          <w:szCs w:val="24"/>
        </w:rPr>
        <w:t>co-culture populations compared to monoculture populations (</w:t>
      </w:r>
      <w:r w:rsidR="003D6FEA">
        <w:rPr>
          <w:sz w:val="24"/>
          <w:szCs w:val="24"/>
        </w:rPr>
        <w:t>F</w:t>
      </w:r>
      <w:r w:rsidR="003D6FEA" w:rsidRPr="00D56147">
        <w:rPr>
          <w:sz w:val="24"/>
          <w:szCs w:val="24"/>
          <w:vertAlign w:val="subscript"/>
        </w:rPr>
        <w:t>1,10</w:t>
      </w:r>
      <w:r w:rsidR="003D6FEA">
        <w:rPr>
          <w:sz w:val="24"/>
          <w:szCs w:val="24"/>
        </w:rPr>
        <w:t xml:space="preserve"> = 4.1</w:t>
      </w:r>
      <w:r w:rsidR="007D1010">
        <w:rPr>
          <w:sz w:val="24"/>
          <w:szCs w:val="24"/>
        </w:rPr>
        <w:t>, p = 0.07) (Fig</w:t>
      </w:r>
      <w:r w:rsidR="00553C91">
        <w:rPr>
          <w:sz w:val="24"/>
          <w:szCs w:val="24"/>
        </w:rPr>
        <w:t>.</w:t>
      </w:r>
      <w:r w:rsidR="007D1010">
        <w:rPr>
          <w:sz w:val="24"/>
          <w:szCs w:val="24"/>
        </w:rPr>
        <w:t xml:space="preserve"> </w:t>
      </w:r>
      <w:r w:rsidR="003D2107">
        <w:rPr>
          <w:sz w:val="24"/>
          <w:szCs w:val="24"/>
        </w:rPr>
        <w:t>3</w:t>
      </w:r>
      <w:r w:rsidR="00553C91">
        <w:rPr>
          <w:sz w:val="24"/>
          <w:szCs w:val="24"/>
        </w:rPr>
        <w:t>A</w:t>
      </w:r>
      <w:r w:rsidR="007D1010">
        <w:rPr>
          <w:sz w:val="24"/>
          <w:szCs w:val="24"/>
        </w:rPr>
        <w:t xml:space="preserve">). </w:t>
      </w:r>
      <w:r w:rsidR="003D6FEA">
        <w:rPr>
          <w:sz w:val="24"/>
          <w:szCs w:val="24"/>
        </w:rPr>
        <w:t>However, non-significance was driven by a single low evolution rate replicate in the co-culture treatment; when the replicate was removed, co-culture populations ha</w:t>
      </w:r>
      <w:r w:rsidR="0089733D">
        <w:rPr>
          <w:sz w:val="24"/>
          <w:szCs w:val="24"/>
        </w:rPr>
        <w:t>d</w:t>
      </w:r>
      <w:r w:rsidR="003D6FEA">
        <w:rPr>
          <w:sz w:val="24"/>
          <w:szCs w:val="24"/>
        </w:rPr>
        <w:t xml:space="preserve"> significantly greater evolution rates than monoculture (F</w:t>
      </w:r>
      <w:r w:rsidR="003D6FEA" w:rsidRPr="00D56147">
        <w:rPr>
          <w:sz w:val="24"/>
          <w:szCs w:val="24"/>
          <w:vertAlign w:val="subscript"/>
        </w:rPr>
        <w:t xml:space="preserve">1,9 </w:t>
      </w:r>
      <w:r w:rsidR="003D6FEA">
        <w:rPr>
          <w:sz w:val="24"/>
          <w:szCs w:val="24"/>
        </w:rPr>
        <w:t xml:space="preserve">= 8.6, p &lt; 0.05). </w:t>
      </w:r>
      <w:r w:rsidR="00F5530B">
        <w:rPr>
          <w:sz w:val="24"/>
          <w:szCs w:val="24"/>
        </w:rPr>
        <w:t xml:space="preserve">We also found no significant difference in within-group variation in evolution rates between monoculture and co-culture populations (t(10) = 1.50, p = 0.17), although the difference was </w:t>
      </w:r>
      <w:r w:rsidR="003D2107">
        <w:rPr>
          <w:sz w:val="24"/>
          <w:szCs w:val="24"/>
        </w:rPr>
        <w:t xml:space="preserve">also </w:t>
      </w:r>
      <w:r w:rsidR="00F5530B">
        <w:rPr>
          <w:sz w:val="24"/>
          <w:szCs w:val="24"/>
        </w:rPr>
        <w:t>significant once the low evolution rate co-culture replicate was removed (t(10) = 3.6, p &lt; 0.01).</w:t>
      </w:r>
    </w:p>
    <w:p w14:paraId="195FCB24" w14:textId="0F099201" w:rsidR="002E46D7" w:rsidRDefault="000D3A8C" w:rsidP="00AD4206">
      <w:pPr>
        <w:jc w:val="both"/>
        <w:rPr>
          <w:sz w:val="24"/>
          <w:szCs w:val="24"/>
        </w:rPr>
      </w:pPr>
      <w:r>
        <w:rPr>
          <w:sz w:val="24"/>
          <w:szCs w:val="24"/>
        </w:rPr>
        <w:t xml:space="preserve">For </w:t>
      </w:r>
      <w:r w:rsidR="00B91FE0">
        <w:rPr>
          <w:rFonts w:cstheme="minorHAnsi"/>
          <w:sz w:val="24"/>
          <w:szCs w:val="24"/>
        </w:rPr>
        <w:t>φ</w:t>
      </w:r>
      <w:r>
        <w:rPr>
          <w:sz w:val="24"/>
          <w:szCs w:val="24"/>
        </w:rPr>
        <w:t>LUZ19, we hypothesised that fluctuating co-culture populations would have lower evolution rates than monoculture populations</w:t>
      </w:r>
      <w:r w:rsidR="00FE5440">
        <w:rPr>
          <w:sz w:val="24"/>
          <w:szCs w:val="24"/>
        </w:rPr>
        <w:t xml:space="preserve"> due to the suppression of </w:t>
      </w:r>
      <w:r w:rsidR="007245D5">
        <w:rPr>
          <w:rFonts w:cstheme="minorHAnsi"/>
          <w:sz w:val="24"/>
          <w:szCs w:val="24"/>
        </w:rPr>
        <w:t>φ</w:t>
      </w:r>
      <w:r w:rsidR="00FE5440">
        <w:rPr>
          <w:sz w:val="24"/>
          <w:szCs w:val="24"/>
        </w:rPr>
        <w:t>L</w:t>
      </w:r>
      <w:r w:rsidR="007245D5">
        <w:rPr>
          <w:sz w:val="24"/>
          <w:szCs w:val="24"/>
        </w:rPr>
        <w:t>UZ</w:t>
      </w:r>
      <w:r w:rsidR="00FE5440">
        <w:rPr>
          <w:sz w:val="24"/>
          <w:szCs w:val="24"/>
        </w:rPr>
        <w:t xml:space="preserve">19 by </w:t>
      </w:r>
      <w:r w:rsidR="007245D5">
        <w:rPr>
          <w:rFonts w:cstheme="minorHAnsi"/>
          <w:sz w:val="24"/>
          <w:szCs w:val="24"/>
        </w:rPr>
        <w:t>φ</w:t>
      </w:r>
      <w:r w:rsidR="007245D5">
        <w:rPr>
          <w:sz w:val="24"/>
          <w:szCs w:val="24"/>
        </w:rPr>
        <w:t>14</w:t>
      </w:r>
      <w:r w:rsidR="00FE5440">
        <w:rPr>
          <w:sz w:val="24"/>
          <w:szCs w:val="24"/>
        </w:rPr>
        <w:t>-1</w:t>
      </w:r>
      <w:ins w:id="404" w:author="Samuel Greenrod" w:date="2026-02-01T21:48:00Z" w16du:dateUtc="2026-02-01T21:48:00Z">
        <w:r w:rsidR="00A02548">
          <w:rPr>
            <w:sz w:val="24"/>
            <w:szCs w:val="24"/>
          </w:rPr>
          <w:t xml:space="preserve"> (Fig. S1)</w:t>
        </w:r>
      </w:ins>
      <w:r>
        <w:rPr>
          <w:sz w:val="24"/>
          <w:szCs w:val="24"/>
        </w:rPr>
        <w:t xml:space="preserve">. </w:t>
      </w:r>
      <w:r w:rsidR="007D1010">
        <w:rPr>
          <w:rFonts w:cstheme="minorHAnsi"/>
          <w:sz w:val="24"/>
          <w:szCs w:val="24"/>
        </w:rPr>
        <w:t>φ</w:t>
      </w:r>
      <w:r w:rsidR="007D1010">
        <w:rPr>
          <w:sz w:val="24"/>
          <w:szCs w:val="24"/>
        </w:rPr>
        <w:t>LUZ19 fluctuating co-culture populations had significantly lower evolution rates than monoculture populations (</w:t>
      </w:r>
      <w:r w:rsidR="0089733D">
        <w:rPr>
          <w:sz w:val="24"/>
          <w:szCs w:val="24"/>
        </w:rPr>
        <w:t>F</w:t>
      </w:r>
      <w:r w:rsidR="0089733D" w:rsidRPr="00D56147">
        <w:rPr>
          <w:sz w:val="24"/>
          <w:szCs w:val="24"/>
          <w:vertAlign w:val="subscript"/>
        </w:rPr>
        <w:t>1,10</w:t>
      </w:r>
      <w:r w:rsidR="007D1010" w:rsidRPr="00D56147">
        <w:rPr>
          <w:sz w:val="24"/>
          <w:szCs w:val="24"/>
          <w:vertAlign w:val="subscript"/>
        </w:rPr>
        <w:t xml:space="preserve"> </w:t>
      </w:r>
      <w:r w:rsidR="007D1010">
        <w:rPr>
          <w:sz w:val="24"/>
          <w:szCs w:val="24"/>
        </w:rPr>
        <w:t xml:space="preserve">= </w:t>
      </w:r>
      <w:r w:rsidR="0089733D">
        <w:rPr>
          <w:sz w:val="24"/>
          <w:szCs w:val="24"/>
        </w:rPr>
        <w:t>470</w:t>
      </w:r>
      <w:r w:rsidR="007D1010">
        <w:rPr>
          <w:sz w:val="24"/>
          <w:szCs w:val="24"/>
        </w:rPr>
        <w:t xml:space="preserve">, p &lt; 0.001). </w:t>
      </w:r>
      <w:r>
        <w:rPr>
          <w:sz w:val="24"/>
          <w:szCs w:val="24"/>
        </w:rPr>
        <w:t xml:space="preserve">We further hypothesised that </w:t>
      </w:r>
      <w:r w:rsidR="00F72FD0">
        <w:rPr>
          <w:rFonts w:cstheme="minorHAnsi"/>
          <w:sz w:val="24"/>
          <w:szCs w:val="24"/>
        </w:rPr>
        <w:t>φ</w:t>
      </w:r>
      <w:r w:rsidR="00F72FD0">
        <w:rPr>
          <w:sz w:val="24"/>
          <w:szCs w:val="24"/>
        </w:rPr>
        <w:t xml:space="preserve">LUZ19 </w:t>
      </w:r>
      <w:r>
        <w:rPr>
          <w:sz w:val="24"/>
          <w:szCs w:val="24"/>
        </w:rPr>
        <w:t>fluctuating co-culture populations</w:t>
      </w:r>
      <w:r w:rsidR="00FC3152">
        <w:rPr>
          <w:sz w:val="24"/>
          <w:szCs w:val="24"/>
        </w:rPr>
        <w:t xml:space="preserve">, but not </w:t>
      </w:r>
      <w:r w:rsidR="00FC3152">
        <w:rPr>
          <w:rFonts w:cstheme="minorHAnsi"/>
          <w:sz w:val="24"/>
          <w:szCs w:val="24"/>
        </w:rPr>
        <w:t>φ</w:t>
      </w:r>
      <w:r w:rsidR="00FC3152">
        <w:rPr>
          <w:sz w:val="24"/>
          <w:szCs w:val="24"/>
        </w:rPr>
        <w:t>14-1</w:t>
      </w:r>
      <w:r>
        <w:rPr>
          <w:sz w:val="24"/>
          <w:szCs w:val="24"/>
        </w:rPr>
        <w:t xml:space="preserve"> </w:t>
      </w:r>
      <w:r w:rsidR="00FC3152">
        <w:rPr>
          <w:sz w:val="24"/>
          <w:szCs w:val="24"/>
        </w:rPr>
        <w:t xml:space="preserve">populations, </w:t>
      </w:r>
      <w:r>
        <w:rPr>
          <w:sz w:val="24"/>
          <w:szCs w:val="24"/>
        </w:rPr>
        <w:t>would have lower evolution rates than 37</w:t>
      </w:r>
      <w:r w:rsidR="00B91FE0">
        <w:rPr>
          <w:rFonts w:cstheme="minorHAnsi"/>
          <w:sz w:val="24"/>
          <w:szCs w:val="24"/>
        </w:rPr>
        <w:t>°</w:t>
      </w:r>
      <w:r>
        <w:rPr>
          <w:sz w:val="24"/>
          <w:szCs w:val="24"/>
        </w:rPr>
        <w:t>C or 42</w:t>
      </w:r>
      <w:r w:rsidR="00B91FE0">
        <w:rPr>
          <w:rFonts w:cstheme="minorHAnsi"/>
          <w:sz w:val="24"/>
          <w:szCs w:val="24"/>
        </w:rPr>
        <w:t>°</w:t>
      </w:r>
      <w:r>
        <w:rPr>
          <w:sz w:val="24"/>
          <w:szCs w:val="24"/>
        </w:rPr>
        <w:t xml:space="preserve">C static co-culture populations. </w:t>
      </w:r>
      <w:r w:rsidR="007D1010">
        <w:rPr>
          <w:sz w:val="24"/>
          <w:szCs w:val="24"/>
        </w:rPr>
        <w:t xml:space="preserve">Evolution rates were equal between co-culture populations for </w:t>
      </w:r>
      <w:r w:rsidR="007D1010">
        <w:rPr>
          <w:rFonts w:cstheme="minorHAnsi"/>
          <w:sz w:val="24"/>
          <w:szCs w:val="24"/>
        </w:rPr>
        <w:t>φ</w:t>
      </w:r>
      <w:r w:rsidR="007D1010">
        <w:rPr>
          <w:sz w:val="24"/>
          <w:szCs w:val="24"/>
        </w:rPr>
        <w:t>14-1 (F</w:t>
      </w:r>
      <w:r w:rsidR="007D1010" w:rsidRPr="00D56147">
        <w:rPr>
          <w:sz w:val="24"/>
          <w:szCs w:val="24"/>
          <w:vertAlign w:val="subscript"/>
        </w:rPr>
        <w:t xml:space="preserve">2,15 </w:t>
      </w:r>
      <w:r w:rsidR="007D1010">
        <w:rPr>
          <w:sz w:val="24"/>
          <w:szCs w:val="24"/>
        </w:rPr>
        <w:t>= 1.2, p = 0.3)</w:t>
      </w:r>
      <w:r w:rsidR="00F72FD0">
        <w:rPr>
          <w:sz w:val="24"/>
          <w:szCs w:val="24"/>
        </w:rPr>
        <w:t xml:space="preserve"> (Fig</w:t>
      </w:r>
      <w:r w:rsidR="00553C91">
        <w:rPr>
          <w:sz w:val="24"/>
          <w:szCs w:val="24"/>
        </w:rPr>
        <w:t>.</w:t>
      </w:r>
      <w:r w:rsidR="00F72FD0">
        <w:rPr>
          <w:sz w:val="24"/>
          <w:szCs w:val="24"/>
        </w:rPr>
        <w:t xml:space="preserve"> </w:t>
      </w:r>
      <w:r w:rsidR="003D2107">
        <w:rPr>
          <w:sz w:val="24"/>
          <w:szCs w:val="24"/>
        </w:rPr>
        <w:t>3</w:t>
      </w:r>
      <w:r w:rsidR="00553C91">
        <w:rPr>
          <w:sz w:val="24"/>
          <w:szCs w:val="24"/>
        </w:rPr>
        <w:t>B</w:t>
      </w:r>
      <w:r w:rsidR="00F72FD0">
        <w:rPr>
          <w:sz w:val="24"/>
          <w:szCs w:val="24"/>
        </w:rPr>
        <w:t>)</w:t>
      </w:r>
      <w:r w:rsidR="007D1010">
        <w:rPr>
          <w:sz w:val="24"/>
          <w:szCs w:val="24"/>
        </w:rPr>
        <w:t xml:space="preserve">. However, </w:t>
      </w:r>
      <w:r w:rsidR="00B91FE0">
        <w:rPr>
          <w:rFonts w:cstheme="minorHAnsi"/>
          <w:sz w:val="24"/>
          <w:szCs w:val="24"/>
        </w:rPr>
        <w:t>φ</w:t>
      </w:r>
      <w:r w:rsidR="00B91FE0">
        <w:rPr>
          <w:sz w:val="24"/>
          <w:szCs w:val="24"/>
        </w:rPr>
        <w:t>LUZ19 f</w:t>
      </w:r>
      <w:r>
        <w:rPr>
          <w:sz w:val="24"/>
          <w:szCs w:val="24"/>
        </w:rPr>
        <w:t>luctuating co-culture populations were found to have significantly lower evolution rates than</w:t>
      </w:r>
      <w:r w:rsidR="007D1010">
        <w:rPr>
          <w:sz w:val="24"/>
          <w:szCs w:val="24"/>
        </w:rPr>
        <w:t xml:space="preserve"> both 37</w:t>
      </w:r>
      <w:r w:rsidR="007D1010">
        <w:rPr>
          <w:rFonts w:cstheme="minorHAnsi"/>
          <w:sz w:val="24"/>
          <w:szCs w:val="24"/>
        </w:rPr>
        <w:t>°</w:t>
      </w:r>
      <w:r w:rsidR="007D1010">
        <w:rPr>
          <w:sz w:val="24"/>
          <w:szCs w:val="24"/>
        </w:rPr>
        <w:t>C static and 42</w:t>
      </w:r>
      <w:r w:rsidR="007D1010">
        <w:rPr>
          <w:rFonts w:cstheme="minorHAnsi"/>
          <w:sz w:val="24"/>
          <w:szCs w:val="24"/>
        </w:rPr>
        <w:t>°</w:t>
      </w:r>
      <w:r w:rsidR="007D1010">
        <w:rPr>
          <w:sz w:val="24"/>
          <w:szCs w:val="24"/>
        </w:rPr>
        <w:t>C static</w:t>
      </w:r>
      <w:r>
        <w:rPr>
          <w:sz w:val="24"/>
          <w:szCs w:val="24"/>
        </w:rPr>
        <w:t xml:space="preserve"> monoculture populations</w:t>
      </w:r>
      <w:r w:rsidR="007D1010">
        <w:rPr>
          <w:sz w:val="24"/>
          <w:szCs w:val="24"/>
        </w:rPr>
        <w:t xml:space="preserve"> (37</w:t>
      </w:r>
      <w:r w:rsidR="007D1010">
        <w:rPr>
          <w:rFonts w:cstheme="minorHAnsi"/>
          <w:sz w:val="24"/>
          <w:szCs w:val="24"/>
        </w:rPr>
        <w:t>°</w:t>
      </w:r>
      <w:r w:rsidR="007D1010">
        <w:rPr>
          <w:sz w:val="24"/>
          <w:szCs w:val="24"/>
        </w:rPr>
        <w:t>C: t(15) = 4.5, p &lt; 0.01; 42</w:t>
      </w:r>
      <w:r w:rsidR="007D1010">
        <w:rPr>
          <w:rFonts w:cstheme="minorHAnsi"/>
          <w:sz w:val="24"/>
          <w:szCs w:val="24"/>
        </w:rPr>
        <w:t>°</w:t>
      </w:r>
      <w:r w:rsidR="007D1010">
        <w:rPr>
          <w:sz w:val="24"/>
          <w:szCs w:val="24"/>
        </w:rPr>
        <w:t>C: t(30) = 3.0, p &lt; 0.05).</w:t>
      </w:r>
    </w:p>
    <w:p w14:paraId="5CA5373A" w14:textId="65D17E54" w:rsidR="00A51BE9" w:rsidRDefault="00F72FD0" w:rsidP="00D56147">
      <w:pPr>
        <w:jc w:val="both"/>
        <w:rPr>
          <w:sz w:val="24"/>
          <w:szCs w:val="24"/>
        </w:rPr>
      </w:pPr>
      <w:r>
        <w:rPr>
          <w:sz w:val="24"/>
          <w:szCs w:val="24"/>
        </w:rPr>
        <w:t>Finally, w</w:t>
      </w:r>
      <w:r w:rsidR="000D3A8C">
        <w:rPr>
          <w:sz w:val="24"/>
          <w:szCs w:val="24"/>
        </w:rPr>
        <w:t xml:space="preserve">e assessed the impact of competition on the acquisition of </w:t>
      </w:r>
      <w:r w:rsidR="00B33097">
        <w:rPr>
          <w:sz w:val="24"/>
          <w:szCs w:val="24"/>
        </w:rPr>
        <w:t>high frequency</w:t>
      </w:r>
      <w:r w:rsidR="000D3A8C">
        <w:rPr>
          <w:sz w:val="24"/>
          <w:szCs w:val="24"/>
        </w:rPr>
        <w:t xml:space="preserve"> </w:t>
      </w:r>
      <w:r w:rsidR="00B91FE0">
        <w:rPr>
          <w:sz w:val="24"/>
          <w:szCs w:val="24"/>
        </w:rPr>
        <w:t>mutations</w:t>
      </w:r>
      <w:r w:rsidR="00B33097">
        <w:rPr>
          <w:sz w:val="24"/>
          <w:szCs w:val="24"/>
        </w:rPr>
        <w:t xml:space="preserve"> (&gt; 20% frequency)</w:t>
      </w:r>
      <w:r w:rsidR="002D44C9">
        <w:rPr>
          <w:sz w:val="24"/>
          <w:szCs w:val="24"/>
        </w:rPr>
        <w:t xml:space="preserve"> in fluctuating populations (Fig</w:t>
      </w:r>
      <w:r w:rsidR="00553C91">
        <w:rPr>
          <w:sz w:val="24"/>
          <w:szCs w:val="24"/>
        </w:rPr>
        <w:t>.</w:t>
      </w:r>
      <w:r w:rsidR="002D44C9">
        <w:rPr>
          <w:sz w:val="24"/>
          <w:szCs w:val="24"/>
        </w:rPr>
        <w:t xml:space="preserve"> </w:t>
      </w:r>
      <w:r w:rsidR="006E7852">
        <w:rPr>
          <w:sz w:val="24"/>
          <w:szCs w:val="24"/>
        </w:rPr>
        <w:t>S</w:t>
      </w:r>
      <w:ins w:id="405" w:author="Samuel Greenrod" w:date="2026-02-01T21:53:00Z" w16du:dateUtc="2026-02-01T21:53:00Z">
        <w:r w:rsidR="00B26599">
          <w:rPr>
            <w:sz w:val="24"/>
            <w:szCs w:val="24"/>
          </w:rPr>
          <w:t>4</w:t>
        </w:r>
      </w:ins>
      <w:del w:id="406" w:author="Samuel Greenrod" w:date="2026-02-01T21:53:00Z" w16du:dateUtc="2026-02-01T21:53:00Z">
        <w:r w:rsidR="006E7852" w:rsidDel="00B26599">
          <w:rPr>
            <w:sz w:val="24"/>
            <w:szCs w:val="24"/>
          </w:rPr>
          <w:delText>3</w:delText>
        </w:r>
      </w:del>
      <w:r w:rsidR="002D44C9">
        <w:rPr>
          <w:sz w:val="24"/>
          <w:szCs w:val="24"/>
        </w:rPr>
        <w:t>)</w:t>
      </w:r>
      <w:r w:rsidR="000D3A8C">
        <w:rPr>
          <w:sz w:val="24"/>
          <w:szCs w:val="24"/>
        </w:rPr>
        <w:t xml:space="preserve">. </w:t>
      </w:r>
      <w:r w:rsidR="002D44C9">
        <w:rPr>
          <w:sz w:val="24"/>
          <w:szCs w:val="24"/>
        </w:rPr>
        <w:t xml:space="preserve">For </w:t>
      </w:r>
      <w:r w:rsidR="00275E12">
        <w:rPr>
          <w:rFonts w:cstheme="minorHAnsi"/>
          <w:sz w:val="24"/>
          <w:szCs w:val="24"/>
        </w:rPr>
        <w:t>φ</w:t>
      </w:r>
      <w:r w:rsidR="002D44C9">
        <w:rPr>
          <w:sz w:val="24"/>
          <w:szCs w:val="24"/>
        </w:rPr>
        <w:t xml:space="preserve">14-1, </w:t>
      </w:r>
      <w:r w:rsidR="00275E12">
        <w:rPr>
          <w:sz w:val="24"/>
          <w:szCs w:val="24"/>
        </w:rPr>
        <w:t xml:space="preserve">while populations no longer acquired singleton mutations, </w:t>
      </w:r>
      <w:r w:rsidR="002D44C9">
        <w:rPr>
          <w:sz w:val="24"/>
          <w:szCs w:val="24"/>
        </w:rPr>
        <w:t xml:space="preserve">all populations acquired a deletion or SNP in a putative DNA ligase </w:t>
      </w:r>
      <w:r w:rsidR="002D44C9" w:rsidRPr="00A75097">
        <w:rPr>
          <w:sz w:val="24"/>
          <w:szCs w:val="24"/>
        </w:rPr>
        <w:t>gene</w:t>
      </w:r>
      <w:r w:rsidR="00275E12" w:rsidRPr="00A75097">
        <w:rPr>
          <w:sz w:val="24"/>
          <w:szCs w:val="24"/>
        </w:rPr>
        <w:t>. Mutations in this gene are thought to contribute to high temperature adaptation</w:t>
      </w:r>
      <w:r w:rsidR="00A83F64" w:rsidRPr="00A75097">
        <w:rPr>
          <w:sz w:val="24"/>
          <w:szCs w:val="24"/>
        </w:rPr>
        <w:t xml:space="preserve"> </w:t>
      </w:r>
      <w:r w:rsidR="00A75097" w:rsidRPr="00894ED3">
        <w:rPr>
          <w:sz w:val="24"/>
          <w:szCs w:val="24"/>
        </w:rPr>
        <w:fldChar w:fldCharType="begin"/>
      </w:r>
      <w:r w:rsidR="00A042C4">
        <w:rPr>
          <w:sz w:val="24"/>
          <w:szCs w:val="24"/>
        </w:rPr>
        <w:instrText xml:space="preserve"> ADDIN ZOTERO_ITEM CSL_CITATION {"citationID":"PhOZp3ZH","properties":{"formattedCitation":"[32]","plainCitation":"[32]","noteIndex":0},"citationItems":[{"id":"3ShIdf5J/XIGQgsWs","uris":["http://zotero.org/users/local/sgFDdPY0/items/ZEVGKDPJ"],"itemData":{"id":3692,"type":"article","abstract":"Environmental stress drives biodiversity loss by altering competitive hierarchies and pushing taxa towards extinction. Parasites and their communities are particularly vulnerable to stress due to environmental sensitivity of infection steps, variation in species tolerance during co-infections, and dependence on host fitness. Parasite populations might avoid extinction through evolutionary rescue - whereby rapid adaptation to stress enables persistence - but whether this process can preserve community diversity remains unclear. Here, we study the impact of evolutionary rescue in a simple parasite community by propagating populations of two viral parasites (bacteriophages φ14-1 and φLUZ19) of Pseudomonas aeruginosa in monoculture and co-culture under two thermal conditions, a control temperature (37°C) and a high temperature that restricts φ14-1 growth (42°C). We show that evolutionary rescue of φ14-1 prevented extinction in monoculture. Rescue of this phage in co-culture made it a superior competitor, and it replaced φLUZ19 as the dominant phage at high temperature. We determine that evolutionary rescue occurred through mutations in genes linked to attachment to bacterial hosts and within-host replication. We also show that competitive suppression by φ14-1 constrained φLUZ19 molecular evolution. Our findings suggest that evolutionary rescue can prevent the extinction of some parasites, but may inadvertently destabilise the community and facilitate further biodiversity loss. This work underscores the need to take an eco-evolutionary approach to predict the responses of communities to global climate change.","DOI":"10.1101/2025.09.25.678511","language":"en","license":"© 2025, Posted by Cold Spring Harbor Laboratory. This pre-print is available under a Creative Commons License (Attribution-NoDerivs 4.0 International), CC BY-ND 4.0, as described at http://creativecommons.org/licenses/by-nd/4.0/","note":"ISSN: 2692-8205\npage: 2025.09.25.678511\nsection: New Results","publisher":"bioRxiv","source":"bioRxiv","title":"Evolutionary rescue accelerates competitive exclusion in a parasite community","URL":"https://www.biorxiv.org/content/10.1101/2025.09.25.678511v1","author":[{"family":"Greenrod","given":"Samuel TE"},{"family":"Cazares","given":"Daniel"},{"family":"Slesak","given":"Weronika A."},{"family":"Hector","given":"Tobias"},{"family":"MacLean","given":"R. Craig"},{"family":"King","given":"Kayla C."}],"accessed":{"date-parts":[["2025",9,28]]},"issued":{"date-parts":[["2025",9,27]]}}}],"schema":"https://github.com/citation-style-language/schema/raw/master/csl-citation.json"} </w:instrText>
      </w:r>
      <w:r w:rsidR="00A75097" w:rsidRPr="00894ED3">
        <w:rPr>
          <w:sz w:val="24"/>
          <w:szCs w:val="24"/>
        </w:rPr>
        <w:fldChar w:fldCharType="separate"/>
      </w:r>
      <w:r w:rsidR="00A042C4" w:rsidRPr="00A042C4">
        <w:rPr>
          <w:rFonts w:ascii="Calibri" w:hAnsi="Calibri" w:cs="Calibri"/>
          <w:sz w:val="24"/>
        </w:rPr>
        <w:t>[32]</w:t>
      </w:r>
      <w:r w:rsidR="00A75097" w:rsidRPr="00894ED3">
        <w:rPr>
          <w:sz w:val="24"/>
          <w:szCs w:val="24"/>
        </w:rPr>
        <w:fldChar w:fldCharType="end"/>
      </w:r>
      <w:r w:rsidR="00A75097" w:rsidRPr="00A75097">
        <w:rPr>
          <w:sz w:val="24"/>
          <w:szCs w:val="24"/>
        </w:rPr>
        <w:t xml:space="preserve"> </w:t>
      </w:r>
      <w:r w:rsidR="00FC3152" w:rsidRPr="00A75097">
        <w:rPr>
          <w:sz w:val="24"/>
          <w:szCs w:val="24"/>
        </w:rPr>
        <w:t xml:space="preserve">and </w:t>
      </w:r>
      <w:r w:rsidR="00275E12" w:rsidRPr="00A75097">
        <w:rPr>
          <w:sz w:val="24"/>
          <w:szCs w:val="24"/>
        </w:rPr>
        <w:t>were also found in</w:t>
      </w:r>
      <w:r w:rsidR="002D44C9" w:rsidRPr="00A75097">
        <w:rPr>
          <w:sz w:val="24"/>
          <w:szCs w:val="24"/>
        </w:rPr>
        <w:t xml:space="preserve"> </w:t>
      </w:r>
      <w:r w:rsidR="00275E12" w:rsidRPr="00A75097">
        <w:rPr>
          <w:sz w:val="24"/>
          <w:szCs w:val="24"/>
        </w:rPr>
        <w:t xml:space="preserve">the </w:t>
      </w:r>
      <w:r w:rsidR="002D44C9" w:rsidRPr="00A75097">
        <w:rPr>
          <w:sz w:val="24"/>
          <w:szCs w:val="24"/>
        </w:rPr>
        <w:t>two monoculture populations which clustered with 42</w:t>
      </w:r>
      <w:r w:rsidR="00275E12" w:rsidRPr="00A75097">
        <w:rPr>
          <w:rFonts w:cstheme="minorHAnsi"/>
          <w:sz w:val="24"/>
          <w:szCs w:val="24"/>
        </w:rPr>
        <w:t>°</w:t>
      </w:r>
      <w:r w:rsidR="002D44C9" w:rsidRPr="00A75097">
        <w:rPr>
          <w:sz w:val="24"/>
          <w:szCs w:val="24"/>
        </w:rPr>
        <w:t>C static populations</w:t>
      </w:r>
      <w:r w:rsidR="002D44C9">
        <w:rPr>
          <w:sz w:val="24"/>
          <w:szCs w:val="24"/>
        </w:rPr>
        <w:t xml:space="preserve"> in Fig</w:t>
      </w:r>
      <w:r w:rsidR="00553C91">
        <w:rPr>
          <w:sz w:val="24"/>
          <w:szCs w:val="24"/>
        </w:rPr>
        <w:t>.</w:t>
      </w:r>
      <w:r w:rsidR="002D44C9">
        <w:rPr>
          <w:sz w:val="24"/>
          <w:szCs w:val="24"/>
        </w:rPr>
        <w:t xml:space="preserve"> </w:t>
      </w:r>
      <w:r w:rsidR="003D2107">
        <w:rPr>
          <w:sz w:val="24"/>
          <w:szCs w:val="24"/>
        </w:rPr>
        <w:t>2</w:t>
      </w:r>
      <w:r w:rsidR="00553C91">
        <w:rPr>
          <w:sz w:val="24"/>
          <w:szCs w:val="24"/>
        </w:rPr>
        <w:t>A</w:t>
      </w:r>
      <w:r w:rsidR="002D44C9">
        <w:rPr>
          <w:sz w:val="24"/>
          <w:szCs w:val="24"/>
        </w:rPr>
        <w:t xml:space="preserve">. </w:t>
      </w:r>
      <w:r w:rsidR="0025290F">
        <w:rPr>
          <w:sz w:val="24"/>
          <w:szCs w:val="24"/>
        </w:rPr>
        <w:t xml:space="preserve">For </w:t>
      </w:r>
      <w:r w:rsidR="0025290F">
        <w:rPr>
          <w:rFonts w:cstheme="minorHAnsi"/>
          <w:sz w:val="24"/>
          <w:szCs w:val="24"/>
        </w:rPr>
        <w:t>φ</w:t>
      </w:r>
      <w:r w:rsidR="007A65BB">
        <w:rPr>
          <w:sz w:val="24"/>
          <w:szCs w:val="24"/>
        </w:rPr>
        <w:t xml:space="preserve">LUZ19, while co-culture populations maintained mutations in tail fiber genes, the populations </w:t>
      </w:r>
      <w:r w:rsidR="00275E12">
        <w:rPr>
          <w:sz w:val="24"/>
          <w:szCs w:val="24"/>
        </w:rPr>
        <w:t xml:space="preserve">no longer acquired singleton mutations or </w:t>
      </w:r>
      <w:r w:rsidR="007A65BB">
        <w:rPr>
          <w:sz w:val="24"/>
          <w:szCs w:val="24"/>
        </w:rPr>
        <w:t>the intergenic insertion associated with 42</w:t>
      </w:r>
      <w:r w:rsidR="0025290F">
        <w:rPr>
          <w:rFonts w:cstheme="minorHAnsi"/>
          <w:sz w:val="24"/>
          <w:szCs w:val="24"/>
        </w:rPr>
        <w:t>°</w:t>
      </w:r>
      <w:r w:rsidR="007A65BB">
        <w:rPr>
          <w:sz w:val="24"/>
          <w:szCs w:val="24"/>
        </w:rPr>
        <w:t>C static populations.</w:t>
      </w:r>
    </w:p>
    <w:p w14:paraId="6C8999BF" w14:textId="55DCBA3A" w:rsidR="00A51BE9" w:rsidRPr="00CD4A82" w:rsidRDefault="00A51BE9" w:rsidP="00CD4A82">
      <w:pPr>
        <w:rPr>
          <w:sz w:val="24"/>
          <w:szCs w:val="24"/>
        </w:rPr>
      </w:pPr>
    </w:p>
    <w:p w14:paraId="4AA8EE76" w14:textId="77777777" w:rsidR="006065BC" w:rsidRDefault="006065BC" w:rsidP="0025290F">
      <w:pPr>
        <w:jc w:val="both"/>
        <w:rPr>
          <w:b/>
          <w:bCs/>
          <w:sz w:val="24"/>
          <w:szCs w:val="24"/>
        </w:rPr>
      </w:pPr>
    </w:p>
    <w:p w14:paraId="448E1FED" w14:textId="77777777" w:rsidR="006065BC" w:rsidRDefault="006065BC" w:rsidP="0025290F">
      <w:pPr>
        <w:jc w:val="both"/>
        <w:rPr>
          <w:b/>
          <w:bCs/>
          <w:sz w:val="24"/>
          <w:szCs w:val="24"/>
        </w:rPr>
      </w:pPr>
    </w:p>
    <w:p w14:paraId="5F2ED228" w14:textId="77777777" w:rsidR="006065BC" w:rsidRDefault="006065BC" w:rsidP="0025290F">
      <w:pPr>
        <w:jc w:val="both"/>
        <w:rPr>
          <w:b/>
          <w:bCs/>
          <w:sz w:val="24"/>
          <w:szCs w:val="24"/>
        </w:rPr>
      </w:pPr>
    </w:p>
    <w:p w14:paraId="31DC21DD" w14:textId="023A3762" w:rsidR="006065BC" w:rsidRDefault="006065BC" w:rsidP="0025290F">
      <w:pPr>
        <w:jc w:val="both"/>
        <w:rPr>
          <w:b/>
          <w:bCs/>
        </w:rPr>
      </w:pPr>
      <w:del w:id="407" w:author="Samuel Greenrod" w:date="2026-02-01T21:51:00Z" w16du:dateUtc="2026-02-01T21:51:00Z">
        <w:r w:rsidRPr="006065BC" w:rsidDel="007822BD">
          <w:rPr>
            <w:noProof/>
          </w:rPr>
          <w:drawing>
            <wp:anchor distT="0" distB="0" distL="114300" distR="114300" simplePos="0" relativeHeight="251660288" behindDoc="0" locked="0" layoutInCell="1" allowOverlap="1" wp14:anchorId="0364DEB3" wp14:editId="6E49C4EE">
              <wp:simplePos x="0" y="0"/>
              <wp:positionH relativeFrom="margin">
                <wp:posOffset>160020</wp:posOffset>
              </wp:positionH>
              <wp:positionV relativeFrom="paragraph">
                <wp:posOffset>0</wp:posOffset>
              </wp:positionV>
              <wp:extent cx="5489459" cy="4867666"/>
              <wp:effectExtent l="0" t="0" r="0" b="0"/>
              <wp:wrapTopAndBottom/>
              <wp:docPr id="1644471373" name="Picture 2" descr="A diagram of different stages of treat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471373" name="Picture 2" descr="A diagram of different stages of treatment&#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89459" cy="4867666"/>
                      </a:xfrm>
                      <a:prstGeom prst="rect">
                        <a:avLst/>
                      </a:prstGeom>
                    </pic:spPr>
                  </pic:pic>
                </a:graphicData>
              </a:graphic>
              <wp14:sizeRelH relativeFrom="page">
                <wp14:pctWidth>0</wp14:pctWidth>
              </wp14:sizeRelH>
              <wp14:sizeRelV relativeFrom="page">
                <wp14:pctHeight>0</wp14:pctHeight>
              </wp14:sizeRelV>
            </wp:anchor>
          </w:drawing>
        </w:r>
      </w:del>
      <w:ins w:id="408" w:author="Samuel Greenrod" w:date="2026-02-01T22:44:00Z" w16du:dateUtc="2026-02-01T22:44:00Z">
        <w:r w:rsidR="00B63D24">
          <w:rPr>
            <w:b/>
            <w:bCs/>
            <w:noProof/>
          </w:rPr>
          <w:drawing>
            <wp:inline distT="0" distB="0" distL="0" distR="0" wp14:anchorId="0E6B68F2" wp14:editId="028BE977">
              <wp:extent cx="5728916" cy="5080000"/>
              <wp:effectExtent l="0" t="0" r="5715" b="6350"/>
              <wp:docPr id="38501066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010663" name="Picture 38501066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2755" cy="5083405"/>
                      </a:xfrm>
                      <a:prstGeom prst="rect">
                        <a:avLst/>
                      </a:prstGeom>
                    </pic:spPr>
                  </pic:pic>
                </a:graphicData>
              </a:graphic>
            </wp:inline>
          </w:drawing>
        </w:r>
      </w:ins>
    </w:p>
    <w:p w14:paraId="1172AF12" w14:textId="59A5F350" w:rsidR="005A73B6" w:rsidRPr="006065BC" w:rsidRDefault="0025290F" w:rsidP="0025290F">
      <w:pPr>
        <w:jc w:val="both"/>
        <w:rPr>
          <w:sz w:val="24"/>
          <w:szCs w:val="24"/>
        </w:rPr>
      </w:pPr>
      <w:r w:rsidRPr="006065BC">
        <w:rPr>
          <w:b/>
          <w:bCs/>
          <w:sz w:val="24"/>
          <w:szCs w:val="24"/>
        </w:rPr>
        <w:t xml:space="preserve">Figure </w:t>
      </w:r>
      <w:r w:rsidR="003D2107" w:rsidRPr="006065BC">
        <w:rPr>
          <w:b/>
          <w:bCs/>
          <w:sz w:val="24"/>
          <w:szCs w:val="24"/>
        </w:rPr>
        <w:t>3</w:t>
      </w:r>
      <w:r w:rsidRPr="006065BC">
        <w:rPr>
          <w:b/>
          <w:bCs/>
          <w:sz w:val="24"/>
          <w:szCs w:val="24"/>
        </w:rPr>
        <w:t>. High environmental complexity constrains evolution rates</w:t>
      </w:r>
      <w:ins w:id="409" w:author="Samuel Greenrod" w:date="2026-01-24T17:22:00Z" w16du:dateUtc="2026-01-24T17:22:00Z">
        <w:r w:rsidR="00D62A96">
          <w:rPr>
            <w:b/>
            <w:bCs/>
            <w:sz w:val="24"/>
            <w:szCs w:val="24"/>
          </w:rPr>
          <w:t xml:space="preserve"> in </w:t>
        </w:r>
      </w:ins>
      <w:ins w:id="410" w:author="Samuel Greenrod" w:date="2026-01-24T17:23:00Z" w16du:dateUtc="2026-01-24T17:23:00Z">
        <w:r w:rsidR="00D62A96">
          <w:rPr>
            <w:b/>
            <w:bCs/>
            <w:sz w:val="24"/>
            <w:szCs w:val="24"/>
          </w:rPr>
          <w:t xml:space="preserve">the </w:t>
        </w:r>
        <w:r w:rsidR="00D62A96" w:rsidRPr="00D62A96">
          <w:rPr>
            <w:rFonts w:cstheme="minorHAnsi"/>
            <w:b/>
            <w:bCs/>
            <w:sz w:val="24"/>
            <w:szCs w:val="24"/>
            <w:rPrChange w:id="411" w:author="Samuel Greenrod" w:date="2026-01-24T17:23:00Z" w16du:dateUtc="2026-01-24T17:23:00Z">
              <w:rPr>
                <w:rFonts w:cstheme="minorHAnsi"/>
                <w:sz w:val="24"/>
                <w:szCs w:val="24"/>
              </w:rPr>
            </w:rPrChange>
          </w:rPr>
          <w:t>φ</w:t>
        </w:r>
        <w:r w:rsidR="00D62A96" w:rsidRPr="00D62A96">
          <w:rPr>
            <w:b/>
            <w:bCs/>
            <w:sz w:val="24"/>
            <w:szCs w:val="24"/>
          </w:rPr>
          <w:t>LUZ19</w:t>
        </w:r>
        <w:r w:rsidR="00D62A96">
          <w:rPr>
            <w:b/>
            <w:bCs/>
            <w:sz w:val="24"/>
            <w:szCs w:val="24"/>
          </w:rPr>
          <w:t xml:space="preserve"> phage</w:t>
        </w:r>
      </w:ins>
      <w:r w:rsidRPr="006065BC">
        <w:rPr>
          <w:sz w:val="24"/>
          <w:szCs w:val="24"/>
        </w:rPr>
        <w:t xml:space="preserve">. </w:t>
      </w:r>
      <w:r w:rsidRPr="006065BC">
        <w:rPr>
          <w:b/>
          <w:bCs/>
          <w:sz w:val="24"/>
          <w:szCs w:val="24"/>
        </w:rPr>
        <w:t>A</w:t>
      </w:r>
      <w:r w:rsidRPr="006065BC">
        <w:rPr>
          <w:sz w:val="24"/>
          <w:szCs w:val="24"/>
        </w:rPr>
        <w:t xml:space="preserve">) </w:t>
      </w:r>
      <w:r w:rsidR="00080687" w:rsidRPr="006065BC">
        <w:rPr>
          <w:sz w:val="24"/>
          <w:szCs w:val="24"/>
        </w:rPr>
        <w:t>E</w:t>
      </w:r>
      <w:r w:rsidRPr="006065BC">
        <w:rPr>
          <w:sz w:val="24"/>
          <w:szCs w:val="24"/>
        </w:rPr>
        <w:t xml:space="preserve">volution rates, measured based on </w:t>
      </w:r>
      <w:r w:rsidR="008E73D0" w:rsidRPr="006065BC">
        <w:rPr>
          <w:sz w:val="24"/>
          <w:szCs w:val="24"/>
        </w:rPr>
        <w:t xml:space="preserve">Euclidean </w:t>
      </w:r>
      <w:r w:rsidRPr="006065BC">
        <w:rPr>
          <w:sz w:val="24"/>
          <w:szCs w:val="24"/>
        </w:rPr>
        <w:t xml:space="preserve">genetic distance from the ancestor, </w:t>
      </w:r>
      <w:r w:rsidR="00080687" w:rsidRPr="006065BC">
        <w:rPr>
          <w:sz w:val="24"/>
          <w:szCs w:val="24"/>
        </w:rPr>
        <w:t xml:space="preserve">of </w:t>
      </w:r>
      <w:r w:rsidR="00275E12" w:rsidRPr="006065BC">
        <w:rPr>
          <w:sz w:val="24"/>
          <w:szCs w:val="24"/>
        </w:rPr>
        <w:t xml:space="preserve">phage populations evolved under fluctuating temperatures in monoculture (deep purple) and co-culture (light purple). </w:t>
      </w:r>
      <w:r w:rsidRPr="006065BC">
        <w:rPr>
          <w:b/>
          <w:bCs/>
          <w:sz w:val="24"/>
          <w:szCs w:val="24"/>
        </w:rPr>
        <w:t>B</w:t>
      </w:r>
      <w:r w:rsidRPr="006065BC">
        <w:rPr>
          <w:sz w:val="24"/>
          <w:szCs w:val="24"/>
        </w:rPr>
        <w:t xml:space="preserve">) </w:t>
      </w:r>
      <w:r w:rsidR="00080687" w:rsidRPr="006065BC">
        <w:rPr>
          <w:sz w:val="24"/>
          <w:szCs w:val="24"/>
        </w:rPr>
        <w:t>E</w:t>
      </w:r>
      <w:r w:rsidR="00275E12" w:rsidRPr="006065BC">
        <w:rPr>
          <w:sz w:val="24"/>
          <w:szCs w:val="24"/>
        </w:rPr>
        <w:t xml:space="preserve">volution rates </w:t>
      </w:r>
      <w:r w:rsidR="00080687" w:rsidRPr="006065BC">
        <w:rPr>
          <w:sz w:val="24"/>
          <w:szCs w:val="24"/>
        </w:rPr>
        <w:t xml:space="preserve">of </w:t>
      </w:r>
      <w:r w:rsidR="00275E12" w:rsidRPr="006065BC">
        <w:rPr>
          <w:sz w:val="24"/>
          <w:szCs w:val="24"/>
        </w:rPr>
        <w:t>37</w:t>
      </w:r>
      <w:r w:rsidR="00275E12" w:rsidRPr="006065BC">
        <w:rPr>
          <w:rFonts w:cstheme="minorHAnsi"/>
          <w:sz w:val="24"/>
          <w:szCs w:val="24"/>
        </w:rPr>
        <w:t>°</w:t>
      </w:r>
      <w:r w:rsidR="00275E12" w:rsidRPr="006065BC">
        <w:rPr>
          <w:sz w:val="24"/>
          <w:szCs w:val="24"/>
        </w:rPr>
        <w:t>C static, fluctuating, and 42</w:t>
      </w:r>
      <w:r w:rsidR="00275E12" w:rsidRPr="006065BC">
        <w:rPr>
          <w:rFonts w:cstheme="minorHAnsi"/>
          <w:sz w:val="24"/>
          <w:szCs w:val="24"/>
        </w:rPr>
        <w:t>°</w:t>
      </w:r>
      <w:r w:rsidR="00275E12" w:rsidRPr="006065BC">
        <w:rPr>
          <w:sz w:val="24"/>
          <w:szCs w:val="24"/>
        </w:rPr>
        <w:t>C static co-culture populations. Plot layout is the same as panel A.</w:t>
      </w:r>
      <w:r w:rsidR="00F72FD0" w:rsidRPr="006065BC">
        <w:rPr>
          <w:sz w:val="24"/>
          <w:szCs w:val="24"/>
        </w:rPr>
        <w:t xml:space="preserve"> *** = p &lt; 0.001. </w:t>
      </w:r>
      <w:del w:id="412" w:author="Samuel Greenrod" w:date="2026-01-24T17:23:00Z" w16du:dateUtc="2026-01-24T17:23:00Z">
        <w:r w:rsidR="00F72FD0" w:rsidRPr="006065BC" w:rsidDel="0087433B">
          <w:rPr>
            <w:sz w:val="24"/>
            <w:szCs w:val="24"/>
          </w:rPr>
          <w:delText xml:space="preserve">N.S is used to denote lack of statistical significance. </w:delText>
        </w:r>
      </w:del>
      <w:r w:rsidR="00F72FD0" w:rsidRPr="006065BC">
        <w:rPr>
          <w:sz w:val="24"/>
          <w:szCs w:val="24"/>
        </w:rPr>
        <w:t xml:space="preserve">Static temperature data was adapted from </w:t>
      </w:r>
      <w:r w:rsidR="00A75097" w:rsidRPr="006065BC">
        <w:rPr>
          <w:sz w:val="24"/>
          <w:szCs w:val="24"/>
        </w:rPr>
        <w:t xml:space="preserve">ref. </w:t>
      </w:r>
      <w:r w:rsidR="00A75097" w:rsidRPr="006065BC">
        <w:rPr>
          <w:sz w:val="24"/>
          <w:szCs w:val="24"/>
        </w:rPr>
        <w:fldChar w:fldCharType="begin"/>
      </w:r>
      <w:r w:rsidR="00A042C4">
        <w:rPr>
          <w:sz w:val="24"/>
          <w:szCs w:val="24"/>
        </w:rPr>
        <w:instrText xml:space="preserve"> ADDIN ZOTERO_ITEM CSL_CITATION {"citationID":"6AsrvcqQ","properties":{"formattedCitation":"[32]","plainCitation":"[32]","noteIndex":0},"citationItems":[{"id":"3ShIdf5J/XIGQgsWs","uris":["http://zotero.org/users/local/sgFDdPY0/items/ZEVGKDPJ"],"itemData":{"id":3692,"type":"article","abstract":"Environmental stress drives biodiversity loss by altering competitive hierarchies and pushing taxa towards extinction. Parasites and their communities are particularly vulnerable to stress due to environmental sensitivity of infection steps, variation in species tolerance during co-infections, and dependence on host fitness. Parasite populations might avoid extinction through evolutionary rescue - whereby rapid adaptation to stress enables persistence - but whether this process can preserve community diversity remains unclear. Here, we study the impact of evolutionary rescue in a simple parasite community by propagating populations of two viral parasites (bacteriophages φ14-1 and φLUZ19) of Pseudomonas aeruginosa in monoculture and co-culture under two thermal conditions, a control temperature (37°C) and a high temperature that restricts φ14-1 growth (42°C). We show that evolutionary rescue of φ14-1 prevented extinction in monoculture. Rescue of this phage in co-culture made it a superior competitor, and it replaced φLUZ19 as the dominant phage at high temperature. We determine that evolutionary rescue occurred through mutations in genes linked to attachment to bacterial hosts and within-host replication. We also show that competitive suppression by φ14-1 constrained φLUZ19 molecular evolution. Our findings suggest that evolutionary rescue can prevent the extinction of some parasites, but may inadvertently destabilise the community and facilitate further biodiversity loss. This work underscores the need to take an eco-evolutionary approach to predict the responses of communities to global climate change.","DOI":"10.1101/2025.09.25.678511","language":"en","license":"© 2025, Posted by Cold Spring Harbor Laboratory. This pre-print is available under a Creative Commons License (Attribution-NoDerivs 4.0 International), CC BY-ND 4.0, as described at http://creativecommons.org/licenses/by-nd/4.0/","note":"ISSN: 2692-8205\npage: 2025.09.25.678511\nsection: New Results","publisher":"bioRxiv","source":"bioRxiv","title":"Evolutionary rescue accelerates competitive exclusion in a parasite community","URL":"https://www.biorxiv.org/content/10.1101/2025.09.25.678511v1","author":[{"family":"Greenrod","given":"Samuel TE"},{"family":"Cazares","given":"Daniel"},{"family":"Slesak","given":"Weronika A."},{"family":"Hector","given":"Tobias"},{"family":"MacLean","given":"R. Craig"},{"family":"King","given":"Kayla C."}],"accessed":{"date-parts":[["2025",9,28]]},"issued":{"date-parts":[["2025",9,27]]}}}],"schema":"https://github.com/citation-style-language/schema/raw/master/csl-citation.json"} </w:instrText>
      </w:r>
      <w:r w:rsidR="00A75097" w:rsidRPr="006065BC">
        <w:rPr>
          <w:sz w:val="24"/>
          <w:szCs w:val="24"/>
        </w:rPr>
        <w:fldChar w:fldCharType="separate"/>
      </w:r>
      <w:r w:rsidR="00A042C4" w:rsidRPr="00A042C4">
        <w:rPr>
          <w:rFonts w:ascii="Calibri" w:hAnsi="Calibri" w:cs="Calibri"/>
          <w:sz w:val="24"/>
        </w:rPr>
        <w:t>[32]</w:t>
      </w:r>
      <w:r w:rsidR="00A75097" w:rsidRPr="006065BC">
        <w:rPr>
          <w:sz w:val="24"/>
          <w:szCs w:val="24"/>
        </w:rPr>
        <w:fldChar w:fldCharType="end"/>
      </w:r>
      <w:r w:rsidR="00A75097" w:rsidRPr="006065BC">
        <w:rPr>
          <w:sz w:val="24"/>
          <w:szCs w:val="24"/>
        </w:rPr>
        <w:t>.</w:t>
      </w:r>
    </w:p>
    <w:p w14:paraId="404A2BF9" w14:textId="77777777" w:rsidR="002B001F" w:rsidRDefault="002B001F">
      <w:pPr>
        <w:rPr>
          <w:b/>
          <w:bCs/>
          <w:sz w:val="28"/>
          <w:szCs w:val="28"/>
        </w:rPr>
      </w:pPr>
    </w:p>
    <w:p w14:paraId="5210F27E" w14:textId="60ADC880" w:rsidR="002C0D74" w:rsidRPr="007A65BB" w:rsidRDefault="007A65BB">
      <w:pPr>
        <w:rPr>
          <w:b/>
          <w:bCs/>
          <w:sz w:val="28"/>
          <w:szCs w:val="28"/>
        </w:rPr>
      </w:pPr>
      <w:r w:rsidRPr="007A65BB">
        <w:rPr>
          <w:b/>
          <w:bCs/>
          <w:sz w:val="28"/>
          <w:szCs w:val="28"/>
        </w:rPr>
        <w:t>Discussion</w:t>
      </w:r>
    </w:p>
    <w:p w14:paraId="4F13B7CB" w14:textId="546D1BAC" w:rsidR="008855F2" w:rsidRDefault="00DA04B4" w:rsidP="00A4788D">
      <w:pPr>
        <w:jc w:val="both"/>
        <w:rPr>
          <w:sz w:val="24"/>
          <w:szCs w:val="24"/>
        </w:rPr>
      </w:pPr>
      <w:r w:rsidRPr="00DA04B4">
        <w:rPr>
          <w:sz w:val="24"/>
          <w:szCs w:val="24"/>
        </w:rPr>
        <w:t xml:space="preserve">Under fluctuating selection, both phages </w:t>
      </w:r>
      <w:r>
        <w:rPr>
          <w:sz w:val="24"/>
          <w:szCs w:val="24"/>
        </w:rPr>
        <w:t xml:space="preserve">were found to rapidly evolve increased </w:t>
      </w:r>
      <w:r w:rsidR="00553C91">
        <w:rPr>
          <w:sz w:val="24"/>
          <w:szCs w:val="24"/>
        </w:rPr>
        <w:t xml:space="preserve">growth rates </w:t>
      </w:r>
      <w:r>
        <w:rPr>
          <w:sz w:val="24"/>
          <w:szCs w:val="24"/>
        </w:rPr>
        <w:t xml:space="preserve">at high temperatures. </w:t>
      </w:r>
      <w:r w:rsidR="001A59F6">
        <w:rPr>
          <w:sz w:val="24"/>
          <w:szCs w:val="24"/>
        </w:rPr>
        <w:t xml:space="preserve">For </w:t>
      </w:r>
      <w:r w:rsidR="006C7B57">
        <w:rPr>
          <w:sz w:val="24"/>
          <w:szCs w:val="24"/>
        </w:rPr>
        <w:t xml:space="preserve">phage </w:t>
      </w:r>
      <w:r w:rsidR="006C7B57">
        <w:rPr>
          <w:rFonts w:cstheme="minorHAnsi"/>
          <w:sz w:val="24"/>
          <w:szCs w:val="24"/>
        </w:rPr>
        <w:t>φ</w:t>
      </w:r>
      <w:r w:rsidR="001A59F6">
        <w:rPr>
          <w:sz w:val="24"/>
          <w:szCs w:val="24"/>
        </w:rPr>
        <w:t xml:space="preserve">14-1, </w:t>
      </w:r>
      <w:r w:rsidR="002B001F">
        <w:rPr>
          <w:sz w:val="24"/>
          <w:szCs w:val="24"/>
        </w:rPr>
        <w:t>fluctuating temperatures</w:t>
      </w:r>
      <w:r w:rsidR="00B33C90">
        <w:rPr>
          <w:sz w:val="24"/>
          <w:szCs w:val="24"/>
        </w:rPr>
        <w:t xml:space="preserve"> </w:t>
      </w:r>
      <w:del w:id="413" w:author="Samuel Greenrod" w:date="2026-02-01T19:19:00Z" w16du:dateUtc="2026-02-01T19:19:00Z">
        <w:r w:rsidR="005823CB" w:rsidDel="007D54CB">
          <w:rPr>
            <w:sz w:val="24"/>
            <w:szCs w:val="24"/>
          </w:rPr>
          <w:delText>favoured</w:delText>
        </w:r>
        <w:r w:rsidDel="007D54CB">
          <w:rPr>
            <w:sz w:val="24"/>
            <w:szCs w:val="24"/>
          </w:rPr>
          <w:delText xml:space="preserve"> </w:delText>
        </w:r>
      </w:del>
      <w:ins w:id="414" w:author="Samuel Greenrod" w:date="2026-02-01T19:19:00Z" w16du:dateUtc="2026-02-01T19:19:00Z">
        <w:r w:rsidR="007D54CB">
          <w:rPr>
            <w:sz w:val="24"/>
            <w:szCs w:val="24"/>
          </w:rPr>
          <w:t>resulted in</w:t>
        </w:r>
        <w:r w:rsidR="007D54CB">
          <w:rPr>
            <w:sz w:val="24"/>
            <w:szCs w:val="24"/>
          </w:rPr>
          <w:t xml:space="preserve"> </w:t>
        </w:r>
      </w:ins>
      <w:r w:rsidR="00033C5F">
        <w:rPr>
          <w:sz w:val="24"/>
          <w:szCs w:val="24"/>
        </w:rPr>
        <w:t>i</w:t>
      </w:r>
      <w:r w:rsidR="001A59F6">
        <w:rPr>
          <w:sz w:val="24"/>
          <w:szCs w:val="24"/>
        </w:rPr>
        <w:t xml:space="preserve">ntermediate </w:t>
      </w:r>
      <w:r w:rsidR="00790182">
        <w:rPr>
          <w:sz w:val="24"/>
          <w:szCs w:val="24"/>
        </w:rPr>
        <w:t xml:space="preserve">thermal </w:t>
      </w:r>
      <w:r w:rsidR="001A59F6">
        <w:rPr>
          <w:sz w:val="24"/>
          <w:szCs w:val="24"/>
        </w:rPr>
        <w:t>phenotypes</w:t>
      </w:r>
      <w:r w:rsidR="00553C91">
        <w:rPr>
          <w:sz w:val="24"/>
          <w:szCs w:val="24"/>
        </w:rPr>
        <w:t xml:space="preserve"> </w:t>
      </w:r>
      <w:r w:rsidR="00A75097">
        <w:rPr>
          <w:sz w:val="24"/>
          <w:szCs w:val="24"/>
        </w:rPr>
        <w:t xml:space="preserve">with lower growth rates at high temperatures </w:t>
      </w:r>
      <w:r w:rsidR="00553C91">
        <w:rPr>
          <w:sz w:val="24"/>
          <w:szCs w:val="24"/>
        </w:rPr>
        <w:t xml:space="preserve">compared to phages evolved under static temperatures. </w:t>
      </w:r>
      <w:r w:rsidR="00790182">
        <w:rPr>
          <w:sz w:val="24"/>
          <w:szCs w:val="24"/>
        </w:rPr>
        <w:t xml:space="preserve">The </w:t>
      </w:r>
      <w:r w:rsidR="00984787">
        <w:rPr>
          <w:sz w:val="24"/>
          <w:szCs w:val="24"/>
        </w:rPr>
        <w:t>evolution of i</w:t>
      </w:r>
      <w:r w:rsidR="008D5A1A">
        <w:rPr>
          <w:sz w:val="24"/>
          <w:szCs w:val="24"/>
        </w:rPr>
        <w:t>ntermediate</w:t>
      </w:r>
      <w:r w:rsidR="003F1BE1">
        <w:rPr>
          <w:sz w:val="24"/>
          <w:szCs w:val="24"/>
        </w:rPr>
        <w:t xml:space="preserve"> </w:t>
      </w:r>
      <w:r w:rsidR="00761CD9">
        <w:rPr>
          <w:sz w:val="24"/>
          <w:szCs w:val="24"/>
        </w:rPr>
        <w:t xml:space="preserve">growth rates </w:t>
      </w:r>
      <w:r w:rsidR="008D5A1A">
        <w:rPr>
          <w:sz w:val="24"/>
          <w:szCs w:val="24"/>
        </w:rPr>
        <w:t xml:space="preserve">is </w:t>
      </w:r>
      <w:r w:rsidR="00790182">
        <w:rPr>
          <w:sz w:val="24"/>
          <w:szCs w:val="24"/>
        </w:rPr>
        <w:t xml:space="preserve">likely due to weaker </w:t>
      </w:r>
      <w:r w:rsidR="003F1BE1">
        <w:rPr>
          <w:sz w:val="24"/>
          <w:szCs w:val="24"/>
        </w:rPr>
        <w:t xml:space="preserve">selection </w:t>
      </w:r>
      <w:r w:rsidR="00790182">
        <w:rPr>
          <w:sz w:val="24"/>
          <w:szCs w:val="24"/>
        </w:rPr>
        <w:t xml:space="preserve">for </w:t>
      </w:r>
      <w:r w:rsidR="00BE61A7">
        <w:rPr>
          <w:sz w:val="24"/>
          <w:szCs w:val="24"/>
        </w:rPr>
        <w:t xml:space="preserve">adaptation to </w:t>
      </w:r>
      <w:r w:rsidR="00790182">
        <w:rPr>
          <w:sz w:val="24"/>
          <w:szCs w:val="24"/>
        </w:rPr>
        <w:t>high temperature</w:t>
      </w:r>
      <w:r w:rsidR="00BE61A7">
        <w:rPr>
          <w:sz w:val="24"/>
          <w:szCs w:val="24"/>
        </w:rPr>
        <w:t>s</w:t>
      </w:r>
      <w:r w:rsidR="008D5A1A">
        <w:rPr>
          <w:sz w:val="24"/>
          <w:szCs w:val="24"/>
        </w:rPr>
        <w:t xml:space="preserve"> </w:t>
      </w:r>
      <w:r w:rsidR="00790182">
        <w:rPr>
          <w:sz w:val="24"/>
          <w:szCs w:val="24"/>
        </w:rPr>
        <w:t xml:space="preserve">in the fluctuating treatment. Alternatively, </w:t>
      </w:r>
      <w:r w:rsidR="00BE61A7">
        <w:rPr>
          <w:sz w:val="24"/>
          <w:szCs w:val="24"/>
        </w:rPr>
        <w:t xml:space="preserve">adaptation to </w:t>
      </w:r>
      <w:r w:rsidR="00790182">
        <w:rPr>
          <w:sz w:val="24"/>
          <w:szCs w:val="24"/>
        </w:rPr>
        <w:t>high temperature</w:t>
      </w:r>
      <w:r w:rsidR="00BE61A7">
        <w:rPr>
          <w:sz w:val="24"/>
          <w:szCs w:val="24"/>
        </w:rPr>
        <w:t>s</w:t>
      </w:r>
      <w:r w:rsidR="00AA3F9A">
        <w:rPr>
          <w:sz w:val="24"/>
          <w:szCs w:val="24"/>
        </w:rPr>
        <w:t xml:space="preserve"> </w:t>
      </w:r>
      <w:r w:rsidR="00790182">
        <w:rPr>
          <w:sz w:val="24"/>
          <w:szCs w:val="24"/>
        </w:rPr>
        <w:t xml:space="preserve">may be constrained during fluctuations due to </w:t>
      </w:r>
      <w:r w:rsidR="008D5A1A">
        <w:rPr>
          <w:sz w:val="24"/>
          <w:szCs w:val="24"/>
        </w:rPr>
        <w:lastRenderedPageBreak/>
        <w:t>fitness trade-offs</w:t>
      </w:r>
      <w:r w:rsidR="00790182">
        <w:rPr>
          <w:sz w:val="24"/>
          <w:szCs w:val="24"/>
        </w:rPr>
        <w:t xml:space="preserve"> at lower temperatures</w:t>
      </w:r>
      <w:r w:rsidR="003F1BE1">
        <w:rPr>
          <w:sz w:val="24"/>
          <w:szCs w:val="24"/>
        </w:rPr>
        <w:t xml:space="preserve"> </w:t>
      </w:r>
      <w:r w:rsidR="003F1BE1">
        <w:rPr>
          <w:sz w:val="24"/>
          <w:szCs w:val="24"/>
        </w:rPr>
        <w:fldChar w:fldCharType="begin"/>
      </w:r>
      <w:r w:rsidR="00A042C4">
        <w:rPr>
          <w:sz w:val="24"/>
          <w:szCs w:val="24"/>
        </w:rPr>
        <w:instrText xml:space="preserve"> ADDIN ZOTERO_ITEM CSL_CITATION {"citationID":"6oKkh6Nn","properties":{"formattedCitation":"[50]","plainCitation":"[50]","noteIndex":0},"citationItems":[{"id":"3ShIdf5J/6zdVL5pE","uris":["http://zotero.org/users/local/sgFDdPY0/items/C76IUQYV"],"itemData":{"id":3498,"type":"article-journal","abstract":"Many of our theories for the generation and maintenance of diversity in nature depend on the existence of specialist biotic interactions which, in host–pathogen systems, also shape cross-species disease emergence. As such, niche breadth evolution, especially in host–parasite systems, remains a central focus in ecology and evolution. The predominant explanation for the existence of specialization in the literature is that niche breadth is constrained by trade-offs, such that a generalist is less fit on any particular environment than a given specialist. This trade-off theory has been used to predict niche breadth (co)evolution in both population genetics and eco-evolutionary models, with the different modelling methods providing separate, complementary insights. However, trade-offs may be far from universal, so population genetics theory has also proposed alternate mechanisms for costly generalism, including mutation accumulation. However, these mechanisms have yet to be integrated into eco-evolutionary models in order to understand how the mechanism of costly generalism alters the biological and ecological circumstances predicted to maintain specialism. In this review, we outline how population genetics and eco-evolutionary models based on trade-offs have provided insights for parasite niche breadth evolution and argue that the population genetics-derived mutation accumulation theory needs to be better integrated into eco-evolutionary theory.","container-title":"Proceedings of the Royal Society B: Biological Sciences","DOI":"10.1098/rspb.2020.1230","ISSN":"0962-8452","issue":"1933","journalAbbreviation":"Proc Biol Sci","note":"PMID: 32811306\nPMCID: PMC7482275","page":"20201230","source":"PubMed Central","title":"The problem of mediocre generalists: population genetics and eco-evolutionary perspectives on host breadth evolution in pathogens","title-short":"The problem of mediocre generalists","volume":"287","author":[{"family":"Visher","given":"Elisa"},{"family":"Boots","given":"Mike"}],"issued":{"date-parts":[["2020",8,26]]}}}],"schema":"https://github.com/citation-style-language/schema/raw/master/csl-citation.json"} </w:instrText>
      </w:r>
      <w:r w:rsidR="003F1BE1">
        <w:rPr>
          <w:sz w:val="24"/>
          <w:szCs w:val="24"/>
        </w:rPr>
        <w:fldChar w:fldCharType="separate"/>
      </w:r>
      <w:r w:rsidR="00A042C4" w:rsidRPr="00A042C4">
        <w:rPr>
          <w:rFonts w:ascii="Calibri" w:hAnsi="Calibri" w:cs="Calibri"/>
          <w:sz w:val="24"/>
        </w:rPr>
        <w:t>[50]</w:t>
      </w:r>
      <w:r w:rsidR="003F1BE1">
        <w:rPr>
          <w:sz w:val="24"/>
          <w:szCs w:val="24"/>
        </w:rPr>
        <w:fldChar w:fldCharType="end"/>
      </w:r>
      <w:r w:rsidR="008D5A1A">
        <w:rPr>
          <w:sz w:val="24"/>
          <w:szCs w:val="24"/>
        </w:rPr>
        <w:t xml:space="preserve">. For </w:t>
      </w:r>
      <w:r w:rsidR="00AA3F9A">
        <w:rPr>
          <w:sz w:val="24"/>
          <w:szCs w:val="24"/>
        </w:rPr>
        <w:t xml:space="preserve">phage </w:t>
      </w:r>
      <w:r w:rsidR="00AA3F9A">
        <w:rPr>
          <w:rFonts w:cstheme="minorHAnsi"/>
          <w:sz w:val="24"/>
          <w:szCs w:val="24"/>
        </w:rPr>
        <w:t>φ</w:t>
      </w:r>
      <w:r w:rsidR="00AA3F9A">
        <w:rPr>
          <w:sz w:val="24"/>
          <w:szCs w:val="24"/>
        </w:rPr>
        <w:t>LUZ19</w:t>
      </w:r>
      <w:r w:rsidR="008D5A1A">
        <w:rPr>
          <w:sz w:val="24"/>
          <w:szCs w:val="24"/>
        </w:rPr>
        <w:t xml:space="preserve">, fluctuating </w:t>
      </w:r>
      <w:r w:rsidR="00790182">
        <w:rPr>
          <w:sz w:val="24"/>
          <w:szCs w:val="24"/>
        </w:rPr>
        <w:t xml:space="preserve">temperature </w:t>
      </w:r>
      <w:r w:rsidR="003F1BE1">
        <w:rPr>
          <w:sz w:val="24"/>
          <w:szCs w:val="24"/>
        </w:rPr>
        <w:t>population</w:t>
      </w:r>
      <w:r w:rsidR="00790182">
        <w:rPr>
          <w:sz w:val="24"/>
          <w:szCs w:val="24"/>
        </w:rPr>
        <w:t>s had the same</w:t>
      </w:r>
      <w:r w:rsidR="008D5A1A">
        <w:rPr>
          <w:sz w:val="24"/>
          <w:szCs w:val="24"/>
        </w:rPr>
        <w:t xml:space="preserve"> </w:t>
      </w:r>
      <w:r w:rsidR="00761CD9">
        <w:rPr>
          <w:sz w:val="24"/>
          <w:szCs w:val="24"/>
        </w:rPr>
        <w:t>growth rates</w:t>
      </w:r>
      <w:r w:rsidR="00790182">
        <w:rPr>
          <w:sz w:val="24"/>
          <w:szCs w:val="24"/>
        </w:rPr>
        <w:t xml:space="preserve"> </w:t>
      </w:r>
      <w:r w:rsidR="008D5A1A">
        <w:rPr>
          <w:sz w:val="24"/>
          <w:szCs w:val="24"/>
        </w:rPr>
        <w:t>as static</w:t>
      </w:r>
      <w:r w:rsidR="00BE61A7">
        <w:rPr>
          <w:sz w:val="24"/>
          <w:szCs w:val="24"/>
        </w:rPr>
        <w:t>-</w:t>
      </w:r>
      <w:r w:rsidR="008D5A1A">
        <w:rPr>
          <w:sz w:val="24"/>
          <w:szCs w:val="24"/>
        </w:rPr>
        <w:t xml:space="preserve">evolved </w:t>
      </w:r>
      <w:r w:rsidR="003F1BE1">
        <w:rPr>
          <w:sz w:val="24"/>
          <w:szCs w:val="24"/>
        </w:rPr>
        <w:t>populations</w:t>
      </w:r>
      <w:r w:rsidR="00761CD9">
        <w:rPr>
          <w:sz w:val="24"/>
          <w:szCs w:val="24"/>
        </w:rPr>
        <w:t xml:space="preserve"> when measured at their evolved temperature</w:t>
      </w:r>
      <w:r w:rsidR="008D5A1A">
        <w:rPr>
          <w:sz w:val="24"/>
          <w:szCs w:val="24"/>
        </w:rPr>
        <w:t xml:space="preserve">. </w:t>
      </w:r>
      <w:r w:rsidR="008855F2">
        <w:rPr>
          <w:sz w:val="24"/>
          <w:szCs w:val="24"/>
        </w:rPr>
        <w:t xml:space="preserve">Given </w:t>
      </w:r>
      <w:r w:rsidR="00AA3F9A">
        <w:rPr>
          <w:rFonts w:cstheme="minorHAnsi"/>
          <w:sz w:val="24"/>
          <w:szCs w:val="24"/>
        </w:rPr>
        <w:t>φ</w:t>
      </w:r>
      <w:r w:rsidR="00AA3F9A">
        <w:rPr>
          <w:sz w:val="24"/>
          <w:szCs w:val="24"/>
        </w:rPr>
        <w:t>LUZ19</w:t>
      </w:r>
      <w:r w:rsidR="008855F2">
        <w:rPr>
          <w:sz w:val="24"/>
          <w:szCs w:val="24"/>
        </w:rPr>
        <w:t xml:space="preserve"> was shown to exhibit </w:t>
      </w:r>
      <w:r w:rsidR="00D13F04">
        <w:rPr>
          <w:sz w:val="24"/>
          <w:szCs w:val="24"/>
        </w:rPr>
        <w:t xml:space="preserve">growth rate </w:t>
      </w:r>
      <w:r w:rsidR="00034E63">
        <w:rPr>
          <w:sz w:val="24"/>
          <w:szCs w:val="24"/>
        </w:rPr>
        <w:t xml:space="preserve">trade-offs </w:t>
      </w:r>
      <w:r w:rsidR="008855F2">
        <w:rPr>
          <w:sz w:val="24"/>
          <w:szCs w:val="24"/>
        </w:rPr>
        <w:t xml:space="preserve">under static </w:t>
      </w:r>
      <w:r w:rsidR="008855F2" w:rsidRPr="00A75097">
        <w:rPr>
          <w:sz w:val="24"/>
          <w:szCs w:val="24"/>
        </w:rPr>
        <w:t>selection</w:t>
      </w:r>
      <w:r w:rsidR="00057F49" w:rsidRPr="00A75097">
        <w:rPr>
          <w:sz w:val="24"/>
          <w:szCs w:val="24"/>
        </w:rPr>
        <w:t xml:space="preserve"> </w:t>
      </w:r>
      <w:r w:rsidR="00A75097" w:rsidRPr="00894ED3">
        <w:rPr>
          <w:sz w:val="24"/>
          <w:szCs w:val="24"/>
        </w:rPr>
        <w:fldChar w:fldCharType="begin"/>
      </w:r>
      <w:r w:rsidR="00A042C4">
        <w:rPr>
          <w:sz w:val="24"/>
          <w:szCs w:val="24"/>
        </w:rPr>
        <w:instrText xml:space="preserve"> ADDIN ZOTERO_ITEM CSL_CITATION {"citationID":"exP14GR2","properties":{"formattedCitation":"[32]","plainCitation":"[32]","noteIndex":0},"citationItems":[{"id":"3ShIdf5J/XIGQgsWs","uris":["http://zotero.org/users/local/sgFDdPY0/items/ZEVGKDPJ"],"itemData":{"id":3692,"type":"article","abstract":"Environmental stress drives biodiversity loss by altering competitive hierarchies and pushing taxa towards extinction. Parasites and their communities are particularly vulnerable to stress due to environmental sensitivity of infection steps, variation in species tolerance during co-infections, and dependence on host fitness. Parasite populations might avoid extinction through evolutionary rescue - whereby rapid adaptation to stress enables persistence - but whether this process can preserve community diversity remains unclear. Here, we study the impact of evolutionary rescue in a simple parasite community by propagating populations of two viral parasites (bacteriophages φ14-1 and φLUZ19) of Pseudomonas aeruginosa in monoculture and co-culture under two thermal conditions, a control temperature (37°C) and a high temperature that restricts φ14-1 growth (42°C). We show that evolutionary rescue of φ14-1 prevented extinction in monoculture. Rescue of this phage in co-culture made it a superior competitor, and it replaced φLUZ19 as the dominant phage at high temperature. We determine that evolutionary rescue occurred through mutations in genes linked to attachment to bacterial hosts and within-host replication. We also show that competitive suppression by φ14-1 constrained φLUZ19 molecular evolution. Our findings suggest that evolutionary rescue can prevent the extinction of some parasites, but may inadvertently destabilise the community and facilitate further biodiversity loss. This work underscores the need to take an eco-evolutionary approach to predict the responses of communities to global climate change.","DOI":"10.1101/2025.09.25.678511","language":"en","license":"© 2025, Posted by Cold Spring Harbor Laboratory. This pre-print is available under a Creative Commons License (Attribution-NoDerivs 4.0 International), CC BY-ND 4.0, as described at http://creativecommons.org/licenses/by-nd/4.0/","note":"ISSN: 2692-8205\npage: 2025.09.25.678511\nsection: New Results","publisher":"bioRxiv","source":"bioRxiv","title":"Evolutionary rescue accelerates competitive exclusion in a parasite community","URL":"https://www.biorxiv.org/content/10.1101/2025.09.25.678511v1","author":[{"family":"Greenrod","given":"Samuel TE"},{"family":"Cazares","given":"Daniel"},{"family":"Slesak","given":"Weronika A."},{"family":"Hector","given":"Tobias"},{"family":"MacLean","given":"R. Craig"},{"family":"King","given":"Kayla C."}],"accessed":{"date-parts":[["2025",9,28]]},"issued":{"date-parts":[["2025",9,27]]}}}],"schema":"https://github.com/citation-style-language/schema/raw/master/csl-citation.json"} </w:instrText>
      </w:r>
      <w:r w:rsidR="00A75097" w:rsidRPr="00894ED3">
        <w:rPr>
          <w:sz w:val="24"/>
          <w:szCs w:val="24"/>
        </w:rPr>
        <w:fldChar w:fldCharType="separate"/>
      </w:r>
      <w:r w:rsidR="00A042C4" w:rsidRPr="00A042C4">
        <w:rPr>
          <w:rFonts w:ascii="Calibri" w:hAnsi="Calibri" w:cs="Calibri"/>
          <w:sz w:val="24"/>
        </w:rPr>
        <w:t>[32]</w:t>
      </w:r>
      <w:r w:rsidR="00A75097" w:rsidRPr="00894ED3">
        <w:rPr>
          <w:sz w:val="24"/>
          <w:szCs w:val="24"/>
        </w:rPr>
        <w:fldChar w:fldCharType="end"/>
      </w:r>
      <w:r w:rsidR="00A75097" w:rsidRPr="00A75097">
        <w:rPr>
          <w:sz w:val="24"/>
          <w:szCs w:val="24"/>
        </w:rPr>
        <w:t xml:space="preserve">, </w:t>
      </w:r>
      <w:r w:rsidR="008855F2" w:rsidRPr="00A75097">
        <w:rPr>
          <w:sz w:val="24"/>
          <w:szCs w:val="24"/>
        </w:rPr>
        <w:t>this</w:t>
      </w:r>
      <w:r w:rsidR="008855F2">
        <w:rPr>
          <w:sz w:val="24"/>
          <w:szCs w:val="24"/>
        </w:rPr>
        <w:t xml:space="preserve"> finding is indicative of </w:t>
      </w:r>
      <w:r w:rsidR="00C70E63">
        <w:rPr>
          <w:sz w:val="24"/>
          <w:szCs w:val="24"/>
        </w:rPr>
        <w:t xml:space="preserve">a </w:t>
      </w:r>
      <w:r w:rsidR="008855F2">
        <w:rPr>
          <w:sz w:val="24"/>
          <w:szCs w:val="24"/>
        </w:rPr>
        <w:t xml:space="preserve">no-cost </w:t>
      </w:r>
      <w:r w:rsidR="00553C91">
        <w:rPr>
          <w:sz w:val="24"/>
          <w:szCs w:val="24"/>
        </w:rPr>
        <w:t xml:space="preserve">generalist strategy </w:t>
      </w:r>
      <w:r w:rsidR="00057F49">
        <w:rPr>
          <w:sz w:val="24"/>
          <w:szCs w:val="24"/>
        </w:rPr>
        <w:fldChar w:fldCharType="begin"/>
      </w:r>
      <w:r w:rsidR="00A042C4">
        <w:rPr>
          <w:sz w:val="24"/>
          <w:szCs w:val="24"/>
        </w:rPr>
        <w:instrText xml:space="preserve"> ADDIN ZOTERO_ITEM CSL_CITATION {"citationID":"0YxCDlAH","properties":{"formattedCitation":"[51]","plainCitation":"[51]","noteIndex":0},"citationItems":[{"id":"3ShIdf5J/xUikEO9a","uris":["http://zotero.org/users/local/sgFDdPY0/items/EINPGVCU"],"itemData":{"id":3487,"type":"article-journal","abstract":"Specialism is widespread in nature, generating and maintaining diversity, but recent work has demonstrated that generalists can be equally fit as specialists in some shared environments. This no-cost generalism challenges the maxim that ‘the jack of all trades is the master of none’, and requires evolutionary genetic mechanisms explaining the existence of specialism and no-cost generalism, and the persistence of specialism in the face of selection for generalism. Examining three well-described mechanisms with respect to epistasis and pleiotropy indicates that sign (or antagonistic) pleiotropy without epistasis cannot explain no-cost generalism and that magnitude pleiotropy without epistasis (including directional selection and mutation accumulation) cannot explain the persistence of specialism. However, pleiotropy with epistasis can explain all. Furthermore, epistatic pleiotropy may allow past habitat use to influence future use of novel environments, thereby affecting disease emergence and populations' responses to habitat change.","container-title":"Proceedings of the Royal Society B: Biological Sciences","DOI":"10.1098/rspb.2012.1990","issue":"1749","note":"publisher: Royal Society","page":"4861-4869","source":"royalsocietypublishing-org.ezproxy-prd.bodleian.ox.ac.uk (Atypon)","title":"Understanding specialism when the jack of all trades can be the master of all","volume":"279","author":[{"family":"Remold","given":"Susanna"}],"issued":{"date-parts":[["2012",10,24]]}}}],"schema":"https://github.com/citation-style-language/schema/raw/master/csl-citation.json"} </w:instrText>
      </w:r>
      <w:r w:rsidR="00057F49">
        <w:rPr>
          <w:sz w:val="24"/>
          <w:szCs w:val="24"/>
        </w:rPr>
        <w:fldChar w:fldCharType="separate"/>
      </w:r>
      <w:r w:rsidR="00A042C4" w:rsidRPr="00A042C4">
        <w:rPr>
          <w:rFonts w:ascii="Calibri" w:hAnsi="Calibri" w:cs="Calibri"/>
          <w:sz w:val="24"/>
        </w:rPr>
        <w:t>[51]</w:t>
      </w:r>
      <w:r w:rsidR="00057F49">
        <w:rPr>
          <w:sz w:val="24"/>
          <w:szCs w:val="24"/>
        </w:rPr>
        <w:fldChar w:fldCharType="end"/>
      </w:r>
      <w:r w:rsidR="008855F2">
        <w:rPr>
          <w:sz w:val="24"/>
          <w:szCs w:val="24"/>
        </w:rPr>
        <w:t xml:space="preserve">. </w:t>
      </w:r>
      <w:r w:rsidR="00EC54EC">
        <w:rPr>
          <w:sz w:val="24"/>
          <w:szCs w:val="24"/>
        </w:rPr>
        <w:t xml:space="preserve">The lack of </w:t>
      </w:r>
      <w:r w:rsidR="00D13F04">
        <w:rPr>
          <w:sz w:val="24"/>
          <w:szCs w:val="24"/>
        </w:rPr>
        <w:t xml:space="preserve">growth rate </w:t>
      </w:r>
      <w:r w:rsidR="00EC54EC">
        <w:rPr>
          <w:sz w:val="24"/>
          <w:szCs w:val="24"/>
        </w:rPr>
        <w:t xml:space="preserve">costs may reflect an epistatic pleiotropy, whereby </w:t>
      </w:r>
      <w:r w:rsidR="001F56F5">
        <w:rPr>
          <w:sz w:val="24"/>
          <w:szCs w:val="24"/>
        </w:rPr>
        <w:t xml:space="preserve">the costs of adaptive mutations depend on the genetic background </w:t>
      </w:r>
      <w:r w:rsidR="001F56F5">
        <w:rPr>
          <w:sz w:val="24"/>
          <w:szCs w:val="24"/>
        </w:rPr>
        <w:fldChar w:fldCharType="begin"/>
      </w:r>
      <w:r w:rsidR="00A042C4">
        <w:rPr>
          <w:sz w:val="24"/>
          <w:szCs w:val="24"/>
        </w:rPr>
        <w:instrText xml:space="preserve"> ADDIN ZOTERO_ITEM CSL_CITATION {"citationID":"wCTUmpEv","properties":{"formattedCitation":"[51]","plainCitation":"[51]","noteIndex":0},"citationItems":[{"id":"3ShIdf5J/xUikEO9a","uris":["http://zotero.org/users/local/sgFDdPY0/items/EINPGVCU"],"itemData":{"id":3487,"type":"article-journal","abstract":"Specialism is widespread in nature, generating and maintaining diversity, but recent work has demonstrated that generalists can be equally fit as specialists in some shared environments. This no-cost generalism challenges the maxim that ‘the jack of all trades is the master of none’, and requires evolutionary genetic mechanisms explaining the existence of specialism and no-cost generalism, and the persistence of specialism in the face of selection for generalism. Examining three well-described mechanisms with respect to epistasis and pleiotropy indicates that sign (or antagonistic) pleiotropy without epistasis cannot explain no-cost generalism and that magnitude pleiotropy without epistasis (including directional selection and mutation accumulation) cannot explain the persistence of specialism. However, pleiotropy with epistasis can explain all. Furthermore, epistatic pleiotropy may allow past habitat use to influence future use of novel environments, thereby affecting disease emergence and populations' responses to habitat change.","container-title":"Proceedings of the Royal Society B: Biological Sciences","DOI":"10.1098/rspb.2012.1990","issue":"1749","note":"publisher: Royal Society","page":"4861-4869","source":"royalsocietypublishing-org.ezproxy-prd.bodleian.ox.ac.uk (Atypon)","title":"Understanding specialism when the jack of all trades can be the master of all","volume":"279","author":[{"family":"Remold","given":"Susanna"}],"issued":{"date-parts":[["2012",10,24]]}}}],"schema":"https://github.com/citation-style-language/schema/raw/master/csl-citation.json"} </w:instrText>
      </w:r>
      <w:r w:rsidR="001F56F5">
        <w:rPr>
          <w:sz w:val="24"/>
          <w:szCs w:val="24"/>
        </w:rPr>
        <w:fldChar w:fldCharType="separate"/>
      </w:r>
      <w:r w:rsidR="00A042C4" w:rsidRPr="00A042C4">
        <w:rPr>
          <w:rFonts w:ascii="Calibri" w:hAnsi="Calibri" w:cs="Calibri"/>
          <w:sz w:val="24"/>
        </w:rPr>
        <w:t>[51]</w:t>
      </w:r>
      <w:r w:rsidR="001F56F5">
        <w:rPr>
          <w:sz w:val="24"/>
          <w:szCs w:val="24"/>
        </w:rPr>
        <w:fldChar w:fldCharType="end"/>
      </w:r>
      <w:r w:rsidR="001F56F5">
        <w:rPr>
          <w:sz w:val="24"/>
          <w:szCs w:val="24"/>
        </w:rPr>
        <w:t xml:space="preserve">. </w:t>
      </w:r>
      <w:r w:rsidR="00033C5F">
        <w:rPr>
          <w:sz w:val="24"/>
          <w:szCs w:val="24"/>
        </w:rPr>
        <w:t>Costs</w:t>
      </w:r>
      <w:r w:rsidR="001F56F5">
        <w:rPr>
          <w:sz w:val="24"/>
          <w:szCs w:val="24"/>
        </w:rPr>
        <w:t xml:space="preserve"> may </w:t>
      </w:r>
      <w:r w:rsidR="00033C5F">
        <w:rPr>
          <w:sz w:val="24"/>
          <w:szCs w:val="24"/>
        </w:rPr>
        <w:t xml:space="preserve">also </w:t>
      </w:r>
      <w:r w:rsidR="001F56F5">
        <w:rPr>
          <w:sz w:val="24"/>
          <w:szCs w:val="24"/>
        </w:rPr>
        <w:t xml:space="preserve">occur in </w:t>
      </w:r>
      <w:r w:rsidR="008D5A1A">
        <w:rPr>
          <w:sz w:val="24"/>
          <w:szCs w:val="24"/>
        </w:rPr>
        <w:t>unmeasured traits</w:t>
      </w:r>
      <w:r w:rsidR="001F56F5">
        <w:rPr>
          <w:sz w:val="24"/>
          <w:szCs w:val="24"/>
        </w:rPr>
        <w:t xml:space="preserve"> such as </w:t>
      </w:r>
      <w:r w:rsidR="00057F49">
        <w:rPr>
          <w:sz w:val="24"/>
          <w:szCs w:val="24"/>
        </w:rPr>
        <w:t xml:space="preserve">virulence </w:t>
      </w:r>
      <w:r w:rsidR="00057F49">
        <w:rPr>
          <w:sz w:val="24"/>
          <w:szCs w:val="24"/>
        </w:rPr>
        <w:fldChar w:fldCharType="begin"/>
      </w:r>
      <w:r w:rsidR="00A042C4">
        <w:rPr>
          <w:sz w:val="24"/>
          <w:szCs w:val="24"/>
        </w:rPr>
        <w:instrText xml:space="preserve"> ADDIN ZOTERO_ITEM CSL_CITATION {"citationID":"gqUadEd1","properties":{"formattedCitation":"[52]","plainCitation":"[52]","noteIndex":0},"citationItems":[{"id":"3ShIdf5J/xjhdpFZ1","uris":["http://zotero.org/users/local/sgFDdPY0/items/JUVF7EL3"],"itemData":{"id":978,"type":"article-journal","abstract":"Predicting the effects of global increase in temperatures on disease virulence is challenging, especially for environmental opportunistic bacteria, because pathogen fitness may be differentially affected by temperature within and outside host environment. So far, there is very little empirical evidence on the connections between optimal temperature range and virulence in environmentally growing pathogens. Here, we explored whether the virulence of an environmentally growing opportunistic fish pathogen, Flavobacterium columnare, is malleable to evolutionary changes via correlated selection on thermal tolerance. To this end, we experimentally quantified the thermal performance curves (TPCs) for maximum biomass yield of 49 F. columnare isolates from eight different geographic locations in Finland over ten years (2003–2012). We also characterized virulence profiles of these strains in a zebra fish (Danio rerio) infection model. We show that virulence among the strains increased over the years, but thermal generalism, and in particular tolerance to higher temperatures, was negatively associated with virulence. Our data suggest that temperature has a strong effect on the pathogen genetic diversity and therefore presumably also on disease dynamics. However, the observed increase in frequency and severity of F. columnare epidemics over the last decade cannot be directly linked to bacterial evolution due to increased mean temperature, but is most likely associated with factors related to increased length of growing season, or other time-dependent change in environment. Our study demonstrates that complex interactions between the host, the pathogen and the environment influence disease virulence of an environmentally growing opportunistic pathogen.","container-title":"Evolutionary Applications","DOI":"10.1111/eva.12673","ISSN":"1752-4571","issue":"9","language":"en","note":"_eprint: https://onlinelibrary.wiley.com/doi/pdf/10.1111/eva.12673","page":"1700-1714","source":"Wiley Online Library","title":"Broad thermal tolerance is negatively correlated with virulence in an opportunistic bacterial pathogen","volume":"11","author":[{"family":"Ashrafi","given":"Roghaieh"},{"family":"Bruneaux","given":"Matthieu"},{"family":"Sundberg","given":"Lotta-Riina"},{"family":"Pulkkinen","given":"Katja"},{"family":"Valkonen","given":"Janne"},{"family":"Ketola","given":"Tarmo"}],"issued":{"date-parts":[["2018"]]}}}],"schema":"https://github.com/citation-style-language/schema/raw/master/csl-citation.json"} </w:instrText>
      </w:r>
      <w:r w:rsidR="00057F49">
        <w:rPr>
          <w:sz w:val="24"/>
          <w:szCs w:val="24"/>
        </w:rPr>
        <w:fldChar w:fldCharType="separate"/>
      </w:r>
      <w:r w:rsidR="00A042C4" w:rsidRPr="00A042C4">
        <w:rPr>
          <w:rFonts w:ascii="Calibri" w:hAnsi="Calibri" w:cs="Calibri"/>
          <w:sz w:val="24"/>
        </w:rPr>
        <w:t>[52]</w:t>
      </w:r>
      <w:r w:rsidR="00057F49">
        <w:rPr>
          <w:sz w:val="24"/>
          <w:szCs w:val="24"/>
        </w:rPr>
        <w:fldChar w:fldCharType="end"/>
      </w:r>
      <w:r w:rsidR="008E5DCE">
        <w:rPr>
          <w:sz w:val="24"/>
          <w:szCs w:val="24"/>
        </w:rPr>
        <w:t xml:space="preserve"> or</w:t>
      </w:r>
      <w:r w:rsidR="00057F49">
        <w:rPr>
          <w:sz w:val="24"/>
          <w:szCs w:val="24"/>
        </w:rPr>
        <w:t xml:space="preserve"> </w:t>
      </w:r>
      <w:r w:rsidR="001F56F5">
        <w:rPr>
          <w:sz w:val="24"/>
          <w:szCs w:val="24"/>
        </w:rPr>
        <w:t xml:space="preserve">tolerance to </w:t>
      </w:r>
      <w:r w:rsidR="008D5A1A">
        <w:rPr>
          <w:sz w:val="24"/>
          <w:szCs w:val="24"/>
        </w:rPr>
        <w:t>other</w:t>
      </w:r>
      <w:r w:rsidR="001F56F5">
        <w:rPr>
          <w:sz w:val="24"/>
          <w:szCs w:val="24"/>
        </w:rPr>
        <w:t xml:space="preserve"> stress</w:t>
      </w:r>
      <w:r w:rsidR="008D5A1A">
        <w:rPr>
          <w:sz w:val="24"/>
          <w:szCs w:val="24"/>
        </w:rPr>
        <w:t>es</w:t>
      </w:r>
      <w:r w:rsidR="008E5DCE">
        <w:rPr>
          <w:sz w:val="24"/>
          <w:szCs w:val="24"/>
        </w:rPr>
        <w:t xml:space="preserve"> </w:t>
      </w:r>
      <w:r w:rsidR="008E5DCE">
        <w:rPr>
          <w:sz w:val="24"/>
          <w:szCs w:val="24"/>
        </w:rPr>
        <w:fldChar w:fldCharType="begin"/>
      </w:r>
      <w:r w:rsidR="00BF0BEE">
        <w:rPr>
          <w:sz w:val="24"/>
          <w:szCs w:val="24"/>
        </w:rPr>
        <w:instrText xml:space="preserve"> ADDIN ZOTERO_ITEM CSL_CITATION {"citationID":"zrQVhdNU","properties":{"formattedCitation":"[15]","plainCitation":"[15]","noteIndex":0},"citationItems":[{"id":"3ShIdf5J/GY1H2Ajg","uris":["http://zotero.org/users/local/sgFDdPY0/items/SRBALDVC"],"itemData":{"id":3097,"type":"article-journal","abstract":"The evolutionary potential of species to cope with short-term temperature fluctuations during reproduction is critical to predicting responses to future climate change. Despite this, vertebrate research has focused on reproduction under high or low temperatures in relatively stable temperate climates. Here, we characterize the genetic basis of reproductive thermal tolerance to temperature fluctuations in the ostrich, which lives in variable environments in tropical and subtropical Africa. Both heat and cold tolerance were under selection and heritable, indicating the potential for evolutionary responses to mean temperature change. However, we found evidence for a negative, genetic correlation between heat and cold tolerance that should limit the potential for adaptation to fluctuating temperatures. Genetic constraints between heat and cold tolerance appear a crucial, yet underappreciated, factor influencing responses to climate change.","container-title":"Science Advances","DOI":"10.1126/sciadv.abn9580","issue":"21","note":"publisher: American Association for the Advancement of Science","page":"eabn9580","source":"www-science-org.ezproxy-prd.bodleian.ox.ac.uk (Atypon)","title":"Evolutionary trade-offs between heat and cold tolerance limit responses to fluctuating climates","volume":"8","author":[{"family":"Schou","given":"Mads F."},{"family":"Engelbrecht","given":"Anel"},{"family":"Brand","given":"Zanell"},{"family":"Svensson","given":"Erik I."},{"family":"Cloete","given":"Schalk"},{"family":"Cornwallis","given":"Charlie K."}],"issued":{"date-parts":[["2022",5,27]]}}}],"schema":"https://github.com/citation-style-language/schema/raw/master/csl-citation.json"} </w:instrText>
      </w:r>
      <w:r w:rsidR="008E5DCE">
        <w:rPr>
          <w:sz w:val="24"/>
          <w:szCs w:val="24"/>
        </w:rPr>
        <w:fldChar w:fldCharType="separate"/>
      </w:r>
      <w:r w:rsidR="00241582" w:rsidRPr="00241582">
        <w:rPr>
          <w:rFonts w:ascii="Calibri" w:hAnsi="Calibri" w:cs="Calibri"/>
          <w:sz w:val="24"/>
        </w:rPr>
        <w:t>[15]</w:t>
      </w:r>
      <w:r w:rsidR="008E5DCE">
        <w:rPr>
          <w:sz w:val="24"/>
          <w:szCs w:val="24"/>
        </w:rPr>
        <w:fldChar w:fldCharType="end"/>
      </w:r>
      <w:r w:rsidR="001F56F5">
        <w:rPr>
          <w:sz w:val="24"/>
          <w:szCs w:val="24"/>
        </w:rPr>
        <w:t xml:space="preserve">. </w:t>
      </w:r>
      <w:r w:rsidR="005B18CE">
        <w:rPr>
          <w:sz w:val="24"/>
          <w:szCs w:val="24"/>
        </w:rPr>
        <w:t xml:space="preserve">These findings </w:t>
      </w:r>
      <w:r w:rsidR="00033C5F">
        <w:rPr>
          <w:sz w:val="24"/>
          <w:szCs w:val="24"/>
        </w:rPr>
        <w:t xml:space="preserve">highlight </w:t>
      </w:r>
      <w:r w:rsidR="005B18CE">
        <w:rPr>
          <w:sz w:val="24"/>
          <w:szCs w:val="24"/>
        </w:rPr>
        <w:t>that</w:t>
      </w:r>
      <w:r>
        <w:rPr>
          <w:sz w:val="24"/>
          <w:szCs w:val="24"/>
        </w:rPr>
        <w:t>, while fluctuating tem</w:t>
      </w:r>
      <w:r w:rsidR="00E21F1D">
        <w:rPr>
          <w:sz w:val="24"/>
          <w:szCs w:val="24"/>
        </w:rPr>
        <w:t>pe</w:t>
      </w:r>
      <w:r>
        <w:rPr>
          <w:sz w:val="24"/>
          <w:szCs w:val="24"/>
        </w:rPr>
        <w:t xml:space="preserve">ratures select for </w:t>
      </w:r>
      <w:r w:rsidR="00E21F1D">
        <w:rPr>
          <w:sz w:val="24"/>
          <w:szCs w:val="24"/>
        </w:rPr>
        <w:t xml:space="preserve">greater high temperature </w:t>
      </w:r>
      <w:r w:rsidR="00C70E63">
        <w:rPr>
          <w:sz w:val="24"/>
          <w:szCs w:val="24"/>
        </w:rPr>
        <w:t>growth</w:t>
      </w:r>
      <w:r w:rsidR="00E21F1D">
        <w:rPr>
          <w:sz w:val="24"/>
          <w:szCs w:val="24"/>
        </w:rPr>
        <w:t xml:space="preserve">, the exact </w:t>
      </w:r>
      <w:r>
        <w:rPr>
          <w:sz w:val="24"/>
          <w:szCs w:val="24"/>
        </w:rPr>
        <w:t xml:space="preserve">phenotypic outcomes of </w:t>
      </w:r>
      <w:r w:rsidR="005B18CE">
        <w:rPr>
          <w:sz w:val="24"/>
          <w:szCs w:val="24"/>
        </w:rPr>
        <w:t>fluctuati</w:t>
      </w:r>
      <w:r w:rsidR="00984787">
        <w:rPr>
          <w:sz w:val="24"/>
          <w:szCs w:val="24"/>
        </w:rPr>
        <w:t>ng</w:t>
      </w:r>
      <w:r w:rsidR="005B18CE">
        <w:rPr>
          <w:sz w:val="24"/>
          <w:szCs w:val="24"/>
        </w:rPr>
        <w:t xml:space="preserve"> </w:t>
      </w:r>
      <w:r>
        <w:rPr>
          <w:sz w:val="24"/>
          <w:szCs w:val="24"/>
        </w:rPr>
        <w:t xml:space="preserve">selection vary </w:t>
      </w:r>
      <w:r w:rsidR="00E21F1D">
        <w:rPr>
          <w:sz w:val="24"/>
          <w:szCs w:val="24"/>
        </w:rPr>
        <w:t>between</w:t>
      </w:r>
      <w:r>
        <w:rPr>
          <w:sz w:val="24"/>
          <w:szCs w:val="24"/>
        </w:rPr>
        <w:t xml:space="preserve"> phage taxa</w:t>
      </w:r>
      <w:r w:rsidR="006065BC">
        <w:rPr>
          <w:sz w:val="24"/>
          <w:szCs w:val="24"/>
        </w:rPr>
        <w:t xml:space="preserve"> </w:t>
      </w:r>
      <w:r w:rsidR="006065BC">
        <w:rPr>
          <w:sz w:val="24"/>
          <w:szCs w:val="24"/>
        </w:rPr>
        <w:fldChar w:fldCharType="begin"/>
      </w:r>
      <w:r w:rsidR="00A042C4">
        <w:rPr>
          <w:sz w:val="24"/>
          <w:szCs w:val="24"/>
        </w:rPr>
        <w:instrText xml:space="preserve"> ADDIN ZOTERO_ITEM CSL_CITATION {"citationID":"HujIrwss","properties":{"formattedCitation":"[53]","plainCitation":"[53]","noteIndex":0},"citationItems":[{"id":"3ShIdf5J/yaZwv2Dn","uris":["http://zotero.org/users/local/sgFDdPY0/items/7TJ2XKXJ"],"itemData":{"id":3745,"type":"article-journal","container-title":"Trends in Parasitology","DOI":"10.1016/j.pt.2009.02.004","ISSN":"1471-4922, 1471-5007","issue":"5","journalAbbreviation":"Trends in Parasitology","language":"English","note":"publisher: Elsevier\nPMID: 19356982","page":"236-244","source":"www-cell-com.ezproxy-prd.bodleian.ox.ac.uk","title":"Environment can alter selection in host–parasite interactions","volume":"25","author":[{"family":"Wolinska","given":"Justyna"},{"family":"King","given":"Kayla C."}],"issued":{"date-parts":[["2009",5,1]]}}}],"schema":"https://github.com/citation-style-language/schema/raw/master/csl-citation.json"} </w:instrText>
      </w:r>
      <w:r w:rsidR="006065BC">
        <w:rPr>
          <w:sz w:val="24"/>
          <w:szCs w:val="24"/>
        </w:rPr>
        <w:fldChar w:fldCharType="separate"/>
      </w:r>
      <w:r w:rsidR="00A042C4" w:rsidRPr="00A042C4">
        <w:rPr>
          <w:rFonts w:ascii="Calibri" w:hAnsi="Calibri" w:cs="Calibri"/>
          <w:sz w:val="24"/>
        </w:rPr>
        <w:t>[53]</w:t>
      </w:r>
      <w:r w:rsidR="006065BC">
        <w:rPr>
          <w:sz w:val="24"/>
          <w:szCs w:val="24"/>
        </w:rPr>
        <w:fldChar w:fldCharType="end"/>
      </w:r>
      <w:r>
        <w:rPr>
          <w:sz w:val="24"/>
          <w:szCs w:val="24"/>
        </w:rPr>
        <w:t xml:space="preserve">. </w:t>
      </w:r>
    </w:p>
    <w:p w14:paraId="56297E8D" w14:textId="1493EE7E" w:rsidR="00AE115F" w:rsidRDefault="005B18CE" w:rsidP="00A4788D">
      <w:pPr>
        <w:jc w:val="both"/>
        <w:rPr>
          <w:sz w:val="24"/>
          <w:szCs w:val="24"/>
        </w:rPr>
      </w:pPr>
      <w:r>
        <w:rPr>
          <w:sz w:val="24"/>
          <w:szCs w:val="24"/>
        </w:rPr>
        <w:t xml:space="preserve">We found that fluctuating </w:t>
      </w:r>
      <w:r w:rsidR="00931818">
        <w:rPr>
          <w:sz w:val="24"/>
          <w:szCs w:val="24"/>
        </w:rPr>
        <w:t>temperatures resulted in</w:t>
      </w:r>
      <w:r>
        <w:rPr>
          <w:sz w:val="24"/>
          <w:szCs w:val="24"/>
        </w:rPr>
        <w:t xml:space="preserve"> </w:t>
      </w:r>
      <w:r w:rsidR="00931818">
        <w:rPr>
          <w:sz w:val="24"/>
          <w:szCs w:val="24"/>
        </w:rPr>
        <w:t>more variable evolutionary trajectories</w:t>
      </w:r>
      <w:r w:rsidR="004958A4">
        <w:rPr>
          <w:sz w:val="24"/>
          <w:szCs w:val="24"/>
        </w:rPr>
        <w:t xml:space="preserve">; </w:t>
      </w:r>
      <w:r w:rsidR="00034E63">
        <w:rPr>
          <w:sz w:val="24"/>
          <w:szCs w:val="24"/>
        </w:rPr>
        <w:t xml:space="preserve">while static evolved populations </w:t>
      </w:r>
      <w:r w:rsidR="00C70E63">
        <w:rPr>
          <w:sz w:val="24"/>
          <w:szCs w:val="24"/>
        </w:rPr>
        <w:t xml:space="preserve">generally </w:t>
      </w:r>
      <w:r w:rsidR="00034E63">
        <w:rPr>
          <w:sz w:val="24"/>
          <w:szCs w:val="24"/>
        </w:rPr>
        <w:t xml:space="preserve">formed clusters, fluctuating </w:t>
      </w:r>
      <w:r w:rsidR="00931818">
        <w:rPr>
          <w:sz w:val="24"/>
          <w:szCs w:val="24"/>
        </w:rPr>
        <w:t xml:space="preserve">populations </w:t>
      </w:r>
      <w:r>
        <w:rPr>
          <w:sz w:val="24"/>
          <w:szCs w:val="24"/>
        </w:rPr>
        <w:t xml:space="preserve">were genetically similar to </w:t>
      </w:r>
      <w:r w:rsidR="000A3777">
        <w:rPr>
          <w:sz w:val="24"/>
          <w:szCs w:val="24"/>
        </w:rPr>
        <w:t xml:space="preserve">both </w:t>
      </w:r>
      <w:r w:rsidR="00931818">
        <w:rPr>
          <w:sz w:val="24"/>
          <w:szCs w:val="24"/>
        </w:rPr>
        <w:t>37</w:t>
      </w:r>
      <w:r w:rsidR="004958A4">
        <w:rPr>
          <w:rFonts w:cstheme="minorHAnsi"/>
          <w:sz w:val="24"/>
          <w:szCs w:val="24"/>
        </w:rPr>
        <w:t>°</w:t>
      </w:r>
      <w:r w:rsidR="00931818">
        <w:rPr>
          <w:sz w:val="24"/>
          <w:szCs w:val="24"/>
        </w:rPr>
        <w:t xml:space="preserve">C </w:t>
      </w:r>
      <w:r w:rsidR="000A3777">
        <w:rPr>
          <w:sz w:val="24"/>
          <w:szCs w:val="24"/>
        </w:rPr>
        <w:t>and</w:t>
      </w:r>
      <w:r w:rsidR="00931818">
        <w:rPr>
          <w:sz w:val="24"/>
          <w:szCs w:val="24"/>
        </w:rPr>
        <w:t xml:space="preserve"> 42</w:t>
      </w:r>
      <w:r w:rsidR="004958A4">
        <w:rPr>
          <w:rFonts w:cstheme="minorHAnsi"/>
          <w:sz w:val="24"/>
          <w:szCs w:val="24"/>
        </w:rPr>
        <w:t>°</w:t>
      </w:r>
      <w:r w:rsidR="00931818">
        <w:rPr>
          <w:sz w:val="24"/>
          <w:szCs w:val="24"/>
        </w:rPr>
        <w:t xml:space="preserve">C </w:t>
      </w:r>
      <w:r>
        <w:rPr>
          <w:sz w:val="24"/>
          <w:szCs w:val="24"/>
        </w:rPr>
        <w:t>static evolved populations</w:t>
      </w:r>
      <w:r w:rsidR="00931818">
        <w:rPr>
          <w:sz w:val="24"/>
          <w:szCs w:val="24"/>
        </w:rPr>
        <w:t>.</w:t>
      </w:r>
      <w:r>
        <w:rPr>
          <w:sz w:val="24"/>
          <w:szCs w:val="24"/>
        </w:rPr>
        <w:t xml:space="preserve"> Further, we found that </w:t>
      </w:r>
      <w:r w:rsidR="00931818">
        <w:rPr>
          <w:sz w:val="24"/>
          <w:szCs w:val="24"/>
        </w:rPr>
        <w:t xml:space="preserve">parallel </w:t>
      </w:r>
      <w:r>
        <w:rPr>
          <w:sz w:val="24"/>
          <w:szCs w:val="24"/>
        </w:rPr>
        <w:t xml:space="preserve">mutations </w:t>
      </w:r>
      <w:r w:rsidR="003F1BE1">
        <w:rPr>
          <w:sz w:val="24"/>
          <w:szCs w:val="24"/>
        </w:rPr>
        <w:t xml:space="preserve">acquired </w:t>
      </w:r>
      <w:r>
        <w:rPr>
          <w:sz w:val="24"/>
          <w:szCs w:val="24"/>
        </w:rPr>
        <w:t xml:space="preserve">under </w:t>
      </w:r>
      <w:r w:rsidR="00984787">
        <w:rPr>
          <w:sz w:val="24"/>
          <w:szCs w:val="24"/>
        </w:rPr>
        <w:t xml:space="preserve">fluctuating </w:t>
      </w:r>
      <w:r>
        <w:rPr>
          <w:sz w:val="24"/>
          <w:szCs w:val="24"/>
        </w:rPr>
        <w:t>selection were the same as those previously identified in static evolv</w:t>
      </w:r>
      <w:r w:rsidR="00984787">
        <w:rPr>
          <w:sz w:val="24"/>
          <w:szCs w:val="24"/>
        </w:rPr>
        <w:t>ed</w:t>
      </w:r>
      <w:r>
        <w:rPr>
          <w:sz w:val="24"/>
          <w:szCs w:val="24"/>
        </w:rPr>
        <w:t xml:space="preserve"> </w:t>
      </w:r>
      <w:r w:rsidR="0018517F">
        <w:rPr>
          <w:sz w:val="24"/>
          <w:szCs w:val="24"/>
        </w:rPr>
        <w:t xml:space="preserve">populations </w:t>
      </w:r>
      <w:r w:rsidR="00A75097">
        <w:rPr>
          <w:sz w:val="24"/>
          <w:szCs w:val="24"/>
        </w:rPr>
        <w:fldChar w:fldCharType="begin"/>
      </w:r>
      <w:r w:rsidR="00A042C4">
        <w:rPr>
          <w:sz w:val="24"/>
          <w:szCs w:val="24"/>
        </w:rPr>
        <w:instrText xml:space="preserve"> ADDIN ZOTERO_ITEM CSL_CITATION {"citationID":"rkyOqK4u","properties":{"formattedCitation":"[32]","plainCitation":"[32]","noteIndex":0},"citationItems":[{"id":"3ShIdf5J/XIGQgsWs","uris":["http://zotero.org/users/local/sgFDdPY0/items/ZEVGKDPJ"],"itemData":{"id":3692,"type":"article","abstract":"Environmental stress drives biodiversity loss by altering competitive hierarchies and pushing taxa towards extinction. Parasites and their communities are particularly vulnerable to stress due to environmental sensitivity of infection steps, variation in species tolerance during co-infections, and dependence on host fitness. Parasite populations might avoid extinction through evolutionary rescue - whereby rapid adaptation to stress enables persistence - but whether this process can preserve community diversity remains unclear. Here, we study the impact of evolutionary rescue in a simple parasite community by propagating populations of two viral parasites (bacteriophages φ14-1 and φLUZ19) of Pseudomonas aeruginosa in monoculture and co-culture under two thermal conditions, a control temperature (37°C) and a high temperature that restricts φ14-1 growth (42°C). We show that evolutionary rescue of φ14-1 prevented extinction in monoculture. Rescue of this phage in co-culture made it a superior competitor, and it replaced φLUZ19 as the dominant phage at high temperature. We determine that evolutionary rescue occurred through mutations in genes linked to attachment to bacterial hosts and within-host replication. We also show that competitive suppression by φ14-1 constrained φLUZ19 molecular evolution. Our findings suggest that evolutionary rescue can prevent the extinction of some parasites, but may inadvertently destabilise the community and facilitate further biodiversity loss. This work underscores the need to take an eco-evolutionary approach to predict the responses of communities to global climate change.","DOI":"10.1101/2025.09.25.678511","language":"en","license":"© 2025, Posted by Cold Spring Harbor Laboratory. This pre-print is available under a Creative Commons License (Attribution-NoDerivs 4.0 International), CC BY-ND 4.0, as described at http://creativecommons.org/licenses/by-nd/4.0/","note":"ISSN: 2692-8205\npage: 2025.09.25.678511\nsection: New Results","publisher":"bioRxiv","source":"bioRxiv","title":"Evolutionary rescue accelerates competitive exclusion in a parasite community","URL":"https://www.biorxiv.org/content/10.1101/2025.09.25.678511v1","author":[{"family":"Greenrod","given":"Samuel TE"},{"family":"Cazares","given":"Daniel"},{"family":"Slesak","given":"Weronika A."},{"family":"Hector","given":"Tobias"},{"family":"MacLean","given":"R. Craig"},{"family":"King","given":"Kayla C."}],"accessed":{"date-parts":[["2025",9,28]]},"issued":{"date-parts":[["2025",9,27]]}}}],"schema":"https://github.com/citation-style-language/schema/raw/master/csl-citation.json"} </w:instrText>
      </w:r>
      <w:r w:rsidR="00A75097">
        <w:rPr>
          <w:sz w:val="24"/>
          <w:szCs w:val="24"/>
        </w:rPr>
        <w:fldChar w:fldCharType="separate"/>
      </w:r>
      <w:r w:rsidR="00A042C4" w:rsidRPr="00A042C4">
        <w:rPr>
          <w:rFonts w:ascii="Calibri" w:hAnsi="Calibri" w:cs="Calibri"/>
          <w:sz w:val="24"/>
        </w:rPr>
        <w:t>[32]</w:t>
      </w:r>
      <w:r w:rsidR="00A75097">
        <w:rPr>
          <w:sz w:val="24"/>
          <w:szCs w:val="24"/>
        </w:rPr>
        <w:fldChar w:fldCharType="end"/>
      </w:r>
      <w:r>
        <w:rPr>
          <w:sz w:val="24"/>
          <w:szCs w:val="24"/>
        </w:rPr>
        <w:t xml:space="preserve">. </w:t>
      </w:r>
      <w:r w:rsidR="00AE115F">
        <w:rPr>
          <w:sz w:val="24"/>
          <w:szCs w:val="24"/>
        </w:rPr>
        <w:t xml:space="preserve">These findings could be explained by </w:t>
      </w:r>
      <w:r w:rsidR="00931818">
        <w:rPr>
          <w:sz w:val="24"/>
          <w:szCs w:val="24"/>
        </w:rPr>
        <w:t xml:space="preserve">historical contingency </w:t>
      </w:r>
      <w:r w:rsidR="00931818">
        <w:rPr>
          <w:sz w:val="24"/>
          <w:szCs w:val="24"/>
        </w:rPr>
        <w:fldChar w:fldCharType="begin"/>
      </w:r>
      <w:r w:rsidR="00A042C4">
        <w:rPr>
          <w:sz w:val="24"/>
          <w:szCs w:val="24"/>
        </w:rPr>
        <w:instrText xml:space="preserve"> ADDIN ZOTERO_ITEM CSL_CITATION {"citationID":"Zo44u3lz","properties":{"formattedCitation":"[54]","plainCitation":"[54]","noteIndex":0},"citationItems":[{"id":"3ShIdf5J/4PuUnh17","uris":["http://zotero.org/users/local/sgFDdPY0/items/RRSTHNMX"],"itemData":{"id":3594,"type":"article-journal","abstract":"Historical processes display some degree of “contingency,” meaning their outcomes are sensitive to seemingly inconsequential events that can fundamentally change the future. Contingency is what makes historical outcomes unpredictable. Unlike many other natural phenomena, evolution is a historical process. Evolutionary change is often driven by the deterministic force of natural selection, but natural selection works upon variation that arises unpredictably through time by random mutation, and even beneficial mutations can be lost by chance through genetic drift. Moreover, evolution has taken place within a planetary environment with a particular history of its own. This tension between determinism and contingency makes evolutionary biology a kind of hybrid between science and history. While philosophers of science examine the nuances of contingency, biologists have performed many empirical studies of evolutionary repeatability and contingency. Here, we review the experimental and comparative evidence from these studies. Replicate populations in evolutionary “replay” experiments often show parallel changes, especially in overall performance, although idiosyncratic outcomes show that the particulars of a lineage’s history can affect which of several evolutionary paths is taken. Comparative biologists have found many notable examples of convergent adaptation to similar conditions, but quantification of how frequently such convergence occurs is difficult. On balance, the evidence indicates that evolution tends to be surprisingly repeatable among closely related lineages, but disparate outcomes become more likely as the footprint of history grows deeper. Ongoing research on the structure of adaptive landscapes is providing additional insight into the interplay of fate and chance in the evolutionary process.","container-title":"Science","DOI":"10.1126/science.aam5979","issue":"6415","note":"publisher: American Association for the Advancement of Science","page":"eaam5979","source":"www-science-org.ezproxy-prd.bodleian.ox.ac.uk (Atypon)","title":"Contingency and determinism in evolution: Replaying life’s tape","title-short":"Contingency and determinism in evolution","volume":"362","author":[{"family":"Blount","given":"Zachary D."},{"family":"Lenski","given":"Richard E."},{"family":"Losos","given":"Jonathan B."}],"issued":{"date-parts":[["2018",11,9]]}}}],"schema":"https://github.com/citation-style-language/schema/raw/master/csl-citation.json"} </w:instrText>
      </w:r>
      <w:r w:rsidR="00931818">
        <w:rPr>
          <w:sz w:val="24"/>
          <w:szCs w:val="24"/>
        </w:rPr>
        <w:fldChar w:fldCharType="separate"/>
      </w:r>
      <w:r w:rsidR="00A042C4" w:rsidRPr="00A042C4">
        <w:rPr>
          <w:rFonts w:ascii="Calibri" w:hAnsi="Calibri" w:cs="Calibri"/>
          <w:sz w:val="24"/>
        </w:rPr>
        <w:t>[54]</w:t>
      </w:r>
      <w:r w:rsidR="00931818">
        <w:rPr>
          <w:sz w:val="24"/>
          <w:szCs w:val="24"/>
        </w:rPr>
        <w:fldChar w:fldCharType="end"/>
      </w:r>
      <w:r w:rsidR="00931818">
        <w:rPr>
          <w:sz w:val="24"/>
          <w:szCs w:val="24"/>
        </w:rPr>
        <w:t xml:space="preserve"> </w:t>
      </w:r>
      <w:r w:rsidR="00AE115F">
        <w:rPr>
          <w:sz w:val="24"/>
          <w:szCs w:val="24"/>
        </w:rPr>
        <w:t xml:space="preserve">whereby </w:t>
      </w:r>
      <w:ins w:id="415" w:author="Samuel Greenrod" w:date="2026-02-01T18:34:00Z" w16du:dateUtc="2026-02-01T18:34:00Z">
        <w:r w:rsidR="00286E39">
          <w:rPr>
            <w:sz w:val="24"/>
            <w:szCs w:val="24"/>
          </w:rPr>
          <w:t xml:space="preserve">a small number of </w:t>
        </w:r>
      </w:ins>
      <w:r w:rsidR="00931818">
        <w:rPr>
          <w:sz w:val="24"/>
          <w:szCs w:val="24"/>
        </w:rPr>
        <w:t xml:space="preserve">random </w:t>
      </w:r>
      <w:r w:rsidR="00AE115F">
        <w:rPr>
          <w:sz w:val="24"/>
          <w:szCs w:val="24"/>
        </w:rPr>
        <w:t xml:space="preserve">mutations that are adaptive </w:t>
      </w:r>
      <w:r w:rsidR="00984787">
        <w:rPr>
          <w:sz w:val="24"/>
          <w:szCs w:val="24"/>
        </w:rPr>
        <w:t>at</w:t>
      </w:r>
      <w:r w:rsidR="00AE115F">
        <w:rPr>
          <w:sz w:val="24"/>
          <w:szCs w:val="24"/>
        </w:rPr>
        <w:t xml:space="preserve"> low or high temperature</w:t>
      </w:r>
      <w:r w:rsidR="00984787">
        <w:rPr>
          <w:sz w:val="24"/>
          <w:szCs w:val="24"/>
        </w:rPr>
        <w:t>s</w:t>
      </w:r>
      <w:r w:rsidR="00AE115F">
        <w:rPr>
          <w:sz w:val="24"/>
          <w:szCs w:val="24"/>
        </w:rPr>
        <w:t xml:space="preserve"> become fixed in </w:t>
      </w:r>
      <w:r w:rsidR="003F1BE1">
        <w:rPr>
          <w:sz w:val="24"/>
          <w:szCs w:val="24"/>
        </w:rPr>
        <w:t>a subset of</w:t>
      </w:r>
      <w:r w:rsidR="00AE115F">
        <w:rPr>
          <w:sz w:val="24"/>
          <w:szCs w:val="24"/>
        </w:rPr>
        <w:t xml:space="preserve"> populations</w:t>
      </w:r>
      <w:r w:rsidR="00C74CD8">
        <w:rPr>
          <w:sz w:val="24"/>
          <w:szCs w:val="24"/>
        </w:rPr>
        <w:t xml:space="preserve"> </w:t>
      </w:r>
      <w:r w:rsidR="00C74CD8">
        <w:rPr>
          <w:sz w:val="24"/>
          <w:szCs w:val="24"/>
        </w:rPr>
        <w:fldChar w:fldCharType="begin"/>
      </w:r>
      <w:r w:rsidR="00BF0BEE">
        <w:rPr>
          <w:sz w:val="24"/>
          <w:szCs w:val="24"/>
        </w:rPr>
        <w:instrText xml:space="preserve"> ADDIN ZOTERO_ITEM CSL_CITATION {"citationID":"i19qavYu","properties":{"formattedCitation":"[7]","plainCitation":"[7]","noteIndex":0},"citationItems":[{"id":"3ShIdf5J/YYP0xX8C","uris":["http://zotero.org/users/local/sgFDdPY0/items/FJ2TAFQ9"],"itemData":{"id":3472,"type":"article-journal","abstract":"Although pervasive, the impact of temporal environmental heterogeneity on coevolutionary processes is poorly understood. Productivity is a key temporally heterogeneous variable, and increasing productivity has been shown to increase rates of antagonistic arms race coevolution, and lead to the evolution of more broadly resistant hosts and more broadly infectious parasites. We investigated the effects of the grain of environmental heterogeneity, in terms of fluctuations in productivity, on bacteria-phage coevolution. Our findings demonstrate that environmental heterogeneity could constrain antagonistic coevolution, but that its effect was dependent upon the grain of heterogeneity, such that both the rate and extent of coevolution were most strongly limited in fine-grained, rapidly fluctuating heterogeneous environments. We further demonstrate that rapid environmental fluctuations were likely to have impeded selective sweeps of resistance alleles, which occurred over longer durations than the fastest, but not the slowest, frequency of fluctuations used. Taken together our results suggest that fine-grained environmental heterogeneity constrained the coevolutionary arms race by impeding selective sweeps.","container-title":"Proceedings. Biological Sciences","DOI":"10.1098/rspb.2013.0937","ISSN":"1471-2954","issue":"1764","journalAbbreviation":"Proc Biol Sci","language":"eng","note":"PMID: 23760864\nPMCID: PMC3712419","page":"20130937","source":"PubMed","title":"Rapidly fluctuating environments constrain coevolutionary arms races by impeding selective sweeps","volume":"280","author":[{"family":"Harrison","given":"Ellie"},{"family":"Laine","given":"Anna-Liisa"},{"family":"Hietala","given":"Mikael"},{"family":"Brockhurst","given":"Michael A."}],"issued":{"date-parts":[["2013",8,7]]}}}],"schema":"https://github.com/citation-style-language/schema/raw/master/csl-citation.json"} </w:instrText>
      </w:r>
      <w:r w:rsidR="00C74CD8">
        <w:rPr>
          <w:sz w:val="24"/>
          <w:szCs w:val="24"/>
        </w:rPr>
        <w:fldChar w:fldCharType="separate"/>
      </w:r>
      <w:r w:rsidR="00241582" w:rsidRPr="00241582">
        <w:rPr>
          <w:rFonts w:ascii="Calibri" w:hAnsi="Calibri" w:cs="Calibri"/>
          <w:sz w:val="24"/>
        </w:rPr>
        <w:t>[7]</w:t>
      </w:r>
      <w:r w:rsidR="00C74CD8">
        <w:rPr>
          <w:sz w:val="24"/>
          <w:szCs w:val="24"/>
        </w:rPr>
        <w:fldChar w:fldCharType="end"/>
      </w:r>
      <w:r w:rsidR="00AE115F">
        <w:rPr>
          <w:sz w:val="24"/>
          <w:szCs w:val="24"/>
        </w:rPr>
        <w:t xml:space="preserve">. </w:t>
      </w:r>
      <w:ins w:id="416" w:author="Samuel Greenrod" w:date="2026-02-01T18:37:00Z" w16du:dateUtc="2026-02-01T18:37:00Z">
        <w:r w:rsidR="00B13EAB">
          <w:rPr>
            <w:sz w:val="24"/>
            <w:szCs w:val="24"/>
          </w:rPr>
          <w:t xml:space="preserve">As </w:t>
        </w:r>
      </w:ins>
      <w:ins w:id="417" w:author="Samuel Greenrod" w:date="2026-02-01T18:38:00Z" w16du:dateUtc="2026-02-01T18:38:00Z">
        <w:r w:rsidR="00A46617">
          <w:rPr>
            <w:sz w:val="24"/>
            <w:szCs w:val="24"/>
          </w:rPr>
          <w:t xml:space="preserve">phage populations only acquired a small number of mutations during the experiment, the early acquisition </w:t>
        </w:r>
      </w:ins>
      <w:ins w:id="418" w:author="Samuel Greenrod" w:date="2026-02-01T18:39:00Z" w16du:dateUtc="2026-02-01T18:39:00Z">
        <w:r w:rsidR="008A558E">
          <w:rPr>
            <w:sz w:val="24"/>
            <w:szCs w:val="24"/>
          </w:rPr>
          <w:t xml:space="preserve">and fixation </w:t>
        </w:r>
      </w:ins>
      <w:ins w:id="419" w:author="Samuel Greenrod" w:date="2026-02-01T18:38:00Z" w16du:dateUtc="2026-02-01T18:38:00Z">
        <w:r w:rsidR="00A46617">
          <w:rPr>
            <w:sz w:val="24"/>
            <w:szCs w:val="24"/>
          </w:rPr>
          <w:t xml:space="preserve">of </w:t>
        </w:r>
        <w:r w:rsidR="008A558E">
          <w:rPr>
            <w:sz w:val="24"/>
            <w:szCs w:val="24"/>
          </w:rPr>
          <w:t xml:space="preserve">large </w:t>
        </w:r>
      </w:ins>
      <w:ins w:id="420" w:author="Samuel Greenrod" w:date="2026-02-01T21:55:00Z" w16du:dateUtc="2026-02-01T21:55:00Z">
        <w:r w:rsidR="0035692D">
          <w:rPr>
            <w:sz w:val="24"/>
            <w:szCs w:val="24"/>
          </w:rPr>
          <w:t xml:space="preserve">fitness </w:t>
        </w:r>
      </w:ins>
      <w:ins w:id="421" w:author="Samuel Greenrod" w:date="2026-02-01T18:38:00Z" w16du:dateUtc="2026-02-01T18:38:00Z">
        <w:r w:rsidR="008A558E">
          <w:rPr>
            <w:sz w:val="24"/>
            <w:szCs w:val="24"/>
          </w:rPr>
          <w:t>effect mutations</w:t>
        </w:r>
      </w:ins>
      <w:ins w:id="422" w:author="Samuel Greenrod" w:date="2026-02-01T18:39:00Z" w16du:dateUtc="2026-02-01T18:39:00Z">
        <w:r w:rsidR="008A558E">
          <w:rPr>
            <w:sz w:val="24"/>
            <w:szCs w:val="24"/>
          </w:rPr>
          <w:t xml:space="preserve"> </w:t>
        </w:r>
        <w:r w:rsidR="00300FAF">
          <w:rPr>
            <w:sz w:val="24"/>
            <w:szCs w:val="24"/>
          </w:rPr>
          <w:t xml:space="preserve">may have caused </w:t>
        </w:r>
      </w:ins>
      <w:del w:id="423" w:author="Samuel Greenrod" w:date="2026-02-01T18:39:00Z" w16du:dateUtc="2026-02-01T18:39:00Z">
        <w:r w:rsidR="00AE115F" w:rsidDel="00300FAF">
          <w:rPr>
            <w:sz w:val="24"/>
            <w:szCs w:val="24"/>
          </w:rPr>
          <w:delText xml:space="preserve">Depending on </w:delText>
        </w:r>
        <w:r w:rsidR="00984787" w:rsidDel="00300FAF">
          <w:rPr>
            <w:sz w:val="24"/>
            <w:szCs w:val="24"/>
          </w:rPr>
          <w:delText>the timing of</w:delText>
        </w:r>
        <w:r w:rsidR="00AE115F" w:rsidDel="00300FAF">
          <w:rPr>
            <w:sz w:val="24"/>
            <w:szCs w:val="24"/>
          </w:rPr>
          <w:delText xml:space="preserve"> mutation</w:delText>
        </w:r>
        <w:r w:rsidR="00984787" w:rsidDel="00300FAF">
          <w:rPr>
            <w:sz w:val="24"/>
            <w:szCs w:val="24"/>
          </w:rPr>
          <w:delText xml:space="preserve"> appearance</w:delText>
        </w:r>
        <w:r w:rsidR="00AE115F" w:rsidDel="00300FAF">
          <w:rPr>
            <w:sz w:val="24"/>
            <w:szCs w:val="24"/>
          </w:rPr>
          <w:delText xml:space="preserve">, </w:delText>
        </w:r>
      </w:del>
      <w:r w:rsidR="00AE115F">
        <w:rPr>
          <w:sz w:val="24"/>
          <w:szCs w:val="24"/>
        </w:rPr>
        <w:t xml:space="preserve">fluctuating populations </w:t>
      </w:r>
      <w:del w:id="424" w:author="Samuel Greenrod" w:date="2026-02-01T18:39:00Z" w16du:dateUtc="2026-02-01T18:39:00Z">
        <w:r w:rsidR="00AE115F" w:rsidDel="00300FAF">
          <w:rPr>
            <w:sz w:val="24"/>
            <w:szCs w:val="24"/>
          </w:rPr>
          <w:delText xml:space="preserve">may </w:delText>
        </w:r>
        <w:r w:rsidR="003F1BE1" w:rsidDel="00300FAF">
          <w:rPr>
            <w:sz w:val="24"/>
            <w:szCs w:val="24"/>
          </w:rPr>
          <w:delText>then</w:delText>
        </w:r>
      </w:del>
      <w:ins w:id="425" w:author="Samuel Greenrod" w:date="2026-02-01T18:39:00Z" w16du:dateUtc="2026-02-01T18:39:00Z">
        <w:r w:rsidR="00300FAF">
          <w:rPr>
            <w:sz w:val="24"/>
            <w:szCs w:val="24"/>
          </w:rPr>
          <w:t>to</w:t>
        </w:r>
      </w:ins>
      <w:r w:rsidR="003F1BE1">
        <w:rPr>
          <w:sz w:val="24"/>
          <w:szCs w:val="24"/>
        </w:rPr>
        <w:t xml:space="preserve"> </w:t>
      </w:r>
      <w:r w:rsidR="00AE115F">
        <w:rPr>
          <w:sz w:val="24"/>
          <w:szCs w:val="24"/>
        </w:rPr>
        <w:t xml:space="preserve">resemble </w:t>
      </w:r>
      <w:del w:id="426" w:author="Samuel Greenrod" w:date="2026-02-01T18:39:00Z" w16du:dateUtc="2026-02-01T18:39:00Z">
        <w:r w:rsidR="00AE115F" w:rsidDel="00300FAF">
          <w:rPr>
            <w:sz w:val="24"/>
            <w:szCs w:val="24"/>
          </w:rPr>
          <w:delText xml:space="preserve">individual </w:delText>
        </w:r>
      </w:del>
      <w:ins w:id="427" w:author="Samuel Greenrod" w:date="2026-02-01T21:55:00Z" w16du:dateUtc="2026-02-01T21:55:00Z">
        <w:r w:rsidR="000643E4">
          <w:rPr>
            <w:sz w:val="24"/>
            <w:szCs w:val="24"/>
          </w:rPr>
          <w:t>those</w:t>
        </w:r>
      </w:ins>
      <w:ins w:id="428" w:author="Samuel Greenrod" w:date="2026-02-01T18:39:00Z" w16du:dateUtc="2026-02-01T18:39:00Z">
        <w:r w:rsidR="00300FAF">
          <w:rPr>
            <w:sz w:val="24"/>
            <w:szCs w:val="24"/>
          </w:rPr>
          <w:t xml:space="preserve"> that evolved under</w:t>
        </w:r>
        <w:r w:rsidR="00300FAF">
          <w:rPr>
            <w:sz w:val="24"/>
            <w:szCs w:val="24"/>
          </w:rPr>
          <w:t xml:space="preserve"> </w:t>
        </w:r>
      </w:ins>
      <w:r w:rsidR="00AE115F">
        <w:rPr>
          <w:sz w:val="24"/>
          <w:szCs w:val="24"/>
        </w:rPr>
        <w:t xml:space="preserve">static environments. Fluctuating environments have </w:t>
      </w:r>
      <w:r w:rsidR="00984787">
        <w:rPr>
          <w:sz w:val="24"/>
          <w:szCs w:val="24"/>
        </w:rPr>
        <w:t xml:space="preserve">also </w:t>
      </w:r>
      <w:r w:rsidR="00AE115F">
        <w:rPr>
          <w:sz w:val="24"/>
          <w:szCs w:val="24"/>
        </w:rPr>
        <w:t xml:space="preserve">been shown to select </w:t>
      </w:r>
      <w:r w:rsidR="005823CB">
        <w:rPr>
          <w:sz w:val="24"/>
          <w:szCs w:val="24"/>
        </w:rPr>
        <w:t>for mutations conferring fitness in</w:t>
      </w:r>
      <w:r w:rsidR="00AE115F">
        <w:rPr>
          <w:sz w:val="24"/>
          <w:szCs w:val="24"/>
        </w:rPr>
        <w:t xml:space="preserve"> the most extreme environment</w:t>
      </w:r>
      <w:r w:rsidR="008F3FC8">
        <w:rPr>
          <w:sz w:val="24"/>
          <w:szCs w:val="24"/>
        </w:rPr>
        <w:t xml:space="preserve"> </w:t>
      </w:r>
      <w:r w:rsidR="008F3FC8">
        <w:rPr>
          <w:sz w:val="24"/>
          <w:szCs w:val="24"/>
        </w:rPr>
        <w:fldChar w:fldCharType="begin"/>
      </w:r>
      <w:r w:rsidR="00A042C4">
        <w:rPr>
          <w:sz w:val="24"/>
          <w:szCs w:val="24"/>
        </w:rPr>
        <w:instrText xml:space="preserve"> ADDIN ZOTERO_ITEM CSL_CITATION {"citationID":"5fiOvwEn","properties":{"formattedCitation":"[55]","plainCitation":"[55]","noteIndex":0},"citationItems":[{"id":"3ShIdf5J/qDWf6qlv","uris":["http://zotero.org/users/local/sgFDdPY0/items/8ZIHQDZL"],"itemData":{"id":2547,"type":"article-journal","abstract":"The frequency of change in the selective pressures is one of the main factors driving evolution. It is generally accepted that constant environments select specialist organisms whereas changing environments favour generalists. The particular outcome achieved in either case also depends on the relative strength of the selective pressures and on the fitness costs of mutations across environments. RNA viruses are characterized by their high genetic diversity, which provides fast adaptation to environmental changes and helps them evade most antiviral treatments. Therefore, the study of the adaptive possibilities of RNA viruses is highly relevant for both basic and applied research. In this study we have evolved an RNA virus, the bacteriophage Qβ, under three different temperatures that either were kept constant or alternated periodically. The populations obtained were analyzed at the phenotypic and the genotypic level to characterize the evolutionary process followed by the virus in each case and the amount of convergent genetic changes attained. Finally, we also investigated the influence of the pre-existent genetic diversity on adaptation to high temperature. The main conclusions that arise from our results are: i) under periodically changing temperature conditions, evolution of bacteriophage Qβ is driven by the most stringent selective pressure, ii) there is a high degree of evolutionary convergence between replicated populations and also among populations evolved at different temperatures, iii) there are mutations specific of a particular condition, and iv) adaptation to high temperatures in populations differing in their pre-existent genetic diversity takes place through the selection of a common set of mutations.","container-title":"PLOS ONE","DOI":"10.1371/journal.pone.0100940","ISSN":"1932-6203","issue":"6","journalAbbreviation":"PLOS ONE","language":"en","note":"publisher: Public Library of Science","page":"e100940","source":"PLoS Journals","title":"Adaptation to Fluctuating Temperatures in an RNA Virus Is Driven by the Most Stringent Selective Pressure","volume":"9","author":[{"family":"Arribas","given":"María"},{"family":"Kubota","given":"Kirina"},{"family":"Cabanillas","given":"Laura"},{"family":"Lázaro","given":"Ester"}],"issued":{"date-parts":[["2014",6,25]]}}}],"schema":"https://github.com/citation-style-language/schema/raw/master/csl-citation.json"} </w:instrText>
      </w:r>
      <w:r w:rsidR="008F3FC8">
        <w:rPr>
          <w:sz w:val="24"/>
          <w:szCs w:val="24"/>
        </w:rPr>
        <w:fldChar w:fldCharType="separate"/>
      </w:r>
      <w:r w:rsidR="00A042C4" w:rsidRPr="00A042C4">
        <w:rPr>
          <w:rFonts w:ascii="Calibri" w:hAnsi="Calibri" w:cs="Calibri"/>
          <w:sz w:val="24"/>
        </w:rPr>
        <w:t>[55]</w:t>
      </w:r>
      <w:r w:rsidR="008F3FC8">
        <w:rPr>
          <w:sz w:val="24"/>
          <w:szCs w:val="24"/>
        </w:rPr>
        <w:fldChar w:fldCharType="end"/>
      </w:r>
      <w:r w:rsidR="00AE115F">
        <w:rPr>
          <w:sz w:val="24"/>
          <w:szCs w:val="24"/>
        </w:rPr>
        <w:t xml:space="preserve">. The clustering of </w:t>
      </w:r>
      <w:r w:rsidR="002536E6">
        <w:rPr>
          <w:rFonts w:cstheme="minorHAnsi"/>
          <w:sz w:val="24"/>
          <w:szCs w:val="24"/>
        </w:rPr>
        <w:t>φ</w:t>
      </w:r>
      <w:r w:rsidR="00AE115F">
        <w:rPr>
          <w:sz w:val="24"/>
          <w:szCs w:val="24"/>
        </w:rPr>
        <w:t>LUZ19 fluctuating populations with 42</w:t>
      </w:r>
      <w:r w:rsidR="002536E6">
        <w:rPr>
          <w:rFonts w:cstheme="minorHAnsi"/>
          <w:sz w:val="24"/>
          <w:szCs w:val="24"/>
        </w:rPr>
        <w:t>°</w:t>
      </w:r>
      <w:r w:rsidR="00AE115F">
        <w:rPr>
          <w:sz w:val="24"/>
          <w:szCs w:val="24"/>
        </w:rPr>
        <w:t>C static populations likely reflects selective sweeps combined with asymmetrical selection where 42</w:t>
      </w:r>
      <w:r w:rsidR="002536E6">
        <w:rPr>
          <w:rFonts w:cstheme="minorHAnsi"/>
          <w:sz w:val="24"/>
          <w:szCs w:val="24"/>
        </w:rPr>
        <w:t>°</w:t>
      </w:r>
      <w:r w:rsidR="00AE115F">
        <w:rPr>
          <w:sz w:val="24"/>
          <w:szCs w:val="24"/>
        </w:rPr>
        <w:t xml:space="preserve">C adaptive variants are fixed more rapidly. </w:t>
      </w:r>
      <w:ins w:id="429" w:author="Samuel Greenrod" w:date="2026-02-01T19:25:00Z" w16du:dateUtc="2026-02-01T19:25:00Z">
        <w:r w:rsidR="002638AE">
          <w:rPr>
            <w:sz w:val="24"/>
            <w:szCs w:val="24"/>
          </w:rPr>
          <w:t xml:space="preserve">Diversification and allele fixation </w:t>
        </w:r>
      </w:ins>
      <w:ins w:id="430" w:author="Samuel Greenrod" w:date="2026-02-01T21:56:00Z" w16du:dateUtc="2026-02-01T21:56:00Z">
        <w:r w:rsidR="000643E4">
          <w:rPr>
            <w:sz w:val="24"/>
            <w:szCs w:val="24"/>
          </w:rPr>
          <w:t>is an expected outcome of</w:t>
        </w:r>
      </w:ins>
      <w:ins w:id="431" w:author="Samuel Greenrod" w:date="2026-02-01T19:25:00Z" w16du:dateUtc="2026-02-01T19:25:00Z">
        <w:r w:rsidR="00286D73">
          <w:rPr>
            <w:sz w:val="24"/>
            <w:szCs w:val="24"/>
          </w:rPr>
          <w:t xml:space="preserve"> our experimental set-up where fluctuations occurred at a much longer frequency than phage generation times. </w:t>
        </w:r>
      </w:ins>
      <w:ins w:id="432" w:author="Samuel Greenrod" w:date="2026-02-01T19:26:00Z" w16du:dateUtc="2026-02-01T19:26:00Z">
        <w:r w:rsidR="00374766">
          <w:rPr>
            <w:sz w:val="24"/>
            <w:szCs w:val="24"/>
          </w:rPr>
          <w:t xml:space="preserve">If fluctuations </w:t>
        </w:r>
      </w:ins>
      <w:ins w:id="433" w:author="Samuel Greenrod" w:date="2026-02-01T21:56:00Z" w16du:dateUtc="2026-02-01T21:56:00Z">
        <w:r w:rsidR="000643E4">
          <w:rPr>
            <w:sz w:val="24"/>
            <w:szCs w:val="24"/>
          </w:rPr>
          <w:t xml:space="preserve">had </w:t>
        </w:r>
      </w:ins>
      <w:ins w:id="434" w:author="Samuel Greenrod" w:date="2026-02-01T19:26:00Z" w16du:dateUtc="2026-02-01T19:26:00Z">
        <w:r w:rsidR="00374766">
          <w:rPr>
            <w:sz w:val="24"/>
            <w:szCs w:val="24"/>
          </w:rPr>
          <w:t xml:space="preserve">occurred at the same rate or faster than generation times, we would expect </w:t>
        </w:r>
        <w:r w:rsidR="00804362">
          <w:rPr>
            <w:sz w:val="24"/>
            <w:szCs w:val="24"/>
          </w:rPr>
          <w:t xml:space="preserve">less diversification through the evolution of plasticity or </w:t>
        </w:r>
      </w:ins>
      <w:ins w:id="435" w:author="Samuel Greenrod" w:date="2026-02-01T19:31:00Z" w16du:dateUtc="2026-02-01T19:31:00Z">
        <w:r w:rsidR="00642F89">
          <w:rPr>
            <w:sz w:val="24"/>
            <w:szCs w:val="24"/>
          </w:rPr>
          <w:t>an increase</w:t>
        </w:r>
      </w:ins>
      <w:ins w:id="436" w:author="Samuel Greenrod" w:date="2026-02-01T19:32:00Z" w16du:dateUtc="2026-02-01T19:32:00Z">
        <w:r w:rsidR="007541C0">
          <w:rPr>
            <w:sz w:val="24"/>
            <w:szCs w:val="24"/>
          </w:rPr>
          <w:t>d</w:t>
        </w:r>
      </w:ins>
      <w:ins w:id="437" w:author="Samuel Greenrod" w:date="2026-02-01T19:31:00Z" w16du:dateUtc="2026-02-01T19:31:00Z">
        <w:r w:rsidR="00642F89">
          <w:rPr>
            <w:sz w:val="24"/>
            <w:szCs w:val="24"/>
          </w:rPr>
          <w:t xml:space="preserve"> risk of extinction </w:t>
        </w:r>
      </w:ins>
      <w:r w:rsidR="00F6237C">
        <w:rPr>
          <w:sz w:val="24"/>
          <w:szCs w:val="24"/>
        </w:rPr>
        <w:fldChar w:fldCharType="begin"/>
      </w:r>
      <w:r w:rsidR="00A042C4">
        <w:rPr>
          <w:sz w:val="24"/>
          <w:szCs w:val="24"/>
        </w:rPr>
        <w:instrText xml:space="preserve"> ADDIN ZOTERO_ITEM CSL_CITATION {"citationID":"A7nPcqvr","properties":{"formattedCitation":"[56,57]","plainCitation":"[56,57]","noteIndex":0},"citationItems":[{"id":497,"uris":["http://zotero.org/users/local/DFrpJgFp/items/77NQQABJ"],"itemData":{"id":497,"type":"article-journal","abstract":"Environmental heterogeneity may be a general explanation for both the quantity of genetic variation in populations and the ecological niche width of individuals. To evaluate this hypothesis, I review the literature on selection experiments in heterogeneous environments. The niche width usually – but not invariably – evolves to match the amount of environmental variation, specialists evolving in homogeneous environments and generalists evolving in heterogeneous environments. The genetics of niche width are more complex than has previously been recognized, particularly with respect to the magnitude of costs of adaptation and the putative constraints on the evolution of generalists. Genetic variation in fitness is more readily maintained in heterogeneous environments than in homogeneous environments and this diversity is often stably maintained through negative frequency‐dependent selection. Moreover environmental heterogeneity appears to be a plausible mechanism for at least two well‐known patterns of species diversity at the landscape scale. I conclude that environmental heterogeneity is a plausible and possibly very general explanation for diversity across the range of scales from individuals to landscapes.","container-title":"Journal of Evolutionary Biology","DOI":"10.1046/j.1420-9101.2002.00377.x","ISSN":"1010-061X","issue":"2","journalAbbreviation":"j. evol. Biol.","page":"173-190","source":"Silverchair","title":"The experimental evolution of specialists, generalists, and the maintenance of diversity","volume":"15","author":[{"family":"Kassen","given":"R."}],"issued":{"date-parts":[["2002",3,1]]}}},{"id":499,"uris":["http://zotero.org/users/local/DFrpJgFp/items/5JYYFWH3"],"itemData":{"id":499,"type":"article-journal","abstract":"In an era of rapid climate change, there is a pressing need to understand how organisms will cope with faster and less predictable variation in environmental conditions. Here we develop a unifying model that predicts evolutionary responses to environmentally driven fluctuating selection and use this theoretical framework to explore the potential consequences of altered environmental cycles. We first show that the parameter space determined by different combinations of predictability and timescale of environmental variation is partitioned into distinct regions where a single mode of response (reversible phenotypic plasticity, irreversible phenotypic plasticity, bet-hedging, or adaptive tracking) has a clear selective advantage over all others. We then demonstrate that, although significant environmental changes within these regions can be accommodated by evolution, most changes that involve transitions between regions result in rapid population collapse and often extinction. Thus, the boundaries between response mode regions in our model correspond to evolutionary tipping points, where even minor changes in environmental parameters can have dramatic and disproportionate consequences on population viability. Finally, we discuss how different life histories and genetic architectures may influence the location of tipping points in parameter space and the likelihood of extinction during such transitions. These insights can help identify and address some of the cryptic threats to natural populations that are likely to result from any natural or human-induced change in environmental conditions. They also demonstrate the potential value of evolutionary thinking in the study of global climate change.","container-title":"Proceedings of the National Academy of Sciences of the United States of America","DOI":"10.1073/pnas.1408589111","ISSN":"1091-6490","issue":"1","journalAbbreviation":"Proc Natl Acad Sci U S A","language":"eng","page":"184-189","PMID":"25422451","PMCID":"PMC4291647","source":"PubMed","title":"Evolutionary tipping points in the capacity to adapt to environmental change","volume":"112","author":[{"family":"Botero","given":"Carlos A."},{"family":"Weissing","given":"Franz J."},{"family":"Wright","given":"Jonathan"},{"family":"Rubenstein","given":"Dustin R."}],"issued":{"date-parts":[["2015",1,6]]}}}],"schema":"https://github.com/citation-style-language/schema/raw/master/csl-citation.json"} </w:instrText>
      </w:r>
      <w:r w:rsidR="00F6237C">
        <w:rPr>
          <w:sz w:val="24"/>
          <w:szCs w:val="24"/>
        </w:rPr>
        <w:fldChar w:fldCharType="separate"/>
      </w:r>
      <w:r w:rsidR="00A042C4" w:rsidRPr="00A042C4">
        <w:rPr>
          <w:rFonts w:ascii="Calibri" w:hAnsi="Calibri" w:cs="Calibri"/>
          <w:sz w:val="24"/>
        </w:rPr>
        <w:t>[56,57]</w:t>
      </w:r>
      <w:r w:rsidR="00F6237C">
        <w:rPr>
          <w:sz w:val="24"/>
          <w:szCs w:val="24"/>
        </w:rPr>
        <w:fldChar w:fldCharType="end"/>
      </w:r>
      <w:ins w:id="438" w:author="Samuel Greenrod" w:date="2026-02-01T19:26:00Z" w16du:dateUtc="2026-02-01T19:26:00Z">
        <w:r w:rsidR="00804362">
          <w:rPr>
            <w:sz w:val="24"/>
            <w:szCs w:val="24"/>
          </w:rPr>
          <w:t>.</w:t>
        </w:r>
      </w:ins>
    </w:p>
    <w:p w14:paraId="6816B894" w14:textId="6687C61C" w:rsidR="003018D1" w:rsidRDefault="008F3FC8" w:rsidP="00A4788D">
      <w:pPr>
        <w:jc w:val="both"/>
        <w:rPr>
          <w:sz w:val="24"/>
          <w:szCs w:val="24"/>
        </w:rPr>
      </w:pPr>
      <w:r>
        <w:rPr>
          <w:sz w:val="24"/>
          <w:szCs w:val="24"/>
        </w:rPr>
        <w:t xml:space="preserve">While fluctuating environments can promote genetic diversification, </w:t>
      </w:r>
      <w:r w:rsidR="00E21F1D">
        <w:rPr>
          <w:sz w:val="24"/>
          <w:szCs w:val="24"/>
        </w:rPr>
        <w:t>co-selection with other environmental stressors can constrain adaptation</w:t>
      </w:r>
      <w:r w:rsidR="00B235B4">
        <w:rPr>
          <w:sz w:val="24"/>
          <w:szCs w:val="24"/>
        </w:rPr>
        <w:t xml:space="preserve"> </w:t>
      </w:r>
      <w:r w:rsidR="00C11700">
        <w:rPr>
          <w:sz w:val="24"/>
          <w:szCs w:val="24"/>
        </w:rPr>
        <w:fldChar w:fldCharType="begin"/>
      </w:r>
      <w:r w:rsidR="00BF0BEE">
        <w:rPr>
          <w:sz w:val="24"/>
          <w:szCs w:val="24"/>
        </w:rPr>
        <w:instrText xml:space="preserve"> ADDIN ZOTERO_ITEM CSL_CITATION {"citationID":"J23HeVr8","properties":{"formattedCitation":"[12]","plainCitation":"[12]","noteIndex":0},"citationItems":[{"id":"3ShIdf5J/qqLBjzzM","uris":["http://zotero.org/users/local/sgFDdPY0/items/27D5JGTI"],"itemData":{"id":3430,"type":"article-journal","abstract":"Humans impact natural systems in a multitude of ways, yet the cumulative effect of multiple stressors on ecological communities remains largely unknown. Here we synthesized 171 studies that manipulated two or more stressors in marine and coastal systems and found that cumulative effects in individual studies were additive (26%), synergistic (36%), and antagonistic (38%). The overall interaction effect across all studies was synergistic, but interaction type varied by response level (community: antagonistic, population: synergistic), trophic level (autotrophs: antagonistic, heterotrophs: synergistic), and specific stressor pair (seven pairs additive, three pairs each synergistic and antagonistic). Addition of a third stressor changed interaction effects significantly in two-thirds of all cases and doubled the number of synergistic interactions. Given that most studies were performed in laboratories where stressor effects can be carefully isolated, these three-stressor results suggest that synergies may be quite common in nature where more than two stressors almost always coexist. While significant gaps exist in multiple stressor research, our results suggest an immediate need to account for stressor interactions in ecological studies and conservation planning.","container-title":"Ecology Letters","DOI":"10.1111/j.1461-0248.2008.01253.x","ISSN":"1461-0248","issue":"12","language":"en","license":"© 2008 Blackwell Publishing Ltd/CNRS","note":"_eprint: https://onlinelibrary.wiley.com/doi/pdf/10.1111/j.1461-0248.2008.01253.x","page":"1304-1315","source":"Wiley Online Library","title":"Interactive and cumulative effects of multiple human stressors in marine systems","volume":"11","author":[{"family":"Crain","given":"Caitlin Mullan"},{"family":"Kroeker","given":"Kristy"},{"family":"Halpern","given":"Benjamin S."}],"issued":{"date-parts":[["2008"]]}}}],"schema":"https://github.com/citation-style-language/schema/raw/master/csl-citation.json"} </w:instrText>
      </w:r>
      <w:r w:rsidR="00C11700">
        <w:rPr>
          <w:sz w:val="24"/>
          <w:szCs w:val="24"/>
        </w:rPr>
        <w:fldChar w:fldCharType="separate"/>
      </w:r>
      <w:r w:rsidR="00241582" w:rsidRPr="00241582">
        <w:rPr>
          <w:rFonts w:ascii="Calibri" w:hAnsi="Calibri" w:cs="Calibri"/>
          <w:sz w:val="24"/>
        </w:rPr>
        <w:t>[12]</w:t>
      </w:r>
      <w:r w:rsidR="00C11700">
        <w:rPr>
          <w:sz w:val="24"/>
          <w:szCs w:val="24"/>
        </w:rPr>
        <w:fldChar w:fldCharType="end"/>
      </w:r>
      <w:r w:rsidR="00A4788D">
        <w:rPr>
          <w:sz w:val="24"/>
          <w:szCs w:val="24"/>
        </w:rPr>
        <w:t xml:space="preserve">. </w:t>
      </w:r>
      <w:r w:rsidR="00A87E6A">
        <w:rPr>
          <w:sz w:val="24"/>
          <w:szCs w:val="24"/>
        </w:rPr>
        <w:t xml:space="preserve">Uiterwaal et al </w:t>
      </w:r>
      <w:r w:rsidR="00A87E6A">
        <w:rPr>
          <w:sz w:val="24"/>
          <w:szCs w:val="24"/>
        </w:rPr>
        <w:fldChar w:fldCharType="begin"/>
      </w:r>
      <w:r w:rsidR="00BF0BEE">
        <w:rPr>
          <w:sz w:val="24"/>
          <w:szCs w:val="24"/>
        </w:rPr>
        <w:instrText xml:space="preserve"> ADDIN ZOTERO_ITEM CSL_CITATION {"citationID":"HhXjEwnn","properties":{"formattedCitation":"[18]","plainCitation":"[18]","noteIndex":0},"citationItems":[{"id":"3ShIdf5J/D97hYFnp","uris":["http://zotero.org/users/local/sgFDdPY0/items/AU3MMBRT"],"itemData":{"id":3507,"type":"article-journal","abstract":"The effects of climate change—such as increased temperature variability and novel predators—rarely happen in isolation, but it is unclear how organisms cope with multiple stressors simultaneously. To explore this, we grew replicate Paramecium caudatum populations in either constant or variable temperatures and exposed half to predation. We then fit thermal performance curves (TPCs) of intrinsic growth rate (rmax) for each replicate population (N = 12) across seven temperatures (10°C–38°C). TPCs of P. caudatum exposed to both temperature variability and predation responded only to one or the other (but not both), resulting in unpredictable outcomes. These changes in TPCs were accompanied by changes in cell morphology. Although cell volume was conserved across treatments, cells became narrower in response to temperature variability and rounder in response to predation. Our findings suggest that predation and temperature variability produce conflicting pressures on both thermal performance and cell morphology. Lastly, we found a strong correlation between changes in cell morphology and TPC parameters in response to predation, suggesting that responses to opposing selective pressures could be constrained by trade-offs. Our results shed new light on how environmental and ecological pressures interact to elicit changes in characteristics at both the individual and population levels. We further suggest that morphological responses to interactive environmental forces may modulate population-level responses, making prediction of long-term responses to environmental change challenging.","container-title":"Ecology and Evolution","DOI":"10.1002/ece3.5990","ISSN":"2045-7758","issue":"3","language":"en","license":"© 2020 The Authors. Ecology and Evolution published by John Wiley &amp; Sons Ltd.","note":"_eprint: https://onlinelibrary.wiley.com/doi/pdf/10.1002/ece3.5990","page":"1368-1377","source":"Wiley Online Library","title":"Trade-offs between morphology and thermal niches mediate adaptation in response to competing selective pressures","volume":"10","author":[{"family":"Uiterwaal","given":"Stella F."},{"family":"Lagerstrom","given":"Ian T."},{"family":"Luhring","given":"Thomas M."},{"family":"Salsbery","given":"Miranda E."},{"family":"DeLong","given":"John P."}],"issued":{"date-parts":[["2020"]]}}}],"schema":"https://github.com/citation-style-language/schema/raw/master/csl-citation.json"} </w:instrText>
      </w:r>
      <w:r w:rsidR="00A87E6A">
        <w:rPr>
          <w:sz w:val="24"/>
          <w:szCs w:val="24"/>
        </w:rPr>
        <w:fldChar w:fldCharType="separate"/>
      </w:r>
      <w:r w:rsidR="003D6FEA" w:rsidRPr="003D6FEA">
        <w:rPr>
          <w:rFonts w:ascii="Calibri" w:hAnsi="Calibri" w:cs="Calibri"/>
          <w:sz w:val="24"/>
        </w:rPr>
        <w:t>[18]</w:t>
      </w:r>
      <w:r w:rsidR="00A87E6A">
        <w:rPr>
          <w:sz w:val="24"/>
          <w:szCs w:val="24"/>
        </w:rPr>
        <w:fldChar w:fldCharType="end"/>
      </w:r>
      <w:r w:rsidR="00A87E6A">
        <w:rPr>
          <w:sz w:val="24"/>
          <w:szCs w:val="24"/>
        </w:rPr>
        <w:t xml:space="preserve"> showed that </w:t>
      </w:r>
      <w:r w:rsidR="00FD40E2">
        <w:rPr>
          <w:sz w:val="24"/>
          <w:szCs w:val="24"/>
        </w:rPr>
        <w:t xml:space="preserve">combined </w:t>
      </w:r>
      <w:r w:rsidR="00A87E6A">
        <w:rPr>
          <w:sz w:val="24"/>
          <w:szCs w:val="24"/>
        </w:rPr>
        <w:t xml:space="preserve">fluctuating temperatures </w:t>
      </w:r>
      <w:r w:rsidR="00FD40E2">
        <w:rPr>
          <w:sz w:val="24"/>
          <w:szCs w:val="24"/>
        </w:rPr>
        <w:t xml:space="preserve">and predation restricted adaptation to both selection pressures </w:t>
      </w:r>
      <w:r w:rsidR="00A87E6A">
        <w:rPr>
          <w:sz w:val="24"/>
          <w:szCs w:val="24"/>
        </w:rPr>
        <w:t xml:space="preserve">in </w:t>
      </w:r>
      <w:r w:rsidR="00A87E6A" w:rsidRPr="00D91646">
        <w:rPr>
          <w:i/>
          <w:iCs/>
          <w:sz w:val="24"/>
          <w:szCs w:val="24"/>
        </w:rPr>
        <w:t>Paramecium caudatum</w:t>
      </w:r>
      <w:r w:rsidR="00A87E6A">
        <w:rPr>
          <w:sz w:val="24"/>
          <w:szCs w:val="24"/>
        </w:rPr>
        <w:t xml:space="preserve"> populations. Similar findings have also been observed </w:t>
      </w:r>
      <w:r w:rsidR="001940B6">
        <w:rPr>
          <w:sz w:val="24"/>
          <w:szCs w:val="24"/>
        </w:rPr>
        <w:t xml:space="preserve">in </w:t>
      </w:r>
      <w:r w:rsidR="001940B6" w:rsidRPr="00D91646">
        <w:rPr>
          <w:i/>
          <w:iCs/>
          <w:sz w:val="24"/>
          <w:szCs w:val="24"/>
        </w:rPr>
        <w:t>Daphnia magna</w:t>
      </w:r>
      <w:r w:rsidR="001940B6">
        <w:rPr>
          <w:sz w:val="24"/>
          <w:szCs w:val="24"/>
        </w:rPr>
        <w:t xml:space="preserve"> </w:t>
      </w:r>
      <w:r w:rsidR="00FD40E2">
        <w:rPr>
          <w:sz w:val="24"/>
          <w:szCs w:val="24"/>
        </w:rPr>
        <w:t xml:space="preserve">with </w:t>
      </w:r>
      <w:r w:rsidR="003E3F07">
        <w:rPr>
          <w:sz w:val="24"/>
          <w:szCs w:val="24"/>
        </w:rPr>
        <w:t xml:space="preserve">co-selection from </w:t>
      </w:r>
      <w:r w:rsidR="00FD40E2">
        <w:rPr>
          <w:sz w:val="24"/>
          <w:szCs w:val="24"/>
        </w:rPr>
        <w:t xml:space="preserve">thermal fluctuations </w:t>
      </w:r>
      <w:r w:rsidR="00034E63">
        <w:rPr>
          <w:sz w:val="24"/>
          <w:szCs w:val="24"/>
        </w:rPr>
        <w:t xml:space="preserve">and </w:t>
      </w:r>
      <w:r w:rsidR="00FD40E2">
        <w:rPr>
          <w:sz w:val="24"/>
          <w:szCs w:val="24"/>
        </w:rPr>
        <w:t>predation</w:t>
      </w:r>
      <w:r w:rsidR="00034E63">
        <w:rPr>
          <w:sz w:val="24"/>
          <w:szCs w:val="24"/>
        </w:rPr>
        <w:t>/</w:t>
      </w:r>
      <w:r w:rsidR="001940B6">
        <w:rPr>
          <w:sz w:val="24"/>
          <w:szCs w:val="24"/>
        </w:rPr>
        <w:t xml:space="preserve">pollutants </w:t>
      </w:r>
      <w:r w:rsidR="00A87E6A">
        <w:rPr>
          <w:sz w:val="24"/>
          <w:szCs w:val="24"/>
        </w:rPr>
        <w:fldChar w:fldCharType="begin"/>
      </w:r>
      <w:r w:rsidR="00A042C4">
        <w:rPr>
          <w:sz w:val="24"/>
          <w:szCs w:val="24"/>
        </w:rPr>
        <w:instrText xml:space="preserve"> ADDIN ZOTERO_ITEM CSL_CITATION {"citationID":"MPWxZPyM","properties":{"formattedCitation":"[19,58]","plainCitation":"[19,58]","noteIndex":0},"citationItems":[{"id":"3ShIdf5J/ACl9cUHX","uris":["http://zotero.org/users/local/sgFDdPY0/items/T9YSU94V"],"itemData":{"id":3510,"type":"article-journal","abstract":"The evolution of life history traits is regulated by energy expenditure, which is, in turn, governed by temperature. The forecasted increase in temperature variability is expected to impose greater stress to organisms, in turn influencing the balance of energy expenditure and consequently life history responses. Here we examine how increased temperature variability affects life history responses to predation. Individuals reared under constant temperatures responded to different levels of predation risk as appropriate: namely, by producing greater number of neonates of smaller sizes and reducing the time to first brood. In contrast, we detected no response to predation regime when temperature was more variable. In addition, population growth rate was slowest among individuals reared under variable temperatures. Increased temperature variability also affected the development of inducible defenses. The combined effects of failing to respond to predation risk, slower growth rate and the miss-match development of morphological defenses supports suggestions that increased variability in temperature poses a greater risk for species adaptation than that posed by a mean shift in temperature.","container-title":"PLoS ONE","DOI":"10.1371/journal.pone.0107971","ISSN":"1932-6203","issue":"9","journalAbbreviation":"PLoS One","note":"PMID: 25250677\nPMCID: PMC4176018","page":"e107971","source":"PubMed Central","title":"Predation Life History Responses to Increased Temperature Variability","volume":"9","author":[{"family":"Barbosa","given":"Miguel"},{"family":"Pestana","given":"Joao"},{"family":"Soares","given":"Amadeu M. V. M."}],"issued":{"date-parts":[["2014",9,24]]}}},{"id":"3ShIdf5J/WF5opJVk","uris":["http://zotero.org/users/local/sgFDdPY0/items/G2H4PNB5"],"itemData":{"id":3517,"type":"article-journal","abstract":"Increased variability in water temperature is predicted to impose disproportionally greater fitness costs than mean increase in temperature. Additionally, water contaminants are currently a major source of human-induced stress likely to produce fitness costs. Global change models forecast an increase in these two human-induced stressors. Yet, in spite the growing interest in understanding how organisms respond to global change, the joint fitness effects of water pollution and increased variability in temperature remain unclear. Here, using a multigenerational design, we test the hypothesis that exposure to high concentrations of fluoxetine, a human medicine commonly found in freshwater systems, causes increased lifetime fitness costs, when associated with increased variability in temperature. Although fluoxetine and variability in temperature elicited some fitness cost when tested alone, when both stressors acted together the costs were disproportionally greater. The combined effect of fluoxetine and variability in temperature led to a reduction of 37% in lifetime reproductive success and a 17.9% decrease in population growth rate. Interestingly, fluoxetine and variability in temperature had no effect on the probability of survival. Freshwater systems are among the most imperilled ecosystems, often exposed to multiple human-induced stressors. Our results indicate that organisms face greater fitness risk when exposed to multiple stressors at the same time than when each stress acts alone. Our study highlights the importance of using a multi-generational approach to fully understand individual environmental tolerance and its responses to a global change scenario in aquatic systems.","container-title":"Aquatic Toxicology","DOI":"10.1016/j.aquatox.2017.10.017","ISSN":"0166-445X","journalAbbreviation":"Aquatic Toxicology","page":"268-275","source":"ScienceDirect","title":"Synergy effects of fluoxetine and variability in temperature lead to proportionally greater fitness costs in Daphnia: A multigenerational test","title-short":"Synergy effects of fluoxetine and variability in temperature lead to proportionally greater fitness costs in Daphnia","volume":"193","author":[{"family":"Barbosa","given":"Miguel"},{"family":"Inocentes","given":"Núrya"},{"family":"Soares","given":"Amadeu M. V. M."},{"family":"Oliveira","given":"Miguel"}],"issued":{"date-parts":[["2017",12,1]]}}}],"schema":"https://github.com/citation-style-language/schema/raw/master/csl-citation.json"} </w:instrText>
      </w:r>
      <w:r w:rsidR="00A87E6A">
        <w:rPr>
          <w:sz w:val="24"/>
          <w:szCs w:val="24"/>
        </w:rPr>
        <w:fldChar w:fldCharType="separate"/>
      </w:r>
      <w:r w:rsidR="00A042C4" w:rsidRPr="00A042C4">
        <w:rPr>
          <w:rFonts w:ascii="Calibri" w:hAnsi="Calibri" w:cs="Calibri"/>
          <w:sz w:val="24"/>
        </w:rPr>
        <w:t>[19,58]</w:t>
      </w:r>
      <w:r w:rsidR="00A87E6A">
        <w:rPr>
          <w:sz w:val="24"/>
          <w:szCs w:val="24"/>
        </w:rPr>
        <w:fldChar w:fldCharType="end"/>
      </w:r>
      <w:r w:rsidR="001940B6">
        <w:rPr>
          <w:sz w:val="24"/>
          <w:szCs w:val="24"/>
        </w:rPr>
        <w:t xml:space="preserve">. </w:t>
      </w:r>
      <w:r w:rsidR="00FB7270">
        <w:rPr>
          <w:sz w:val="24"/>
          <w:szCs w:val="24"/>
        </w:rPr>
        <w:t>W</w:t>
      </w:r>
      <w:r w:rsidR="00A4788D">
        <w:rPr>
          <w:sz w:val="24"/>
          <w:szCs w:val="24"/>
        </w:rPr>
        <w:t xml:space="preserve">e </w:t>
      </w:r>
      <w:r w:rsidR="00C11700">
        <w:rPr>
          <w:sz w:val="24"/>
          <w:szCs w:val="24"/>
        </w:rPr>
        <w:t>found</w:t>
      </w:r>
      <w:r w:rsidR="00A4788D">
        <w:rPr>
          <w:sz w:val="24"/>
          <w:szCs w:val="24"/>
        </w:rPr>
        <w:t xml:space="preserve"> that </w:t>
      </w:r>
      <w:r>
        <w:rPr>
          <w:sz w:val="24"/>
          <w:szCs w:val="24"/>
        </w:rPr>
        <w:t>combined fluctuating temperature</w:t>
      </w:r>
      <w:r w:rsidR="005823CB">
        <w:rPr>
          <w:sz w:val="24"/>
          <w:szCs w:val="24"/>
        </w:rPr>
        <w:t>-</w:t>
      </w:r>
      <w:r>
        <w:rPr>
          <w:sz w:val="24"/>
          <w:szCs w:val="24"/>
        </w:rPr>
        <w:t xml:space="preserve"> and competition</w:t>
      </w:r>
      <w:r w:rsidR="005823CB">
        <w:rPr>
          <w:sz w:val="24"/>
          <w:szCs w:val="24"/>
        </w:rPr>
        <w:t>-based</w:t>
      </w:r>
      <w:r>
        <w:rPr>
          <w:sz w:val="24"/>
          <w:szCs w:val="24"/>
        </w:rPr>
        <w:t xml:space="preserve"> </w:t>
      </w:r>
      <w:r w:rsidR="00C11700">
        <w:rPr>
          <w:sz w:val="24"/>
          <w:szCs w:val="24"/>
        </w:rPr>
        <w:t xml:space="preserve">selection </w:t>
      </w:r>
      <w:r w:rsidR="00A4788D">
        <w:rPr>
          <w:sz w:val="24"/>
          <w:szCs w:val="24"/>
        </w:rPr>
        <w:t>constrain</w:t>
      </w:r>
      <w:r w:rsidR="00034E63">
        <w:rPr>
          <w:sz w:val="24"/>
          <w:szCs w:val="24"/>
        </w:rPr>
        <w:t>ed</w:t>
      </w:r>
      <w:r w:rsidR="00A4788D">
        <w:rPr>
          <w:sz w:val="24"/>
          <w:szCs w:val="24"/>
        </w:rPr>
        <w:t xml:space="preserve"> </w:t>
      </w:r>
      <w:r>
        <w:rPr>
          <w:sz w:val="24"/>
          <w:szCs w:val="24"/>
        </w:rPr>
        <w:t xml:space="preserve">both </w:t>
      </w:r>
      <w:r w:rsidR="00A4788D">
        <w:rPr>
          <w:sz w:val="24"/>
          <w:szCs w:val="24"/>
        </w:rPr>
        <w:t xml:space="preserve">thermal adaptation </w:t>
      </w:r>
      <w:r w:rsidR="0009336C">
        <w:rPr>
          <w:sz w:val="24"/>
          <w:szCs w:val="24"/>
        </w:rPr>
        <w:t xml:space="preserve">and </w:t>
      </w:r>
      <w:r w:rsidR="005823CB">
        <w:rPr>
          <w:sz w:val="24"/>
          <w:szCs w:val="24"/>
        </w:rPr>
        <w:t xml:space="preserve">slowed </w:t>
      </w:r>
      <w:r w:rsidR="0009336C">
        <w:rPr>
          <w:sz w:val="24"/>
          <w:szCs w:val="24"/>
        </w:rPr>
        <w:t>evolution</w:t>
      </w:r>
      <w:r w:rsidR="005823CB">
        <w:rPr>
          <w:sz w:val="24"/>
          <w:szCs w:val="24"/>
        </w:rPr>
        <w:t>ary</w:t>
      </w:r>
      <w:r w:rsidR="0009336C">
        <w:rPr>
          <w:sz w:val="24"/>
          <w:szCs w:val="24"/>
        </w:rPr>
        <w:t xml:space="preserve"> rates</w:t>
      </w:r>
      <w:r w:rsidR="00EC5B36">
        <w:rPr>
          <w:sz w:val="24"/>
          <w:szCs w:val="24"/>
        </w:rPr>
        <w:t xml:space="preserve"> in phage </w:t>
      </w:r>
      <w:r w:rsidR="00EC5B36">
        <w:rPr>
          <w:rFonts w:cstheme="minorHAnsi"/>
          <w:sz w:val="24"/>
          <w:szCs w:val="24"/>
        </w:rPr>
        <w:t>φ</w:t>
      </w:r>
      <w:r w:rsidR="00EC5B36">
        <w:rPr>
          <w:sz w:val="24"/>
          <w:szCs w:val="24"/>
        </w:rPr>
        <w:t>LUZ19</w:t>
      </w:r>
      <w:ins w:id="439" w:author="Samuel Greenrod" w:date="2026-02-01T22:00:00Z" w16du:dateUtc="2026-02-01T22:00:00Z">
        <w:r w:rsidR="00CA42D3">
          <w:rPr>
            <w:sz w:val="24"/>
            <w:szCs w:val="24"/>
          </w:rPr>
          <w:t xml:space="preserve"> but </w:t>
        </w:r>
      </w:ins>
      <w:ins w:id="440" w:author="Samuel Greenrod" w:date="2026-02-01T22:02:00Z" w16du:dateUtc="2026-02-01T22:02:00Z">
        <w:r w:rsidR="00311B23">
          <w:rPr>
            <w:sz w:val="24"/>
            <w:szCs w:val="24"/>
          </w:rPr>
          <w:t>accelerated adaptation in</w:t>
        </w:r>
      </w:ins>
      <w:ins w:id="441" w:author="Samuel Greenrod" w:date="2026-02-01T22:00:00Z" w16du:dateUtc="2026-02-01T22:00:00Z">
        <w:r w:rsidR="00CA42D3">
          <w:rPr>
            <w:sz w:val="24"/>
            <w:szCs w:val="24"/>
          </w:rPr>
          <w:t xml:space="preserve"> </w:t>
        </w:r>
        <w:r w:rsidR="00CA42D3">
          <w:rPr>
            <w:rFonts w:cstheme="minorHAnsi"/>
            <w:sz w:val="24"/>
            <w:szCs w:val="24"/>
          </w:rPr>
          <w:t>φ</w:t>
        </w:r>
        <w:r w:rsidR="00CA42D3">
          <w:rPr>
            <w:sz w:val="24"/>
            <w:szCs w:val="24"/>
          </w:rPr>
          <w:t>14-1</w:t>
        </w:r>
      </w:ins>
      <w:r w:rsidR="00A4788D">
        <w:rPr>
          <w:sz w:val="24"/>
          <w:szCs w:val="24"/>
        </w:rPr>
        <w:t xml:space="preserve">. </w:t>
      </w:r>
      <w:r>
        <w:rPr>
          <w:sz w:val="24"/>
          <w:szCs w:val="24"/>
        </w:rPr>
        <w:t xml:space="preserve">Further, </w:t>
      </w:r>
      <w:r w:rsidR="00034E63">
        <w:rPr>
          <w:sz w:val="24"/>
          <w:szCs w:val="24"/>
        </w:rPr>
        <w:t xml:space="preserve">co-selection </w:t>
      </w:r>
      <w:r>
        <w:rPr>
          <w:sz w:val="24"/>
          <w:szCs w:val="24"/>
        </w:rPr>
        <w:t xml:space="preserve">resulted in greater </w:t>
      </w:r>
      <w:r w:rsidR="00EC5B36">
        <w:rPr>
          <w:rFonts w:cstheme="minorHAnsi"/>
          <w:sz w:val="24"/>
          <w:szCs w:val="24"/>
        </w:rPr>
        <w:t>φ</w:t>
      </w:r>
      <w:r w:rsidR="00EC5B36">
        <w:rPr>
          <w:sz w:val="24"/>
          <w:szCs w:val="24"/>
        </w:rPr>
        <w:t xml:space="preserve">LUZ19 </w:t>
      </w:r>
      <w:r>
        <w:rPr>
          <w:sz w:val="24"/>
          <w:szCs w:val="24"/>
        </w:rPr>
        <w:t xml:space="preserve">evolutionary constraint </w:t>
      </w:r>
      <w:r w:rsidR="00034E63">
        <w:rPr>
          <w:sz w:val="24"/>
          <w:szCs w:val="24"/>
        </w:rPr>
        <w:t xml:space="preserve">with fluctuating </w:t>
      </w:r>
      <w:r w:rsidR="00034E63" w:rsidRPr="00A75097">
        <w:rPr>
          <w:sz w:val="24"/>
          <w:szCs w:val="24"/>
        </w:rPr>
        <w:t>temperatures</w:t>
      </w:r>
      <w:r w:rsidR="00984787" w:rsidRPr="00A75097">
        <w:rPr>
          <w:sz w:val="24"/>
          <w:szCs w:val="24"/>
        </w:rPr>
        <w:t xml:space="preserve"> </w:t>
      </w:r>
      <w:r w:rsidRPr="00A75097">
        <w:rPr>
          <w:sz w:val="24"/>
          <w:szCs w:val="24"/>
        </w:rPr>
        <w:t xml:space="preserve">than static temperatures. </w:t>
      </w:r>
      <w:ins w:id="442" w:author="Samuel Greenrod" w:date="2026-02-01T21:59:00Z" w16du:dateUtc="2026-02-01T21:59:00Z">
        <w:r w:rsidR="00CE6900">
          <w:rPr>
            <w:sz w:val="24"/>
            <w:szCs w:val="24"/>
          </w:rPr>
          <w:t xml:space="preserve">In a previous study, we demonstrated that competition accelerates thermal adaptation in </w:t>
        </w:r>
      </w:ins>
      <w:ins w:id="443" w:author="Samuel Greenrod" w:date="2026-02-01T22:00:00Z" w16du:dateUtc="2026-02-01T22:00:00Z">
        <w:r w:rsidR="00CA42D3" w:rsidRPr="00A75097">
          <w:rPr>
            <w:rFonts w:cstheme="minorHAnsi"/>
            <w:sz w:val="24"/>
            <w:szCs w:val="24"/>
          </w:rPr>
          <w:t>φ</w:t>
        </w:r>
      </w:ins>
      <w:ins w:id="444" w:author="Samuel Greenrod" w:date="2026-02-01T21:59:00Z" w16du:dateUtc="2026-02-01T21:59:00Z">
        <w:r w:rsidR="00CE6900">
          <w:rPr>
            <w:sz w:val="24"/>
            <w:szCs w:val="24"/>
          </w:rPr>
          <w:t xml:space="preserve">14-1 </w:t>
        </w:r>
      </w:ins>
      <w:ins w:id="445" w:author="Samuel Greenrod" w:date="2026-02-01T22:00:00Z" w16du:dateUtc="2026-02-01T22:00:00Z">
        <w:r w:rsidR="00CA42D3">
          <w:rPr>
            <w:sz w:val="24"/>
            <w:szCs w:val="24"/>
          </w:rPr>
          <w:t>but</w:t>
        </w:r>
      </w:ins>
      <w:ins w:id="446" w:author="Samuel Greenrod" w:date="2026-02-01T21:59:00Z" w16du:dateUtc="2026-02-01T21:59:00Z">
        <w:r w:rsidR="00CA42D3">
          <w:rPr>
            <w:sz w:val="24"/>
            <w:szCs w:val="24"/>
          </w:rPr>
          <w:t xml:space="preserve"> constrains </w:t>
        </w:r>
      </w:ins>
      <w:ins w:id="447" w:author="Samuel Greenrod" w:date="2026-02-01T22:00:00Z" w16du:dateUtc="2026-02-01T22:00:00Z">
        <w:r w:rsidR="00CA42D3">
          <w:rPr>
            <w:sz w:val="24"/>
            <w:szCs w:val="24"/>
          </w:rPr>
          <w:t xml:space="preserve">evolution rates in </w:t>
        </w:r>
        <w:r w:rsidR="00CA42D3" w:rsidRPr="00A75097">
          <w:rPr>
            <w:rFonts w:cstheme="minorHAnsi"/>
            <w:sz w:val="24"/>
            <w:szCs w:val="24"/>
          </w:rPr>
          <w:t>φ</w:t>
        </w:r>
        <w:r w:rsidR="00CA42D3">
          <w:rPr>
            <w:sz w:val="24"/>
            <w:szCs w:val="24"/>
          </w:rPr>
          <w:t xml:space="preserve">LUZ19 </w:t>
        </w:r>
        <w:r w:rsidR="00CA42D3" w:rsidRPr="00894ED3">
          <w:rPr>
            <w:sz w:val="24"/>
            <w:szCs w:val="24"/>
          </w:rPr>
          <w:fldChar w:fldCharType="begin"/>
        </w:r>
      </w:ins>
      <w:r w:rsidR="00A042C4">
        <w:rPr>
          <w:sz w:val="24"/>
          <w:szCs w:val="24"/>
        </w:rPr>
        <w:instrText xml:space="preserve"> ADDIN ZOTERO_ITEM CSL_CITATION {"citationID":"sT0wknfS","properties":{"formattedCitation":"[32]","plainCitation":"[32]","noteIndex":0},"citationItems":[{"id":"3ShIdf5J/XIGQgsWs","uris":["http://zotero.org/users/local/sgFDdPY0/items/ZEVGKDPJ"],"itemData":{"id":3692,"type":"article","abstract":"Environmental stress drives biodiversity loss by altering competitive hierarchies and pushing taxa towards extinction. Parasites and their communities are particularly vulnerable to stress due to environmental sensitivity of infection steps, variation in species tolerance during co-infections, and dependence on host fitness. Parasite populations might avoid extinction through evolutionary rescue - whereby rapid adaptation to stress enables persistence - but whether this process can preserve community diversity remains unclear. Here, we study the impact of evolutionary rescue in a simple parasite community by propagating populations of two viral parasites (bacteriophages φ14-1 and φLUZ19) of Pseudomonas aeruginosa in monoculture and co-culture under two thermal conditions, a control temperature (37°C) and a high temperature that restricts φ14-1 growth (42°C). We show that evolutionary rescue of φ14-1 prevented extinction in monoculture. Rescue of this phage in co-culture made it a superior competitor, and it replaced φLUZ19 as the dominant phage at high temperature. We determine that evolutionary rescue occurred through mutations in genes linked to attachment to bacterial hosts and within-host replication. We also show that competitive suppression by φ14-1 constrained φLUZ19 molecular evolution. Our findings suggest that evolutionary rescue can prevent the extinction of some parasites, but may inadvertently destabilise the community and facilitate further biodiversity loss. This work underscores the need to take an eco-evolutionary approach to predict the responses of communities to global climate change.","DOI":"10.1101/2025.09.25.678511","language":"en","license":"© 2025, Posted by Cold Spring Harbor Laboratory. This pre-print is available under a Creative Commons License (Attribution-NoDerivs 4.0 International), CC BY-ND 4.0, as described at http://creativecommons.org/licenses/by-nd/4.0/","note":"ISSN: 2692-8205\npage: 2025.09.25.678511\nsection: New Results","publisher":"bioRxiv","source":"bioRxiv","title":"Evolutionary rescue accelerates competitive exclusion in a parasite community","URL":"https://www.biorxiv.org/content/10.1101/2025.09.25.678511v1","author":[{"family":"Greenrod","given":"Samuel TE"},{"family":"Cazares","given":"Daniel"},{"family":"Slesak","given":"Weronika A."},{"family":"Hector","given":"Tobias"},{"family":"MacLean","given":"R. Craig"},{"family":"King","given":"Kayla C."}],"accessed":{"date-parts":[["2025",9,28]]},"issued":{"date-parts":[["2025",9,27]]}}}],"schema":"https://github.com/citation-style-language/schema/raw/master/csl-citation.json"} </w:instrText>
      </w:r>
      <w:ins w:id="448" w:author="Samuel Greenrod" w:date="2026-02-01T22:00:00Z" w16du:dateUtc="2026-02-01T22:00:00Z">
        <w:r w:rsidR="00CA42D3" w:rsidRPr="00894ED3">
          <w:rPr>
            <w:sz w:val="24"/>
            <w:szCs w:val="24"/>
          </w:rPr>
          <w:fldChar w:fldCharType="separate"/>
        </w:r>
      </w:ins>
      <w:r w:rsidR="00A042C4" w:rsidRPr="00A042C4">
        <w:rPr>
          <w:rFonts w:ascii="Calibri" w:hAnsi="Calibri" w:cs="Calibri"/>
          <w:sz w:val="24"/>
        </w:rPr>
        <w:t>[32]</w:t>
      </w:r>
      <w:ins w:id="449" w:author="Samuel Greenrod" w:date="2026-02-01T22:00:00Z" w16du:dateUtc="2026-02-01T22:00:00Z">
        <w:r w:rsidR="00CA42D3" w:rsidRPr="00894ED3">
          <w:rPr>
            <w:sz w:val="24"/>
            <w:szCs w:val="24"/>
          </w:rPr>
          <w:fldChar w:fldCharType="end"/>
        </w:r>
      </w:ins>
      <w:ins w:id="450" w:author="Samuel Greenrod" w:date="2026-02-01T22:01:00Z" w16du:dateUtc="2026-02-01T22:01:00Z">
        <w:r w:rsidR="0097367A">
          <w:rPr>
            <w:sz w:val="24"/>
            <w:szCs w:val="24"/>
          </w:rPr>
          <w:t xml:space="preserve">, indicative of a selective synergy </w:t>
        </w:r>
        <w:r w:rsidR="0097367A" w:rsidRPr="00A75097">
          <w:rPr>
            <w:sz w:val="24"/>
            <w:szCs w:val="24"/>
          </w:rPr>
          <w:fldChar w:fldCharType="begin"/>
        </w:r>
        <w:r w:rsidR="0097367A">
          <w:rPr>
            <w:sz w:val="24"/>
            <w:szCs w:val="24"/>
          </w:rPr>
          <w:instrText xml:space="preserve"> ADDIN ZOTERO_ITEM CSL_CITATION {"citationID":"V1NoFJLz","properties":{"formattedCitation":"[12]","plainCitation":"[12]","noteIndex":0},"citationItems":[{"id":"3ShIdf5J/qqLBjzzM","uris":["http://zotero.org/users/local/sgFDdPY0/items/27D5JGTI"],"itemData":{"id":3430,"type":"article-journal","abstract":"Humans impact natural systems in a multitude of ways, yet the cumulative effect of multiple stressors on ecological communities remains largely unknown. Here we synthesized 171 studies that manipulated two or more stressors in marine and coastal systems and found that cumulative effects in individual studies were additive (26%), synergistic (36%), and antagonistic (38%). The overall interaction effect across all studies was synergistic, but interaction type varied by response level (community: antagonistic, population: synergistic), trophic level (autotrophs: antagonistic, heterotrophs: synergistic), and specific stressor pair (seven pairs additive, three pairs each synergistic and antagonistic). Addition of a third stressor changed interaction effects significantly in two-thirds of all cases and doubled the number of synergistic interactions. Given that most studies were performed in laboratories where stressor effects can be carefully isolated, these three-stressor results suggest that synergies may be quite common in nature where more than two stressors almost always coexist. While significant gaps exist in multiple stressor research, our results suggest an immediate need to account for stressor interactions in ecological studies and conservation planning.","container-title":"Ecology Letters","DOI":"10.1111/j.1461-0248.2008.01253.x","ISSN":"1461-0248","issue":"12","language":"en","license":"© 2008 Blackwell Publishing Ltd/CNRS","note":"_eprint: https://onlinelibrary.wiley.com/doi/pdf/10.1111/j.1461-0248.2008.01253.x","page":"1304-1315","source":"Wiley Online Library","title":"Interactive and cumulative effects of multiple human stressors in marine systems","volume":"11","author":[{"family":"Crain","given":"Caitlin Mullan"},{"family":"Kroeker","given":"Kristy"},{"family":"Halpern","given":"Benjamin S."}],"issued":{"date-parts":[["2008"]]}}}],"schema":"https://github.com/citation-style-language/schema/raw/master/csl-citation.json"} </w:instrText>
        </w:r>
        <w:r w:rsidR="0097367A" w:rsidRPr="00A75097">
          <w:rPr>
            <w:sz w:val="24"/>
            <w:szCs w:val="24"/>
          </w:rPr>
          <w:fldChar w:fldCharType="separate"/>
        </w:r>
        <w:r w:rsidR="0097367A" w:rsidRPr="00241582">
          <w:rPr>
            <w:rFonts w:ascii="Calibri" w:hAnsi="Calibri" w:cs="Calibri"/>
            <w:sz w:val="24"/>
          </w:rPr>
          <w:t>[12]</w:t>
        </w:r>
        <w:r w:rsidR="0097367A" w:rsidRPr="00A75097">
          <w:rPr>
            <w:sz w:val="24"/>
            <w:szCs w:val="24"/>
          </w:rPr>
          <w:fldChar w:fldCharType="end"/>
        </w:r>
      </w:ins>
      <w:ins w:id="451" w:author="Samuel Greenrod" w:date="2026-02-01T22:00:00Z" w16du:dateUtc="2026-02-01T22:00:00Z">
        <w:r w:rsidR="00CA42D3">
          <w:rPr>
            <w:sz w:val="24"/>
            <w:szCs w:val="24"/>
          </w:rPr>
          <w:t xml:space="preserve">. </w:t>
        </w:r>
      </w:ins>
      <w:ins w:id="452" w:author="Samuel Greenrod" w:date="2026-02-01T22:01:00Z" w16du:dateUtc="2026-02-01T22:01:00Z">
        <w:r w:rsidR="00167CE0" w:rsidRPr="00A75097">
          <w:rPr>
            <w:sz w:val="24"/>
            <w:szCs w:val="24"/>
          </w:rPr>
          <w:t>The present study extends these findings by showing that the selective synergy between temperature and competition is greater under fluctuating temperatures than static temperatures</w:t>
        </w:r>
        <w:r w:rsidR="00167CE0">
          <w:rPr>
            <w:sz w:val="24"/>
            <w:szCs w:val="24"/>
          </w:rPr>
          <w:t xml:space="preserve">. </w:t>
        </w:r>
      </w:ins>
      <w:del w:id="453" w:author="Samuel Greenrod" w:date="2026-02-01T22:02:00Z" w16du:dateUtc="2026-02-01T22:02:00Z">
        <w:r w:rsidR="0072491E" w:rsidRPr="00A75097" w:rsidDel="0097367A">
          <w:rPr>
            <w:sz w:val="24"/>
            <w:szCs w:val="24"/>
          </w:rPr>
          <w:delText xml:space="preserve">The negative effects of combined </w:delText>
        </w:r>
        <w:r w:rsidR="00C11700" w:rsidRPr="00A75097" w:rsidDel="0097367A">
          <w:rPr>
            <w:sz w:val="24"/>
            <w:szCs w:val="24"/>
          </w:rPr>
          <w:delText>environmental stressors</w:delText>
        </w:r>
        <w:r w:rsidR="00B235B4" w:rsidRPr="00A75097" w:rsidDel="0097367A">
          <w:rPr>
            <w:sz w:val="24"/>
            <w:szCs w:val="24"/>
          </w:rPr>
          <w:delText xml:space="preserve"> </w:delText>
        </w:r>
        <w:r w:rsidR="00C11700" w:rsidRPr="00A75097" w:rsidDel="0097367A">
          <w:rPr>
            <w:sz w:val="24"/>
            <w:szCs w:val="24"/>
          </w:rPr>
          <w:delText xml:space="preserve">are often non-additive and instead exhibit synergies </w:delText>
        </w:r>
        <w:r w:rsidR="006E5451" w:rsidRPr="00A75097" w:rsidDel="0097367A">
          <w:rPr>
            <w:sz w:val="24"/>
            <w:szCs w:val="24"/>
          </w:rPr>
          <w:fldChar w:fldCharType="begin"/>
        </w:r>
        <w:r w:rsidR="00BF0BEE" w:rsidDel="0097367A">
          <w:rPr>
            <w:sz w:val="24"/>
            <w:szCs w:val="24"/>
          </w:rPr>
          <w:delInstrText xml:space="preserve"> ADDIN ZOTERO_ITEM CSL_CITATION {"citationID":"V1NoFJLz","properties":{"formattedCitation":"[12]","plainCitation":"[12]","noteIndex":0},"citationItems":[{"id":"3ShIdf5J/qqLBjzzM","uris":["http://zotero.org/users/local/sgFDdPY0/items/27D5JGTI"],"itemData":{"id":3430,"type":"article-journal","abstract":"Humans impact natural systems in a multitude of ways, yet the cumulative effect of multiple stressors on ecological communities remains largely unknown. Here we synthesized 171 studies that manipulated two or more stressors in marine and coastal systems and found that cumulative effects in individual studies were additive (26%), synergistic (36%), and antagonistic (38%). The overall interaction effect across all studies was synergistic, but interaction type varied by response level (community: antagonistic, population: synergistic), trophic level (autotrophs: antagonistic, heterotrophs: synergistic), and specific stressor pair (seven pairs additive, three pairs each synergistic and antagonistic). Addition of a third stressor changed interaction effects significantly in two-thirds of all cases and doubled the number of synergistic interactions. Given that most studies were performed in laboratories where stressor effects can be carefully isolated, these three-stressor results suggest that synergies may be quite common in nature where more than two stressors almost always coexist. While significant gaps exist in multiple stressor research, our results suggest an immediate need to account for stressor interactions in ecological studies and conservation planning.","container-title":"Ecology Letters","DOI":"10.1111/j.1461-0248.2008.01253.x","ISSN":"1461-0248","issue":"12","language":"en","license":"© 2008 Blackwell Publishing Ltd/CNRS","note":"_eprint: https://onlinelibrary.wiley.com/doi/pdf/10.1111/j.1461-0248.2008.01253.x","page":"1304-1315","source":"Wiley Online Library","title":"Interactive and cumulative effects of multiple human stressors in marine systems","volume":"11","author":[{"family":"Crain","given":"Caitlin Mullan"},{"family":"Kroeker","given":"Kristy"},{"family":"Halpern","given":"Benjamin S."}],"issued":{"date-parts":[["2008"]]}}}],"schema":"https://github.com/citation-style-language/schema/raw/master/csl-citation.json"} </w:delInstrText>
        </w:r>
        <w:r w:rsidR="006E5451" w:rsidRPr="00A75097" w:rsidDel="0097367A">
          <w:rPr>
            <w:sz w:val="24"/>
            <w:szCs w:val="24"/>
          </w:rPr>
          <w:fldChar w:fldCharType="separate"/>
        </w:r>
        <w:r w:rsidR="00241582" w:rsidRPr="00241582" w:rsidDel="0097367A">
          <w:rPr>
            <w:rFonts w:ascii="Calibri" w:hAnsi="Calibri" w:cs="Calibri"/>
            <w:sz w:val="24"/>
          </w:rPr>
          <w:delText>[12]</w:delText>
        </w:r>
        <w:r w:rsidR="006E5451" w:rsidRPr="00A75097" w:rsidDel="0097367A">
          <w:rPr>
            <w:sz w:val="24"/>
            <w:szCs w:val="24"/>
          </w:rPr>
          <w:fldChar w:fldCharType="end"/>
        </w:r>
        <w:r w:rsidR="00C11700" w:rsidRPr="00A75097" w:rsidDel="0097367A">
          <w:rPr>
            <w:sz w:val="24"/>
            <w:szCs w:val="24"/>
          </w:rPr>
          <w:delText xml:space="preserve">. </w:delText>
        </w:r>
      </w:del>
      <w:del w:id="454" w:author="Samuel Greenrod" w:date="2026-02-01T22:00:00Z" w16du:dateUtc="2026-02-01T22:00:00Z">
        <w:r w:rsidR="00BE61A7" w:rsidRPr="00A75097" w:rsidDel="00CA42D3">
          <w:rPr>
            <w:sz w:val="24"/>
            <w:szCs w:val="24"/>
          </w:rPr>
          <w:delText>We have previously</w:delText>
        </w:r>
        <w:r w:rsidR="00C11700" w:rsidRPr="00A75097" w:rsidDel="00CA42D3">
          <w:rPr>
            <w:sz w:val="24"/>
            <w:szCs w:val="24"/>
          </w:rPr>
          <w:delText xml:space="preserve"> show</w:delText>
        </w:r>
        <w:r w:rsidR="000A3777" w:rsidRPr="00A75097" w:rsidDel="00CA42D3">
          <w:rPr>
            <w:sz w:val="24"/>
            <w:szCs w:val="24"/>
          </w:rPr>
          <w:delText>n</w:delText>
        </w:r>
        <w:r w:rsidR="00C11700" w:rsidRPr="00A75097" w:rsidDel="00CA42D3">
          <w:rPr>
            <w:sz w:val="24"/>
            <w:szCs w:val="24"/>
          </w:rPr>
          <w:delText xml:space="preserve"> that </w:delText>
        </w:r>
        <w:r w:rsidR="00BE61A7" w:rsidRPr="00A75097" w:rsidDel="00CA42D3">
          <w:rPr>
            <w:sz w:val="24"/>
            <w:szCs w:val="24"/>
          </w:rPr>
          <w:delText xml:space="preserve">selection from </w:delText>
        </w:r>
        <w:r w:rsidR="006E5451" w:rsidRPr="00A75097" w:rsidDel="00CA42D3">
          <w:rPr>
            <w:sz w:val="24"/>
            <w:szCs w:val="24"/>
          </w:rPr>
          <w:delText>high temperature</w:delText>
        </w:r>
        <w:r w:rsidR="00BE61A7" w:rsidRPr="00A75097" w:rsidDel="00CA42D3">
          <w:rPr>
            <w:sz w:val="24"/>
            <w:szCs w:val="24"/>
          </w:rPr>
          <w:delText>s</w:delText>
        </w:r>
        <w:r w:rsidR="006E5451" w:rsidRPr="00A75097" w:rsidDel="00CA42D3">
          <w:rPr>
            <w:sz w:val="24"/>
            <w:szCs w:val="24"/>
          </w:rPr>
          <w:delText xml:space="preserve"> synergises with competition to constrain </w:delText>
        </w:r>
        <w:r w:rsidR="00EC5B36" w:rsidRPr="00A75097" w:rsidDel="00CA42D3">
          <w:rPr>
            <w:rFonts w:cstheme="minorHAnsi"/>
            <w:sz w:val="24"/>
            <w:szCs w:val="24"/>
          </w:rPr>
          <w:delText>φ</w:delText>
        </w:r>
        <w:r w:rsidR="00EC5B36" w:rsidRPr="00A75097" w:rsidDel="00CA42D3">
          <w:rPr>
            <w:sz w:val="24"/>
            <w:szCs w:val="24"/>
          </w:rPr>
          <w:delText xml:space="preserve">LUZ19 </w:delText>
        </w:r>
        <w:r w:rsidR="006E5451" w:rsidRPr="00A75097" w:rsidDel="00CA42D3">
          <w:rPr>
            <w:sz w:val="24"/>
            <w:szCs w:val="24"/>
          </w:rPr>
          <w:delText xml:space="preserve">evolution rates </w:delText>
        </w:r>
        <w:r w:rsidR="00A75097" w:rsidRPr="00894ED3" w:rsidDel="00CA42D3">
          <w:rPr>
            <w:sz w:val="24"/>
            <w:szCs w:val="24"/>
          </w:rPr>
          <w:fldChar w:fldCharType="begin"/>
        </w:r>
        <w:r w:rsidR="00BF0BEE" w:rsidDel="00CA42D3">
          <w:rPr>
            <w:sz w:val="24"/>
            <w:szCs w:val="24"/>
          </w:rPr>
          <w:delInstrText xml:space="preserve"> ADDIN ZOTERO_ITEM CSL_CITATION {"citationID":"sT0wknfS","properties":{"formattedCitation":"[31]","plainCitation":"[31]","noteIndex":0},"citationItems":[{"id":"3ShIdf5J/XIGQgsWs","uris":["http://zotero.org/users/local/sgFDdPY0/items/ZEVGKDPJ"],"itemData":{"id":3692,"type":"article","abstract":"Environmental stress drives biodiversity loss by altering competitive hierarchies and pushing taxa towards extinction. Parasites and their communities are particularly vulnerable to stress due to environmental sensitivity of infection steps, variation in species tolerance during co-infections, and dependence on host fitness. Parasite populations might avoid extinction through evolutionary rescue - whereby rapid adaptation to stress enables persistence - but whether this process can preserve community diversity remains unclear. Here, we study the impact of evolutionary rescue in a simple parasite community by propagating populations of two viral parasites (bacteriophages φ14-1 and φLUZ19) of Pseudomonas aeruginosa in monoculture and co-culture under two thermal conditions, a control temperature (37°C) and a high temperature that restricts φ14-1 growth (42°C). We show that evolutionary rescue of φ14-1 prevented extinction in monoculture. Rescue of this phage in co-culture made it a superior competitor, and it replaced φLUZ19 as the dominant phage at high temperature. We determine that evolutionary rescue occurred through mutations in genes linked to attachment to bacterial hosts and within-host replication. We also show that competitive suppression by φ14-1 constrained φLUZ19 molecular evolution. Our findings suggest that evolutionary rescue can prevent the extinction of some parasites, but may inadvertently destabilise the community and facilitate further biodiversity loss. This work underscores the need to take an eco-evolutionary approach to predict the responses of communities to global climate change.","DOI":"10.1101/2025.09.25.678511","language":"en","license":"© 2025, Posted by Cold Spring Harbor Laboratory. This pre-print is available under a Creative Commons License (Attribution-NoDerivs 4.0 International), CC BY-ND 4.0, as described at http://creativecommons.org/licenses/by-nd/4.0/","note":"ISSN: 2692-8205\npage: 2025.09.25.678511\nsection: New Results","publisher":"bioRxiv","source":"bioRxiv","title":"Evolutionary rescue accelerates competitive exclusion in a parasite community","URL":"https://www.biorxiv.org/content/10.1101/2025.09.25.678511v1","author":[{"family":"Greenrod","given":"Samuel TE"},{"family":"Cazares","given":"Daniel"},{"family":"Slesak","given":"Weronika A."},{"family":"Hector","given":"Tobias"},{"family":"MacLean","given":"R. Craig"},{"family":"King","given":"Kayla C."}],"accessed":{"date-parts":[["2025",9,28]]},"issued":{"date-parts":[["2025",9,27]]}}}],"schema":"https://github.com/citation-style-language/schema/raw/master/csl-citation.json"} </w:delInstrText>
        </w:r>
        <w:r w:rsidR="00A75097" w:rsidRPr="00894ED3" w:rsidDel="00CA42D3">
          <w:rPr>
            <w:sz w:val="24"/>
            <w:szCs w:val="24"/>
          </w:rPr>
          <w:fldChar w:fldCharType="separate"/>
        </w:r>
        <w:r w:rsidR="00A75097" w:rsidRPr="00894ED3" w:rsidDel="00CA42D3">
          <w:rPr>
            <w:rFonts w:ascii="Calibri" w:hAnsi="Calibri" w:cs="Calibri"/>
            <w:sz w:val="24"/>
          </w:rPr>
          <w:delText>[31]</w:delText>
        </w:r>
        <w:r w:rsidR="00A75097" w:rsidRPr="00894ED3" w:rsidDel="00CA42D3">
          <w:rPr>
            <w:sz w:val="24"/>
            <w:szCs w:val="24"/>
          </w:rPr>
          <w:fldChar w:fldCharType="end"/>
        </w:r>
        <w:r w:rsidR="006E5451" w:rsidRPr="00A75097" w:rsidDel="00CA42D3">
          <w:rPr>
            <w:sz w:val="24"/>
            <w:szCs w:val="24"/>
          </w:rPr>
          <w:delText xml:space="preserve">. </w:delText>
        </w:r>
      </w:del>
      <w:del w:id="455" w:author="Samuel Greenrod" w:date="2026-02-01T22:02:00Z" w16du:dateUtc="2026-02-01T22:02:00Z">
        <w:r w:rsidR="008E3E22" w:rsidRPr="00A75097" w:rsidDel="0097367A">
          <w:rPr>
            <w:sz w:val="24"/>
            <w:szCs w:val="24"/>
          </w:rPr>
          <w:delText xml:space="preserve">The present </w:delText>
        </w:r>
        <w:r w:rsidR="006E5451" w:rsidRPr="00A75097" w:rsidDel="0097367A">
          <w:rPr>
            <w:sz w:val="24"/>
            <w:szCs w:val="24"/>
          </w:rPr>
          <w:delText xml:space="preserve">study extends these findings by showing that </w:delText>
        </w:r>
        <w:r w:rsidR="00034E63" w:rsidRPr="00A75097" w:rsidDel="0097367A">
          <w:rPr>
            <w:sz w:val="24"/>
            <w:szCs w:val="24"/>
          </w:rPr>
          <w:delText xml:space="preserve">the selective synergy between temperature and </w:delText>
        </w:r>
        <w:r w:rsidR="004958A4" w:rsidRPr="00A75097" w:rsidDel="0097367A">
          <w:rPr>
            <w:sz w:val="24"/>
            <w:szCs w:val="24"/>
          </w:rPr>
          <w:delText xml:space="preserve">competition </w:delText>
        </w:r>
        <w:r w:rsidR="00034E63" w:rsidRPr="00A75097" w:rsidDel="0097367A">
          <w:rPr>
            <w:sz w:val="24"/>
            <w:szCs w:val="24"/>
          </w:rPr>
          <w:delText>is greater</w:delText>
        </w:r>
        <w:r w:rsidR="004958A4" w:rsidRPr="00A75097" w:rsidDel="0097367A">
          <w:rPr>
            <w:sz w:val="24"/>
            <w:szCs w:val="24"/>
          </w:rPr>
          <w:delText xml:space="preserve"> under fluctuating temperatures </w:delText>
        </w:r>
        <w:r w:rsidR="00034E63" w:rsidRPr="00A75097" w:rsidDel="0097367A">
          <w:rPr>
            <w:sz w:val="24"/>
            <w:szCs w:val="24"/>
          </w:rPr>
          <w:delText>than</w:delText>
        </w:r>
        <w:r w:rsidR="004958A4" w:rsidRPr="00A75097" w:rsidDel="0097367A">
          <w:rPr>
            <w:sz w:val="24"/>
            <w:szCs w:val="24"/>
          </w:rPr>
          <w:delText xml:space="preserve"> static temperatures</w:delText>
        </w:r>
        <w:r w:rsidR="004958A4" w:rsidDel="0097367A">
          <w:rPr>
            <w:sz w:val="24"/>
            <w:szCs w:val="24"/>
          </w:rPr>
          <w:delText xml:space="preserve">. </w:delText>
        </w:r>
      </w:del>
      <w:r w:rsidR="003018D1">
        <w:rPr>
          <w:sz w:val="24"/>
          <w:szCs w:val="24"/>
        </w:rPr>
        <w:t>One potential explanation for the</w:t>
      </w:r>
      <w:r>
        <w:rPr>
          <w:sz w:val="24"/>
          <w:szCs w:val="24"/>
        </w:rPr>
        <w:t>se</w:t>
      </w:r>
      <w:r w:rsidR="003018D1">
        <w:rPr>
          <w:sz w:val="24"/>
          <w:szCs w:val="24"/>
        </w:rPr>
        <w:t xml:space="preserve"> findings is that fluctuating environments reduce the strength of selection for adaptive mutations</w:t>
      </w:r>
      <w:r w:rsidR="002536E6">
        <w:rPr>
          <w:sz w:val="24"/>
          <w:szCs w:val="24"/>
        </w:rPr>
        <w:t xml:space="preserve"> </w:t>
      </w:r>
      <w:r w:rsidR="002536E6">
        <w:rPr>
          <w:sz w:val="24"/>
          <w:szCs w:val="24"/>
        </w:rPr>
        <w:fldChar w:fldCharType="begin"/>
      </w:r>
      <w:r w:rsidR="00A042C4">
        <w:rPr>
          <w:sz w:val="24"/>
          <w:szCs w:val="24"/>
        </w:rPr>
        <w:instrText xml:space="preserve"> ADDIN ZOTERO_ITEM CSL_CITATION {"citationID":"RRG2gbkq","properties":{"formattedCitation":"[59]","plainCitation":"[59]","noteIndex":0},"citationItems":[{"id":"3ShIdf5J/9qzHAVhU","uris":["http://zotero.org/users/local/sgFDdPY0/items/GESMRT8W"],"itemData":{"id":2888,"type":"article-journal","abstract":"Evolution in variable environments depends crucially on the fates of new mutations in the face of fluctuating selection pressures. In constant environments, the relationship between the selective effect of a mutation and the probability that it will eventually fix or go extinct is well understood. However, our understanding of fixation probabilities in fluctuating environmental conditions is limited. Here, we show that temporal fluctuations in environmental conditions can have dramatic effects on the fate of each new mutation, reducing the efficiency of natural selection and increasing the fixation probability of all mutations, including those that are strongly deleterious on average. This makes it difficult for a population to maintain specialist adaptations, even if their benefits outweigh their costs., Natural environments are never truly constant, but the evolutionary implications of temporally varying selection pressures remain poorly understood. Here we investigate how the fate of a new mutation in a fluctuating environment depends on the dynamics of environmental variation and on the selective pressures in each condition. We find that even when a mutation experiences many environmental epochs before fixing or going extinct, its fate is not necessarily determined by its time-averaged selective effect. Instead, environmental variability reduces the efficiency of selection across a broad parameter regime, rendering selection unable to distinguish between mutations that are substantially beneficial and substantially deleterious on average. Temporal fluctuations can also dramatically increase fixation probabilities, often making the details of these fluctuations more important than the average selection pressures acting on each new mutation. For example, mutations that result in a trade-off between conditions but are strongly deleterious on average can nevertheless be more likely to fix than mutations that are always neutral or beneficial. These effects can have important implications for patterns of molecular evolution in variable environments, and they suggest that it may often be difficult for populations to maintain specialist traits, even when their loss leads to a decline in time-averaged fitness.","container-title":"Proceedings of the National Academy of Sciences of the United States of America","DOI":"10.1073/pnas.1505406112","ISSN":"0027-8424","issue":"36","journalAbbreviation":"Proc Natl Acad Sci U S A","note":"PMID: 26305937\nPMCID: PMC4568713","page":"E5021-E5028","source":"PubMed Central","title":"Fate of a mutation in a fluctuating environment","volume":"112","author":[{"family":"Cvijović","given":"Ivana"},{"family":"Good","given":"Benjamin H."},{"family":"Jerison","given":"Elizabeth R."},{"family":"Desai","given":"Michael M."}],"issued":{"date-parts":[["2015",9,8]]}}}],"schema":"https://github.com/citation-style-language/schema/raw/master/csl-citation.json"} </w:instrText>
      </w:r>
      <w:r w:rsidR="002536E6">
        <w:rPr>
          <w:sz w:val="24"/>
          <w:szCs w:val="24"/>
        </w:rPr>
        <w:fldChar w:fldCharType="separate"/>
      </w:r>
      <w:r w:rsidR="00A042C4" w:rsidRPr="00A042C4">
        <w:rPr>
          <w:rFonts w:ascii="Calibri" w:hAnsi="Calibri" w:cs="Calibri"/>
          <w:sz w:val="24"/>
        </w:rPr>
        <w:t>[59]</w:t>
      </w:r>
      <w:r w:rsidR="002536E6">
        <w:rPr>
          <w:sz w:val="24"/>
          <w:szCs w:val="24"/>
        </w:rPr>
        <w:fldChar w:fldCharType="end"/>
      </w:r>
      <w:r w:rsidR="003018D1">
        <w:rPr>
          <w:sz w:val="24"/>
          <w:szCs w:val="24"/>
        </w:rPr>
        <w:t xml:space="preserve">. Weaker directional selection combined with </w:t>
      </w:r>
      <w:r w:rsidR="003018D1">
        <w:rPr>
          <w:sz w:val="24"/>
          <w:szCs w:val="24"/>
        </w:rPr>
        <w:lastRenderedPageBreak/>
        <w:t>suppression by competitors may constrain both the supply and fixation of beneficial mutations</w:t>
      </w:r>
      <w:r w:rsidR="00DB63D4">
        <w:rPr>
          <w:sz w:val="24"/>
          <w:szCs w:val="24"/>
        </w:rPr>
        <w:t xml:space="preserve"> leading to </w:t>
      </w:r>
      <w:r w:rsidR="00034E63">
        <w:rPr>
          <w:sz w:val="24"/>
          <w:szCs w:val="24"/>
        </w:rPr>
        <w:t xml:space="preserve">particularly </w:t>
      </w:r>
      <w:r w:rsidR="00DB63D4">
        <w:rPr>
          <w:sz w:val="24"/>
          <w:szCs w:val="24"/>
        </w:rPr>
        <w:t>low evolution rates.</w:t>
      </w:r>
      <w:r w:rsidR="001D1479">
        <w:rPr>
          <w:sz w:val="24"/>
          <w:szCs w:val="24"/>
        </w:rPr>
        <w:t xml:space="preserve"> </w:t>
      </w:r>
    </w:p>
    <w:p w14:paraId="11F80CCC" w14:textId="3E2D30C9" w:rsidR="005769DE" w:rsidRDefault="00B16D3A" w:rsidP="00A50003">
      <w:pPr>
        <w:jc w:val="both"/>
        <w:rPr>
          <w:sz w:val="24"/>
          <w:szCs w:val="24"/>
        </w:rPr>
      </w:pPr>
      <w:r>
        <w:rPr>
          <w:sz w:val="24"/>
          <w:szCs w:val="24"/>
        </w:rPr>
        <w:t xml:space="preserve">Anthropogenic activities, including global climate change, mean that species are facing increasingly </w:t>
      </w:r>
      <w:r w:rsidR="002536E6">
        <w:rPr>
          <w:sz w:val="24"/>
          <w:szCs w:val="24"/>
        </w:rPr>
        <w:t xml:space="preserve">variable and complex environments </w:t>
      </w:r>
      <w:r w:rsidR="002536E6">
        <w:rPr>
          <w:sz w:val="24"/>
          <w:szCs w:val="24"/>
        </w:rPr>
        <w:fldChar w:fldCharType="begin"/>
      </w:r>
      <w:r w:rsidR="00A042C4">
        <w:rPr>
          <w:sz w:val="24"/>
          <w:szCs w:val="24"/>
        </w:rPr>
        <w:instrText xml:space="preserve"> ADDIN ZOTERO_ITEM CSL_CITATION {"citationID":"2ob44rwZ","properties":{"formattedCitation":"[60]","plainCitation":"[60]","noteIndex":0},"citationItems":[{"id":"3ShIdf5J/mkcMLc3j","uris":["http://zotero.org/users/local/sgFDdPY0/items/RRPMEQTY"],"itemData":{"id":3337,"type":"article-journal","abstract":"Effective policies to halt biodiversity loss require knowing which anthropogenic drivers are the most important direct causes. Whereas previous knowledge has been limited in scope and rigor, here we statistically synthesize empirical comparisons of recent driver impacts found through a wide-ranging review. We show that land/sea use change has been the dominant direct driver of recent biodiversity loss worldwide. Direct exploitation of natural resources ranks second and pollution third; climate change and invasive alien species have been significantly less important than the top two drivers. The oceans, where direct exploitation and climate change dominate, have a different driver hierarchy from land and fresh water. It also varies among types of biodiversity indicators. For example, climate change is a more important driver of community composition change than of changes in species populations. Stopping global biodiversity loss requires policies and actions to tackle all the major drivers and their interactions, not some of them in isolation.","container-title":"Science Advances","DOI":"10.1126/sciadv.abm9982","issue":"45","note":"publisher: American Association for the Advancement of Science","page":"eabm9982","source":"www-science-org.ezproxy-prd.bodleian.ox.ac.uk (Atypon)","title":"The direct drivers of recent global anthropogenic biodiversity loss","volume":"8","author":[{"family":"Jaureguiberry","given":"Pedro"},{"family":"Titeux","given":"Nicolas"},{"family":"Wiemers","given":"Martin"},{"family":"Bowler","given":"Diana E."},{"family":"Coscieme","given":"Luca"},{"family":"Golden","given":"Abigail S."},{"family":"Guerra","given":"Carlos A."},{"family":"Jacob","given":"Ute"},{"family":"Takahashi","given":"Yasuo"},{"family":"Settele","given":"Josef"},{"family":"Díaz","given":"Sandra"},{"family":"Molnár","given":"Zsolt"},{"family":"Purvis","given":"Andy"}],"issued":{"date-parts":[["2022",11,9]]}}}],"schema":"https://github.com/citation-style-language/schema/raw/master/csl-citation.json"} </w:instrText>
      </w:r>
      <w:r w:rsidR="002536E6">
        <w:rPr>
          <w:sz w:val="24"/>
          <w:szCs w:val="24"/>
        </w:rPr>
        <w:fldChar w:fldCharType="separate"/>
      </w:r>
      <w:r w:rsidR="00A042C4" w:rsidRPr="00A042C4">
        <w:rPr>
          <w:rFonts w:ascii="Calibri" w:hAnsi="Calibri" w:cs="Calibri"/>
          <w:sz w:val="24"/>
        </w:rPr>
        <w:t>[60]</w:t>
      </w:r>
      <w:r w:rsidR="002536E6">
        <w:rPr>
          <w:sz w:val="24"/>
          <w:szCs w:val="24"/>
        </w:rPr>
        <w:fldChar w:fldCharType="end"/>
      </w:r>
      <w:r>
        <w:rPr>
          <w:sz w:val="24"/>
          <w:szCs w:val="24"/>
        </w:rPr>
        <w:t xml:space="preserve">. </w:t>
      </w:r>
      <w:r w:rsidR="00005C5A">
        <w:rPr>
          <w:sz w:val="24"/>
          <w:szCs w:val="24"/>
        </w:rPr>
        <w:t xml:space="preserve">With ongoing global biodiversity loss, species must adapt to tolerate environmental stressors to avoid extinctions. Our </w:t>
      </w:r>
      <w:r>
        <w:rPr>
          <w:sz w:val="24"/>
          <w:szCs w:val="24"/>
        </w:rPr>
        <w:t xml:space="preserve">findings highlight that </w:t>
      </w:r>
      <w:r w:rsidR="006A2344">
        <w:rPr>
          <w:sz w:val="24"/>
          <w:szCs w:val="24"/>
        </w:rPr>
        <w:t xml:space="preserve">while </w:t>
      </w:r>
      <w:ins w:id="456" w:author="Samuel Greenrod" w:date="2026-02-01T19:21:00Z" w16du:dateUtc="2026-02-01T19:21:00Z">
        <w:r w:rsidR="00BF6B75">
          <w:rPr>
            <w:sz w:val="24"/>
            <w:szCs w:val="24"/>
          </w:rPr>
          <w:t xml:space="preserve">large-population </w:t>
        </w:r>
      </w:ins>
      <w:r>
        <w:rPr>
          <w:sz w:val="24"/>
          <w:szCs w:val="24"/>
        </w:rPr>
        <w:t>species</w:t>
      </w:r>
      <w:ins w:id="457" w:author="Samuel Greenrod" w:date="2026-02-01T19:22:00Z" w16du:dateUtc="2026-02-01T19:22:00Z">
        <w:r w:rsidR="003C1527">
          <w:rPr>
            <w:sz w:val="24"/>
            <w:szCs w:val="24"/>
          </w:rPr>
          <w:t xml:space="preserve">, such as </w:t>
        </w:r>
      </w:ins>
      <w:del w:id="458" w:author="Samuel Greenrod" w:date="2026-02-01T19:22:00Z" w16du:dateUtc="2026-02-01T19:22:00Z">
        <w:r w:rsidDel="003C1527">
          <w:rPr>
            <w:sz w:val="24"/>
            <w:szCs w:val="24"/>
          </w:rPr>
          <w:delText xml:space="preserve"> </w:delText>
        </w:r>
      </w:del>
      <w:ins w:id="459" w:author="Samuel Greenrod" w:date="2026-02-01T19:22:00Z" w16du:dateUtc="2026-02-01T19:22:00Z">
        <w:r w:rsidR="003C1527">
          <w:rPr>
            <w:sz w:val="24"/>
            <w:szCs w:val="24"/>
          </w:rPr>
          <w:t xml:space="preserve">viruses and bacteria, </w:t>
        </w:r>
      </w:ins>
      <w:r>
        <w:rPr>
          <w:sz w:val="24"/>
          <w:szCs w:val="24"/>
        </w:rPr>
        <w:t xml:space="preserve">can </w:t>
      </w:r>
      <w:r w:rsidR="00984787">
        <w:rPr>
          <w:sz w:val="24"/>
          <w:szCs w:val="24"/>
        </w:rPr>
        <w:t xml:space="preserve">rapidly </w:t>
      </w:r>
      <w:r w:rsidR="002536E6">
        <w:rPr>
          <w:sz w:val="24"/>
          <w:szCs w:val="24"/>
        </w:rPr>
        <w:t xml:space="preserve">adapt in response to </w:t>
      </w:r>
      <w:r w:rsidR="001940B6">
        <w:rPr>
          <w:sz w:val="24"/>
          <w:szCs w:val="24"/>
        </w:rPr>
        <w:t xml:space="preserve">thermal </w:t>
      </w:r>
      <w:r w:rsidR="002536E6">
        <w:rPr>
          <w:sz w:val="24"/>
          <w:szCs w:val="24"/>
        </w:rPr>
        <w:t xml:space="preserve">variation, </w:t>
      </w:r>
      <w:r w:rsidR="00E21F1D">
        <w:rPr>
          <w:sz w:val="24"/>
          <w:szCs w:val="24"/>
        </w:rPr>
        <w:t xml:space="preserve">co-selection </w:t>
      </w:r>
      <w:r w:rsidR="002536E6">
        <w:rPr>
          <w:sz w:val="24"/>
          <w:szCs w:val="24"/>
        </w:rPr>
        <w:t xml:space="preserve">with </w:t>
      </w:r>
      <w:r w:rsidR="00984787">
        <w:rPr>
          <w:sz w:val="24"/>
          <w:szCs w:val="24"/>
        </w:rPr>
        <w:t xml:space="preserve">other </w:t>
      </w:r>
      <w:del w:id="460" w:author="Samuel Greenrod" w:date="2026-02-01T19:22:00Z" w16du:dateUtc="2026-02-01T19:22:00Z">
        <w:r w:rsidR="00984787" w:rsidDel="00B36C15">
          <w:rPr>
            <w:sz w:val="24"/>
            <w:szCs w:val="24"/>
          </w:rPr>
          <w:delText>stressors</w:delText>
        </w:r>
      </w:del>
      <w:ins w:id="461" w:author="Samuel Greenrod" w:date="2026-02-01T19:22:00Z" w16du:dateUtc="2026-02-01T19:22:00Z">
        <w:r w:rsidR="00B36C15">
          <w:rPr>
            <w:sz w:val="24"/>
            <w:szCs w:val="24"/>
          </w:rPr>
          <w:t>factors</w:t>
        </w:r>
      </w:ins>
      <w:r w:rsidR="00E21F1D">
        <w:rPr>
          <w:sz w:val="24"/>
          <w:szCs w:val="24"/>
        </w:rPr>
        <w:t>,</w:t>
      </w:r>
      <w:r w:rsidR="00984787">
        <w:rPr>
          <w:sz w:val="24"/>
          <w:szCs w:val="24"/>
        </w:rPr>
        <w:t xml:space="preserve"> </w:t>
      </w:r>
      <w:r w:rsidR="001940B6">
        <w:rPr>
          <w:sz w:val="24"/>
          <w:szCs w:val="24"/>
        </w:rPr>
        <w:t>such as competition</w:t>
      </w:r>
      <w:r w:rsidR="00E21F1D">
        <w:rPr>
          <w:sz w:val="24"/>
          <w:szCs w:val="24"/>
        </w:rPr>
        <w:t>,</w:t>
      </w:r>
      <w:r w:rsidR="001940B6">
        <w:rPr>
          <w:sz w:val="24"/>
          <w:szCs w:val="24"/>
        </w:rPr>
        <w:t xml:space="preserve"> </w:t>
      </w:r>
      <w:r w:rsidR="00984787">
        <w:rPr>
          <w:sz w:val="24"/>
          <w:szCs w:val="24"/>
        </w:rPr>
        <w:t>may</w:t>
      </w:r>
      <w:r w:rsidR="00F750C4">
        <w:rPr>
          <w:sz w:val="24"/>
          <w:szCs w:val="24"/>
        </w:rPr>
        <w:t xml:space="preserve"> restrict</w:t>
      </w:r>
      <w:r w:rsidR="002536E6">
        <w:rPr>
          <w:sz w:val="24"/>
          <w:szCs w:val="24"/>
        </w:rPr>
        <w:t xml:space="preserve"> species adaptive capacity.</w:t>
      </w:r>
      <w:r w:rsidR="001940B6">
        <w:rPr>
          <w:sz w:val="24"/>
          <w:szCs w:val="24"/>
        </w:rPr>
        <w:t xml:space="preserve"> These results have particular relevance for parasite</w:t>
      </w:r>
      <w:r w:rsidR="00951D19">
        <w:rPr>
          <w:sz w:val="24"/>
          <w:szCs w:val="24"/>
        </w:rPr>
        <w:t>s</w:t>
      </w:r>
      <w:r w:rsidR="001940B6">
        <w:rPr>
          <w:sz w:val="24"/>
          <w:szCs w:val="24"/>
        </w:rPr>
        <w:t xml:space="preserve"> which</w:t>
      </w:r>
      <w:ins w:id="462" w:author="Samuel Greenrod" w:date="2026-02-01T19:23:00Z" w16du:dateUtc="2026-02-01T19:23:00Z">
        <w:r w:rsidR="002E228D">
          <w:rPr>
            <w:sz w:val="24"/>
            <w:szCs w:val="24"/>
          </w:rPr>
          <w:t>, in addition to having large population sizes,</w:t>
        </w:r>
      </w:ins>
      <w:r w:rsidR="001940B6">
        <w:rPr>
          <w:sz w:val="24"/>
          <w:szCs w:val="24"/>
        </w:rPr>
        <w:t xml:space="preserve"> must simultaneously adapt to both thermal heterogeneity, community competition</w:t>
      </w:r>
      <w:r w:rsidR="005823CB">
        <w:rPr>
          <w:sz w:val="24"/>
          <w:szCs w:val="24"/>
        </w:rPr>
        <w:t xml:space="preserve"> in coinfections</w:t>
      </w:r>
      <w:r w:rsidR="001940B6">
        <w:rPr>
          <w:sz w:val="24"/>
          <w:szCs w:val="24"/>
        </w:rPr>
        <w:t xml:space="preserve">, and host immune responses. </w:t>
      </w:r>
      <w:r w:rsidR="00E21F1D">
        <w:rPr>
          <w:sz w:val="24"/>
          <w:szCs w:val="24"/>
        </w:rPr>
        <w:t xml:space="preserve">With </w:t>
      </w:r>
      <w:r w:rsidR="005266DA">
        <w:rPr>
          <w:sz w:val="24"/>
          <w:szCs w:val="24"/>
        </w:rPr>
        <w:t xml:space="preserve">global </w:t>
      </w:r>
      <w:r w:rsidR="00E21F1D">
        <w:rPr>
          <w:sz w:val="24"/>
          <w:szCs w:val="24"/>
        </w:rPr>
        <w:t xml:space="preserve">parasite biodiversity </w:t>
      </w:r>
      <w:r w:rsidR="005266DA">
        <w:rPr>
          <w:sz w:val="24"/>
          <w:szCs w:val="24"/>
        </w:rPr>
        <w:t xml:space="preserve">at risk due to </w:t>
      </w:r>
      <w:r w:rsidR="00E21F1D">
        <w:rPr>
          <w:sz w:val="24"/>
          <w:szCs w:val="24"/>
        </w:rPr>
        <w:t xml:space="preserve">climate change </w:t>
      </w:r>
      <w:r w:rsidR="00E21F1D">
        <w:rPr>
          <w:sz w:val="24"/>
          <w:szCs w:val="24"/>
        </w:rPr>
        <w:fldChar w:fldCharType="begin"/>
      </w:r>
      <w:r w:rsidR="00A042C4">
        <w:rPr>
          <w:sz w:val="24"/>
          <w:szCs w:val="24"/>
        </w:rPr>
        <w:instrText xml:space="preserve"> ADDIN ZOTERO_ITEM CSL_CITATION {"citationID":"lEt2ndUz","properties":{"formattedCitation":"[27]","plainCitation":"[27]","noteIndex":0},"citationItems":[{"id":"3ShIdf5J/CuScRNnK","uris":["http://zotero.org/users/local/sgFDdPY0/items/YPC63ZJ4"],"itemData":{"id":3185,"type":"article-journal","abstract":"Climate change is a well-documented driver of both wildlife extinction and disease emergence, but the negative impacts of climate change on parasite diversity are undocumented. We compiled the most comprehensive spatially explicit data set available for parasites, projected range shifts in a changing climate, and estimated extinction rates for eight major parasite clades. On the basis of 53,133 occurrences capturing the geographic ranges of 457 parasite species, conservative model projections suggest that 5 to 10% of these species are committed to extinction by 2070 from climate-driven habitat loss alone. We find no evidence that parasites with zoonotic potential have a significantly higher potential to gain range in a changing climate, but we do find that ectoparasites (especially ticks) fare disproportionately worse than endoparasites. Accounting for host-driven coextinctions, models predict that up to 30% of parasitic worms are committed to extinction, driven by a combination of direct and indirect pressures. Despite high local extinction rates, parasite richness could still increase by an order of magnitude in some places, because species successfully tracking climate change invade temperate ecosystems and replace native species with unpredictable ecological consequences.","container-title":"Science Advances","DOI":"10.1126/sciadv.1602422","issue":"9","note":"publisher: American Association for the Advancement of Science","page":"e1602422","source":"www-science-org.ezproxy-prd.bodleian.ox.ac.uk (Atypon)","title":"Parasite biodiversity faces extinction and redistribution in a changing climate","volume":"3","author":[{"family":"Carlson","given":"Colin J."},{"family":"Burgio","given":"Kevin R."},{"family":"Dougherty","given":"Eric R."},{"family":"Phillips","given":"Anna J."},{"family":"Bueno","given":"Veronica M."},{"family":"Clements","given":"Christopher F."},{"family":"Castaldo","given":"Giovanni"},{"family":"Dallas","given":"Tad A."},{"family":"Cizauskas","given":"Carrie A."},{"family":"Cumming","given":"Graeme S."},{"family":"Doña","given":"Jorge"},{"family":"Harris","given":"Nyeema C."},{"family":"Jovani","given":"Roger"},{"family":"Mironov","given":"Sergey"},{"family":"Muellerklein","given":"Oliver C."},{"family":"Proctor","given":"Heather C."},{"family":"Getz","given":"Wayne M."}],"issued":{"date-parts":[["2017",9,6]]}}}],"schema":"https://github.com/citation-style-language/schema/raw/master/csl-citation.json"} </w:instrText>
      </w:r>
      <w:r w:rsidR="00E21F1D">
        <w:rPr>
          <w:sz w:val="24"/>
          <w:szCs w:val="24"/>
        </w:rPr>
        <w:fldChar w:fldCharType="separate"/>
      </w:r>
      <w:r w:rsidR="00A042C4" w:rsidRPr="00A042C4">
        <w:rPr>
          <w:rFonts w:ascii="Calibri" w:hAnsi="Calibri" w:cs="Calibri"/>
          <w:sz w:val="24"/>
        </w:rPr>
        <w:t>[27]</w:t>
      </w:r>
      <w:r w:rsidR="00E21F1D">
        <w:rPr>
          <w:sz w:val="24"/>
          <w:szCs w:val="24"/>
        </w:rPr>
        <w:fldChar w:fldCharType="end"/>
      </w:r>
      <w:r w:rsidR="00E21F1D">
        <w:rPr>
          <w:sz w:val="24"/>
          <w:szCs w:val="24"/>
        </w:rPr>
        <w:t>, e</w:t>
      </w:r>
      <w:r w:rsidR="001940B6">
        <w:rPr>
          <w:sz w:val="24"/>
          <w:szCs w:val="24"/>
        </w:rPr>
        <w:t xml:space="preserve">volutionary constraint caused by </w:t>
      </w:r>
      <w:r w:rsidR="005823CB">
        <w:rPr>
          <w:sz w:val="24"/>
          <w:szCs w:val="24"/>
        </w:rPr>
        <w:t>co-selection</w:t>
      </w:r>
      <w:r w:rsidR="001940B6">
        <w:rPr>
          <w:sz w:val="24"/>
          <w:szCs w:val="24"/>
        </w:rPr>
        <w:t xml:space="preserve"> may </w:t>
      </w:r>
      <w:r w:rsidR="00E21F1D">
        <w:rPr>
          <w:sz w:val="24"/>
          <w:szCs w:val="24"/>
        </w:rPr>
        <w:t xml:space="preserve">prevent parasite adaptation to thermal stress and </w:t>
      </w:r>
      <w:r w:rsidR="005266DA">
        <w:rPr>
          <w:sz w:val="24"/>
          <w:szCs w:val="24"/>
        </w:rPr>
        <w:t xml:space="preserve">further </w:t>
      </w:r>
      <w:r w:rsidR="00E21F1D">
        <w:rPr>
          <w:sz w:val="24"/>
          <w:szCs w:val="24"/>
        </w:rPr>
        <w:t>increase the probability of parasite extinctions</w:t>
      </w:r>
      <w:r w:rsidR="00970ABF">
        <w:rPr>
          <w:sz w:val="24"/>
          <w:szCs w:val="24"/>
        </w:rPr>
        <w:t xml:space="preserve">. </w:t>
      </w:r>
      <w:ins w:id="463" w:author="Samuel Greenrod" w:date="2026-02-01T19:37:00Z" w16du:dateUtc="2026-02-01T19:37:00Z">
        <w:r w:rsidR="00EF6D57">
          <w:rPr>
            <w:sz w:val="24"/>
            <w:szCs w:val="24"/>
          </w:rPr>
          <w:t xml:space="preserve">The risk of extinction is likely higher for </w:t>
        </w:r>
      </w:ins>
      <w:ins w:id="464" w:author="Samuel Greenrod" w:date="2026-02-01T19:34:00Z" w16du:dateUtc="2026-02-01T19:34:00Z">
        <w:r w:rsidR="007D7F00">
          <w:rPr>
            <w:sz w:val="24"/>
            <w:szCs w:val="24"/>
          </w:rPr>
          <w:t>small population</w:t>
        </w:r>
      </w:ins>
      <w:ins w:id="465" w:author="Samuel Greenrod" w:date="2026-02-01T19:35:00Z" w16du:dateUtc="2026-02-01T19:35:00Z">
        <w:r w:rsidR="001E3C37">
          <w:rPr>
            <w:sz w:val="24"/>
            <w:szCs w:val="24"/>
          </w:rPr>
          <w:t xml:space="preserve">, </w:t>
        </w:r>
      </w:ins>
      <w:ins w:id="466" w:author="Samuel Greenrod" w:date="2026-02-01T19:34:00Z" w16du:dateUtc="2026-02-01T19:34:00Z">
        <w:r w:rsidR="007D7F00">
          <w:rPr>
            <w:sz w:val="24"/>
            <w:szCs w:val="24"/>
          </w:rPr>
          <w:t xml:space="preserve">slower growing </w:t>
        </w:r>
      </w:ins>
      <w:ins w:id="467" w:author="Samuel Greenrod" w:date="2026-02-01T19:35:00Z" w16du:dateUtc="2026-02-01T19:35:00Z">
        <w:r w:rsidR="001E3C37">
          <w:rPr>
            <w:sz w:val="24"/>
            <w:szCs w:val="24"/>
          </w:rPr>
          <w:t>species</w:t>
        </w:r>
      </w:ins>
      <w:ins w:id="468" w:author="Samuel Greenrod" w:date="2026-02-01T19:36:00Z" w16du:dateUtc="2026-02-01T19:36:00Z">
        <w:r w:rsidR="00951F7A">
          <w:rPr>
            <w:sz w:val="24"/>
            <w:szCs w:val="24"/>
          </w:rPr>
          <w:t xml:space="preserve"> due to their </w:t>
        </w:r>
      </w:ins>
      <w:ins w:id="469" w:author="Samuel Greenrod" w:date="2026-02-01T19:38:00Z" w16du:dateUtc="2026-02-01T19:38:00Z">
        <w:r w:rsidR="00D748CB">
          <w:rPr>
            <w:sz w:val="24"/>
            <w:szCs w:val="24"/>
          </w:rPr>
          <w:t>s</w:t>
        </w:r>
        <w:r w:rsidR="00EF6D57">
          <w:rPr>
            <w:sz w:val="24"/>
            <w:szCs w:val="24"/>
          </w:rPr>
          <w:t>lower</w:t>
        </w:r>
      </w:ins>
      <w:ins w:id="470" w:author="Samuel Greenrod" w:date="2026-02-01T19:36:00Z" w16du:dateUtc="2026-02-01T19:36:00Z">
        <w:r w:rsidR="00951F7A">
          <w:rPr>
            <w:sz w:val="24"/>
            <w:szCs w:val="24"/>
          </w:rPr>
          <w:t xml:space="preserve"> evolution rates and the higher probability </w:t>
        </w:r>
      </w:ins>
      <w:ins w:id="471" w:author="Samuel Greenrod" w:date="2026-02-01T19:38:00Z" w16du:dateUtc="2026-02-01T19:38:00Z">
        <w:r w:rsidR="00D748CB">
          <w:rPr>
            <w:sz w:val="24"/>
            <w:szCs w:val="24"/>
          </w:rPr>
          <w:t xml:space="preserve">that fluctuations will occur </w:t>
        </w:r>
      </w:ins>
      <w:ins w:id="472" w:author="Samuel Greenrod" w:date="2026-02-01T19:36:00Z" w16du:dateUtc="2026-02-01T19:36:00Z">
        <w:r w:rsidR="00951F7A">
          <w:rPr>
            <w:sz w:val="24"/>
            <w:szCs w:val="24"/>
          </w:rPr>
          <w:t>within</w:t>
        </w:r>
      </w:ins>
      <w:ins w:id="473" w:author="Samuel Greenrod" w:date="2026-02-01T19:38:00Z" w16du:dateUtc="2026-02-01T19:38:00Z">
        <w:r w:rsidR="00D748CB">
          <w:rPr>
            <w:sz w:val="24"/>
            <w:szCs w:val="24"/>
          </w:rPr>
          <w:t xml:space="preserve"> </w:t>
        </w:r>
      </w:ins>
      <w:ins w:id="474" w:author="Samuel Greenrod" w:date="2026-02-01T19:36:00Z" w16du:dateUtc="2026-02-01T19:36:00Z">
        <w:r w:rsidR="00951F7A">
          <w:rPr>
            <w:sz w:val="24"/>
            <w:szCs w:val="24"/>
          </w:rPr>
          <w:t>generatio</w:t>
        </w:r>
      </w:ins>
      <w:ins w:id="475" w:author="Samuel Greenrod" w:date="2026-02-01T19:38:00Z" w16du:dateUtc="2026-02-01T19:38:00Z">
        <w:r w:rsidR="00D748CB">
          <w:rPr>
            <w:sz w:val="24"/>
            <w:szCs w:val="24"/>
          </w:rPr>
          <w:t>ns</w:t>
        </w:r>
      </w:ins>
      <w:ins w:id="476" w:author="Samuel Greenrod" w:date="2026-02-01T19:36:00Z" w16du:dateUtc="2026-02-01T19:36:00Z">
        <w:r w:rsidR="00951F7A">
          <w:rPr>
            <w:sz w:val="24"/>
            <w:szCs w:val="24"/>
          </w:rPr>
          <w:t xml:space="preserve">. </w:t>
        </w:r>
      </w:ins>
      <w:r w:rsidR="005266DA">
        <w:rPr>
          <w:sz w:val="24"/>
          <w:szCs w:val="24"/>
        </w:rPr>
        <w:t xml:space="preserve">Future studies should consider the </w:t>
      </w:r>
      <w:r w:rsidR="003E3F07">
        <w:rPr>
          <w:sz w:val="24"/>
          <w:szCs w:val="24"/>
        </w:rPr>
        <w:t xml:space="preserve">evolution-constraining effects of co-selection </w:t>
      </w:r>
      <w:r w:rsidR="005266DA">
        <w:rPr>
          <w:sz w:val="24"/>
          <w:szCs w:val="24"/>
        </w:rPr>
        <w:t>when assessing species extinction risk in thermally variable environments.</w:t>
      </w:r>
    </w:p>
    <w:p w14:paraId="6130875B" w14:textId="7644F5D7" w:rsidR="00547CD2" w:rsidRPr="00547CD2" w:rsidRDefault="00547CD2" w:rsidP="00A50003">
      <w:pPr>
        <w:jc w:val="both"/>
        <w:rPr>
          <w:ins w:id="477" w:author="Samuel Greenrod" w:date="2026-01-05T20:11:00Z" w16du:dateUtc="2026-01-05T20:11:00Z"/>
          <w:b/>
          <w:bCs/>
          <w:sz w:val="28"/>
          <w:szCs w:val="28"/>
          <w:rPrChange w:id="478" w:author="Samuel Greenrod" w:date="2026-01-05T20:11:00Z" w16du:dateUtc="2026-01-05T20:11:00Z">
            <w:rPr>
              <w:ins w:id="479" w:author="Samuel Greenrod" w:date="2026-01-05T20:11:00Z" w16du:dateUtc="2026-01-05T20:11:00Z"/>
              <w:sz w:val="24"/>
              <w:szCs w:val="24"/>
            </w:rPr>
          </w:rPrChange>
        </w:rPr>
      </w:pPr>
      <w:ins w:id="480" w:author="Samuel Greenrod" w:date="2026-01-05T20:11:00Z" w16du:dateUtc="2026-01-05T20:11:00Z">
        <w:r w:rsidRPr="00547CD2">
          <w:rPr>
            <w:b/>
            <w:bCs/>
            <w:sz w:val="28"/>
            <w:szCs w:val="28"/>
            <w:rPrChange w:id="481" w:author="Samuel Greenrod" w:date="2026-01-05T20:11:00Z" w16du:dateUtc="2026-01-05T20:11:00Z">
              <w:rPr>
                <w:sz w:val="24"/>
                <w:szCs w:val="24"/>
              </w:rPr>
            </w:rPrChange>
          </w:rPr>
          <w:t>Data and Code Availability</w:t>
        </w:r>
      </w:ins>
    </w:p>
    <w:p w14:paraId="330BD9B0" w14:textId="7F5F70F1" w:rsidR="00547CD2" w:rsidRDefault="00547CD2" w:rsidP="00A50003">
      <w:pPr>
        <w:jc w:val="both"/>
        <w:rPr>
          <w:sz w:val="24"/>
          <w:szCs w:val="24"/>
        </w:rPr>
      </w:pPr>
      <w:ins w:id="482" w:author="Samuel Greenrod" w:date="2026-01-05T20:11:00Z" w16du:dateUtc="2026-01-05T20:11:00Z">
        <w:r>
          <w:rPr>
            <w:sz w:val="24"/>
            <w:szCs w:val="24"/>
          </w:rPr>
          <w:t xml:space="preserve">Data and code used in analyses can be found at </w:t>
        </w:r>
        <w:r>
          <w:rPr>
            <w:sz w:val="24"/>
            <w:szCs w:val="24"/>
          </w:rPr>
          <w:fldChar w:fldCharType="begin"/>
        </w:r>
        <w:r>
          <w:rPr>
            <w:sz w:val="24"/>
            <w:szCs w:val="24"/>
          </w:rPr>
          <w:instrText>HYPERLINK "</w:instrText>
        </w:r>
        <w:r w:rsidRPr="003F6D80">
          <w:rPr>
            <w:sz w:val="24"/>
            <w:szCs w:val="24"/>
          </w:rPr>
          <w:instrText>https://github.com/SamuelGreenrod/Evol_fluctuating</w:instrText>
        </w:r>
        <w:r>
          <w:rPr>
            <w:sz w:val="24"/>
            <w:szCs w:val="24"/>
          </w:rPr>
          <w:instrText>"</w:instrText>
        </w:r>
        <w:r>
          <w:rPr>
            <w:sz w:val="24"/>
            <w:szCs w:val="24"/>
          </w:rPr>
        </w:r>
        <w:r>
          <w:rPr>
            <w:sz w:val="24"/>
            <w:szCs w:val="24"/>
          </w:rPr>
          <w:fldChar w:fldCharType="separate"/>
        </w:r>
        <w:r w:rsidRPr="00AB2463">
          <w:rPr>
            <w:rStyle w:val="Hyperlink"/>
            <w:sz w:val="24"/>
            <w:szCs w:val="24"/>
          </w:rPr>
          <w:t>https://github.com/SamuelGreenrod/Evol_fluctuating</w:t>
        </w:r>
        <w:r>
          <w:rPr>
            <w:sz w:val="24"/>
            <w:szCs w:val="24"/>
          </w:rPr>
          <w:fldChar w:fldCharType="end"/>
        </w:r>
        <w:r w:rsidRPr="00517F13">
          <w:rPr>
            <w:sz w:val="24"/>
            <w:szCs w:val="24"/>
          </w:rPr>
          <w:t>.</w:t>
        </w:r>
        <w:r>
          <w:rPr>
            <w:sz w:val="24"/>
            <w:szCs w:val="24"/>
          </w:rPr>
          <w:t xml:space="preserve"> </w:t>
        </w:r>
      </w:ins>
      <w:ins w:id="483" w:author="Samuel Greenrod" w:date="2026-01-05T20:12:00Z">
        <w:r w:rsidR="003A6EE9" w:rsidRPr="003A6EE9">
          <w:rPr>
            <w:sz w:val="24"/>
            <w:szCs w:val="24"/>
          </w:rPr>
          <w:t>Phage sequence reads are accessible on NCBI (https://www.ncbi.nlm.nih.gov/) under BioProject ID: PRJNA1332698. Bacterial sequence reads are available on NCBI under BioProject ID: PRJNA1332799.</w:t>
        </w:r>
      </w:ins>
    </w:p>
    <w:p w14:paraId="1B22B745" w14:textId="39B610E1" w:rsidR="00AD4206" w:rsidRDefault="00AC2555" w:rsidP="00A50003">
      <w:pPr>
        <w:jc w:val="both"/>
        <w:rPr>
          <w:b/>
          <w:bCs/>
          <w:sz w:val="28"/>
          <w:szCs w:val="28"/>
        </w:rPr>
      </w:pPr>
      <w:r w:rsidRPr="00AC2555">
        <w:rPr>
          <w:b/>
          <w:bCs/>
          <w:sz w:val="28"/>
          <w:szCs w:val="28"/>
        </w:rPr>
        <w:t>Acknowledgments</w:t>
      </w:r>
    </w:p>
    <w:p w14:paraId="16633545" w14:textId="654404DE" w:rsidR="00AC2555" w:rsidRPr="00DE6A80" w:rsidRDefault="00AC2555" w:rsidP="00AC2555">
      <w:pPr>
        <w:spacing w:line="276" w:lineRule="auto"/>
        <w:jc w:val="both"/>
        <w:rPr>
          <w:rFonts w:cstheme="minorHAnsi"/>
          <w:color w:val="333132"/>
          <w:sz w:val="24"/>
          <w:szCs w:val="24"/>
          <w:shd w:val="clear" w:color="auto" w:fill="FFFFFF"/>
        </w:rPr>
      </w:pPr>
      <w:r w:rsidRPr="00DE6A80">
        <w:rPr>
          <w:sz w:val="24"/>
          <w:szCs w:val="24"/>
        </w:rPr>
        <w:t>We thank R. Salguero-Gomez, T. Richards, T. Barraclough, and K. Foster for feedback on the experimental design and results. This work was supported by the Biotechnology and Biosciences Research Council (BB/T008784/1) to S.T.E.G. as well as the Natural Environment Research Council (</w:t>
      </w:r>
      <w:r w:rsidRPr="00DE6A80">
        <w:rPr>
          <w:rFonts w:cstheme="minorHAnsi"/>
          <w:color w:val="333132"/>
          <w:sz w:val="24"/>
          <w:szCs w:val="24"/>
          <w:shd w:val="clear" w:color="auto" w:fill="FFFFFF"/>
        </w:rPr>
        <w:t>NE/X000540/1) and NSERC Canada Excellence Research Chair to K.C.K. The funders had no role in study design, data collection and interpretation, or the decision to submit the work for publication.</w:t>
      </w:r>
      <w:r w:rsidR="003F0644" w:rsidRPr="003F0644">
        <w:t xml:space="preserve"> </w:t>
      </w:r>
      <w:r w:rsidR="00241582" w:rsidRPr="00241582">
        <w:rPr>
          <w:rFonts w:cstheme="minorHAnsi"/>
          <w:color w:val="333132"/>
          <w:sz w:val="24"/>
          <w:szCs w:val="24"/>
          <w:shd w:val="clear" w:color="auto" w:fill="FFFFFF"/>
        </w:rPr>
        <w:t xml:space="preserve">Fluctuating evolved phage sequence reads are accessible on NCBI (https://www.ncbi.nlm.nih.gov/) under BioProject ID: PRJNA1334331. </w:t>
      </w:r>
      <w:bookmarkStart w:id="484" w:name="_Hlk210298465"/>
      <w:r w:rsidR="00241582" w:rsidRPr="00241582">
        <w:rPr>
          <w:rFonts w:cstheme="minorHAnsi"/>
          <w:color w:val="333132"/>
          <w:sz w:val="24"/>
          <w:szCs w:val="24"/>
          <w:shd w:val="clear" w:color="auto" w:fill="FFFFFF"/>
        </w:rPr>
        <w:t xml:space="preserve">Static evolved phage sequence reads </w:t>
      </w:r>
      <w:r w:rsidR="00241582">
        <w:rPr>
          <w:rFonts w:cstheme="minorHAnsi"/>
          <w:color w:val="333132"/>
          <w:sz w:val="24"/>
          <w:szCs w:val="24"/>
          <w:shd w:val="clear" w:color="auto" w:fill="FFFFFF"/>
        </w:rPr>
        <w:t xml:space="preserve">and bacterial sequence reads </w:t>
      </w:r>
      <w:r w:rsidR="00241582" w:rsidRPr="00241582">
        <w:rPr>
          <w:rFonts w:cstheme="minorHAnsi"/>
          <w:color w:val="333132"/>
          <w:sz w:val="24"/>
          <w:szCs w:val="24"/>
          <w:shd w:val="clear" w:color="auto" w:fill="FFFFFF"/>
        </w:rPr>
        <w:t xml:space="preserve">from </w:t>
      </w:r>
      <w:r w:rsidR="00241582">
        <w:rPr>
          <w:rFonts w:cstheme="minorHAnsi"/>
          <w:color w:val="333132"/>
          <w:sz w:val="24"/>
          <w:szCs w:val="24"/>
          <w:shd w:val="clear" w:color="auto" w:fill="FFFFFF"/>
        </w:rPr>
        <w:t xml:space="preserve">ref. </w:t>
      </w:r>
      <w:r w:rsidR="00241582">
        <w:rPr>
          <w:rFonts w:cstheme="minorHAnsi"/>
          <w:color w:val="333132"/>
          <w:sz w:val="24"/>
          <w:szCs w:val="24"/>
          <w:shd w:val="clear" w:color="auto" w:fill="FFFFFF"/>
        </w:rPr>
        <w:fldChar w:fldCharType="begin"/>
      </w:r>
      <w:r w:rsidR="00A042C4">
        <w:rPr>
          <w:rFonts w:cstheme="minorHAnsi"/>
          <w:color w:val="333132"/>
          <w:sz w:val="24"/>
          <w:szCs w:val="24"/>
          <w:shd w:val="clear" w:color="auto" w:fill="FFFFFF"/>
        </w:rPr>
        <w:instrText xml:space="preserve"> ADDIN ZOTERO_ITEM CSL_CITATION {"citationID":"K5eEv8tQ","properties":{"formattedCitation":"[32]","plainCitation":"[32]","noteIndex":0},"citationItems":[{"id":"3ShIdf5J/XIGQgsWs","uris":["http://zotero.org/users/local/sgFDdPY0/items/ZEVGKDPJ"],"itemData":{"id":3692,"type":"article","abstract":"Environmental stress drives biodiversity loss by altering competitive hierarchies and pushing taxa towards extinction. Parasites and their communities are particularly vulnerable to stress due to environmental sensitivity of infection steps, variation in species tolerance during co-infections, and dependence on host fitness. Parasite populations might avoid extinction through evolutionary rescue - whereby rapid adaptation to stress enables persistence - but whether this process can preserve community diversity remains unclear. Here, we study the impact of evolutionary rescue in a simple parasite community by propagating populations of two viral parasites (bacteriophages φ14-1 and φLUZ19) of Pseudomonas aeruginosa in monoculture and co-culture under two thermal conditions, a control temperature (37°C) and a high temperature that restricts φ14-1 growth (42°C). We show that evolutionary rescue of φ14-1 prevented extinction in monoculture. Rescue of this phage in co-culture made it a superior competitor, and it replaced φLUZ19 as the dominant phage at high temperature. We determine that evolutionary rescue occurred through mutations in genes linked to attachment to bacterial hosts and within-host replication. We also show that competitive suppression by φ14-1 constrained φLUZ19 molecular evolution. Our findings suggest that evolutionary rescue can prevent the extinction of some parasites, but may inadvertently destabilise the community and facilitate further biodiversity loss. This work underscores the need to take an eco-evolutionary approach to predict the responses of communities to global climate change.","DOI":"10.1101/2025.09.25.678511","language":"en","license":"© 2025, Posted by Cold Spring Harbor Laboratory. This pre-print is available under a Creative Commons License (Attribution-NoDerivs 4.0 International), CC BY-ND 4.0, as described at http://creativecommons.org/licenses/by-nd/4.0/","note":"ISSN: 2692-8205\npage: 2025.09.25.678511\nsection: New Results","publisher":"bioRxiv","source":"bioRxiv","title":"Evolutionary rescue accelerates competitive exclusion in a parasite community","URL":"https://www.biorxiv.org/content/10.1101/2025.09.25.678511v1","author":[{"family":"Greenrod","given":"Samuel TE"},{"family":"Cazares","given":"Daniel"},{"family":"Slesak","given":"Weronika A."},{"family":"Hector","given":"Tobias"},{"family":"MacLean","given":"R. Craig"},{"family":"King","given":"Kayla C."}],"accessed":{"date-parts":[["2025",9,28]]},"issued":{"date-parts":[["2025",9,27]]}}}],"schema":"https://github.com/citation-style-language/schema/raw/master/csl-citation.json"} </w:instrText>
      </w:r>
      <w:r w:rsidR="00241582">
        <w:rPr>
          <w:rFonts w:cstheme="minorHAnsi"/>
          <w:color w:val="333132"/>
          <w:sz w:val="24"/>
          <w:szCs w:val="24"/>
          <w:shd w:val="clear" w:color="auto" w:fill="FFFFFF"/>
        </w:rPr>
        <w:fldChar w:fldCharType="separate"/>
      </w:r>
      <w:r w:rsidR="00A042C4" w:rsidRPr="00A042C4">
        <w:rPr>
          <w:rFonts w:ascii="Calibri" w:hAnsi="Calibri" w:cs="Calibri"/>
          <w:sz w:val="24"/>
        </w:rPr>
        <w:t>[32]</w:t>
      </w:r>
      <w:r w:rsidR="00241582">
        <w:rPr>
          <w:rFonts w:cstheme="minorHAnsi"/>
          <w:color w:val="333132"/>
          <w:sz w:val="24"/>
          <w:szCs w:val="24"/>
          <w:shd w:val="clear" w:color="auto" w:fill="FFFFFF"/>
        </w:rPr>
        <w:fldChar w:fldCharType="end"/>
      </w:r>
      <w:r w:rsidR="00241582" w:rsidRPr="00241582">
        <w:rPr>
          <w:rFonts w:cstheme="minorHAnsi"/>
          <w:color w:val="333132"/>
          <w:sz w:val="24"/>
          <w:szCs w:val="24"/>
          <w:shd w:val="clear" w:color="auto" w:fill="FFFFFF"/>
        </w:rPr>
        <w:t xml:space="preserve"> are accessible under BioProject ID</w:t>
      </w:r>
      <w:r w:rsidR="00241582">
        <w:rPr>
          <w:rFonts w:cstheme="minorHAnsi"/>
          <w:color w:val="333132"/>
          <w:sz w:val="24"/>
          <w:szCs w:val="24"/>
          <w:shd w:val="clear" w:color="auto" w:fill="FFFFFF"/>
        </w:rPr>
        <w:t>s</w:t>
      </w:r>
      <w:r w:rsidR="00241582" w:rsidRPr="00241582">
        <w:rPr>
          <w:rFonts w:cstheme="minorHAnsi"/>
          <w:color w:val="333132"/>
          <w:sz w:val="24"/>
          <w:szCs w:val="24"/>
          <w:shd w:val="clear" w:color="auto" w:fill="FFFFFF"/>
        </w:rPr>
        <w:t>: PRJNA1332698</w:t>
      </w:r>
      <w:r w:rsidR="00241582">
        <w:rPr>
          <w:rFonts w:cstheme="minorHAnsi"/>
          <w:color w:val="333132"/>
          <w:sz w:val="24"/>
          <w:szCs w:val="24"/>
          <w:shd w:val="clear" w:color="auto" w:fill="FFFFFF"/>
        </w:rPr>
        <w:t xml:space="preserve"> and </w:t>
      </w:r>
      <w:r w:rsidR="00241582" w:rsidRPr="00241582">
        <w:rPr>
          <w:rFonts w:cstheme="minorHAnsi"/>
          <w:color w:val="333132"/>
          <w:sz w:val="24"/>
          <w:szCs w:val="24"/>
          <w:shd w:val="clear" w:color="auto" w:fill="FFFFFF"/>
        </w:rPr>
        <w:t>PRJNA1332799</w:t>
      </w:r>
      <w:r w:rsidR="00241582">
        <w:rPr>
          <w:rFonts w:cstheme="minorHAnsi"/>
          <w:color w:val="333132"/>
          <w:sz w:val="24"/>
          <w:szCs w:val="24"/>
          <w:shd w:val="clear" w:color="auto" w:fill="FFFFFF"/>
        </w:rPr>
        <w:t>, respectively</w:t>
      </w:r>
      <w:r w:rsidR="00241582" w:rsidRPr="00241582">
        <w:rPr>
          <w:rFonts w:cstheme="minorHAnsi"/>
          <w:color w:val="333132"/>
          <w:sz w:val="24"/>
          <w:szCs w:val="24"/>
          <w:shd w:val="clear" w:color="auto" w:fill="FFFFFF"/>
        </w:rPr>
        <w:t>.</w:t>
      </w:r>
      <w:bookmarkEnd w:id="484"/>
    </w:p>
    <w:p w14:paraId="388D6E37" w14:textId="77777777" w:rsidR="00AC2555" w:rsidRPr="00AC2555" w:rsidRDefault="00AC2555" w:rsidP="00A50003">
      <w:pPr>
        <w:jc w:val="both"/>
        <w:rPr>
          <w:b/>
          <w:bCs/>
          <w:sz w:val="28"/>
          <w:szCs w:val="28"/>
        </w:rPr>
      </w:pPr>
    </w:p>
    <w:p w14:paraId="22198DEC" w14:textId="79B6B154" w:rsidR="00570068" w:rsidRPr="00AC2555" w:rsidRDefault="00AC2555">
      <w:pPr>
        <w:rPr>
          <w:b/>
          <w:bCs/>
          <w:sz w:val="28"/>
          <w:szCs w:val="28"/>
        </w:rPr>
      </w:pPr>
      <w:r w:rsidRPr="00AC2555">
        <w:rPr>
          <w:b/>
          <w:bCs/>
          <w:sz w:val="28"/>
          <w:szCs w:val="28"/>
        </w:rPr>
        <w:t>References</w:t>
      </w:r>
    </w:p>
    <w:p w14:paraId="1C020927" w14:textId="77777777" w:rsidR="00A042C4" w:rsidRDefault="00AC2555" w:rsidP="00A042C4">
      <w:pPr>
        <w:pStyle w:val="Bibliography"/>
      </w:pPr>
      <w:r w:rsidRPr="00502E64">
        <w:rPr>
          <w:rFonts w:cstheme="minorHAnsi"/>
        </w:rPr>
        <w:fldChar w:fldCharType="begin"/>
      </w:r>
      <w:r w:rsidRPr="00502E64">
        <w:rPr>
          <w:rFonts w:cstheme="minorHAnsi"/>
        </w:rPr>
        <w:instrText xml:space="preserve"> ADDIN ZOTERO_BIBL {"uncited":[],"omitted":[],"custom":[]} CSL_BIBLIOGRAPHY </w:instrText>
      </w:r>
      <w:r w:rsidRPr="00502E64">
        <w:rPr>
          <w:rFonts w:cstheme="minorHAnsi"/>
        </w:rPr>
        <w:fldChar w:fldCharType="separate"/>
      </w:r>
      <w:r w:rsidR="00A042C4">
        <w:t xml:space="preserve">1. </w:t>
      </w:r>
      <w:r w:rsidR="00A042C4">
        <w:tab/>
        <w:t xml:space="preserve">Kassen R. The experimental evolution of specialists, generalists, and the maintenance of diversity. Journal of Evolutionary Biology. 2002;15(2):173–90. </w:t>
      </w:r>
    </w:p>
    <w:p w14:paraId="1525CCC0" w14:textId="77777777" w:rsidR="00A042C4" w:rsidRDefault="00A042C4" w:rsidP="00A042C4">
      <w:pPr>
        <w:pStyle w:val="Bibliography"/>
      </w:pPr>
      <w:r>
        <w:lastRenderedPageBreak/>
        <w:t xml:space="preserve">2. </w:t>
      </w:r>
      <w:r>
        <w:tab/>
        <w:t xml:space="preserve">Sachdeva V, Husain K, Sheng J, Wang S, Murugan A. Tuning environmental timescales to evolve and maintain generalists. Proceedings of the National Academy of Sciences. 2020 Jun 9;117(23):12693–9. </w:t>
      </w:r>
    </w:p>
    <w:p w14:paraId="662CA256" w14:textId="77777777" w:rsidR="00A042C4" w:rsidRDefault="00A042C4" w:rsidP="00A042C4">
      <w:pPr>
        <w:pStyle w:val="Bibliography"/>
      </w:pPr>
      <w:r>
        <w:t xml:space="preserve">3. </w:t>
      </w:r>
      <w:r>
        <w:tab/>
        <w:t xml:space="preserve">Kassen R, Bell G. Experimental evolution in Chlamydomonas. IV. Selection in environments that vary through time at different scales. Heredity. 1998;80(6):732–41. </w:t>
      </w:r>
    </w:p>
    <w:p w14:paraId="595CAD1C" w14:textId="77777777" w:rsidR="00A042C4" w:rsidRDefault="00A042C4" w:rsidP="00A042C4">
      <w:pPr>
        <w:pStyle w:val="Bibliography"/>
      </w:pPr>
      <w:r>
        <w:t xml:space="preserve">4. </w:t>
      </w:r>
      <w:r>
        <w:tab/>
        <w:t xml:space="preserve">Lambros M, Pechuan-Jorge X, Biro D, Ye K, Bergman A. Emerging Adaptive Strategies Under Temperature Fluctuations in a Laboratory Evolution Experiment of Escherichia Coli. Front Microbiol. 2021 Oct 22;12:724982. </w:t>
      </w:r>
    </w:p>
    <w:p w14:paraId="5369EC47" w14:textId="77777777" w:rsidR="00A042C4" w:rsidRDefault="00A042C4" w:rsidP="00A042C4">
      <w:pPr>
        <w:pStyle w:val="Bibliography"/>
      </w:pPr>
      <w:r>
        <w:t xml:space="preserve">5. </w:t>
      </w:r>
      <w:r>
        <w:tab/>
        <w:t xml:space="preserve">Sandberg TE, Lloyd CJ, Palsson BO, Feist AM. Laboratory Evolution to Alternating Substrate Environments Yields Distinct Phenotypic and Genetic Adaptive Strategies. Appl Environ Microbiol. 2017 Jun 16;83(13):e00410-17. </w:t>
      </w:r>
    </w:p>
    <w:p w14:paraId="219A4938" w14:textId="77777777" w:rsidR="00A042C4" w:rsidRDefault="00A042C4" w:rsidP="00A042C4">
      <w:pPr>
        <w:pStyle w:val="Bibliography"/>
      </w:pPr>
      <w:r>
        <w:t xml:space="preserve">6. </w:t>
      </w:r>
      <w:r>
        <w:tab/>
        <w:t xml:space="preserve">Abdul-Rahman F, Tranchina D, Gresham D. Fluctuating Environments Maintain Genetic Diversity through Neutral Fitness Effects and Balancing Selection. Molecular Biology and Evolution. 2021 Oct 1;38(10):4362–75. </w:t>
      </w:r>
    </w:p>
    <w:p w14:paraId="36F7B2A0" w14:textId="77777777" w:rsidR="00A042C4" w:rsidRDefault="00A042C4" w:rsidP="00A042C4">
      <w:pPr>
        <w:pStyle w:val="Bibliography"/>
      </w:pPr>
      <w:r>
        <w:t xml:space="preserve">7. </w:t>
      </w:r>
      <w:r>
        <w:tab/>
        <w:t xml:space="preserve">Harrison E, Laine AL, Hietala M, Brockhurst MA. Rapidly fluctuating environments constrain coevolutionary arms races by impeding selective sweeps. Proc Biol Sci. 2013 Aug 7;280(1764):20130937. </w:t>
      </w:r>
    </w:p>
    <w:p w14:paraId="578C7053" w14:textId="77777777" w:rsidR="00A042C4" w:rsidRDefault="00A042C4" w:rsidP="00A042C4">
      <w:pPr>
        <w:pStyle w:val="Bibliography"/>
      </w:pPr>
      <w:r>
        <w:t xml:space="preserve">8. </w:t>
      </w:r>
      <w:r>
        <w:tab/>
        <w:t xml:space="preserve">Chesson P. Mechanisms of Maintenance of Species Diversity. Annual Review of Ecology, Evolution, and Systematics. 2000 Nov 1;31(Volume 31, 2000):343–66. </w:t>
      </w:r>
    </w:p>
    <w:p w14:paraId="41BE15F1" w14:textId="77777777" w:rsidR="00A042C4" w:rsidRDefault="00A042C4" w:rsidP="00A042C4">
      <w:pPr>
        <w:pStyle w:val="Bibliography"/>
      </w:pPr>
      <w:r>
        <w:t xml:space="preserve">9. </w:t>
      </w:r>
      <w:r>
        <w:tab/>
        <w:t xml:space="preserve">Gilchrist GW. Specialists and Generalists in Changing Environments. I. Fitness Landscapes of Thermal Sensitivity. The American Naturalist. 1995;146(2):252–70. </w:t>
      </w:r>
    </w:p>
    <w:p w14:paraId="345C86B5" w14:textId="77777777" w:rsidR="00A042C4" w:rsidRDefault="00A042C4" w:rsidP="00A042C4">
      <w:pPr>
        <w:pStyle w:val="Bibliography"/>
      </w:pPr>
      <w:r>
        <w:t xml:space="preserve">10. </w:t>
      </w:r>
      <w:r>
        <w:tab/>
        <w:t xml:space="preserve">Gunderson AR, Armstrong EJ, Stillman JH. Multiple Stressors in a Changing World: The Need for an Improved Perspective on Physiological Responses to the Dynamic Marine Environment. Annual Review of Marine Science. 2016 Jan 3;8(Volume 8, 2016):357–78. </w:t>
      </w:r>
    </w:p>
    <w:p w14:paraId="5CA8A485" w14:textId="77777777" w:rsidR="00A042C4" w:rsidRDefault="00A042C4" w:rsidP="00A042C4">
      <w:pPr>
        <w:pStyle w:val="Bibliography"/>
      </w:pPr>
      <w:r>
        <w:t xml:space="preserve">11. </w:t>
      </w:r>
      <w:r>
        <w:tab/>
        <w:t xml:space="preserve">Hector TE, Hoang KL, Li J, King KC. Symbiosis and host responses to heating. Trends in Ecology &amp; Evolution. 2022 Jul 1;37(7):611–24. </w:t>
      </w:r>
    </w:p>
    <w:p w14:paraId="4CBC6931" w14:textId="77777777" w:rsidR="00A042C4" w:rsidRDefault="00A042C4" w:rsidP="00A042C4">
      <w:pPr>
        <w:pStyle w:val="Bibliography"/>
      </w:pPr>
      <w:r>
        <w:t xml:space="preserve">12. </w:t>
      </w:r>
      <w:r>
        <w:tab/>
        <w:t xml:space="preserve">Crain CM, Kroeker K, Halpern BS. Interactive and cumulative effects of multiple human stressors in marine systems. Ecology Letters. 2008;11(12):1304–15. </w:t>
      </w:r>
    </w:p>
    <w:p w14:paraId="731C65B3" w14:textId="77777777" w:rsidR="00A042C4" w:rsidRDefault="00A042C4" w:rsidP="00A042C4">
      <w:pPr>
        <w:pStyle w:val="Bibliography"/>
      </w:pPr>
      <w:r>
        <w:t xml:space="preserve">13. </w:t>
      </w:r>
      <w:r>
        <w:tab/>
        <w:t xml:space="preserve">Hiltunen T, Cairns J, Frickel J, Jalasvuori M, Laakso J, Kaitala V, et al. Dual-stressor selection alters eco-evolutionary dynamics in experimental communities. Nat Ecol Evol. 2018 Dec;2(12):1974–81. </w:t>
      </w:r>
    </w:p>
    <w:p w14:paraId="23766942" w14:textId="77777777" w:rsidR="00A042C4" w:rsidRDefault="00A042C4" w:rsidP="00A042C4">
      <w:pPr>
        <w:pStyle w:val="Bibliography"/>
      </w:pPr>
      <w:r>
        <w:t xml:space="preserve">14. </w:t>
      </w:r>
      <w:r>
        <w:tab/>
        <w:t xml:space="preserve">Burmeister AR, Fortier A, Roush C, Lessing AJ, Bender RG, Barahman R, et al. Pleiotropy complicates a trade-off between phage resistance and antibiotic resistance. Proceedings of the National Academy of Sciences. 2020 May 26;117(21):11207–16. </w:t>
      </w:r>
    </w:p>
    <w:p w14:paraId="10B0CBBE" w14:textId="77777777" w:rsidR="00A042C4" w:rsidRDefault="00A042C4" w:rsidP="00A042C4">
      <w:pPr>
        <w:pStyle w:val="Bibliography"/>
      </w:pPr>
      <w:r>
        <w:t xml:space="preserve">15. </w:t>
      </w:r>
      <w:r>
        <w:tab/>
        <w:t xml:space="preserve">Schou MF, Engelbrecht A, Brand Z, Svensson EI, Cloete S, Cornwallis CK. Evolutionary trade-offs between heat and cold tolerance limit responses to fluctuating climates. Science Advances. 2022 May 27;8(21):eabn9580. </w:t>
      </w:r>
    </w:p>
    <w:p w14:paraId="6984E56E" w14:textId="77777777" w:rsidR="00A042C4" w:rsidRDefault="00A042C4" w:rsidP="00A042C4">
      <w:pPr>
        <w:pStyle w:val="Bibliography"/>
      </w:pPr>
      <w:r>
        <w:t xml:space="preserve">16. </w:t>
      </w:r>
      <w:r>
        <w:tab/>
        <w:t xml:space="preserve">Yamamichi M, Letten AD, Schreiber SJ. Eco-evolutionary maintenance of diversity in fluctuating environments. Ecol Lett. 2023 Sep;26 Suppl 1:S152–67. </w:t>
      </w:r>
    </w:p>
    <w:p w14:paraId="2A6289A6" w14:textId="77777777" w:rsidR="00A042C4" w:rsidRDefault="00A042C4" w:rsidP="00A042C4">
      <w:pPr>
        <w:pStyle w:val="Bibliography"/>
      </w:pPr>
      <w:r>
        <w:lastRenderedPageBreak/>
        <w:t xml:space="preserve">17. </w:t>
      </w:r>
      <w:r>
        <w:tab/>
        <w:t xml:space="preserve">Cairns J, Borse F, Mononen T, Hiltunen T, Mustonen V. Strong selective environments determine evolutionary outcome in time-dependent fitness seascapes. Evol Lett. 2022 Jun 1;6(3):266–79. </w:t>
      </w:r>
    </w:p>
    <w:p w14:paraId="2147733B" w14:textId="77777777" w:rsidR="00A042C4" w:rsidRDefault="00A042C4" w:rsidP="00A042C4">
      <w:pPr>
        <w:pStyle w:val="Bibliography"/>
      </w:pPr>
      <w:r>
        <w:t xml:space="preserve">18. </w:t>
      </w:r>
      <w:r>
        <w:tab/>
        <w:t xml:space="preserve">Uiterwaal SF, Lagerstrom IT, Luhring TM, Salsbery ME, DeLong JP. Trade-offs between morphology and thermal niches mediate adaptation in response to competing selective pressures. Ecology and Evolution. 2020;10(3):1368–77. </w:t>
      </w:r>
    </w:p>
    <w:p w14:paraId="4D1C74AD" w14:textId="77777777" w:rsidR="00A042C4" w:rsidRDefault="00A042C4" w:rsidP="00A042C4">
      <w:pPr>
        <w:pStyle w:val="Bibliography"/>
      </w:pPr>
      <w:r>
        <w:t xml:space="preserve">19. </w:t>
      </w:r>
      <w:r>
        <w:tab/>
        <w:t xml:space="preserve">Barbosa M, Pestana J, Soares AMVM. Predation Life History Responses to Increased Temperature Variability. PLoS One. 2014 Sep 24;9(9):e107971. </w:t>
      </w:r>
    </w:p>
    <w:p w14:paraId="57B4ED4F" w14:textId="77777777" w:rsidR="00A042C4" w:rsidRDefault="00A042C4" w:rsidP="00A042C4">
      <w:pPr>
        <w:pStyle w:val="Bibliography"/>
      </w:pPr>
      <w:r>
        <w:t xml:space="preserve">20. </w:t>
      </w:r>
      <w:r>
        <w:tab/>
        <w:t xml:space="preserve">D. Vinebrooke R, L. Cottingham K, Norberg J Marten Scheffer, I. Dodson S, C. Maberly S, Sommer U. Impacts of multiple stressors on biodiversity and ecosystem functioning: the role of species co-tolerance. Oikos. 2004;104(3):451–7. </w:t>
      </w:r>
    </w:p>
    <w:p w14:paraId="5300CF15" w14:textId="77777777" w:rsidR="00A042C4" w:rsidRDefault="00A042C4" w:rsidP="00A042C4">
      <w:pPr>
        <w:pStyle w:val="Bibliography"/>
      </w:pPr>
      <w:r>
        <w:t xml:space="preserve">21. </w:t>
      </w:r>
      <w:r>
        <w:tab/>
        <w:t xml:space="preserve">Halpern BS, Walbridge S, Selkoe KA, Kappel CV, Micheli F, D’Agrosa C, et al. A Global Map of Human Impact on Marine Ecosystems. Science. 2008 Feb 15;319(5865):948–52. </w:t>
      </w:r>
    </w:p>
    <w:p w14:paraId="61153B3C" w14:textId="77777777" w:rsidR="00A042C4" w:rsidRDefault="00A042C4" w:rsidP="00A042C4">
      <w:pPr>
        <w:pStyle w:val="Bibliography"/>
      </w:pPr>
      <w:r>
        <w:t xml:space="preserve">22. </w:t>
      </w:r>
      <w:r>
        <w:tab/>
        <w:t xml:space="preserve">Bellard C, Bertelsmeier C, Leadley P, Thuiller W, Courchamp F. Impacts of climate change on the future of biodiversity. Ecology Letters. 2012;15(4):365–77. </w:t>
      </w:r>
    </w:p>
    <w:p w14:paraId="068E4823" w14:textId="77777777" w:rsidR="00A042C4" w:rsidRDefault="00A042C4" w:rsidP="00A042C4">
      <w:pPr>
        <w:pStyle w:val="Bibliography"/>
      </w:pPr>
      <w:r>
        <w:t xml:space="preserve">23. </w:t>
      </w:r>
      <w:r>
        <w:tab/>
        <w:t xml:space="preserve">Nguyen PL, Gokhale CS. On multiple infections by parasites with complex life cycles. Oikos. 2025;2025(4):e10493. </w:t>
      </w:r>
    </w:p>
    <w:p w14:paraId="1B722A4D" w14:textId="77777777" w:rsidR="00A042C4" w:rsidRDefault="00A042C4" w:rsidP="00A042C4">
      <w:pPr>
        <w:pStyle w:val="Bibliography"/>
      </w:pPr>
      <w:r>
        <w:t xml:space="preserve">24. </w:t>
      </w:r>
      <w:r>
        <w:tab/>
        <w:t xml:space="preserve">Silva LM, King KC, Koella JC. Dissecting transmission to understand parasite evolution. PLoS Pathog. 2025 Mar 25;21(3):e1012964. </w:t>
      </w:r>
    </w:p>
    <w:p w14:paraId="05CD9FAC" w14:textId="77777777" w:rsidR="00A042C4" w:rsidRDefault="00A042C4" w:rsidP="00A042C4">
      <w:pPr>
        <w:pStyle w:val="Bibliography"/>
      </w:pPr>
      <w:r>
        <w:t xml:space="preserve">25. </w:t>
      </w:r>
      <w:r>
        <w:tab/>
        <w:t xml:space="preserve">Greenrod STE, Hector TE, Blazanin M, Cazares D, King KC. Temperature as a Driver of Phage Ecology and Evolution. Annual Review of Microbiology. 2025 Oct 23;79(Volume 79, 2025):497–522. </w:t>
      </w:r>
    </w:p>
    <w:p w14:paraId="3C7338D7" w14:textId="77777777" w:rsidR="00A042C4" w:rsidRDefault="00A042C4" w:rsidP="00A042C4">
      <w:pPr>
        <w:pStyle w:val="Bibliography"/>
      </w:pPr>
      <w:r>
        <w:t xml:space="preserve">26. </w:t>
      </w:r>
      <w:r>
        <w:tab/>
        <w:t xml:space="preserve">Oakley MS, Gerald N, McCutchan TF, Aravind L, Kumar S. Clinical and molecular aspects of malaria fever. Trends in Parasitology. 2011 Oct 1;27(10):442–9. </w:t>
      </w:r>
    </w:p>
    <w:p w14:paraId="2B586227" w14:textId="77777777" w:rsidR="00A042C4" w:rsidRDefault="00A042C4" w:rsidP="00A042C4">
      <w:pPr>
        <w:pStyle w:val="Bibliography"/>
      </w:pPr>
      <w:r>
        <w:t xml:space="preserve">27. </w:t>
      </w:r>
      <w:r>
        <w:tab/>
        <w:t xml:space="preserve">Carlson CJ, Burgio KR, Dougherty ER, Phillips AJ, Bueno VM, Clements CF, et al. Parasite biodiversity faces extinction and redistribution in a changing climate. Science Advances. 2017 Sep 6;3(9):e1602422. </w:t>
      </w:r>
    </w:p>
    <w:p w14:paraId="78BA4808" w14:textId="77777777" w:rsidR="00A042C4" w:rsidRDefault="00A042C4" w:rsidP="00A042C4">
      <w:pPr>
        <w:pStyle w:val="Bibliography"/>
      </w:pPr>
      <w:r>
        <w:t xml:space="preserve">28. </w:t>
      </w:r>
      <w:r>
        <w:tab/>
        <w:t xml:space="preserve">Buckingham LJ, Ashby B. Coevolutionary theory of hosts and parasites. j evol Biol. 2022 Feb 1;35(2):205–24. </w:t>
      </w:r>
    </w:p>
    <w:p w14:paraId="1D6A6141" w14:textId="77777777" w:rsidR="00A042C4" w:rsidRDefault="00A042C4" w:rsidP="00A042C4">
      <w:pPr>
        <w:pStyle w:val="Bibliography"/>
      </w:pPr>
      <w:r>
        <w:t xml:space="preserve">29. </w:t>
      </w:r>
      <w:r>
        <w:tab/>
        <w:t xml:space="preserve">Pedersen AB, Fenton A. Emphasizing the ecology in parasite community ecology. Trends in Ecology &amp; Evolution. 2007 Mar 1;22(3):133–9. </w:t>
      </w:r>
    </w:p>
    <w:p w14:paraId="1521C851" w14:textId="77777777" w:rsidR="00A042C4" w:rsidRDefault="00A042C4" w:rsidP="00A042C4">
      <w:pPr>
        <w:pStyle w:val="Bibliography"/>
      </w:pPr>
      <w:r>
        <w:t xml:space="preserve">30. </w:t>
      </w:r>
      <w:r>
        <w:tab/>
        <w:t xml:space="preserve">Hasik AZ, King KC, Hawlena H. Interspecific host competition and parasite virulence evolution. Biology Letters. 2023 May 3;19(5):20220553. </w:t>
      </w:r>
    </w:p>
    <w:p w14:paraId="4C0E8CC3" w14:textId="77777777" w:rsidR="00A042C4" w:rsidRDefault="00A042C4" w:rsidP="00A042C4">
      <w:pPr>
        <w:pStyle w:val="Bibliography"/>
      </w:pPr>
      <w:r>
        <w:t xml:space="preserve">31. </w:t>
      </w:r>
      <w:r>
        <w:tab/>
        <w:t xml:space="preserve">Limberger R, Fussmann GF. Adaptation and competition in deteriorating environments. Proceedings of the Royal Society B: Biological Sciences. 2021 Mar 10;288(1946):20202967. </w:t>
      </w:r>
    </w:p>
    <w:p w14:paraId="653AFDAA" w14:textId="77777777" w:rsidR="00A042C4" w:rsidRDefault="00A042C4" w:rsidP="00A042C4">
      <w:pPr>
        <w:pStyle w:val="Bibliography"/>
      </w:pPr>
      <w:r>
        <w:t xml:space="preserve">32. </w:t>
      </w:r>
      <w:r>
        <w:tab/>
        <w:t xml:space="preserve">Greenrod ST, Cazares D, Slesak WA, Hector T, MacLean RC, King KC. Evolutionary rescue accelerates competitive exclusion in a parasite community [Internet]. bioRxiv; 2025 [cited 2025 </w:t>
      </w:r>
      <w:r>
        <w:lastRenderedPageBreak/>
        <w:t>Sep 28]. p. 2025.09.25.678511. Available from: https://www.biorxiv.org/content/10.1101/2025.09.25.678511v1</w:t>
      </w:r>
    </w:p>
    <w:p w14:paraId="23224105" w14:textId="77777777" w:rsidR="00A042C4" w:rsidRDefault="00A042C4" w:rsidP="00A042C4">
      <w:pPr>
        <w:pStyle w:val="Bibliography"/>
      </w:pPr>
      <w:r>
        <w:t xml:space="preserve">33. </w:t>
      </w:r>
      <w:r>
        <w:tab/>
        <w:t xml:space="preserve">Greenrod STE, Cazares D, Johnson S, Hector TE, Stevens EJ, MacLean RC, et al. Warming alters life-history traits and competition in a phage community. Applied and Environmental Microbiology. 2024 Apr 16;0(0):e00286-24. </w:t>
      </w:r>
    </w:p>
    <w:p w14:paraId="7425239F" w14:textId="77777777" w:rsidR="00A042C4" w:rsidRDefault="00A042C4" w:rsidP="00A042C4">
      <w:pPr>
        <w:pStyle w:val="Bibliography"/>
      </w:pPr>
      <w:r>
        <w:t xml:space="preserve">34. </w:t>
      </w:r>
      <w:r>
        <w:tab/>
        <w:t>Kropinski AM, Mazzocco A, Waddell TE, Lingohr E, Johnson RP. Enumeration of Bacteriophages by Double Agar Overlay Plaque Assay. In: Clokie MRJ, Kropinski AM, editors. Bacteriophages: Methods and Protocols, Volume 1: Isolation, Characterization, and Interactions [Internet]. Totowa, NJ: Humana Press; 2009 [cited 2023 Jun 2]. p. 69–76. (Methods in Molecular Biology</w:t>
      </w:r>
      <w:r>
        <w:rPr>
          <w:vertAlign w:val="superscript"/>
        </w:rPr>
        <w:t>TM</w:t>
      </w:r>
      <w:r>
        <w:t>). Available from: https://doi.org/10.1007/978-1-60327-164-6_7</w:t>
      </w:r>
    </w:p>
    <w:p w14:paraId="4FD47D8D" w14:textId="77777777" w:rsidR="00A042C4" w:rsidRDefault="00A042C4" w:rsidP="00A042C4">
      <w:pPr>
        <w:pStyle w:val="Bibliography"/>
      </w:pPr>
      <w:r>
        <w:t xml:space="preserve">35. </w:t>
      </w:r>
      <w:r>
        <w:tab/>
        <w:t xml:space="preserve">Seemann T. Prokka: rapid prokaryotic genome annotation. Bioinformatics. 2014 Jul 15;30(14):2068–9. </w:t>
      </w:r>
    </w:p>
    <w:p w14:paraId="25E16E8E" w14:textId="77777777" w:rsidR="00A042C4" w:rsidRDefault="00A042C4" w:rsidP="00A042C4">
      <w:pPr>
        <w:pStyle w:val="Bibliography"/>
      </w:pPr>
      <w:r>
        <w:t xml:space="preserve">36. </w:t>
      </w:r>
      <w:r>
        <w:tab/>
        <w:t xml:space="preserve">Langmead B, Salzberg SL. Fast gapped-read alignment with Bowtie 2. Nat Methods. 2012 Apr;9(4):357–9. </w:t>
      </w:r>
    </w:p>
    <w:p w14:paraId="545AF961" w14:textId="77777777" w:rsidR="00A042C4" w:rsidRDefault="00A042C4" w:rsidP="00A042C4">
      <w:pPr>
        <w:pStyle w:val="Bibliography"/>
      </w:pPr>
      <w:r>
        <w:t xml:space="preserve">37. </w:t>
      </w:r>
      <w:r>
        <w:tab/>
        <w:t xml:space="preserve">Deatherage DE, Barrick JE. Identification of mutations in laboratory evolved microbes from next-generation sequencing data using breseq. Methods Mol Biol. 2014;1151:165–88. </w:t>
      </w:r>
    </w:p>
    <w:p w14:paraId="411DD621" w14:textId="77777777" w:rsidR="00A042C4" w:rsidRDefault="00A042C4" w:rsidP="00A042C4">
      <w:pPr>
        <w:pStyle w:val="Bibliography"/>
      </w:pPr>
      <w:r>
        <w:t xml:space="preserve">38. </w:t>
      </w:r>
      <w:r>
        <w:tab/>
        <w:t>Wick RR, Howden BP, Stinear TP. Autocycler: long-read consensus assembly for bacterial genomes [Internet]. bioRxiv; 2025 [cited 2025 Jul 29]. p. 2025.05.12.653612. Available from: https://www.biorxiv.org/content/10.1101/2025.05.12.653612v1</w:t>
      </w:r>
    </w:p>
    <w:p w14:paraId="30AC8C4D" w14:textId="77777777" w:rsidR="00A042C4" w:rsidRDefault="00A042C4" w:rsidP="00A042C4">
      <w:pPr>
        <w:pStyle w:val="Bibliography"/>
      </w:pPr>
      <w:r>
        <w:t xml:space="preserve">39. </w:t>
      </w:r>
      <w:r>
        <w:tab/>
        <w:t xml:space="preserve">Wick RR, Holt KE. Polypolish: Short-read polishing of long-read bacterial genome assemblies. PLOS Computational Biology. 2022 Jan 24;18(1):e1009802. </w:t>
      </w:r>
    </w:p>
    <w:p w14:paraId="668F376B" w14:textId="77777777" w:rsidR="00A042C4" w:rsidRDefault="00A042C4" w:rsidP="00A042C4">
      <w:pPr>
        <w:pStyle w:val="Bibliography"/>
      </w:pPr>
      <w:r>
        <w:t xml:space="preserve">40. </w:t>
      </w:r>
      <w:r>
        <w:tab/>
        <w:t xml:space="preserve">Bouras G, Grigson SR, Papudeshi B, Mallawaarachchi V, Roach MJ. Dnaapler: A tool to reorient circular microbial genomes. Journal of Open Source Software. 2024 Jan 11;9(93):5968. </w:t>
      </w:r>
    </w:p>
    <w:p w14:paraId="1F4DEEB9" w14:textId="77777777" w:rsidR="00A042C4" w:rsidRDefault="00A042C4" w:rsidP="00A042C4">
      <w:pPr>
        <w:pStyle w:val="Bibliography"/>
      </w:pPr>
      <w:r>
        <w:t xml:space="preserve">41. </w:t>
      </w:r>
      <w:r>
        <w:tab/>
        <w:t xml:space="preserve">Li H. Minimap2: pairwise alignment for nucleotide sequences. Bioinformatics. 2018 Sep 15;34(18):3094–100. </w:t>
      </w:r>
    </w:p>
    <w:p w14:paraId="0BCBE370" w14:textId="77777777" w:rsidR="00A042C4" w:rsidRDefault="00A042C4" w:rsidP="00A042C4">
      <w:pPr>
        <w:pStyle w:val="Bibliography"/>
      </w:pPr>
      <w:r>
        <w:t xml:space="preserve">42. </w:t>
      </w:r>
      <w:r>
        <w:tab/>
        <w:t>RStudio Team. RStudio: Integrated Development for R. [Internet]. RStudio, PBC, Boston, M; 2020. Available from: http://www.rstudio.com/</w:t>
      </w:r>
    </w:p>
    <w:p w14:paraId="27E0E3F4" w14:textId="77777777" w:rsidR="00A042C4" w:rsidRDefault="00A042C4" w:rsidP="00A042C4">
      <w:pPr>
        <w:pStyle w:val="Bibliography"/>
      </w:pPr>
      <w:r>
        <w:t xml:space="preserve">43. </w:t>
      </w:r>
      <w:r>
        <w:tab/>
        <w:t>R Core Team. R: A language and environment for statistical computing. [Internet]. Foundation for Statistical Computing, Vienna, Austria.; 2021. Available from: https://www.R-project.org/</w:t>
      </w:r>
    </w:p>
    <w:p w14:paraId="7995DE2E" w14:textId="77777777" w:rsidR="00A042C4" w:rsidRDefault="00A042C4" w:rsidP="00A042C4">
      <w:pPr>
        <w:pStyle w:val="Bibliography"/>
      </w:pPr>
      <w:r>
        <w:t xml:space="preserve">44. </w:t>
      </w:r>
      <w:r>
        <w:tab/>
        <w:t xml:space="preserve">Wickham H, Averick M, Bryan J, Chang W, McGowan LD, François R, et al. Welcome to the Tidyverse. Journal of Open Source Software. 2019 Nov 21;4(43):1686. </w:t>
      </w:r>
    </w:p>
    <w:p w14:paraId="0579830D" w14:textId="77777777" w:rsidR="00A042C4" w:rsidRDefault="00A042C4" w:rsidP="00A042C4">
      <w:pPr>
        <w:pStyle w:val="Bibliography"/>
      </w:pPr>
      <w:r>
        <w:t xml:space="preserve">45. </w:t>
      </w:r>
      <w:r>
        <w:tab/>
        <w:t xml:space="preserve">Bates D, Mächler M, Bolker B, Walker S. Fitting Linear Mixed-Effects Models Using lme4. Journal of Statistical Software. 2015 Oct 7;67:1–48. </w:t>
      </w:r>
    </w:p>
    <w:p w14:paraId="21A53269" w14:textId="77777777" w:rsidR="00A042C4" w:rsidRDefault="00A042C4" w:rsidP="00A042C4">
      <w:pPr>
        <w:pStyle w:val="Bibliography"/>
      </w:pPr>
      <w:r>
        <w:t xml:space="preserve">46. </w:t>
      </w:r>
      <w:r>
        <w:tab/>
        <w:t>stats-package: The R Stats Package [Internet]. [cited 2026 Jan 22]. Available from: https://rdrr.io/r/stats/stats-package.html</w:t>
      </w:r>
    </w:p>
    <w:p w14:paraId="598BB1D2" w14:textId="77777777" w:rsidR="00A042C4" w:rsidRDefault="00A042C4" w:rsidP="00A042C4">
      <w:pPr>
        <w:pStyle w:val="Bibliography"/>
      </w:pPr>
      <w:r>
        <w:t xml:space="preserve">47. </w:t>
      </w:r>
      <w:r>
        <w:tab/>
        <w:t>Estimated Marginal Means, aka Least-Squares Means [R package emmeans version 2.0.1] [Internet]. Comprehensive R Archive Network (CRAN); 2025 [cited 2026 Jan 22]. Available from: https://CRAN.R-project.org/package=emmeans</w:t>
      </w:r>
    </w:p>
    <w:p w14:paraId="5F31B0A9" w14:textId="77777777" w:rsidR="00A042C4" w:rsidRDefault="00A042C4" w:rsidP="00A042C4">
      <w:pPr>
        <w:pStyle w:val="Bibliography"/>
      </w:pPr>
      <w:r>
        <w:lastRenderedPageBreak/>
        <w:t xml:space="preserve">48. </w:t>
      </w:r>
      <w:r>
        <w:tab/>
        <w:t xml:space="preserve">Yu G, Smith DK, Zhu H, Guan Y, Lam TTY. ggtree: an r package for visualization and annotation of phylogenetic trees with their covariates and other associated data. Methods in Ecology and Evolution. 2017;8(1):28–36. </w:t>
      </w:r>
    </w:p>
    <w:p w14:paraId="10532867" w14:textId="77777777" w:rsidR="00A042C4" w:rsidRDefault="00A042C4" w:rsidP="00A042C4">
      <w:pPr>
        <w:pStyle w:val="Bibliography"/>
      </w:pPr>
      <w:r>
        <w:t xml:space="preserve">49. </w:t>
      </w:r>
      <w:r>
        <w:tab/>
        <w:t xml:space="preserve">Tabare E, Glonti T, Cochez C, Ngassam C, Pirnay JP, Amighi K, et al. A Design of Experiment Approach to Optimize Spray-Dried Powders Containing Pseudomonas aeruginosaPodoviridae and Myoviridae Bacteriophages. Viruses. 2021 Oct;13(10):1926. </w:t>
      </w:r>
    </w:p>
    <w:p w14:paraId="6141A533" w14:textId="77777777" w:rsidR="00A042C4" w:rsidRDefault="00A042C4" w:rsidP="00A042C4">
      <w:pPr>
        <w:pStyle w:val="Bibliography"/>
      </w:pPr>
      <w:r>
        <w:t xml:space="preserve">50. </w:t>
      </w:r>
      <w:r>
        <w:tab/>
        <w:t xml:space="preserve">Visher E, Boots M. The problem of mediocre generalists: population genetics and eco-evolutionary perspectives on host breadth evolution in pathogens. Proc Biol Sci. 2020 Aug 26;287(1933):20201230. </w:t>
      </w:r>
    </w:p>
    <w:p w14:paraId="2E6B6EB2" w14:textId="77777777" w:rsidR="00A042C4" w:rsidRDefault="00A042C4" w:rsidP="00A042C4">
      <w:pPr>
        <w:pStyle w:val="Bibliography"/>
      </w:pPr>
      <w:r>
        <w:t xml:space="preserve">51. </w:t>
      </w:r>
      <w:r>
        <w:tab/>
        <w:t xml:space="preserve">Remold S. Understanding specialism when the jack of all trades can be the master of all. Proceedings of the Royal Society B: Biological Sciences. 2012 Oct 24;279(1749):4861–9. </w:t>
      </w:r>
    </w:p>
    <w:p w14:paraId="6A825BFB" w14:textId="77777777" w:rsidR="00A042C4" w:rsidRDefault="00A042C4" w:rsidP="00A042C4">
      <w:pPr>
        <w:pStyle w:val="Bibliography"/>
      </w:pPr>
      <w:r>
        <w:t xml:space="preserve">52. </w:t>
      </w:r>
      <w:r>
        <w:tab/>
        <w:t xml:space="preserve">Ashrafi R, Bruneaux M, Sundberg LR, Pulkkinen K, Valkonen J, Ketola T. Broad thermal tolerance is negatively correlated with virulence in an opportunistic bacterial pathogen. Evolutionary Applications. 2018;11(9):1700–14. </w:t>
      </w:r>
    </w:p>
    <w:p w14:paraId="260FAAAA" w14:textId="77777777" w:rsidR="00A042C4" w:rsidRDefault="00A042C4" w:rsidP="00A042C4">
      <w:pPr>
        <w:pStyle w:val="Bibliography"/>
      </w:pPr>
      <w:r>
        <w:t xml:space="preserve">53. </w:t>
      </w:r>
      <w:r>
        <w:tab/>
        <w:t xml:space="preserve">Wolinska J, King KC. Environment can alter selection in host–parasite interactions. Trends in Parasitology. 2009 May 1;25(5):236–44. </w:t>
      </w:r>
    </w:p>
    <w:p w14:paraId="4213069D" w14:textId="77777777" w:rsidR="00A042C4" w:rsidRDefault="00A042C4" w:rsidP="00A042C4">
      <w:pPr>
        <w:pStyle w:val="Bibliography"/>
      </w:pPr>
      <w:r>
        <w:t xml:space="preserve">54. </w:t>
      </w:r>
      <w:r>
        <w:tab/>
        <w:t xml:space="preserve">Blount ZD, Lenski RE, Losos JB. Contingency and determinism in evolution: Replaying life’s tape. Science. 2018 Nov 9;362(6415):eaam5979. </w:t>
      </w:r>
    </w:p>
    <w:p w14:paraId="6EF17A1E" w14:textId="77777777" w:rsidR="00A042C4" w:rsidRDefault="00A042C4" w:rsidP="00A042C4">
      <w:pPr>
        <w:pStyle w:val="Bibliography"/>
      </w:pPr>
      <w:r>
        <w:t xml:space="preserve">55. </w:t>
      </w:r>
      <w:r>
        <w:tab/>
        <w:t xml:space="preserve">Arribas M, Kubota K, Cabanillas L, Lázaro E. Adaptation to Fluctuating Temperatures in an RNA Virus Is Driven by the Most Stringent Selective Pressure. PLOS ONE. 2014 Jun 25;9(6):e100940. </w:t>
      </w:r>
    </w:p>
    <w:p w14:paraId="40E6BCDF" w14:textId="77777777" w:rsidR="00A042C4" w:rsidRDefault="00A042C4" w:rsidP="00A042C4">
      <w:pPr>
        <w:pStyle w:val="Bibliography"/>
      </w:pPr>
      <w:r>
        <w:t xml:space="preserve">56. </w:t>
      </w:r>
      <w:r>
        <w:tab/>
        <w:t xml:space="preserve">Kassen R. The experimental evolution of specialists, generalists, and the maintenance of diversity. j evol Biol. 2002 Mar 1;15(2):173–90. </w:t>
      </w:r>
    </w:p>
    <w:p w14:paraId="6EE8871C" w14:textId="77777777" w:rsidR="00A042C4" w:rsidRDefault="00A042C4" w:rsidP="00A042C4">
      <w:pPr>
        <w:pStyle w:val="Bibliography"/>
      </w:pPr>
      <w:r>
        <w:t xml:space="preserve">57. </w:t>
      </w:r>
      <w:r>
        <w:tab/>
        <w:t xml:space="preserve">Botero CA, Weissing FJ, Wright J, Rubenstein DR. Evolutionary tipping points in the capacity to adapt to environmental change. Proc Natl Acad Sci U S A. 2015 Jan 6;112(1):184–9. </w:t>
      </w:r>
    </w:p>
    <w:p w14:paraId="69941DAD" w14:textId="77777777" w:rsidR="00A042C4" w:rsidRDefault="00A042C4" w:rsidP="00A042C4">
      <w:pPr>
        <w:pStyle w:val="Bibliography"/>
      </w:pPr>
      <w:r>
        <w:t xml:space="preserve">58. </w:t>
      </w:r>
      <w:r>
        <w:tab/>
        <w:t xml:space="preserve">Barbosa M, Inocentes N, Soares AMVM, Oliveira M. Synergy effects of fluoxetine and variability in temperature lead to proportionally greater fitness costs in Daphnia: A multigenerational test. Aquatic Toxicology. 2017 Dec 1;193:268–75. </w:t>
      </w:r>
    </w:p>
    <w:p w14:paraId="72437440" w14:textId="77777777" w:rsidR="00A042C4" w:rsidRDefault="00A042C4" w:rsidP="00A042C4">
      <w:pPr>
        <w:pStyle w:val="Bibliography"/>
      </w:pPr>
      <w:r>
        <w:t xml:space="preserve">59. </w:t>
      </w:r>
      <w:r>
        <w:tab/>
        <w:t xml:space="preserve">Cvijović I, Good BH, Jerison ER, Desai MM. Fate of a mutation in a fluctuating environment. Proc Natl Acad Sci U S A. 2015 Sep 8;112(36):E5021–8. </w:t>
      </w:r>
    </w:p>
    <w:p w14:paraId="20CFA580" w14:textId="77777777" w:rsidR="00A042C4" w:rsidRDefault="00A042C4" w:rsidP="00A042C4">
      <w:pPr>
        <w:pStyle w:val="Bibliography"/>
      </w:pPr>
      <w:r>
        <w:t xml:space="preserve">60. </w:t>
      </w:r>
      <w:r>
        <w:tab/>
        <w:t xml:space="preserve">Jaureguiberry P, Titeux N, Wiemers M, Bowler DE, Coscieme L, Golden AS, et al. The direct drivers of recent global anthropogenic biodiversity loss. Science Advances. 2022 Nov 9;8(45):eabm9982. </w:t>
      </w:r>
    </w:p>
    <w:p w14:paraId="49BCBD17" w14:textId="4B7F8D3C" w:rsidR="006065BC" w:rsidRDefault="00AC2555">
      <w:pPr>
        <w:rPr>
          <w:rFonts w:cstheme="minorHAnsi"/>
        </w:rPr>
      </w:pPr>
      <w:r w:rsidRPr="00502E64">
        <w:rPr>
          <w:rFonts w:cstheme="minorHAnsi"/>
        </w:rPr>
        <w:fldChar w:fldCharType="end"/>
      </w:r>
    </w:p>
    <w:p w14:paraId="00B9A593" w14:textId="77777777" w:rsidR="006065BC" w:rsidRDefault="006065BC">
      <w:pPr>
        <w:rPr>
          <w:rFonts w:cstheme="minorHAnsi"/>
        </w:rPr>
      </w:pPr>
    </w:p>
    <w:p w14:paraId="73C51603" w14:textId="77777777" w:rsidR="006065BC" w:rsidRDefault="006065BC">
      <w:pPr>
        <w:rPr>
          <w:rFonts w:cstheme="minorHAnsi"/>
        </w:rPr>
      </w:pPr>
    </w:p>
    <w:p w14:paraId="16666474" w14:textId="77777777" w:rsidR="006065BC" w:rsidRDefault="006065BC">
      <w:pPr>
        <w:rPr>
          <w:rFonts w:cstheme="minorHAnsi"/>
        </w:rPr>
      </w:pPr>
    </w:p>
    <w:p w14:paraId="16380F14" w14:textId="77777777" w:rsidR="006065BC" w:rsidRDefault="006065BC">
      <w:pPr>
        <w:rPr>
          <w:rFonts w:cstheme="minorHAnsi"/>
        </w:rPr>
      </w:pPr>
    </w:p>
    <w:p w14:paraId="4EA05B3E" w14:textId="77777777" w:rsidR="006065BC" w:rsidRDefault="006065BC">
      <w:pPr>
        <w:rPr>
          <w:rFonts w:cstheme="minorHAnsi"/>
        </w:rPr>
      </w:pPr>
    </w:p>
    <w:p w14:paraId="564C3471" w14:textId="77777777" w:rsidR="006065BC" w:rsidRDefault="006065BC">
      <w:pPr>
        <w:rPr>
          <w:rFonts w:cstheme="minorHAnsi"/>
        </w:rPr>
      </w:pPr>
    </w:p>
    <w:p w14:paraId="3F22B001" w14:textId="77777777" w:rsidR="006065BC" w:rsidRDefault="006065BC">
      <w:pPr>
        <w:rPr>
          <w:rFonts w:cstheme="minorHAnsi"/>
        </w:rPr>
      </w:pPr>
    </w:p>
    <w:p w14:paraId="265C253E" w14:textId="77777777" w:rsidR="006065BC" w:rsidRDefault="006065BC">
      <w:pPr>
        <w:rPr>
          <w:rFonts w:cstheme="minorHAnsi"/>
        </w:rPr>
      </w:pPr>
    </w:p>
    <w:p w14:paraId="3CF85334" w14:textId="77777777" w:rsidR="006065BC" w:rsidRDefault="006065BC">
      <w:pPr>
        <w:rPr>
          <w:rFonts w:cstheme="minorHAnsi"/>
        </w:rPr>
      </w:pPr>
    </w:p>
    <w:p w14:paraId="34EE9573" w14:textId="77777777" w:rsidR="006065BC" w:rsidDel="008D7F0E" w:rsidRDefault="006065BC">
      <w:pPr>
        <w:rPr>
          <w:del w:id="485" w:author="Samuel Greenrod" w:date="2026-02-01T21:21:00Z" w16du:dateUtc="2026-02-01T21:21:00Z"/>
          <w:rFonts w:cstheme="minorHAnsi"/>
        </w:rPr>
      </w:pPr>
    </w:p>
    <w:p w14:paraId="4E06556A" w14:textId="77777777" w:rsidR="006065BC" w:rsidDel="008D7F0E" w:rsidRDefault="006065BC">
      <w:pPr>
        <w:rPr>
          <w:del w:id="486" w:author="Samuel Greenrod" w:date="2026-02-01T21:21:00Z" w16du:dateUtc="2026-02-01T21:21:00Z"/>
          <w:rFonts w:cstheme="minorHAnsi"/>
        </w:rPr>
      </w:pPr>
    </w:p>
    <w:p w14:paraId="1416A98D" w14:textId="77777777" w:rsidR="006065BC" w:rsidDel="008D7F0E" w:rsidRDefault="006065BC">
      <w:pPr>
        <w:rPr>
          <w:del w:id="487" w:author="Samuel Greenrod" w:date="2026-02-01T21:21:00Z" w16du:dateUtc="2026-02-01T21:21:00Z"/>
          <w:rFonts w:cstheme="minorHAnsi"/>
        </w:rPr>
      </w:pPr>
    </w:p>
    <w:p w14:paraId="0B355B34" w14:textId="77777777" w:rsidR="006065BC" w:rsidDel="008D7F0E" w:rsidRDefault="006065BC">
      <w:pPr>
        <w:rPr>
          <w:del w:id="488" w:author="Samuel Greenrod" w:date="2026-02-01T21:21:00Z" w16du:dateUtc="2026-02-01T21:21:00Z"/>
          <w:rFonts w:cstheme="minorHAnsi"/>
        </w:rPr>
      </w:pPr>
    </w:p>
    <w:p w14:paraId="71AD144E" w14:textId="77777777" w:rsidR="006065BC" w:rsidDel="008D7F0E" w:rsidRDefault="006065BC">
      <w:pPr>
        <w:rPr>
          <w:del w:id="489" w:author="Samuel Greenrod" w:date="2026-02-01T21:21:00Z" w16du:dateUtc="2026-02-01T21:21:00Z"/>
          <w:rFonts w:cstheme="minorHAnsi"/>
        </w:rPr>
      </w:pPr>
    </w:p>
    <w:p w14:paraId="299E3DE4" w14:textId="77777777" w:rsidR="006065BC" w:rsidDel="008D7F0E" w:rsidRDefault="006065BC">
      <w:pPr>
        <w:rPr>
          <w:del w:id="490" w:author="Samuel Greenrod" w:date="2026-02-01T21:21:00Z" w16du:dateUtc="2026-02-01T21:21:00Z"/>
          <w:rFonts w:cstheme="minorHAnsi"/>
        </w:rPr>
      </w:pPr>
    </w:p>
    <w:p w14:paraId="72F10791" w14:textId="77777777" w:rsidR="006065BC" w:rsidDel="008D7F0E" w:rsidRDefault="006065BC">
      <w:pPr>
        <w:rPr>
          <w:del w:id="491" w:author="Samuel Greenrod" w:date="2026-02-01T21:21:00Z" w16du:dateUtc="2026-02-01T21:21:00Z"/>
          <w:rFonts w:cstheme="minorHAnsi"/>
        </w:rPr>
      </w:pPr>
    </w:p>
    <w:p w14:paraId="343AC66D" w14:textId="77777777" w:rsidR="006065BC" w:rsidDel="008D7F0E" w:rsidRDefault="006065BC">
      <w:pPr>
        <w:rPr>
          <w:del w:id="492" w:author="Samuel Greenrod" w:date="2026-02-01T21:21:00Z" w16du:dateUtc="2026-02-01T21:21:00Z"/>
          <w:rFonts w:cstheme="minorHAnsi"/>
        </w:rPr>
      </w:pPr>
    </w:p>
    <w:p w14:paraId="5AB5F835" w14:textId="77777777" w:rsidR="006065BC" w:rsidDel="008D7F0E" w:rsidRDefault="006065BC">
      <w:pPr>
        <w:rPr>
          <w:del w:id="493" w:author="Samuel Greenrod" w:date="2026-02-01T21:21:00Z" w16du:dateUtc="2026-02-01T21:21:00Z"/>
          <w:rFonts w:cstheme="minorHAnsi"/>
        </w:rPr>
      </w:pPr>
    </w:p>
    <w:p w14:paraId="49028212" w14:textId="77777777" w:rsidR="006065BC" w:rsidDel="008D7F0E" w:rsidRDefault="006065BC">
      <w:pPr>
        <w:rPr>
          <w:del w:id="494" w:author="Samuel Greenrod" w:date="2026-02-01T21:21:00Z" w16du:dateUtc="2026-02-01T21:21:00Z"/>
          <w:rFonts w:cstheme="minorHAnsi"/>
        </w:rPr>
      </w:pPr>
    </w:p>
    <w:p w14:paraId="178AC3AD" w14:textId="77777777" w:rsidR="006065BC" w:rsidDel="008D7F0E" w:rsidRDefault="006065BC">
      <w:pPr>
        <w:rPr>
          <w:del w:id="495" w:author="Samuel Greenrod" w:date="2026-02-01T21:21:00Z" w16du:dateUtc="2026-02-01T21:21:00Z"/>
          <w:rFonts w:cstheme="minorHAnsi"/>
        </w:rPr>
      </w:pPr>
    </w:p>
    <w:p w14:paraId="4300709F" w14:textId="77777777" w:rsidR="006065BC" w:rsidDel="008D7F0E" w:rsidRDefault="006065BC">
      <w:pPr>
        <w:rPr>
          <w:del w:id="496" w:author="Samuel Greenrod" w:date="2026-02-01T21:21:00Z" w16du:dateUtc="2026-02-01T21:21:00Z"/>
          <w:rFonts w:cstheme="minorHAnsi"/>
        </w:rPr>
      </w:pPr>
    </w:p>
    <w:p w14:paraId="3EBE2F48" w14:textId="77777777" w:rsidR="006065BC" w:rsidDel="008D7F0E" w:rsidRDefault="006065BC">
      <w:pPr>
        <w:rPr>
          <w:del w:id="497" w:author="Samuel Greenrod" w:date="2026-02-01T21:21:00Z" w16du:dateUtc="2026-02-01T21:21:00Z"/>
          <w:rFonts w:cstheme="minorHAnsi"/>
        </w:rPr>
      </w:pPr>
    </w:p>
    <w:p w14:paraId="7D79D1A5" w14:textId="77777777" w:rsidR="006065BC" w:rsidDel="008D7F0E" w:rsidRDefault="006065BC">
      <w:pPr>
        <w:rPr>
          <w:del w:id="498" w:author="Samuel Greenrod" w:date="2026-02-01T21:21:00Z" w16du:dateUtc="2026-02-01T21:21:00Z"/>
          <w:rFonts w:cstheme="minorHAnsi"/>
        </w:rPr>
      </w:pPr>
    </w:p>
    <w:p w14:paraId="74E7DDA4" w14:textId="77777777" w:rsidR="006065BC" w:rsidDel="008D7F0E" w:rsidRDefault="006065BC">
      <w:pPr>
        <w:rPr>
          <w:del w:id="499" w:author="Samuel Greenrod" w:date="2026-02-01T21:21:00Z" w16du:dateUtc="2026-02-01T21:21:00Z"/>
          <w:rFonts w:cstheme="minorHAnsi"/>
        </w:rPr>
      </w:pPr>
    </w:p>
    <w:p w14:paraId="1B52E670" w14:textId="77777777" w:rsidR="006065BC" w:rsidDel="008D7F0E" w:rsidRDefault="006065BC">
      <w:pPr>
        <w:rPr>
          <w:del w:id="500" w:author="Samuel Greenrod" w:date="2026-02-01T21:21:00Z" w16du:dateUtc="2026-02-01T21:21:00Z"/>
          <w:rFonts w:cstheme="minorHAnsi"/>
        </w:rPr>
      </w:pPr>
    </w:p>
    <w:p w14:paraId="04232BF4" w14:textId="77777777" w:rsidR="006065BC" w:rsidDel="008D7F0E" w:rsidRDefault="006065BC">
      <w:pPr>
        <w:rPr>
          <w:del w:id="501" w:author="Samuel Greenrod" w:date="2026-02-01T21:21:00Z" w16du:dateUtc="2026-02-01T21:21:00Z"/>
          <w:rFonts w:cstheme="minorHAnsi"/>
        </w:rPr>
      </w:pPr>
    </w:p>
    <w:p w14:paraId="15509114" w14:textId="1741E179" w:rsidR="00034E63" w:rsidRDefault="00034E63">
      <w:pPr>
        <w:rPr>
          <w:ins w:id="502" w:author="Samuel Greenrod" w:date="2026-02-01T21:41:00Z" w16du:dateUtc="2026-02-01T21:41:00Z"/>
          <w:b/>
          <w:bCs/>
          <w:sz w:val="28"/>
          <w:szCs w:val="28"/>
        </w:rPr>
      </w:pPr>
      <w:r w:rsidRPr="00D56147">
        <w:rPr>
          <w:b/>
          <w:bCs/>
          <w:sz w:val="28"/>
          <w:szCs w:val="28"/>
        </w:rPr>
        <w:t>Extended data</w:t>
      </w:r>
    </w:p>
    <w:p w14:paraId="35B0228E" w14:textId="77777777" w:rsidR="00F93E9B" w:rsidRDefault="00F93E9B">
      <w:pPr>
        <w:rPr>
          <w:ins w:id="503" w:author="Samuel Greenrod" w:date="2026-02-01T21:41:00Z" w16du:dateUtc="2026-02-01T21:41:00Z"/>
          <w:b/>
          <w:bCs/>
          <w:sz w:val="28"/>
          <w:szCs w:val="28"/>
        </w:rPr>
      </w:pPr>
    </w:p>
    <w:p w14:paraId="447E1100" w14:textId="530F6137" w:rsidR="00F93E9B" w:rsidRDefault="002031E1">
      <w:pPr>
        <w:rPr>
          <w:ins w:id="504" w:author="Samuel Greenrod" w:date="2026-02-01T21:41:00Z" w16du:dateUtc="2026-02-01T21:41:00Z"/>
          <w:b/>
          <w:bCs/>
          <w:sz w:val="28"/>
          <w:szCs w:val="28"/>
        </w:rPr>
      </w:pPr>
      <w:ins w:id="505" w:author="Samuel Greenrod" w:date="2026-02-01T21:42:00Z" w16du:dateUtc="2026-02-01T21:42:00Z">
        <w:r>
          <w:rPr>
            <w:b/>
            <w:bCs/>
            <w:noProof/>
            <w:sz w:val="28"/>
            <w:szCs w:val="28"/>
          </w:rPr>
          <w:drawing>
            <wp:inline distT="0" distB="0" distL="0" distR="0" wp14:anchorId="10116947" wp14:editId="5FC7C341">
              <wp:extent cx="5583947" cy="3986792"/>
              <wp:effectExtent l="0" t="0" r="0" b="0"/>
              <wp:docPr id="2502868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286827" name="Picture 25028682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83947" cy="3986792"/>
                      </a:xfrm>
                      <a:prstGeom prst="rect">
                        <a:avLst/>
                      </a:prstGeom>
                    </pic:spPr>
                  </pic:pic>
                </a:graphicData>
              </a:graphic>
            </wp:inline>
          </w:drawing>
        </w:r>
      </w:ins>
    </w:p>
    <w:p w14:paraId="481219A3" w14:textId="60C01FAF" w:rsidR="00F93E9B" w:rsidRPr="004677B7" w:rsidRDefault="002031E1" w:rsidP="004677B7">
      <w:pPr>
        <w:jc w:val="both"/>
        <w:rPr>
          <w:b/>
          <w:bCs/>
          <w:rPrChange w:id="506" w:author="Samuel Greenrod" w:date="2026-02-01T21:43:00Z" w16du:dateUtc="2026-02-01T21:43:00Z">
            <w:rPr>
              <w:b/>
              <w:bCs/>
              <w:sz w:val="28"/>
              <w:szCs w:val="28"/>
            </w:rPr>
          </w:rPrChange>
        </w:rPr>
        <w:pPrChange w:id="507" w:author="Samuel Greenrod" w:date="2026-02-01T21:43:00Z" w16du:dateUtc="2026-02-01T21:43:00Z">
          <w:pPr/>
        </w:pPrChange>
      </w:pPr>
      <w:ins w:id="508" w:author="Samuel Greenrod" w:date="2026-02-01T21:42:00Z" w16du:dateUtc="2026-02-01T21:42:00Z">
        <w:r w:rsidRPr="004677B7">
          <w:rPr>
            <w:b/>
            <w:bCs/>
            <w:rPrChange w:id="509" w:author="Samuel Greenrod" w:date="2026-02-01T21:43:00Z" w16du:dateUtc="2026-02-01T21:43:00Z">
              <w:rPr>
                <w:b/>
                <w:bCs/>
                <w:sz w:val="28"/>
                <w:szCs w:val="28"/>
              </w:rPr>
            </w:rPrChange>
          </w:rPr>
          <w:t>Figure S1. Per-population total phage progeny</w:t>
        </w:r>
        <w:r w:rsidR="004677B7" w:rsidRPr="004677B7">
          <w:rPr>
            <w:b/>
            <w:bCs/>
            <w:rPrChange w:id="510" w:author="Samuel Greenrod" w:date="2026-02-01T21:43:00Z" w16du:dateUtc="2026-02-01T21:43:00Z">
              <w:rPr>
                <w:b/>
                <w:bCs/>
                <w:sz w:val="28"/>
                <w:szCs w:val="28"/>
              </w:rPr>
            </w:rPrChange>
          </w:rPr>
          <w:t xml:space="preserve"> across experiment. </w:t>
        </w:r>
      </w:ins>
      <w:ins w:id="511" w:author="Samuel Greenrod" w:date="2026-02-01T21:43:00Z" w16du:dateUtc="2026-02-01T21:43:00Z">
        <w:r w:rsidR="0014574F" w:rsidRPr="003927F1">
          <w:rPr>
            <w:rPrChange w:id="512" w:author="Samuel Greenrod" w:date="2026-02-01T21:44:00Z" w16du:dateUtc="2026-02-01T21:44:00Z">
              <w:rPr>
                <w:b/>
                <w:bCs/>
              </w:rPr>
            </w:rPrChange>
          </w:rPr>
          <w:t>Boxes and points show the sum total of phage progeny produced at each passage during the experiment</w:t>
        </w:r>
        <w:r w:rsidR="003927F1" w:rsidRPr="003927F1">
          <w:rPr>
            <w:rPrChange w:id="513" w:author="Samuel Greenrod" w:date="2026-02-01T21:44:00Z" w16du:dateUtc="2026-02-01T21:44:00Z">
              <w:rPr>
                <w:b/>
                <w:bCs/>
              </w:rPr>
            </w:rPrChange>
          </w:rPr>
          <w:t xml:space="preserve"> based on data from Fig. 1A.</w:t>
        </w:r>
        <w:r w:rsidR="003927F1">
          <w:rPr>
            <w:b/>
            <w:bCs/>
          </w:rPr>
          <w:t xml:space="preserve"> </w:t>
        </w:r>
        <w:r w:rsidR="004677B7" w:rsidRPr="004677B7">
          <w:rPr>
            <w:rPrChange w:id="514" w:author="Samuel Greenrod" w:date="2026-02-01T21:43:00Z" w16du:dateUtc="2026-02-01T21:43:00Z">
              <w:rPr>
                <w:sz w:val="24"/>
                <w:szCs w:val="24"/>
              </w:rPr>
            </w:rPrChange>
          </w:rPr>
          <w:t>Boxes and points are coloured by evolution treatment with monoculture in dark (37</w:t>
        </w:r>
        <w:r w:rsidR="004677B7" w:rsidRPr="004677B7">
          <w:rPr>
            <w:rFonts w:cstheme="minorHAnsi"/>
            <w:rPrChange w:id="515" w:author="Samuel Greenrod" w:date="2026-02-01T21:43:00Z" w16du:dateUtc="2026-02-01T21:43:00Z">
              <w:rPr>
                <w:rFonts w:cstheme="minorHAnsi"/>
                <w:sz w:val="24"/>
                <w:szCs w:val="24"/>
              </w:rPr>
            </w:rPrChange>
          </w:rPr>
          <w:t>°</w:t>
        </w:r>
        <w:r w:rsidR="004677B7" w:rsidRPr="004677B7">
          <w:rPr>
            <w:rPrChange w:id="516" w:author="Samuel Greenrod" w:date="2026-02-01T21:43:00Z" w16du:dateUtc="2026-02-01T21:43:00Z">
              <w:rPr>
                <w:sz w:val="24"/>
                <w:szCs w:val="24"/>
              </w:rPr>
            </w:rPrChange>
          </w:rPr>
          <w:t>C static in blue, 42</w:t>
        </w:r>
        <w:r w:rsidR="004677B7" w:rsidRPr="004677B7">
          <w:rPr>
            <w:rFonts w:cstheme="minorHAnsi"/>
            <w:rPrChange w:id="517" w:author="Samuel Greenrod" w:date="2026-02-01T21:43:00Z" w16du:dateUtc="2026-02-01T21:43:00Z">
              <w:rPr>
                <w:rFonts w:cstheme="minorHAnsi"/>
                <w:sz w:val="24"/>
                <w:szCs w:val="24"/>
              </w:rPr>
            </w:rPrChange>
          </w:rPr>
          <w:t>°</w:t>
        </w:r>
        <w:r w:rsidR="004677B7" w:rsidRPr="004677B7">
          <w:rPr>
            <w:rPrChange w:id="518" w:author="Samuel Greenrod" w:date="2026-02-01T21:43:00Z" w16du:dateUtc="2026-02-01T21:43:00Z">
              <w:rPr>
                <w:sz w:val="24"/>
                <w:szCs w:val="24"/>
              </w:rPr>
            </w:rPrChange>
          </w:rPr>
          <w:t>C static in red, and fluctuating in purple) and co-culture in light (37</w:t>
        </w:r>
        <w:r w:rsidR="004677B7" w:rsidRPr="004677B7">
          <w:rPr>
            <w:rFonts w:cstheme="minorHAnsi"/>
            <w:rPrChange w:id="519" w:author="Samuel Greenrod" w:date="2026-02-01T21:43:00Z" w16du:dateUtc="2026-02-01T21:43:00Z">
              <w:rPr>
                <w:rFonts w:cstheme="minorHAnsi"/>
                <w:sz w:val="24"/>
                <w:szCs w:val="24"/>
              </w:rPr>
            </w:rPrChange>
          </w:rPr>
          <w:t>°</w:t>
        </w:r>
        <w:r w:rsidR="004677B7" w:rsidRPr="004677B7">
          <w:rPr>
            <w:rPrChange w:id="520" w:author="Samuel Greenrod" w:date="2026-02-01T21:43:00Z" w16du:dateUtc="2026-02-01T21:43:00Z">
              <w:rPr>
                <w:sz w:val="24"/>
                <w:szCs w:val="24"/>
              </w:rPr>
            </w:rPrChange>
          </w:rPr>
          <w:t>C static in light blue, 42</w:t>
        </w:r>
        <w:r w:rsidR="004677B7" w:rsidRPr="004677B7">
          <w:rPr>
            <w:rFonts w:cstheme="minorHAnsi"/>
            <w:rPrChange w:id="521" w:author="Samuel Greenrod" w:date="2026-02-01T21:43:00Z" w16du:dateUtc="2026-02-01T21:43:00Z">
              <w:rPr>
                <w:rFonts w:cstheme="minorHAnsi"/>
                <w:sz w:val="24"/>
                <w:szCs w:val="24"/>
              </w:rPr>
            </w:rPrChange>
          </w:rPr>
          <w:t>°</w:t>
        </w:r>
        <w:r w:rsidR="004677B7" w:rsidRPr="004677B7">
          <w:rPr>
            <w:rPrChange w:id="522" w:author="Samuel Greenrod" w:date="2026-02-01T21:43:00Z" w16du:dateUtc="2026-02-01T21:43:00Z">
              <w:rPr>
                <w:sz w:val="24"/>
                <w:szCs w:val="24"/>
              </w:rPr>
            </w:rPrChange>
          </w:rPr>
          <w:t xml:space="preserve">C static in light red, and fluctuating in light purple). </w:t>
        </w:r>
      </w:ins>
      <w:ins w:id="523" w:author="Samuel Greenrod" w:date="2026-02-01T21:44:00Z" w16du:dateUtc="2026-02-01T21:44:00Z">
        <w:r w:rsidR="003927F1" w:rsidRPr="006065BC">
          <w:rPr>
            <w:sz w:val="24"/>
            <w:szCs w:val="24"/>
          </w:rPr>
          <w:t>*** = p &lt; 0.001</w:t>
        </w:r>
        <w:r w:rsidR="003927F1">
          <w:rPr>
            <w:sz w:val="24"/>
            <w:szCs w:val="24"/>
          </w:rPr>
          <w:t xml:space="preserve">. Lack of significance bar </w:t>
        </w:r>
        <w:r w:rsidR="008452A9">
          <w:rPr>
            <w:sz w:val="24"/>
            <w:szCs w:val="24"/>
          </w:rPr>
          <w:t>in</w:t>
        </w:r>
      </w:ins>
      <w:ins w:id="524" w:author="Samuel Greenrod" w:date="2026-02-01T21:45:00Z" w16du:dateUtc="2026-02-01T21:45:00Z">
        <w:r w:rsidR="008452A9">
          <w:rPr>
            <w:sz w:val="24"/>
            <w:szCs w:val="24"/>
          </w:rPr>
          <w:t xml:space="preserve">dicates non-significant differences. </w:t>
        </w:r>
      </w:ins>
      <w:ins w:id="525" w:author="Samuel Greenrod" w:date="2026-02-01T21:43:00Z" w16du:dateUtc="2026-02-01T21:43:00Z">
        <w:r w:rsidR="004677B7" w:rsidRPr="004677B7">
          <w:rPr>
            <w:rPrChange w:id="526" w:author="Samuel Greenrod" w:date="2026-02-01T21:43:00Z" w16du:dateUtc="2026-02-01T21:43:00Z">
              <w:rPr>
                <w:sz w:val="24"/>
                <w:szCs w:val="24"/>
              </w:rPr>
            </w:rPrChange>
          </w:rPr>
          <w:t xml:space="preserve">Six biological replicates were assayed and data points show the average of three technical replicates (batches). Technical replicates were not averaged in the statistical model but were included as a random effect. Static co-culture data was adapted from ref. </w:t>
        </w:r>
        <w:r w:rsidR="004677B7" w:rsidRPr="004677B7">
          <w:rPr>
            <w:rPrChange w:id="527" w:author="Samuel Greenrod" w:date="2026-02-01T21:43:00Z" w16du:dateUtc="2026-02-01T21:43:00Z">
              <w:rPr>
                <w:sz w:val="24"/>
                <w:szCs w:val="24"/>
              </w:rPr>
            </w:rPrChange>
          </w:rPr>
          <w:fldChar w:fldCharType="begin"/>
        </w:r>
      </w:ins>
      <w:r w:rsidR="00A042C4">
        <w:instrText xml:space="preserve"> ADDIN ZOTERO_ITEM CSL_CITATION {"citationID":"HURaqiZX","properties":{"formattedCitation":"[32]","plainCitation":"[32]","noteIndex":0},"citationItems":[{"id":"3ShIdf5J/XIGQgsWs","uris":["http://zotero.org/users/local/sgFDdPY0/items/ZEVGKDPJ"],"itemData":{"id":3692,"type":"article","abstract":"Environmental stress drives biodiversity loss by altering competitive hierarchies and pushing taxa towards extinction. Parasites and their communities are particularly vulnerable to stress due to environmental sensitivity of infection steps, variation in species tolerance during co-infections, and dependence on host fitness. Parasite populations might avoid extinction through evolutionary rescue - whereby rapid adaptation to stress enables persistence - but whether this process can preserve community diversity remains unclear. Here, we study the impact of evolutionary rescue in a simple parasite community by propagating populations of two viral parasites (bacteriophages φ14-1 and φLUZ19) of Pseudomonas aeruginosa in monoculture and co-culture under two thermal conditions, a control temperature (37°C) and a high temperature that restricts φ14-1 growth (42°C). We show that evolutionary rescue of φ14-1 prevented extinction in monoculture. Rescue of this phage in co-culture made it a superior competitor, and it replaced φLUZ19 as the dominant phage at high temperature. We determine that evolutionary rescue occurred through mutations in genes linked to attachment to bacterial hosts and within-host replication. We also show that competitive suppression by φ14-1 constrained φLUZ19 molecular evolution. Our findings suggest that evolutionary rescue can prevent the extinction of some parasites, but may inadvertently destabilise the community and facilitate further biodiversity loss. This work underscores the need to take an eco-evolutionary approach to predict the responses of communities to global climate change.","DOI":"10.1101/2025.09.25.678511","language":"en","license":"© 2025, Posted by Cold Spring Harbor Laboratory. This pre-print is available under a Creative Commons License (Attribution-NoDerivs 4.0 International), CC BY-ND 4.0, as described at http://creativecommons.org/licenses/by-nd/4.0/","note":"ISSN: 2692-8205\npage: 2025.09.25.678511\nsection: New Results","publisher":"bioRxiv","source":"bioRxiv","title":"Evolutionary rescue accelerates competitive exclusion in a parasite community","URL":"https://www.biorxiv.org/content/10.1101/2025.09.25.678511v1","author":[{"family":"Greenrod","given":"Samuel TE"},{"family":"Cazares","given":"Daniel"},{"family":"Slesak","given":"Weronika A."},{"family":"Hector","given":"Tobias"},{"family":"MacLean","given":"R. Craig"},{"family":"King","given":"Kayla C."}],"accessed":{"date-parts":[["2025",9,28]]},"issued":{"date-parts":[["2025",9,27]]}}}],"schema":"https://github.com/citation-style-language/schema/raw/master/csl-citation.json"} </w:instrText>
      </w:r>
      <w:ins w:id="528" w:author="Samuel Greenrod" w:date="2026-02-01T21:43:00Z" w16du:dateUtc="2026-02-01T21:43:00Z">
        <w:r w:rsidR="004677B7" w:rsidRPr="004677B7">
          <w:rPr>
            <w:rPrChange w:id="529" w:author="Samuel Greenrod" w:date="2026-02-01T21:43:00Z" w16du:dateUtc="2026-02-01T21:43:00Z">
              <w:rPr>
                <w:sz w:val="24"/>
                <w:szCs w:val="24"/>
              </w:rPr>
            </w:rPrChange>
          </w:rPr>
          <w:fldChar w:fldCharType="separate"/>
        </w:r>
      </w:ins>
      <w:r w:rsidR="00A042C4" w:rsidRPr="00A042C4">
        <w:rPr>
          <w:rFonts w:ascii="Calibri" w:hAnsi="Calibri" w:cs="Calibri"/>
        </w:rPr>
        <w:t>[32]</w:t>
      </w:r>
      <w:ins w:id="530" w:author="Samuel Greenrod" w:date="2026-02-01T21:43:00Z" w16du:dateUtc="2026-02-01T21:43:00Z">
        <w:r w:rsidR="004677B7" w:rsidRPr="004677B7">
          <w:rPr>
            <w:rPrChange w:id="531" w:author="Samuel Greenrod" w:date="2026-02-01T21:43:00Z" w16du:dateUtc="2026-02-01T21:43:00Z">
              <w:rPr>
                <w:sz w:val="24"/>
                <w:szCs w:val="24"/>
              </w:rPr>
            </w:rPrChange>
          </w:rPr>
          <w:fldChar w:fldCharType="end"/>
        </w:r>
        <w:r w:rsidR="004677B7" w:rsidRPr="004677B7">
          <w:rPr>
            <w:rPrChange w:id="532" w:author="Samuel Greenrod" w:date="2026-02-01T21:43:00Z" w16du:dateUtc="2026-02-01T21:43:00Z">
              <w:rPr>
                <w:sz w:val="24"/>
                <w:szCs w:val="24"/>
              </w:rPr>
            </w:rPrChange>
          </w:rPr>
          <w:t>.</w:t>
        </w:r>
      </w:ins>
    </w:p>
    <w:p w14:paraId="2DAEF388" w14:textId="391B1913" w:rsidR="005B6EB0" w:rsidRDefault="00305FD3" w:rsidP="00243A04">
      <w:pPr>
        <w:jc w:val="both"/>
        <w:rPr>
          <w:ins w:id="533" w:author="Samuel Greenrod" w:date="2026-02-01T20:32:00Z" w16du:dateUtc="2026-02-01T20:32:00Z"/>
          <w:b/>
          <w:bCs/>
          <w:sz w:val="28"/>
          <w:szCs w:val="28"/>
        </w:rPr>
        <w:pPrChange w:id="534" w:author="Samuel Greenrod" w:date="2026-02-01T20:35:00Z" w16du:dateUtc="2026-02-01T20:35:00Z">
          <w:pPr/>
        </w:pPrChange>
      </w:pPr>
      <w:ins w:id="535" w:author="Samuel Greenrod" w:date="2026-02-01T20:33:00Z" w16du:dateUtc="2026-02-01T20:33:00Z">
        <w:r>
          <w:rPr>
            <w:b/>
            <w:bCs/>
            <w:noProof/>
            <w:sz w:val="28"/>
            <w:szCs w:val="28"/>
          </w:rPr>
          <w:lastRenderedPageBreak/>
          <w:drawing>
            <wp:inline distT="0" distB="0" distL="0" distR="0" wp14:anchorId="5F9DAE30" wp14:editId="03879E36">
              <wp:extent cx="5731510" cy="2867025"/>
              <wp:effectExtent l="0" t="0" r="2540" b="9525"/>
              <wp:docPr id="3038404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840449" name="Picture 30384044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867025"/>
                      </a:xfrm>
                      <a:prstGeom prst="rect">
                        <a:avLst/>
                      </a:prstGeom>
                    </pic:spPr>
                  </pic:pic>
                </a:graphicData>
              </a:graphic>
            </wp:inline>
          </w:drawing>
        </w:r>
      </w:ins>
    </w:p>
    <w:p w14:paraId="0278A69B" w14:textId="6E91E219" w:rsidR="00A57D9D" w:rsidRPr="00243A04" w:rsidRDefault="00305FD3" w:rsidP="00243A04">
      <w:pPr>
        <w:jc w:val="both"/>
        <w:rPr>
          <w:rPrChange w:id="536" w:author="Samuel Greenrod" w:date="2026-02-01T20:35:00Z" w16du:dateUtc="2026-02-01T20:35:00Z">
            <w:rPr>
              <w:b/>
              <w:bCs/>
              <w:sz w:val="28"/>
              <w:szCs w:val="28"/>
            </w:rPr>
          </w:rPrChange>
        </w:rPr>
        <w:pPrChange w:id="537" w:author="Samuel Greenrod" w:date="2026-02-01T20:35:00Z" w16du:dateUtc="2026-02-01T20:35:00Z">
          <w:pPr/>
        </w:pPrChange>
      </w:pPr>
      <w:ins w:id="538" w:author="Samuel Greenrod" w:date="2026-02-01T20:33:00Z" w16du:dateUtc="2026-02-01T20:33:00Z">
        <w:r w:rsidRPr="00243A04">
          <w:rPr>
            <w:b/>
            <w:bCs/>
            <w:rPrChange w:id="539" w:author="Samuel Greenrod" w:date="2026-02-01T20:35:00Z" w16du:dateUtc="2026-02-01T20:35:00Z">
              <w:rPr>
                <w:b/>
                <w:bCs/>
                <w:sz w:val="28"/>
                <w:szCs w:val="28"/>
              </w:rPr>
            </w:rPrChange>
          </w:rPr>
          <w:t>Figure S</w:t>
        </w:r>
      </w:ins>
      <w:ins w:id="540" w:author="Samuel Greenrod" w:date="2026-02-01T21:41:00Z" w16du:dateUtc="2026-02-01T21:41:00Z">
        <w:r w:rsidR="00F93E9B">
          <w:rPr>
            <w:b/>
            <w:bCs/>
          </w:rPr>
          <w:t>2</w:t>
        </w:r>
      </w:ins>
      <w:ins w:id="541" w:author="Samuel Greenrod" w:date="2026-02-01T20:33:00Z" w16du:dateUtc="2026-02-01T20:33:00Z">
        <w:r w:rsidRPr="00243A04">
          <w:rPr>
            <w:b/>
            <w:bCs/>
            <w:rPrChange w:id="542" w:author="Samuel Greenrod" w:date="2026-02-01T20:35:00Z" w16du:dateUtc="2026-02-01T20:35:00Z">
              <w:rPr>
                <w:b/>
                <w:bCs/>
                <w:sz w:val="28"/>
                <w:szCs w:val="28"/>
              </w:rPr>
            </w:rPrChange>
          </w:rPr>
          <w:t xml:space="preserve">. Number of </w:t>
        </w:r>
        <w:r w:rsidR="00243A04" w:rsidRPr="00243A04">
          <w:rPr>
            <w:b/>
            <w:bCs/>
            <w:rPrChange w:id="543" w:author="Samuel Greenrod" w:date="2026-02-01T20:35:00Z" w16du:dateUtc="2026-02-01T20:35:00Z">
              <w:rPr>
                <w:b/>
                <w:bCs/>
                <w:sz w:val="28"/>
                <w:szCs w:val="28"/>
              </w:rPr>
            </w:rPrChange>
          </w:rPr>
          <w:t xml:space="preserve">genetic </w:t>
        </w:r>
      </w:ins>
      <w:ins w:id="544" w:author="Samuel Greenrod" w:date="2026-02-01T20:34:00Z" w16du:dateUtc="2026-02-01T20:34:00Z">
        <w:r w:rsidR="00243A04" w:rsidRPr="00243A04">
          <w:rPr>
            <w:b/>
            <w:bCs/>
            <w:rPrChange w:id="545" w:author="Samuel Greenrod" w:date="2026-02-01T20:35:00Z" w16du:dateUtc="2026-02-01T20:35:00Z">
              <w:rPr>
                <w:b/>
                <w:bCs/>
                <w:sz w:val="28"/>
                <w:szCs w:val="28"/>
              </w:rPr>
            </w:rPrChange>
          </w:rPr>
          <w:t>variants across evolved phage populations.</w:t>
        </w:r>
        <w:r w:rsidR="00243A04" w:rsidRPr="00243A04">
          <w:rPr>
            <w:rPrChange w:id="546" w:author="Samuel Greenrod" w:date="2026-02-01T20:35:00Z" w16du:dateUtc="2026-02-01T20:35:00Z">
              <w:rPr>
                <w:b/>
                <w:bCs/>
                <w:sz w:val="28"/>
                <w:szCs w:val="28"/>
              </w:rPr>
            </w:rPrChange>
          </w:rPr>
          <w:t xml:space="preserve"> Bars show the number of genetic variants for each phage population with 14-1 shown on the left and LUZ19 shown on the right. Bars are coloured by evolution treatment. </w:t>
        </w:r>
        <w:r w:rsidR="00243A04" w:rsidRPr="00243A04">
          <w:t xml:space="preserve">Static temperature data was adapted from ref. </w:t>
        </w:r>
        <w:r w:rsidR="00243A04" w:rsidRPr="00243A04">
          <w:fldChar w:fldCharType="begin"/>
        </w:r>
      </w:ins>
      <w:r w:rsidR="00A042C4">
        <w:instrText xml:space="preserve"> ADDIN ZOTERO_ITEM CSL_CITATION {"citationID":"sBJLBjPh","properties":{"formattedCitation":"[32]","plainCitation":"[32]","noteIndex":0},"citationItems":[{"id":"3ShIdf5J/XIGQgsWs","uris":["http://zotero.org/users/local/sgFDdPY0/items/ZEVGKDPJ"],"itemData":{"id":3692,"type":"article","abstract":"Environmental stress drives biodiversity loss by altering competitive hierarchies and pushing taxa towards extinction. Parasites and their communities are particularly vulnerable to stress due to environmental sensitivity of infection steps, variation in species tolerance during co-infections, and dependence on host fitness. Parasite populations might avoid extinction through evolutionary rescue - whereby rapid adaptation to stress enables persistence - but whether this process can preserve community diversity remains unclear. Here, we study the impact of evolutionary rescue in a simple parasite community by propagating populations of two viral parasites (bacteriophages φ14-1 and φLUZ19) of Pseudomonas aeruginosa in monoculture and co-culture under two thermal conditions, a control temperature (37°C) and a high temperature that restricts φ14-1 growth (42°C). We show that evolutionary rescue of φ14-1 prevented extinction in monoculture. Rescue of this phage in co-culture made it a superior competitor, and it replaced φLUZ19 as the dominant phage at high temperature. We determine that evolutionary rescue occurred through mutations in genes linked to attachment to bacterial hosts and within-host replication. We also show that competitive suppression by φ14-1 constrained φLUZ19 molecular evolution. Our findings suggest that evolutionary rescue can prevent the extinction of some parasites, but may inadvertently destabilise the community and facilitate further biodiversity loss. This work underscores the need to take an eco-evolutionary approach to predict the responses of communities to global climate change.","DOI":"10.1101/2025.09.25.678511","language":"en","license":"© 2025, Posted by Cold Spring Harbor Laboratory. This pre-print is available under a Creative Commons License (Attribution-NoDerivs 4.0 International), CC BY-ND 4.0, as described at http://creativecommons.org/licenses/by-nd/4.0/","note":"ISSN: 2692-8205\npage: 2025.09.25.678511\nsection: New Results","publisher":"bioRxiv","source":"bioRxiv","title":"Evolutionary rescue accelerates competitive exclusion in a parasite community","URL":"https://www.biorxiv.org/content/10.1101/2025.09.25.678511v1","author":[{"family":"Greenrod","given":"Samuel TE"},{"family":"Cazares","given":"Daniel"},{"family":"Slesak","given":"Weronika A."},{"family":"Hector","given":"Tobias"},{"family":"MacLean","given":"R. Craig"},{"family":"King","given":"Kayla C."}],"accessed":{"date-parts":[["2025",9,28]]},"issued":{"date-parts":[["2025",9,27]]}}}],"schema":"https://github.com/citation-style-language/schema/raw/master/csl-citation.json"} </w:instrText>
      </w:r>
      <w:ins w:id="547" w:author="Samuel Greenrod" w:date="2026-02-01T20:34:00Z" w16du:dateUtc="2026-02-01T20:34:00Z">
        <w:r w:rsidR="00243A04" w:rsidRPr="00243A04">
          <w:fldChar w:fldCharType="separate"/>
        </w:r>
      </w:ins>
      <w:r w:rsidR="00A042C4" w:rsidRPr="00A042C4">
        <w:rPr>
          <w:rFonts w:ascii="Calibri" w:hAnsi="Calibri" w:cs="Calibri"/>
        </w:rPr>
        <w:t>[32]</w:t>
      </w:r>
      <w:ins w:id="548" w:author="Samuel Greenrod" w:date="2026-02-01T20:34:00Z" w16du:dateUtc="2026-02-01T20:34:00Z">
        <w:r w:rsidR="00243A04" w:rsidRPr="00243A04">
          <w:fldChar w:fldCharType="end"/>
        </w:r>
        <w:r w:rsidR="00243A04" w:rsidRPr="00243A04">
          <w:t>.</w:t>
        </w:r>
      </w:ins>
    </w:p>
    <w:p w14:paraId="275F555D" w14:textId="4A5B3D6C" w:rsidR="005B6EB0" w:rsidDel="007C65FB" w:rsidRDefault="005B6EB0" w:rsidP="007C65FB">
      <w:pPr>
        <w:rPr>
          <w:del w:id="549" w:author="Samuel Greenrod" w:date="2026-02-01T21:19:00Z" w16du:dateUtc="2026-02-01T21:19:00Z"/>
          <w:b/>
          <w:bCs/>
          <w:sz w:val="28"/>
          <w:szCs w:val="28"/>
        </w:rPr>
        <w:pPrChange w:id="550" w:author="Samuel Greenrod" w:date="2026-02-01T21:19:00Z" w16du:dateUtc="2026-02-01T21:19:00Z">
          <w:pPr/>
        </w:pPrChange>
      </w:pPr>
      <w:del w:id="551" w:author="Samuel Greenrod" w:date="2026-02-01T21:19:00Z" w16du:dateUtc="2026-02-01T21:19:00Z">
        <w:r w:rsidDel="007C65FB">
          <w:rPr>
            <w:b/>
            <w:bCs/>
            <w:noProof/>
            <w:sz w:val="28"/>
            <w:szCs w:val="28"/>
          </w:rPr>
          <w:drawing>
            <wp:inline distT="0" distB="0" distL="0" distR="0" wp14:anchorId="4DE265E5" wp14:editId="5C67D4E8">
              <wp:extent cx="5731510" cy="2149475"/>
              <wp:effectExtent l="0" t="0" r="2540" b="3175"/>
              <wp:docPr id="577139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139364" name="Picture 57713936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149475"/>
                      </a:xfrm>
                      <a:prstGeom prst="rect">
                        <a:avLst/>
                      </a:prstGeom>
                    </pic:spPr>
                  </pic:pic>
                </a:graphicData>
              </a:graphic>
            </wp:inline>
          </w:drawing>
        </w:r>
      </w:del>
    </w:p>
    <w:p w14:paraId="3F331687" w14:textId="1FB6962F" w:rsidR="005B6EB0" w:rsidRPr="00142FBF" w:rsidDel="007C65FB" w:rsidRDefault="005B6EB0" w:rsidP="007C65FB">
      <w:pPr>
        <w:rPr>
          <w:del w:id="552" w:author="Samuel Greenrod" w:date="2026-02-01T21:19:00Z" w16du:dateUtc="2026-02-01T21:19:00Z"/>
          <w:sz w:val="20"/>
          <w:szCs w:val="20"/>
        </w:rPr>
        <w:pPrChange w:id="553" w:author="Samuel Greenrod" w:date="2026-02-01T21:19:00Z" w16du:dateUtc="2026-02-01T21:19:00Z">
          <w:pPr>
            <w:jc w:val="both"/>
          </w:pPr>
        </w:pPrChange>
      </w:pPr>
      <w:del w:id="554" w:author="Samuel Greenrod" w:date="2026-02-01T21:19:00Z" w16du:dateUtc="2026-02-01T21:19:00Z">
        <w:r w:rsidRPr="00142FBF" w:rsidDel="007C65FB">
          <w:rPr>
            <w:b/>
            <w:bCs/>
          </w:rPr>
          <w:delText>Figure S1. Bar charts show the number of high frequency variants (&gt; 20% frequency) that are unique to or shared between evolution treatments.</w:delText>
        </w:r>
        <w:r w:rsidRPr="00142FBF" w:rsidDel="007C65FB">
          <w:delText xml:space="preserve"> Variants are shown as either unique to individual evolution treatments, shared between two treatments, or shared by all three. Static temperature data was adapted from ref. </w:delText>
        </w:r>
        <w:r w:rsidRPr="00142FBF" w:rsidDel="007C65FB">
          <w:fldChar w:fldCharType="begin"/>
        </w:r>
        <w:r w:rsidR="00BF0BEE" w:rsidDel="007C65FB">
          <w:delInstrText xml:space="preserve"> ADDIN ZOTERO_ITEM CSL_CITATION {"citationID":"sBJLBjPh","properties":{"formattedCitation":"[31]","plainCitation":"[31]","noteIndex":0},"citationItems":[{"id":"3ShIdf5J/XIGQgsWs","uris":["http://zotero.org/users/local/sgFDdPY0/items/ZEVGKDPJ"],"itemData":{"id":3692,"type":"article","abstract":"Environmental stress drives biodiversity loss by altering competitive hierarchies and pushing taxa towards extinction. Parasites and their communities are particularly vulnerable to stress due to environmental sensitivity of infection steps, variation in species tolerance during co-infections, and dependence on host fitness. Parasite populations might avoid extinction through evolutionary rescue - whereby rapid adaptation to stress enables persistence - but whether this process can preserve community diversity remains unclear. Here, we study the impact of evolutionary rescue in a simple parasite community by propagating populations of two viral parasites (bacteriophages φ14-1 and φLUZ19) of Pseudomonas aeruginosa in monoculture and co-culture under two thermal conditions, a control temperature (37°C) and a high temperature that restricts φ14-1 growth (42°C). We show that evolutionary rescue of φ14-1 prevented extinction in monoculture. Rescue of this phage in co-culture made it a superior competitor, and it replaced φLUZ19 as the dominant phage at high temperature. We determine that evolutionary rescue occurred through mutations in genes linked to attachment to bacterial hosts and within-host replication. We also show that competitive suppression by φ14-1 constrained φLUZ19 molecular evolution. Our findings suggest that evolutionary rescue can prevent the extinction of some parasites, but may inadvertently destabilise the community and facilitate further biodiversity loss. This work underscores the need to take an eco-evolutionary approach to predict the responses of communities to global climate change.","DOI":"10.1101/2025.09.25.678511","language":"en","license":"© 2025, Posted by Cold Spring Harbor Laboratory. This pre-print is available under a Creative Commons License (Attribution-NoDerivs 4.0 International), CC BY-ND 4.0, as described at http://creativecommons.org/licenses/by-nd/4.0/","note":"ISSN: 2692-8205\npage: 2025.09.25.678511\nsection: New Results","publisher":"bioRxiv","source":"bioRxiv","title":"Evolutionary rescue accelerates competitive exclusion in a parasite community","URL":"https://www.biorxiv.org/content/10.1101/2025.09.25.678511v1","author":[{"family":"Greenrod","given":"Samuel TE"},{"family":"Cazares","given":"Daniel"},{"family":"Slesak","given":"Weronika A."},{"family":"Hector","given":"Tobias"},{"family":"MacLean","given":"R. Craig"},{"family":"King","given":"Kayla C."}],"accessed":{"date-parts":[["2025",9,28]]},"issued":{"date-parts":[["2025",9,27]]}}}],"schema":"https://github.com/citation-style-language/schema/raw/master/csl-citation.json"} </w:delInstrText>
        </w:r>
        <w:r w:rsidRPr="00142FBF" w:rsidDel="007C65FB">
          <w:fldChar w:fldCharType="separate"/>
        </w:r>
        <w:r w:rsidRPr="00142FBF" w:rsidDel="007C65FB">
          <w:rPr>
            <w:rFonts w:ascii="Calibri" w:hAnsi="Calibri" w:cs="Calibri"/>
            <w:szCs w:val="20"/>
          </w:rPr>
          <w:delText>[31]</w:delText>
        </w:r>
        <w:r w:rsidRPr="00142FBF" w:rsidDel="007C65FB">
          <w:fldChar w:fldCharType="end"/>
        </w:r>
        <w:r w:rsidRPr="00142FBF" w:rsidDel="007C65FB">
          <w:delText>.</w:delText>
        </w:r>
      </w:del>
    </w:p>
    <w:p w14:paraId="2D08C76B" w14:textId="77777777" w:rsidR="005B6EB0" w:rsidDel="007C65FB" w:rsidRDefault="005B6EB0">
      <w:pPr>
        <w:rPr>
          <w:del w:id="555" w:author="Samuel Greenrod" w:date="2026-02-01T21:19:00Z" w16du:dateUtc="2026-02-01T21:19:00Z"/>
          <w:b/>
          <w:bCs/>
          <w:sz w:val="28"/>
          <w:szCs w:val="28"/>
        </w:rPr>
      </w:pPr>
    </w:p>
    <w:p w14:paraId="39DD55A7" w14:textId="77777777" w:rsidR="006065BC" w:rsidDel="007C65FB" w:rsidRDefault="006065BC">
      <w:pPr>
        <w:rPr>
          <w:del w:id="556" w:author="Samuel Greenrod" w:date="2026-02-01T21:19:00Z" w16du:dateUtc="2026-02-01T21:19:00Z"/>
          <w:b/>
          <w:bCs/>
          <w:sz w:val="28"/>
          <w:szCs w:val="28"/>
        </w:rPr>
      </w:pPr>
    </w:p>
    <w:p w14:paraId="31B05A79" w14:textId="77777777" w:rsidR="006065BC" w:rsidDel="007C65FB" w:rsidRDefault="006065BC">
      <w:pPr>
        <w:rPr>
          <w:del w:id="557" w:author="Samuel Greenrod" w:date="2026-02-01T21:19:00Z" w16du:dateUtc="2026-02-01T21:19:00Z"/>
          <w:b/>
          <w:bCs/>
          <w:sz w:val="28"/>
          <w:szCs w:val="28"/>
        </w:rPr>
      </w:pPr>
    </w:p>
    <w:p w14:paraId="6367D284" w14:textId="77777777" w:rsidR="006065BC" w:rsidDel="007C65FB" w:rsidRDefault="006065BC">
      <w:pPr>
        <w:rPr>
          <w:del w:id="558" w:author="Samuel Greenrod" w:date="2026-02-01T21:19:00Z" w16du:dateUtc="2026-02-01T21:19:00Z"/>
          <w:b/>
          <w:bCs/>
          <w:sz w:val="28"/>
          <w:szCs w:val="28"/>
        </w:rPr>
      </w:pPr>
    </w:p>
    <w:p w14:paraId="723ADBDA" w14:textId="77777777" w:rsidR="006065BC" w:rsidDel="007C65FB" w:rsidRDefault="006065BC">
      <w:pPr>
        <w:rPr>
          <w:del w:id="559" w:author="Samuel Greenrod" w:date="2026-02-01T21:20:00Z" w16du:dateUtc="2026-02-01T21:20:00Z"/>
          <w:b/>
          <w:bCs/>
          <w:sz w:val="28"/>
          <w:szCs w:val="28"/>
        </w:rPr>
      </w:pPr>
    </w:p>
    <w:p w14:paraId="39FFC311" w14:textId="77777777" w:rsidR="006065BC" w:rsidRPr="00D56147" w:rsidRDefault="006065BC">
      <w:pPr>
        <w:rPr>
          <w:b/>
          <w:bCs/>
          <w:sz w:val="28"/>
          <w:szCs w:val="28"/>
        </w:rPr>
      </w:pPr>
    </w:p>
    <w:p w14:paraId="3A219835" w14:textId="33FF1D3C" w:rsidR="00034E63" w:rsidRDefault="00617C2E" w:rsidP="00D56147">
      <w:pPr>
        <w:jc w:val="both"/>
        <w:rPr>
          <w:noProof/>
        </w:rPr>
      </w:pPr>
      <w:del w:id="560" w:author="Samuel Greenrod" w:date="2026-02-01T21:20:00Z" w16du:dateUtc="2026-02-01T21:20:00Z">
        <w:r w:rsidDel="008D7F0E">
          <w:rPr>
            <w:noProof/>
          </w:rPr>
          <w:drawing>
            <wp:inline distT="0" distB="0" distL="0" distR="0" wp14:anchorId="42CFE2BA" wp14:editId="0858D802">
              <wp:extent cx="5731510" cy="3580130"/>
              <wp:effectExtent l="0" t="0" r="2540" b="1270"/>
              <wp:docPr id="316450888" name="Picture 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450888" name="Picture 4" descr="A screenshot of a computer screen&#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580130"/>
                      </a:xfrm>
                      <a:prstGeom prst="rect">
                        <a:avLst/>
                      </a:prstGeom>
                    </pic:spPr>
                  </pic:pic>
                </a:graphicData>
              </a:graphic>
            </wp:inline>
          </w:drawing>
        </w:r>
      </w:del>
      <w:ins w:id="561" w:author="Samuel Greenrod" w:date="2026-02-01T21:20:00Z" w16du:dateUtc="2026-02-01T21:20:00Z">
        <w:r w:rsidR="008D7F0E">
          <w:rPr>
            <w:noProof/>
          </w:rPr>
          <w:drawing>
            <wp:inline distT="0" distB="0" distL="0" distR="0" wp14:anchorId="5D114D74" wp14:editId="16B721C7">
              <wp:extent cx="5731510" cy="3580130"/>
              <wp:effectExtent l="0" t="0" r="2540" b="1270"/>
              <wp:docPr id="16787621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762138" name="Picture 167876213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580130"/>
                      </a:xfrm>
                      <a:prstGeom prst="rect">
                        <a:avLst/>
                      </a:prstGeom>
                    </pic:spPr>
                  </pic:pic>
                </a:graphicData>
              </a:graphic>
            </wp:inline>
          </w:drawing>
        </w:r>
      </w:ins>
    </w:p>
    <w:p w14:paraId="5F6A4458" w14:textId="17D0C027" w:rsidR="00034E63" w:rsidRPr="002752F1" w:rsidRDefault="00034E63" w:rsidP="00D56147">
      <w:pPr>
        <w:jc w:val="both"/>
      </w:pPr>
      <w:r w:rsidRPr="002752F1">
        <w:rPr>
          <w:b/>
          <w:bCs/>
        </w:rPr>
        <w:t>Figure S</w:t>
      </w:r>
      <w:ins w:id="562" w:author="Samuel Greenrod" w:date="2026-02-01T21:41:00Z" w16du:dateUtc="2026-02-01T21:41:00Z">
        <w:r w:rsidR="00F93E9B">
          <w:rPr>
            <w:b/>
            <w:bCs/>
          </w:rPr>
          <w:t>3</w:t>
        </w:r>
      </w:ins>
      <w:del w:id="563" w:author="Samuel Greenrod" w:date="2026-02-01T21:41:00Z" w16du:dateUtc="2026-02-01T21:41:00Z">
        <w:r w:rsidR="005B6EB0" w:rsidDel="00F93E9B">
          <w:rPr>
            <w:b/>
            <w:bCs/>
          </w:rPr>
          <w:delText>2</w:delText>
        </w:r>
      </w:del>
      <w:r w:rsidRPr="002752F1">
        <w:rPr>
          <w:b/>
          <w:bCs/>
        </w:rPr>
        <w:t>. Fluctuating temperatures select for specialist mutations.</w:t>
      </w:r>
      <w:r w:rsidRPr="002752F1">
        <w:t xml:space="preserve"> Mutation plots show genetic variants associated with fluctuating temperatures in monoculture in phage </w:t>
      </w:r>
      <w:r w:rsidR="0000073B">
        <w:t>populations</w:t>
      </w:r>
      <w:r w:rsidRPr="002752F1">
        <w:t xml:space="preserve">. Lines represent individual biological replicates. Symbols within plots show variants across the phage genome at &gt; 20% prevalence and which were not observed in the ancestral population. Length of deletion bars represent the size of deletion except for the </w:t>
      </w:r>
      <w:r w:rsidRPr="002752F1">
        <w:rPr>
          <w:rFonts w:cstheme="minorHAnsi"/>
        </w:rPr>
        <w:t>φ</w:t>
      </w:r>
      <w:r w:rsidRPr="002752F1">
        <w:t>14-1 deletion at ~48kb which is a 1bp deletion but given a fixed size for visibility.</w:t>
      </w:r>
      <w:r w:rsidR="00617C2E">
        <w:t xml:space="preserve"> Labels show gene annotations for mutations found in 37</w:t>
      </w:r>
      <w:r w:rsidR="00617C2E">
        <w:rPr>
          <w:rFonts w:cstheme="minorHAnsi"/>
        </w:rPr>
        <w:t>°</w:t>
      </w:r>
      <w:r w:rsidR="00617C2E">
        <w:t xml:space="preserve">C </w:t>
      </w:r>
      <w:r w:rsidR="00617C2E">
        <w:lastRenderedPageBreak/>
        <w:t>and 42</w:t>
      </w:r>
      <w:r w:rsidR="00617C2E">
        <w:rPr>
          <w:rFonts w:cstheme="minorHAnsi"/>
        </w:rPr>
        <w:t>°</w:t>
      </w:r>
      <w:r w:rsidR="00617C2E">
        <w:t xml:space="preserve">C evolved populations </w:t>
      </w:r>
      <w:r w:rsidR="009A12F8">
        <w:fldChar w:fldCharType="begin"/>
      </w:r>
      <w:r w:rsidR="00A042C4">
        <w:instrText xml:space="preserve"> ADDIN ZOTERO_ITEM CSL_CITATION {"citationID":"bmnNGawQ","properties":{"formattedCitation":"[32]","plainCitation":"[32]","noteIndex":0},"citationItems":[{"id":"3ShIdf5J/XIGQgsWs","uris":["http://zotero.org/users/local/sgFDdPY0/items/ZEVGKDPJ"],"itemData":{"id":3692,"type":"article","abstract":"Environmental stress drives biodiversity loss by altering competitive hierarchies and pushing taxa towards extinction. Parasites and their communities are particularly vulnerable to stress due to environmental sensitivity of infection steps, variation in species tolerance during co-infections, and dependence on host fitness. Parasite populations might avoid extinction through evolutionary rescue - whereby rapid adaptation to stress enables persistence - but whether this process can preserve community diversity remains unclear. Here, we study the impact of evolutionary rescue in a simple parasite community by propagating populations of two viral parasites (bacteriophages φ14-1 and φLUZ19) of Pseudomonas aeruginosa in monoculture and co-culture under two thermal conditions, a control temperature (37°C) and a high temperature that restricts φ14-1 growth (42°C). We show that evolutionary rescue of φ14-1 prevented extinction in monoculture. Rescue of this phage in co-culture made it a superior competitor, and it replaced φLUZ19 as the dominant phage at high temperature. We determine that evolutionary rescue occurred through mutations in genes linked to attachment to bacterial hosts and within-host replication. We also show that competitive suppression by φ14-1 constrained φLUZ19 molecular evolution. Our findings suggest that evolutionary rescue can prevent the extinction of some parasites, but may inadvertently destabilise the community and facilitate further biodiversity loss. This work underscores the need to take an eco-evolutionary approach to predict the responses of communities to global climate change.","DOI":"10.1101/2025.09.25.678511","language":"en","license":"© 2025, Posted by Cold Spring Harbor Laboratory. This pre-print is available under a Creative Commons License (Attribution-NoDerivs 4.0 International), CC BY-ND 4.0, as described at http://creativecommons.org/licenses/by-nd/4.0/","note":"ISSN: 2692-8205\npage: 2025.09.25.678511\nsection: New Results","publisher":"bioRxiv","source":"bioRxiv","title":"Evolutionary rescue accelerates competitive exclusion in a parasite community","URL":"https://www.biorxiv.org/content/10.1101/2025.09.25.678511v1","author":[{"family":"Greenrod","given":"Samuel TE"},{"family":"Cazares","given":"Daniel"},{"family":"Slesak","given":"Weronika A."},{"family":"Hector","given":"Tobias"},{"family":"MacLean","given":"R. Craig"},{"family":"King","given":"Kayla C."}],"accessed":{"date-parts":[["2025",9,28]]},"issued":{"date-parts":[["2025",9,27]]}}}],"schema":"https://github.com/citation-style-language/schema/raw/master/csl-citation.json"} </w:instrText>
      </w:r>
      <w:r w:rsidR="009A12F8">
        <w:fldChar w:fldCharType="separate"/>
      </w:r>
      <w:r w:rsidR="00A042C4" w:rsidRPr="00A042C4">
        <w:rPr>
          <w:rFonts w:ascii="Calibri" w:hAnsi="Calibri" w:cs="Calibri"/>
        </w:rPr>
        <w:t>[32]</w:t>
      </w:r>
      <w:r w:rsidR="009A12F8">
        <w:fldChar w:fldCharType="end"/>
      </w:r>
      <w:r w:rsidR="009A12F8">
        <w:t xml:space="preserve">. </w:t>
      </w:r>
      <w:r w:rsidR="00617C2E">
        <w:t xml:space="preserve">Putative DNA ligase in </w:t>
      </w:r>
      <w:r w:rsidR="00617C2E">
        <w:rPr>
          <w:rFonts w:cstheme="minorHAnsi"/>
        </w:rPr>
        <w:t>φ</w:t>
      </w:r>
      <w:r w:rsidR="00617C2E">
        <w:t xml:space="preserve">14-1 was originally annotated a hypothetical protein but has high homology to </w:t>
      </w:r>
      <w:r w:rsidR="00617C2E" w:rsidRPr="0054697E">
        <w:t>Pseudomonas phage PhL_UNISO_PA-DSM_ph0031 DNA ligase protein</w:t>
      </w:r>
      <w:r w:rsidR="00617C2E">
        <w:t>.</w:t>
      </w:r>
    </w:p>
    <w:p w14:paraId="2191E105" w14:textId="77777777" w:rsidR="00034E63" w:rsidRDefault="00034E63" w:rsidP="00034E63">
      <w:pPr>
        <w:rPr>
          <w:sz w:val="24"/>
          <w:szCs w:val="24"/>
        </w:rPr>
      </w:pPr>
    </w:p>
    <w:p w14:paraId="1C97A205" w14:textId="44DF730E" w:rsidR="00034E63" w:rsidRDefault="00617C2E" w:rsidP="00034E63">
      <w:pPr>
        <w:rPr>
          <w:sz w:val="24"/>
          <w:szCs w:val="24"/>
        </w:rPr>
      </w:pPr>
      <w:del w:id="564" w:author="Samuel Greenrod" w:date="2026-02-01T21:20:00Z" w16du:dateUtc="2026-02-01T21:20:00Z">
        <w:r w:rsidDel="008D7F0E">
          <w:rPr>
            <w:noProof/>
            <w:sz w:val="24"/>
            <w:szCs w:val="24"/>
          </w:rPr>
          <w:drawing>
            <wp:inline distT="0" distB="0" distL="0" distR="0" wp14:anchorId="3FC5EAB4" wp14:editId="2D30C058">
              <wp:extent cx="5731510" cy="3548380"/>
              <wp:effectExtent l="0" t="0" r="2540" b="0"/>
              <wp:docPr id="1073607736" name="Picture 5"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607736" name="Picture 5" descr="A screenshot of a computer screen&#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3548380"/>
                      </a:xfrm>
                      <a:prstGeom prst="rect">
                        <a:avLst/>
                      </a:prstGeom>
                    </pic:spPr>
                  </pic:pic>
                </a:graphicData>
              </a:graphic>
            </wp:inline>
          </w:drawing>
        </w:r>
      </w:del>
      <w:ins w:id="565" w:author="Samuel Greenrod" w:date="2026-02-01T21:21:00Z" w16du:dateUtc="2026-02-01T21:21:00Z">
        <w:r w:rsidR="008D7F0E">
          <w:rPr>
            <w:noProof/>
            <w:sz w:val="24"/>
            <w:szCs w:val="24"/>
          </w:rPr>
          <w:drawing>
            <wp:inline distT="0" distB="0" distL="0" distR="0" wp14:anchorId="4B4DBE6C" wp14:editId="1B5493CF">
              <wp:extent cx="5731510" cy="3548380"/>
              <wp:effectExtent l="0" t="0" r="2540" b="0"/>
              <wp:docPr id="5524280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428059" name="Picture 55242805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3548380"/>
                      </a:xfrm>
                      <a:prstGeom prst="rect">
                        <a:avLst/>
                      </a:prstGeom>
                    </pic:spPr>
                  </pic:pic>
                </a:graphicData>
              </a:graphic>
            </wp:inline>
          </w:drawing>
        </w:r>
      </w:ins>
    </w:p>
    <w:p w14:paraId="0CD5E5A1" w14:textId="3D921F65" w:rsidR="00034E63" w:rsidRPr="002752F1" w:rsidRDefault="00034E63" w:rsidP="00D56147">
      <w:pPr>
        <w:jc w:val="both"/>
      </w:pPr>
      <w:r w:rsidRPr="002752F1">
        <w:rPr>
          <w:b/>
          <w:bCs/>
        </w:rPr>
        <w:t>Figure S</w:t>
      </w:r>
      <w:ins w:id="566" w:author="Samuel Greenrod" w:date="2026-02-01T21:41:00Z" w16du:dateUtc="2026-02-01T21:41:00Z">
        <w:r w:rsidR="00F93E9B">
          <w:rPr>
            <w:b/>
            <w:bCs/>
          </w:rPr>
          <w:t>4</w:t>
        </w:r>
      </w:ins>
      <w:del w:id="567" w:author="Samuel Greenrod" w:date="2026-02-01T21:41:00Z" w16du:dateUtc="2026-02-01T21:41:00Z">
        <w:r w:rsidR="005B6EB0" w:rsidDel="00F93E9B">
          <w:rPr>
            <w:b/>
            <w:bCs/>
          </w:rPr>
          <w:delText>3</w:delText>
        </w:r>
      </w:del>
      <w:r w:rsidRPr="002752F1">
        <w:rPr>
          <w:b/>
          <w:bCs/>
        </w:rPr>
        <w:t>. Competition restricts the acquisition of high frequency mutations.</w:t>
      </w:r>
      <w:r w:rsidRPr="002752F1">
        <w:t xml:space="preserve"> Mutation plots show genetic variants associated with fluctuating temperatures in co-culture in phage </w:t>
      </w:r>
      <w:r w:rsidR="0000073B">
        <w:t>populations</w:t>
      </w:r>
      <w:r w:rsidRPr="002752F1">
        <w:t xml:space="preserve">. Lines represent individual biological replicates. Symbols within plots show variants across the phage genome at &gt; 20% prevalence and which were not observed in the ancestral population. Length of deletion bars represent the size of deletion except for the </w:t>
      </w:r>
      <w:r w:rsidRPr="002752F1">
        <w:rPr>
          <w:rFonts w:cstheme="minorHAnsi"/>
        </w:rPr>
        <w:t>φ</w:t>
      </w:r>
      <w:r w:rsidRPr="002752F1">
        <w:t>14-1 deletion at ~48kb which is a 1bp deletion but given a fixed size for visibility.</w:t>
      </w:r>
      <w:r w:rsidR="00617C2E" w:rsidRPr="00617C2E">
        <w:t xml:space="preserve"> </w:t>
      </w:r>
      <w:r w:rsidR="00617C2E">
        <w:t>Labels show gene annotations for mutations found in 37</w:t>
      </w:r>
      <w:r w:rsidR="00617C2E">
        <w:rPr>
          <w:rFonts w:cstheme="minorHAnsi"/>
        </w:rPr>
        <w:t>°</w:t>
      </w:r>
      <w:r w:rsidR="00617C2E">
        <w:t>C and 42</w:t>
      </w:r>
      <w:r w:rsidR="00617C2E">
        <w:rPr>
          <w:rFonts w:cstheme="minorHAnsi"/>
        </w:rPr>
        <w:t>°</w:t>
      </w:r>
      <w:r w:rsidR="00617C2E">
        <w:t xml:space="preserve">C evolved populations </w:t>
      </w:r>
      <w:r w:rsidR="009A12F8">
        <w:fldChar w:fldCharType="begin"/>
      </w:r>
      <w:r w:rsidR="00A042C4">
        <w:instrText xml:space="preserve"> ADDIN ZOTERO_ITEM CSL_CITATION {"citationID":"ItiHGJit","properties":{"formattedCitation":"[32]","plainCitation":"[32]","noteIndex":0},"citationItems":[{"id":"3ShIdf5J/XIGQgsWs","uris":["http://zotero.org/users/local/sgFDdPY0/items/ZEVGKDPJ"],"itemData":{"id":3692,"type":"article","abstract":"Environmental stress drives biodiversity loss by altering competitive hierarchies and pushing taxa towards extinction. Parasites and their communities are particularly vulnerable to stress due to environmental sensitivity of infection steps, variation in species tolerance during co-infections, and dependence on host fitness. Parasite populations might avoid extinction through evolutionary rescue - whereby rapid adaptation to stress enables persistence - but whether this process can preserve community diversity remains unclear. Here, we study the impact of evolutionary rescue in a simple parasite community by propagating populations of two viral parasites (bacteriophages φ14-1 and φLUZ19) of Pseudomonas aeruginosa in monoculture and co-culture under two thermal conditions, a control temperature (37°C) and a high temperature that restricts φ14-1 growth (42°C). We show that evolutionary rescue of φ14-1 prevented extinction in monoculture. Rescue of this phage in co-culture made it a superior competitor, and it replaced φLUZ19 as the dominant phage at high temperature. We determine that evolutionary rescue occurred through mutations in genes linked to attachment to bacterial hosts and within-host replication. We also show that competitive suppression by φ14-1 constrained φLUZ19 molecular evolution. Our findings suggest that evolutionary rescue can prevent the extinction of some parasites, but may inadvertently destabilise the community and facilitate further biodiversity loss. This work underscores the need to take an eco-evolutionary approach to predict the responses of communities to global climate change.","DOI":"10.1101/2025.09.25.678511","language":"en","license":"© 2025, Posted by Cold Spring Harbor Laboratory. This pre-print is available under a Creative Commons License (Attribution-NoDerivs 4.0 International), CC BY-ND 4.0, as described at http://creativecommons.org/licenses/by-nd/4.0/","note":"ISSN: 2692-8205\npage: 2025.09.25.678511\nsection: New Results","publisher":"bioRxiv","source":"bioRxiv","title":"Evolutionary rescue accelerates competitive exclusion in a parasite community","URL":"https://www.biorxiv.org/content/10.1101/2025.09.25.678511v1","author":[{"family":"Greenrod","given":"Samuel TE"},{"family":"Cazares","given":"Daniel"},{"family":"Slesak","given":"Weronika A."},{"family":"Hector","given":"Tobias"},{"family":"MacLean","given":"R. Craig"},{"family":"King","given":"Kayla C."}],"accessed":{"date-parts":[["2025",9,28]]},"issued":{"date-parts":[["2025",9,27]]}}}],"schema":"https://github.com/citation-style-language/schema/raw/master/csl-citation.json"} </w:instrText>
      </w:r>
      <w:r w:rsidR="009A12F8">
        <w:fldChar w:fldCharType="separate"/>
      </w:r>
      <w:r w:rsidR="00A042C4" w:rsidRPr="00A042C4">
        <w:rPr>
          <w:rFonts w:ascii="Calibri" w:hAnsi="Calibri" w:cs="Calibri"/>
        </w:rPr>
        <w:t>[32]</w:t>
      </w:r>
      <w:r w:rsidR="009A12F8">
        <w:fldChar w:fldCharType="end"/>
      </w:r>
      <w:r w:rsidR="00617C2E">
        <w:t xml:space="preserve">. Putative DNA ligase in </w:t>
      </w:r>
      <w:r w:rsidR="00617C2E">
        <w:rPr>
          <w:rFonts w:cstheme="minorHAnsi"/>
        </w:rPr>
        <w:t>φ</w:t>
      </w:r>
      <w:r w:rsidR="00617C2E">
        <w:t xml:space="preserve">14-1 was originally annotated a hypothetical protein but has high homology to </w:t>
      </w:r>
      <w:r w:rsidR="00617C2E" w:rsidRPr="0054697E">
        <w:t>Pseudomonas phage PhL_UNISO_PA-DSM_ph0031 DNA ligase protein</w:t>
      </w:r>
      <w:r w:rsidR="00617C2E">
        <w:t>.</w:t>
      </w:r>
    </w:p>
    <w:p w14:paraId="47661F23" w14:textId="77777777" w:rsidR="00034E63" w:rsidRPr="00D56147" w:rsidRDefault="00034E63" w:rsidP="00034E63">
      <w:pPr>
        <w:rPr>
          <w:sz w:val="24"/>
          <w:szCs w:val="24"/>
        </w:rPr>
      </w:pPr>
    </w:p>
    <w:sectPr w:rsidR="00034E63" w:rsidRPr="00D56147" w:rsidSect="00F07F61">
      <w:pgSz w:w="11906" w:h="16838"/>
      <w:pgMar w:top="1440" w:right="1440" w:bottom="1440" w:left="1440" w:header="708" w:footer="708"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33A5B5" w14:textId="77777777" w:rsidR="0094752C" w:rsidRDefault="0094752C" w:rsidP="00034E63">
      <w:pPr>
        <w:spacing w:after="0" w:line="240" w:lineRule="auto"/>
      </w:pPr>
      <w:r>
        <w:separator/>
      </w:r>
    </w:p>
  </w:endnote>
  <w:endnote w:type="continuationSeparator" w:id="0">
    <w:p w14:paraId="785508D7" w14:textId="77777777" w:rsidR="0094752C" w:rsidRDefault="0094752C" w:rsidP="00034E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0DD34" w14:textId="77777777" w:rsidR="0094752C" w:rsidRDefault="0094752C" w:rsidP="00034E63">
      <w:pPr>
        <w:spacing w:after="0" w:line="240" w:lineRule="auto"/>
      </w:pPr>
      <w:r>
        <w:separator/>
      </w:r>
    </w:p>
  </w:footnote>
  <w:footnote w:type="continuationSeparator" w:id="0">
    <w:p w14:paraId="7214A811" w14:textId="77777777" w:rsidR="0094752C" w:rsidRDefault="0094752C" w:rsidP="00034E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6044A"/>
    <w:multiLevelType w:val="hybridMultilevel"/>
    <w:tmpl w:val="816A202E"/>
    <w:lvl w:ilvl="0" w:tplc="81564EC0">
      <w:start w:val="3"/>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FD572A7"/>
    <w:multiLevelType w:val="hybridMultilevel"/>
    <w:tmpl w:val="797611E8"/>
    <w:lvl w:ilvl="0" w:tplc="5A7E0A0E">
      <w:start w:val="1"/>
      <w:numFmt w:val="decimal"/>
      <w:lvlText w:val="%1."/>
      <w:lvlJc w:val="left"/>
      <w:pPr>
        <w:ind w:left="1020" w:hanging="360"/>
      </w:pPr>
    </w:lvl>
    <w:lvl w:ilvl="1" w:tplc="3112D258">
      <w:start w:val="1"/>
      <w:numFmt w:val="decimal"/>
      <w:lvlText w:val="%2."/>
      <w:lvlJc w:val="left"/>
      <w:pPr>
        <w:ind w:left="1020" w:hanging="360"/>
      </w:pPr>
    </w:lvl>
    <w:lvl w:ilvl="2" w:tplc="19D0BDCC">
      <w:start w:val="1"/>
      <w:numFmt w:val="decimal"/>
      <w:lvlText w:val="%3."/>
      <w:lvlJc w:val="left"/>
      <w:pPr>
        <w:ind w:left="1020" w:hanging="360"/>
      </w:pPr>
    </w:lvl>
    <w:lvl w:ilvl="3" w:tplc="D4401A0A">
      <w:start w:val="1"/>
      <w:numFmt w:val="decimal"/>
      <w:lvlText w:val="%4."/>
      <w:lvlJc w:val="left"/>
      <w:pPr>
        <w:ind w:left="1020" w:hanging="360"/>
      </w:pPr>
    </w:lvl>
    <w:lvl w:ilvl="4" w:tplc="6D8C0D9E">
      <w:start w:val="1"/>
      <w:numFmt w:val="decimal"/>
      <w:lvlText w:val="%5."/>
      <w:lvlJc w:val="left"/>
      <w:pPr>
        <w:ind w:left="1020" w:hanging="360"/>
      </w:pPr>
    </w:lvl>
    <w:lvl w:ilvl="5" w:tplc="D3DC47F2">
      <w:start w:val="1"/>
      <w:numFmt w:val="decimal"/>
      <w:lvlText w:val="%6."/>
      <w:lvlJc w:val="left"/>
      <w:pPr>
        <w:ind w:left="1020" w:hanging="360"/>
      </w:pPr>
    </w:lvl>
    <w:lvl w:ilvl="6" w:tplc="6B5AFA12">
      <w:start w:val="1"/>
      <w:numFmt w:val="decimal"/>
      <w:lvlText w:val="%7."/>
      <w:lvlJc w:val="left"/>
      <w:pPr>
        <w:ind w:left="1020" w:hanging="360"/>
      </w:pPr>
    </w:lvl>
    <w:lvl w:ilvl="7" w:tplc="28943AE6">
      <w:start w:val="1"/>
      <w:numFmt w:val="decimal"/>
      <w:lvlText w:val="%8."/>
      <w:lvlJc w:val="left"/>
      <w:pPr>
        <w:ind w:left="1020" w:hanging="360"/>
      </w:pPr>
    </w:lvl>
    <w:lvl w:ilvl="8" w:tplc="0CAC68D4">
      <w:start w:val="1"/>
      <w:numFmt w:val="decimal"/>
      <w:lvlText w:val="%9."/>
      <w:lvlJc w:val="left"/>
      <w:pPr>
        <w:ind w:left="1020" w:hanging="360"/>
      </w:pPr>
    </w:lvl>
  </w:abstractNum>
  <w:abstractNum w:abstractNumId="2" w15:restartNumberingAfterBreak="0">
    <w:nsid w:val="244F10B7"/>
    <w:multiLevelType w:val="hybridMultilevel"/>
    <w:tmpl w:val="EA264344"/>
    <w:lvl w:ilvl="0" w:tplc="D2E67A64">
      <w:start w:val="1"/>
      <w:numFmt w:val="decimal"/>
      <w:lvlText w:val="%1."/>
      <w:lvlJc w:val="left"/>
      <w:pPr>
        <w:ind w:left="1020" w:hanging="360"/>
      </w:pPr>
    </w:lvl>
    <w:lvl w:ilvl="1" w:tplc="A998DCC4">
      <w:start w:val="1"/>
      <w:numFmt w:val="decimal"/>
      <w:lvlText w:val="%2."/>
      <w:lvlJc w:val="left"/>
      <w:pPr>
        <w:ind w:left="1020" w:hanging="360"/>
      </w:pPr>
    </w:lvl>
    <w:lvl w:ilvl="2" w:tplc="D1BE1AFE">
      <w:start w:val="1"/>
      <w:numFmt w:val="decimal"/>
      <w:lvlText w:val="%3."/>
      <w:lvlJc w:val="left"/>
      <w:pPr>
        <w:ind w:left="1020" w:hanging="360"/>
      </w:pPr>
    </w:lvl>
    <w:lvl w:ilvl="3" w:tplc="D7EE6BF2">
      <w:start w:val="1"/>
      <w:numFmt w:val="decimal"/>
      <w:lvlText w:val="%4."/>
      <w:lvlJc w:val="left"/>
      <w:pPr>
        <w:ind w:left="1020" w:hanging="360"/>
      </w:pPr>
    </w:lvl>
    <w:lvl w:ilvl="4" w:tplc="C58899FE">
      <w:start w:val="1"/>
      <w:numFmt w:val="decimal"/>
      <w:lvlText w:val="%5."/>
      <w:lvlJc w:val="left"/>
      <w:pPr>
        <w:ind w:left="1020" w:hanging="360"/>
      </w:pPr>
    </w:lvl>
    <w:lvl w:ilvl="5" w:tplc="3A1EF114">
      <w:start w:val="1"/>
      <w:numFmt w:val="decimal"/>
      <w:lvlText w:val="%6."/>
      <w:lvlJc w:val="left"/>
      <w:pPr>
        <w:ind w:left="1020" w:hanging="360"/>
      </w:pPr>
    </w:lvl>
    <w:lvl w:ilvl="6" w:tplc="370E6908">
      <w:start w:val="1"/>
      <w:numFmt w:val="decimal"/>
      <w:lvlText w:val="%7."/>
      <w:lvlJc w:val="left"/>
      <w:pPr>
        <w:ind w:left="1020" w:hanging="360"/>
      </w:pPr>
    </w:lvl>
    <w:lvl w:ilvl="7" w:tplc="EA4E5FE2">
      <w:start w:val="1"/>
      <w:numFmt w:val="decimal"/>
      <w:lvlText w:val="%8."/>
      <w:lvlJc w:val="left"/>
      <w:pPr>
        <w:ind w:left="1020" w:hanging="360"/>
      </w:pPr>
    </w:lvl>
    <w:lvl w:ilvl="8" w:tplc="DBA4BECC">
      <w:start w:val="1"/>
      <w:numFmt w:val="decimal"/>
      <w:lvlText w:val="%9."/>
      <w:lvlJc w:val="left"/>
      <w:pPr>
        <w:ind w:left="1020" w:hanging="360"/>
      </w:pPr>
    </w:lvl>
  </w:abstractNum>
  <w:abstractNum w:abstractNumId="3" w15:restartNumberingAfterBreak="0">
    <w:nsid w:val="36FA5B54"/>
    <w:multiLevelType w:val="hybridMultilevel"/>
    <w:tmpl w:val="D77C52B0"/>
    <w:lvl w:ilvl="0" w:tplc="F0905776">
      <w:start w:val="1"/>
      <w:numFmt w:val="upperLetter"/>
      <w:lvlText w:val="%1)"/>
      <w:lvlJc w:val="left"/>
      <w:pPr>
        <w:ind w:left="720" w:hanging="360"/>
      </w:pPr>
      <w:rPr>
        <w:rFonts w:hint="default"/>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84900C5"/>
    <w:multiLevelType w:val="hybridMultilevel"/>
    <w:tmpl w:val="869440E2"/>
    <w:lvl w:ilvl="0" w:tplc="AA2E1ADA">
      <w:start w:val="1"/>
      <w:numFmt w:val="decimal"/>
      <w:lvlText w:val="%1."/>
      <w:lvlJc w:val="left"/>
      <w:pPr>
        <w:ind w:left="1020" w:hanging="360"/>
      </w:pPr>
    </w:lvl>
    <w:lvl w:ilvl="1" w:tplc="8DE2B9D6">
      <w:start w:val="1"/>
      <w:numFmt w:val="decimal"/>
      <w:lvlText w:val="%2."/>
      <w:lvlJc w:val="left"/>
      <w:pPr>
        <w:ind w:left="1020" w:hanging="360"/>
      </w:pPr>
    </w:lvl>
    <w:lvl w:ilvl="2" w:tplc="BA9C8950">
      <w:start w:val="1"/>
      <w:numFmt w:val="decimal"/>
      <w:lvlText w:val="%3."/>
      <w:lvlJc w:val="left"/>
      <w:pPr>
        <w:ind w:left="1020" w:hanging="360"/>
      </w:pPr>
    </w:lvl>
    <w:lvl w:ilvl="3" w:tplc="5F827A70">
      <w:start w:val="1"/>
      <w:numFmt w:val="decimal"/>
      <w:lvlText w:val="%4."/>
      <w:lvlJc w:val="left"/>
      <w:pPr>
        <w:ind w:left="1020" w:hanging="360"/>
      </w:pPr>
    </w:lvl>
    <w:lvl w:ilvl="4" w:tplc="9940CDCE">
      <w:start w:val="1"/>
      <w:numFmt w:val="decimal"/>
      <w:lvlText w:val="%5."/>
      <w:lvlJc w:val="left"/>
      <w:pPr>
        <w:ind w:left="1020" w:hanging="360"/>
      </w:pPr>
    </w:lvl>
    <w:lvl w:ilvl="5" w:tplc="116E0A6E">
      <w:start w:val="1"/>
      <w:numFmt w:val="decimal"/>
      <w:lvlText w:val="%6."/>
      <w:lvlJc w:val="left"/>
      <w:pPr>
        <w:ind w:left="1020" w:hanging="360"/>
      </w:pPr>
    </w:lvl>
    <w:lvl w:ilvl="6" w:tplc="69EE5B8C">
      <w:start w:val="1"/>
      <w:numFmt w:val="decimal"/>
      <w:lvlText w:val="%7."/>
      <w:lvlJc w:val="left"/>
      <w:pPr>
        <w:ind w:left="1020" w:hanging="360"/>
      </w:pPr>
    </w:lvl>
    <w:lvl w:ilvl="7" w:tplc="9F4A5618">
      <w:start w:val="1"/>
      <w:numFmt w:val="decimal"/>
      <w:lvlText w:val="%8."/>
      <w:lvlJc w:val="left"/>
      <w:pPr>
        <w:ind w:left="1020" w:hanging="360"/>
      </w:pPr>
    </w:lvl>
    <w:lvl w:ilvl="8" w:tplc="4B683AAC">
      <w:start w:val="1"/>
      <w:numFmt w:val="decimal"/>
      <w:lvlText w:val="%9."/>
      <w:lvlJc w:val="left"/>
      <w:pPr>
        <w:ind w:left="1020" w:hanging="360"/>
      </w:pPr>
    </w:lvl>
  </w:abstractNum>
  <w:abstractNum w:abstractNumId="5" w15:restartNumberingAfterBreak="0">
    <w:nsid w:val="397329B9"/>
    <w:multiLevelType w:val="hybridMultilevel"/>
    <w:tmpl w:val="CA86F44C"/>
    <w:lvl w:ilvl="0" w:tplc="4E684970">
      <w:start w:val="3"/>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A605268"/>
    <w:multiLevelType w:val="hybridMultilevel"/>
    <w:tmpl w:val="1A44283A"/>
    <w:lvl w:ilvl="0" w:tplc="5B92757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6910EB4"/>
    <w:multiLevelType w:val="hybridMultilevel"/>
    <w:tmpl w:val="A1E44F78"/>
    <w:lvl w:ilvl="0" w:tplc="0EBA5420">
      <w:start w:val="1"/>
      <w:numFmt w:val="decimal"/>
      <w:lvlText w:val="%1."/>
      <w:lvlJc w:val="left"/>
      <w:pPr>
        <w:ind w:left="1020" w:hanging="360"/>
      </w:pPr>
    </w:lvl>
    <w:lvl w:ilvl="1" w:tplc="E38AE536">
      <w:start w:val="1"/>
      <w:numFmt w:val="decimal"/>
      <w:lvlText w:val="%2."/>
      <w:lvlJc w:val="left"/>
      <w:pPr>
        <w:ind w:left="1020" w:hanging="360"/>
      </w:pPr>
    </w:lvl>
    <w:lvl w:ilvl="2" w:tplc="0F1C198C">
      <w:start w:val="1"/>
      <w:numFmt w:val="decimal"/>
      <w:lvlText w:val="%3."/>
      <w:lvlJc w:val="left"/>
      <w:pPr>
        <w:ind w:left="1020" w:hanging="360"/>
      </w:pPr>
    </w:lvl>
    <w:lvl w:ilvl="3" w:tplc="4EEC2392">
      <w:start w:val="1"/>
      <w:numFmt w:val="decimal"/>
      <w:lvlText w:val="%4."/>
      <w:lvlJc w:val="left"/>
      <w:pPr>
        <w:ind w:left="1020" w:hanging="360"/>
      </w:pPr>
    </w:lvl>
    <w:lvl w:ilvl="4" w:tplc="F26004CE">
      <w:start w:val="1"/>
      <w:numFmt w:val="decimal"/>
      <w:lvlText w:val="%5."/>
      <w:lvlJc w:val="left"/>
      <w:pPr>
        <w:ind w:left="1020" w:hanging="360"/>
      </w:pPr>
    </w:lvl>
    <w:lvl w:ilvl="5" w:tplc="94843616">
      <w:start w:val="1"/>
      <w:numFmt w:val="decimal"/>
      <w:lvlText w:val="%6."/>
      <w:lvlJc w:val="left"/>
      <w:pPr>
        <w:ind w:left="1020" w:hanging="360"/>
      </w:pPr>
    </w:lvl>
    <w:lvl w:ilvl="6" w:tplc="393AC4D2">
      <w:start w:val="1"/>
      <w:numFmt w:val="decimal"/>
      <w:lvlText w:val="%7."/>
      <w:lvlJc w:val="left"/>
      <w:pPr>
        <w:ind w:left="1020" w:hanging="360"/>
      </w:pPr>
    </w:lvl>
    <w:lvl w:ilvl="7" w:tplc="1F7E8B90">
      <w:start w:val="1"/>
      <w:numFmt w:val="decimal"/>
      <w:lvlText w:val="%8."/>
      <w:lvlJc w:val="left"/>
      <w:pPr>
        <w:ind w:left="1020" w:hanging="360"/>
      </w:pPr>
    </w:lvl>
    <w:lvl w:ilvl="8" w:tplc="8D2A1556">
      <w:start w:val="1"/>
      <w:numFmt w:val="decimal"/>
      <w:lvlText w:val="%9."/>
      <w:lvlJc w:val="left"/>
      <w:pPr>
        <w:ind w:left="1020" w:hanging="360"/>
      </w:pPr>
    </w:lvl>
  </w:abstractNum>
  <w:abstractNum w:abstractNumId="8" w15:restartNumberingAfterBreak="0">
    <w:nsid w:val="71CC7BF9"/>
    <w:multiLevelType w:val="hybridMultilevel"/>
    <w:tmpl w:val="98662EB4"/>
    <w:lvl w:ilvl="0" w:tplc="21E6E9D6">
      <w:start w:val="1"/>
      <w:numFmt w:val="decimal"/>
      <w:lvlText w:val="%1."/>
      <w:lvlJc w:val="left"/>
      <w:pPr>
        <w:ind w:left="1020" w:hanging="360"/>
      </w:pPr>
    </w:lvl>
    <w:lvl w:ilvl="1" w:tplc="46A81B6A">
      <w:start w:val="1"/>
      <w:numFmt w:val="decimal"/>
      <w:lvlText w:val="%2."/>
      <w:lvlJc w:val="left"/>
      <w:pPr>
        <w:ind w:left="1020" w:hanging="360"/>
      </w:pPr>
    </w:lvl>
    <w:lvl w:ilvl="2" w:tplc="36420AF0">
      <w:start w:val="1"/>
      <w:numFmt w:val="decimal"/>
      <w:lvlText w:val="%3."/>
      <w:lvlJc w:val="left"/>
      <w:pPr>
        <w:ind w:left="1020" w:hanging="360"/>
      </w:pPr>
    </w:lvl>
    <w:lvl w:ilvl="3" w:tplc="0B0E56C8">
      <w:start w:val="1"/>
      <w:numFmt w:val="decimal"/>
      <w:lvlText w:val="%4."/>
      <w:lvlJc w:val="left"/>
      <w:pPr>
        <w:ind w:left="1020" w:hanging="360"/>
      </w:pPr>
    </w:lvl>
    <w:lvl w:ilvl="4" w:tplc="B420ABBA">
      <w:start w:val="1"/>
      <w:numFmt w:val="decimal"/>
      <w:lvlText w:val="%5."/>
      <w:lvlJc w:val="left"/>
      <w:pPr>
        <w:ind w:left="1020" w:hanging="360"/>
      </w:pPr>
    </w:lvl>
    <w:lvl w:ilvl="5" w:tplc="906AAC30">
      <w:start w:val="1"/>
      <w:numFmt w:val="decimal"/>
      <w:lvlText w:val="%6."/>
      <w:lvlJc w:val="left"/>
      <w:pPr>
        <w:ind w:left="1020" w:hanging="360"/>
      </w:pPr>
    </w:lvl>
    <w:lvl w:ilvl="6" w:tplc="5EA2EE74">
      <w:start w:val="1"/>
      <w:numFmt w:val="decimal"/>
      <w:lvlText w:val="%7."/>
      <w:lvlJc w:val="left"/>
      <w:pPr>
        <w:ind w:left="1020" w:hanging="360"/>
      </w:pPr>
    </w:lvl>
    <w:lvl w:ilvl="7" w:tplc="950A3B5E">
      <w:start w:val="1"/>
      <w:numFmt w:val="decimal"/>
      <w:lvlText w:val="%8."/>
      <w:lvlJc w:val="left"/>
      <w:pPr>
        <w:ind w:left="1020" w:hanging="360"/>
      </w:pPr>
    </w:lvl>
    <w:lvl w:ilvl="8" w:tplc="DA00AB42">
      <w:start w:val="1"/>
      <w:numFmt w:val="decimal"/>
      <w:lvlText w:val="%9."/>
      <w:lvlJc w:val="left"/>
      <w:pPr>
        <w:ind w:left="1020" w:hanging="360"/>
      </w:pPr>
    </w:lvl>
  </w:abstractNum>
  <w:abstractNum w:abstractNumId="9" w15:restartNumberingAfterBreak="0">
    <w:nsid w:val="7B4675CB"/>
    <w:multiLevelType w:val="hybridMultilevel"/>
    <w:tmpl w:val="ABB0F180"/>
    <w:lvl w:ilvl="0" w:tplc="E5C2D158">
      <w:start w:val="14"/>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32914118">
    <w:abstractNumId w:val="5"/>
  </w:num>
  <w:num w:numId="2" w16cid:durableId="863593383">
    <w:abstractNumId w:val="0"/>
  </w:num>
  <w:num w:numId="3" w16cid:durableId="832378960">
    <w:abstractNumId w:val="9"/>
  </w:num>
  <w:num w:numId="4" w16cid:durableId="130559295">
    <w:abstractNumId w:val="3"/>
  </w:num>
  <w:num w:numId="5" w16cid:durableId="288124385">
    <w:abstractNumId w:val="2"/>
  </w:num>
  <w:num w:numId="6" w16cid:durableId="935405534">
    <w:abstractNumId w:val="8"/>
  </w:num>
  <w:num w:numId="7" w16cid:durableId="582031064">
    <w:abstractNumId w:val="4"/>
  </w:num>
  <w:num w:numId="8" w16cid:durableId="1965309936">
    <w:abstractNumId w:val="1"/>
  </w:num>
  <w:num w:numId="9" w16cid:durableId="2116511193">
    <w:abstractNumId w:val="7"/>
  </w:num>
  <w:num w:numId="10" w16cid:durableId="1507790145">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muel Greenrod">
    <w15:presenceInfo w15:providerId="AD" w15:userId="S::magd5617@ox.ac.uk::2e1eb3a5-7b89-4561-831f-a485a9c35a9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687"/>
    <w:rsid w:val="0000073B"/>
    <w:rsid w:val="00001BC4"/>
    <w:rsid w:val="000059EE"/>
    <w:rsid w:val="00005C5A"/>
    <w:rsid w:val="00010222"/>
    <w:rsid w:val="00011A7B"/>
    <w:rsid w:val="00014CD6"/>
    <w:rsid w:val="00020DB8"/>
    <w:rsid w:val="0002300B"/>
    <w:rsid w:val="000259FD"/>
    <w:rsid w:val="000303E6"/>
    <w:rsid w:val="00033C5F"/>
    <w:rsid w:val="00034E63"/>
    <w:rsid w:val="000417D9"/>
    <w:rsid w:val="00044539"/>
    <w:rsid w:val="00053974"/>
    <w:rsid w:val="00055F7F"/>
    <w:rsid w:val="00057759"/>
    <w:rsid w:val="00057F49"/>
    <w:rsid w:val="00063293"/>
    <w:rsid w:val="000643E4"/>
    <w:rsid w:val="00066540"/>
    <w:rsid w:val="000672EB"/>
    <w:rsid w:val="00075497"/>
    <w:rsid w:val="00075842"/>
    <w:rsid w:val="00080687"/>
    <w:rsid w:val="000875A2"/>
    <w:rsid w:val="0009336C"/>
    <w:rsid w:val="00093FA2"/>
    <w:rsid w:val="000A0C40"/>
    <w:rsid w:val="000A3777"/>
    <w:rsid w:val="000A5812"/>
    <w:rsid w:val="000B142B"/>
    <w:rsid w:val="000B5BEB"/>
    <w:rsid w:val="000C090B"/>
    <w:rsid w:val="000C5BA6"/>
    <w:rsid w:val="000D3A8C"/>
    <w:rsid w:val="000E333B"/>
    <w:rsid w:val="000E7150"/>
    <w:rsid w:val="000F7E89"/>
    <w:rsid w:val="00102EE8"/>
    <w:rsid w:val="00106FC4"/>
    <w:rsid w:val="00114706"/>
    <w:rsid w:val="00117806"/>
    <w:rsid w:val="00123C62"/>
    <w:rsid w:val="00125BC7"/>
    <w:rsid w:val="001346AE"/>
    <w:rsid w:val="00137AEF"/>
    <w:rsid w:val="001411CA"/>
    <w:rsid w:val="001425CC"/>
    <w:rsid w:val="00142891"/>
    <w:rsid w:val="00142FBF"/>
    <w:rsid w:val="00143998"/>
    <w:rsid w:val="0014574F"/>
    <w:rsid w:val="00146F76"/>
    <w:rsid w:val="00147918"/>
    <w:rsid w:val="00150207"/>
    <w:rsid w:val="00153A60"/>
    <w:rsid w:val="00155822"/>
    <w:rsid w:val="00155C6C"/>
    <w:rsid w:val="0016204E"/>
    <w:rsid w:val="00167CE0"/>
    <w:rsid w:val="0017221E"/>
    <w:rsid w:val="0017777B"/>
    <w:rsid w:val="0018010A"/>
    <w:rsid w:val="0018042C"/>
    <w:rsid w:val="001806A7"/>
    <w:rsid w:val="0018517F"/>
    <w:rsid w:val="00187B46"/>
    <w:rsid w:val="00187E93"/>
    <w:rsid w:val="001913BF"/>
    <w:rsid w:val="001919CA"/>
    <w:rsid w:val="00193C93"/>
    <w:rsid w:val="001940B6"/>
    <w:rsid w:val="001A248B"/>
    <w:rsid w:val="001A4E56"/>
    <w:rsid w:val="001A59F6"/>
    <w:rsid w:val="001B1D66"/>
    <w:rsid w:val="001B3010"/>
    <w:rsid w:val="001B3986"/>
    <w:rsid w:val="001C030C"/>
    <w:rsid w:val="001D1479"/>
    <w:rsid w:val="001E065A"/>
    <w:rsid w:val="001E3878"/>
    <w:rsid w:val="001E3C37"/>
    <w:rsid w:val="001E6AD0"/>
    <w:rsid w:val="001F0C10"/>
    <w:rsid w:val="001F56F5"/>
    <w:rsid w:val="001F6A51"/>
    <w:rsid w:val="002031E1"/>
    <w:rsid w:val="002057E9"/>
    <w:rsid w:val="002141CF"/>
    <w:rsid w:val="0021734E"/>
    <w:rsid w:val="0021772F"/>
    <w:rsid w:val="00217AEB"/>
    <w:rsid w:val="0022136D"/>
    <w:rsid w:val="002231F8"/>
    <w:rsid w:val="00227992"/>
    <w:rsid w:val="00232F27"/>
    <w:rsid w:val="00233009"/>
    <w:rsid w:val="00241582"/>
    <w:rsid w:val="00243A04"/>
    <w:rsid w:val="0024537E"/>
    <w:rsid w:val="0024609A"/>
    <w:rsid w:val="002479C8"/>
    <w:rsid w:val="0025290F"/>
    <w:rsid w:val="002536E6"/>
    <w:rsid w:val="00253FA3"/>
    <w:rsid w:val="00255337"/>
    <w:rsid w:val="002561E1"/>
    <w:rsid w:val="002565F8"/>
    <w:rsid w:val="002569D0"/>
    <w:rsid w:val="002638AE"/>
    <w:rsid w:val="00270F83"/>
    <w:rsid w:val="00272DB1"/>
    <w:rsid w:val="002752F1"/>
    <w:rsid w:val="00275E12"/>
    <w:rsid w:val="0028139E"/>
    <w:rsid w:val="002813BE"/>
    <w:rsid w:val="002823B2"/>
    <w:rsid w:val="00286D73"/>
    <w:rsid w:val="00286E39"/>
    <w:rsid w:val="00290E79"/>
    <w:rsid w:val="00291CB0"/>
    <w:rsid w:val="002929EF"/>
    <w:rsid w:val="002A41A8"/>
    <w:rsid w:val="002A5B8B"/>
    <w:rsid w:val="002B001F"/>
    <w:rsid w:val="002B0E7A"/>
    <w:rsid w:val="002B17AF"/>
    <w:rsid w:val="002B301D"/>
    <w:rsid w:val="002B495C"/>
    <w:rsid w:val="002B7865"/>
    <w:rsid w:val="002C0D74"/>
    <w:rsid w:val="002C21A2"/>
    <w:rsid w:val="002C6C9C"/>
    <w:rsid w:val="002D44C9"/>
    <w:rsid w:val="002D4EF9"/>
    <w:rsid w:val="002D5F5D"/>
    <w:rsid w:val="002D669D"/>
    <w:rsid w:val="002D773A"/>
    <w:rsid w:val="002E11B9"/>
    <w:rsid w:val="002E228D"/>
    <w:rsid w:val="002E46D7"/>
    <w:rsid w:val="002F2C98"/>
    <w:rsid w:val="00300B4B"/>
    <w:rsid w:val="00300FAF"/>
    <w:rsid w:val="00300FB9"/>
    <w:rsid w:val="003018D1"/>
    <w:rsid w:val="00303F3F"/>
    <w:rsid w:val="00305FD3"/>
    <w:rsid w:val="00307EFC"/>
    <w:rsid w:val="00311B23"/>
    <w:rsid w:val="003130B0"/>
    <w:rsid w:val="00315406"/>
    <w:rsid w:val="00322412"/>
    <w:rsid w:val="00324BD1"/>
    <w:rsid w:val="00325B0C"/>
    <w:rsid w:val="00330015"/>
    <w:rsid w:val="003323F3"/>
    <w:rsid w:val="00335004"/>
    <w:rsid w:val="003379BE"/>
    <w:rsid w:val="00337AF5"/>
    <w:rsid w:val="00342F58"/>
    <w:rsid w:val="00355A5F"/>
    <w:rsid w:val="0035692D"/>
    <w:rsid w:val="00361909"/>
    <w:rsid w:val="00362C49"/>
    <w:rsid w:val="00363698"/>
    <w:rsid w:val="003657C3"/>
    <w:rsid w:val="00367709"/>
    <w:rsid w:val="00374766"/>
    <w:rsid w:val="00376A72"/>
    <w:rsid w:val="003800EF"/>
    <w:rsid w:val="00385B7D"/>
    <w:rsid w:val="0038605F"/>
    <w:rsid w:val="00386556"/>
    <w:rsid w:val="003927F1"/>
    <w:rsid w:val="00397F03"/>
    <w:rsid w:val="003A2BFD"/>
    <w:rsid w:val="003A6EE9"/>
    <w:rsid w:val="003A7A53"/>
    <w:rsid w:val="003B12BB"/>
    <w:rsid w:val="003B1C22"/>
    <w:rsid w:val="003B1D61"/>
    <w:rsid w:val="003B65A4"/>
    <w:rsid w:val="003C03C2"/>
    <w:rsid w:val="003C1527"/>
    <w:rsid w:val="003D2107"/>
    <w:rsid w:val="003D2971"/>
    <w:rsid w:val="003D47A7"/>
    <w:rsid w:val="003D4DA4"/>
    <w:rsid w:val="003D540B"/>
    <w:rsid w:val="003D6FEA"/>
    <w:rsid w:val="003E0B8A"/>
    <w:rsid w:val="003E1E1C"/>
    <w:rsid w:val="003E248F"/>
    <w:rsid w:val="003E3456"/>
    <w:rsid w:val="003E3F07"/>
    <w:rsid w:val="003E468C"/>
    <w:rsid w:val="003E6BB1"/>
    <w:rsid w:val="003E738F"/>
    <w:rsid w:val="003F039C"/>
    <w:rsid w:val="003F0644"/>
    <w:rsid w:val="003F1BE1"/>
    <w:rsid w:val="003F454A"/>
    <w:rsid w:val="003F4648"/>
    <w:rsid w:val="003F6AF5"/>
    <w:rsid w:val="003F6D0D"/>
    <w:rsid w:val="003F6D80"/>
    <w:rsid w:val="00400BB4"/>
    <w:rsid w:val="0041000C"/>
    <w:rsid w:val="00411079"/>
    <w:rsid w:val="00420A26"/>
    <w:rsid w:val="00425931"/>
    <w:rsid w:val="00433C4E"/>
    <w:rsid w:val="00437FD6"/>
    <w:rsid w:val="00440B32"/>
    <w:rsid w:val="00441F88"/>
    <w:rsid w:val="004435B2"/>
    <w:rsid w:val="0044474A"/>
    <w:rsid w:val="00444B48"/>
    <w:rsid w:val="004504FA"/>
    <w:rsid w:val="00451021"/>
    <w:rsid w:val="00453195"/>
    <w:rsid w:val="004677B7"/>
    <w:rsid w:val="00467C18"/>
    <w:rsid w:val="00472ED7"/>
    <w:rsid w:val="00474F4F"/>
    <w:rsid w:val="00475A4D"/>
    <w:rsid w:val="00476A54"/>
    <w:rsid w:val="00481C5B"/>
    <w:rsid w:val="00484D1C"/>
    <w:rsid w:val="00490C68"/>
    <w:rsid w:val="004958A4"/>
    <w:rsid w:val="004A1990"/>
    <w:rsid w:val="004A3854"/>
    <w:rsid w:val="004A58FC"/>
    <w:rsid w:val="004A626F"/>
    <w:rsid w:val="004B55A0"/>
    <w:rsid w:val="004C2A61"/>
    <w:rsid w:val="004C4A5D"/>
    <w:rsid w:val="004D1291"/>
    <w:rsid w:val="004D2F1F"/>
    <w:rsid w:val="004D4FBD"/>
    <w:rsid w:val="004D77F2"/>
    <w:rsid w:val="004E6882"/>
    <w:rsid w:val="004F26A0"/>
    <w:rsid w:val="005000C1"/>
    <w:rsid w:val="00502194"/>
    <w:rsid w:val="00502E64"/>
    <w:rsid w:val="00504F2D"/>
    <w:rsid w:val="0050550E"/>
    <w:rsid w:val="00507244"/>
    <w:rsid w:val="0051082E"/>
    <w:rsid w:val="00510D8A"/>
    <w:rsid w:val="0051210B"/>
    <w:rsid w:val="00517F13"/>
    <w:rsid w:val="005259B8"/>
    <w:rsid w:val="005266DA"/>
    <w:rsid w:val="00531ACC"/>
    <w:rsid w:val="0053789E"/>
    <w:rsid w:val="0054132C"/>
    <w:rsid w:val="005417BA"/>
    <w:rsid w:val="00544562"/>
    <w:rsid w:val="00547CD2"/>
    <w:rsid w:val="00547F57"/>
    <w:rsid w:val="00553782"/>
    <w:rsid w:val="00553C91"/>
    <w:rsid w:val="005672BB"/>
    <w:rsid w:val="00570068"/>
    <w:rsid w:val="00576393"/>
    <w:rsid w:val="005769DE"/>
    <w:rsid w:val="005823CB"/>
    <w:rsid w:val="005830F6"/>
    <w:rsid w:val="00594365"/>
    <w:rsid w:val="00596728"/>
    <w:rsid w:val="005A36E6"/>
    <w:rsid w:val="005A53C1"/>
    <w:rsid w:val="005A5AEB"/>
    <w:rsid w:val="005A73B6"/>
    <w:rsid w:val="005A7B9C"/>
    <w:rsid w:val="005B18CE"/>
    <w:rsid w:val="005B1C68"/>
    <w:rsid w:val="005B233D"/>
    <w:rsid w:val="005B2418"/>
    <w:rsid w:val="005B5068"/>
    <w:rsid w:val="005B677E"/>
    <w:rsid w:val="005B6EB0"/>
    <w:rsid w:val="005C05AA"/>
    <w:rsid w:val="005D0324"/>
    <w:rsid w:val="005D1C2C"/>
    <w:rsid w:val="005D782B"/>
    <w:rsid w:val="005E17B7"/>
    <w:rsid w:val="005E5A28"/>
    <w:rsid w:val="005E6365"/>
    <w:rsid w:val="005E7FF9"/>
    <w:rsid w:val="00600907"/>
    <w:rsid w:val="0060260D"/>
    <w:rsid w:val="0060503B"/>
    <w:rsid w:val="006065BC"/>
    <w:rsid w:val="006123D2"/>
    <w:rsid w:val="006167AD"/>
    <w:rsid w:val="00617C2E"/>
    <w:rsid w:val="0062570F"/>
    <w:rsid w:val="00626613"/>
    <w:rsid w:val="00631797"/>
    <w:rsid w:val="0063526D"/>
    <w:rsid w:val="00637780"/>
    <w:rsid w:val="00637807"/>
    <w:rsid w:val="0063787C"/>
    <w:rsid w:val="006405CA"/>
    <w:rsid w:val="00641056"/>
    <w:rsid w:val="0064166B"/>
    <w:rsid w:val="00642F89"/>
    <w:rsid w:val="00647ECA"/>
    <w:rsid w:val="00651670"/>
    <w:rsid w:val="00653A3A"/>
    <w:rsid w:val="00657A4C"/>
    <w:rsid w:val="00660686"/>
    <w:rsid w:val="006606A0"/>
    <w:rsid w:val="00667EBF"/>
    <w:rsid w:val="006725E5"/>
    <w:rsid w:val="006728E4"/>
    <w:rsid w:val="00673FCB"/>
    <w:rsid w:val="00675603"/>
    <w:rsid w:val="00676B09"/>
    <w:rsid w:val="00677930"/>
    <w:rsid w:val="00685CF6"/>
    <w:rsid w:val="006935B1"/>
    <w:rsid w:val="006956DF"/>
    <w:rsid w:val="006A1726"/>
    <w:rsid w:val="006A2344"/>
    <w:rsid w:val="006A28C9"/>
    <w:rsid w:val="006A7ABD"/>
    <w:rsid w:val="006B06AD"/>
    <w:rsid w:val="006B24EF"/>
    <w:rsid w:val="006B28B3"/>
    <w:rsid w:val="006B390A"/>
    <w:rsid w:val="006B4259"/>
    <w:rsid w:val="006B50BF"/>
    <w:rsid w:val="006C7B57"/>
    <w:rsid w:val="006D3B2E"/>
    <w:rsid w:val="006D5FE8"/>
    <w:rsid w:val="006E404A"/>
    <w:rsid w:val="006E5451"/>
    <w:rsid w:val="006E7852"/>
    <w:rsid w:val="006F55C8"/>
    <w:rsid w:val="006F69CE"/>
    <w:rsid w:val="00707324"/>
    <w:rsid w:val="0071204D"/>
    <w:rsid w:val="00715B65"/>
    <w:rsid w:val="00721043"/>
    <w:rsid w:val="00721BAA"/>
    <w:rsid w:val="007245D5"/>
    <w:rsid w:val="0072491E"/>
    <w:rsid w:val="00726B41"/>
    <w:rsid w:val="00733904"/>
    <w:rsid w:val="007349F2"/>
    <w:rsid w:val="00747A2A"/>
    <w:rsid w:val="00750BA0"/>
    <w:rsid w:val="007541C0"/>
    <w:rsid w:val="00756BF1"/>
    <w:rsid w:val="0076154D"/>
    <w:rsid w:val="00761CD9"/>
    <w:rsid w:val="00767B65"/>
    <w:rsid w:val="007723C7"/>
    <w:rsid w:val="007822BD"/>
    <w:rsid w:val="007870AE"/>
    <w:rsid w:val="00790182"/>
    <w:rsid w:val="0079377F"/>
    <w:rsid w:val="007959D9"/>
    <w:rsid w:val="007A4F4F"/>
    <w:rsid w:val="007A65BB"/>
    <w:rsid w:val="007B0F7C"/>
    <w:rsid w:val="007B2C90"/>
    <w:rsid w:val="007B38E1"/>
    <w:rsid w:val="007B4D88"/>
    <w:rsid w:val="007C65FB"/>
    <w:rsid w:val="007C6F09"/>
    <w:rsid w:val="007C7CB2"/>
    <w:rsid w:val="007D1010"/>
    <w:rsid w:val="007D1988"/>
    <w:rsid w:val="007D5141"/>
    <w:rsid w:val="007D54CB"/>
    <w:rsid w:val="007D7F00"/>
    <w:rsid w:val="007E3CE2"/>
    <w:rsid w:val="007E6654"/>
    <w:rsid w:val="00804362"/>
    <w:rsid w:val="0081359D"/>
    <w:rsid w:val="00815C2C"/>
    <w:rsid w:val="00817DE0"/>
    <w:rsid w:val="0082438A"/>
    <w:rsid w:val="00824BEF"/>
    <w:rsid w:val="00830C32"/>
    <w:rsid w:val="0083333C"/>
    <w:rsid w:val="00834977"/>
    <w:rsid w:val="00834BDF"/>
    <w:rsid w:val="0084092A"/>
    <w:rsid w:val="0084108E"/>
    <w:rsid w:val="008445EE"/>
    <w:rsid w:val="008452A9"/>
    <w:rsid w:val="00845CCB"/>
    <w:rsid w:val="008502D9"/>
    <w:rsid w:val="008521B9"/>
    <w:rsid w:val="00854239"/>
    <w:rsid w:val="00854468"/>
    <w:rsid w:val="0085774F"/>
    <w:rsid w:val="008642AD"/>
    <w:rsid w:val="00867AF3"/>
    <w:rsid w:val="00871054"/>
    <w:rsid w:val="0087433B"/>
    <w:rsid w:val="00877169"/>
    <w:rsid w:val="00882C60"/>
    <w:rsid w:val="008855F2"/>
    <w:rsid w:val="00885ED3"/>
    <w:rsid w:val="00887695"/>
    <w:rsid w:val="008879ED"/>
    <w:rsid w:val="00892861"/>
    <w:rsid w:val="00894ED3"/>
    <w:rsid w:val="0089733D"/>
    <w:rsid w:val="008A363D"/>
    <w:rsid w:val="008A38DD"/>
    <w:rsid w:val="008A4B4D"/>
    <w:rsid w:val="008A4FC9"/>
    <w:rsid w:val="008A558E"/>
    <w:rsid w:val="008A6241"/>
    <w:rsid w:val="008B1A92"/>
    <w:rsid w:val="008B35EC"/>
    <w:rsid w:val="008B57C9"/>
    <w:rsid w:val="008B7629"/>
    <w:rsid w:val="008D0A16"/>
    <w:rsid w:val="008D0B14"/>
    <w:rsid w:val="008D5A1A"/>
    <w:rsid w:val="008D7F0E"/>
    <w:rsid w:val="008E2355"/>
    <w:rsid w:val="008E3E22"/>
    <w:rsid w:val="008E5DCE"/>
    <w:rsid w:val="008E73D0"/>
    <w:rsid w:val="008F3BDE"/>
    <w:rsid w:val="008F3FC8"/>
    <w:rsid w:val="008F5FDF"/>
    <w:rsid w:val="008F752D"/>
    <w:rsid w:val="00903D28"/>
    <w:rsid w:val="00903DE7"/>
    <w:rsid w:val="00910EE4"/>
    <w:rsid w:val="00914574"/>
    <w:rsid w:val="00916316"/>
    <w:rsid w:val="00924740"/>
    <w:rsid w:val="00926F68"/>
    <w:rsid w:val="00931818"/>
    <w:rsid w:val="00935083"/>
    <w:rsid w:val="00935F28"/>
    <w:rsid w:val="00941F85"/>
    <w:rsid w:val="0094752C"/>
    <w:rsid w:val="00947B22"/>
    <w:rsid w:val="00951D19"/>
    <w:rsid w:val="00951F7A"/>
    <w:rsid w:val="00952875"/>
    <w:rsid w:val="00961352"/>
    <w:rsid w:val="00970ABF"/>
    <w:rsid w:val="009710D1"/>
    <w:rsid w:val="0097367A"/>
    <w:rsid w:val="00980149"/>
    <w:rsid w:val="00980930"/>
    <w:rsid w:val="00982894"/>
    <w:rsid w:val="00984787"/>
    <w:rsid w:val="0099212E"/>
    <w:rsid w:val="00995950"/>
    <w:rsid w:val="009969DF"/>
    <w:rsid w:val="009A12F8"/>
    <w:rsid w:val="009B2F16"/>
    <w:rsid w:val="009C206B"/>
    <w:rsid w:val="009C5387"/>
    <w:rsid w:val="009D1DAB"/>
    <w:rsid w:val="009D4B52"/>
    <w:rsid w:val="009D7093"/>
    <w:rsid w:val="009E7B92"/>
    <w:rsid w:val="009F019B"/>
    <w:rsid w:val="009F2EDA"/>
    <w:rsid w:val="009F50D3"/>
    <w:rsid w:val="009F7F27"/>
    <w:rsid w:val="00A02548"/>
    <w:rsid w:val="00A02CB2"/>
    <w:rsid w:val="00A042C4"/>
    <w:rsid w:val="00A04718"/>
    <w:rsid w:val="00A13ABE"/>
    <w:rsid w:val="00A163FC"/>
    <w:rsid w:val="00A23224"/>
    <w:rsid w:val="00A24AAD"/>
    <w:rsid w:val="00A267DB"/>
    <w:rsid w:val="00A35B4C"/>
    <w:rsid w:val="00A4223F"/>
    <w:rsid w:val="00A45D1B"/>
    <w:rsid w:val="00A464C4"/>
    <w:rsid w:val="00A46617"/>
    <w:rsid w:val="00A4788D"/>
    <w:rsid w:val="00A50003"/>
    <w:rsid w:val="00A51BE9"/>
    <w:rsid w:val="00A53C9D"/>
    <w:rsid w:val="00A5436B"/>
    <w:rsid w:val="00A57D9D"/>
    <w:rsid w:val="00A713C9"/>
    <w:rsid w:val="00A724DC"/>
    <w:rsid w:val="00A75097"/>
    <w:rsid w:val="00A83F64"/>
    <w:rsid w:val="00A86A93"/>
    <w:rsid w:val="00A87E6A"/>
    <w:rsid w:val="00A978F7"/>
    <w:rsid w:val="00A97B71"/>
    <w:rsid w:val="00AA120E"/>
    <w:rsid w:val="00AA3F9A"/>
    <w:rsid w:val="00AA64BE"/>
    <w:rsid w:val="00AA78E0"/>
    <w:rsid w:val="00AB0759"/>
    <w:rsid w:val="00AB4535"/>
    <w:rsid w:val="00AB677F"/>
    <w:rsid w:val="00AC2555"/>
    <w:rsid w:val="00AD2807"/>
    <w:rsid w:val="00AD3676"/>
    <w:rsid w:val="00AD4206"/>
    <w:rsid w:val="00AD6B92"/>
    <w:rsid w:val="00AD74FA"/>
    <w:rsid w:val="00AE0371"/>
    <w:rsid w:val="00AE03CB"/>
    <w:rsid w:val="00AE115F"/>
    <w:rsid w:val="00AE616A"/>
    <w:rsid w:val="00AF0DB2"/>
    <w:rsid w:val="00AF35F0"/>
    <w:rsid w:val="00AF3717"/>
    <w:rsid w:val="00B015E7"/>
    <w:rsid w:val="00B0590E"/>
    <w:rsid w:val="00B06A9D"/>
    <w:rsid w:val="00B102A4"/>
    <w:rsid w:val="00B11EC2"/>
    <w:rsid w:val="00B13EAB"/>
    <w:rsid w:val="00B16D3A"/>
    <w:rsid w:val="00B20491"/>
    <w:rsid w:val="00B235B4"/>
    <w:rsid w:val="00B23E10"/>
    <w:rsid w:val="00B26599"/>
    <w:rsid w:val="00B26E06"/>
    <w:rsid w:val="00B301B5"/>
    <w:rsid w:val="00B3261E"/>
    <w:rsid w:val="00B32ECD"/>
    <w:rsid w:val="00B33097"/>
    <w:rsid w:val="00B33C90"/>
    <w:rsid w:val="00B36C15"/>
    <w:rsid w:val="00B50D0C"/>
    <w:rsid w:val="00B63D24"/>
    <w:rsid w:val="00B6478B"/>
    <w:rsid w:val="00B653DC"/>
    <w:rsid w:val="00B66030"/>
    <w:rsid w:val="00B75032"/>
    <w:rsid w:val="00B77C75"/>
    <w:rsid w:val="00B84418"/>
    <w:rsid w:val="00B86957"/>
    <w:rsid w:val="00B915F7"/>
    <w:rsid w:val="00B91FE0"/>
    <w:rsid w:val="00B94E32"/>
    <w:rsid w:val="00BA2A4A"/>
    <w:rsid w:val="00BA76CB"/>
    <w:rsid w:val="00BB070C"/>
    <w:rsid w:val="00BB1343"/>
    <w:rsid w:val="00BB17AD"/>
    <w:rsid w:val="00BB45FC"/>
    <w:rsid w:val="00BC2890"/>
    <w:rsid w:val="00BC3F10"/>
    <w:rsid w:val="00BC6355"/>
    <w:rsid w:val="00BD0AC3"/>
    <w:rsid w:val="00BE00F4"/>
    <w:rsid w:val="00BE1596"/>
    <w:rsid w:val="00BE2A71"/>
    <w:rsid w:val="00BE367C"/>
    <w:rsid w:val="00BE61A7"/>
    <w:rsid w:val="00BE7EAB"/>
    <w:rsid w:val="00BF0BEE"/>
    <w:rsid w:val="00BF17B3"/>
    <w:rsid w:val="00BF1EC1"/>
    <w:rsid w:val="00BF29E6"/>
    <w:rsid w:val="00BF6B75"/>
    <w:rsid w:val="00C0268F"/>
    <w:rsid w:val="00C03162"/>
    <w:rsid w:val="00C11700"/>
    <w:rsid w:val="00C11F2C"/>
    <w:rsid w:val="00C13FFA"/>
    <w:rsid w:val="00C163C3"/>
    <w:rsid w:val="00C27692"/>
    <w:rsid w:val="00C32C7F"/>
    <w:rsid w:val="00C3793D"/>
    <w:rsid w:val="00C41526"/>
    <w:rsid w:val="00C45737"/>
    <w:rsid w:val="00C547AC"/>
    <w:rsid w:val="00C55183"/>
    <w:rsid w:val="00C600BD"/>
    <w:rsid w:val="00C651A9"/>
    <w:rsid w:val="00C70E63"/>
    <w:rsid w:val="00C71799"/>
    <w:rsid w:val="00C7182B"/>
    <w:rsid w:val="00C74CD8"/>
    <w:rsid w:val="00C754E8"/>
    <w:rsid w:val="00C76986"/>
    <w:rsid w:val="00C81F90"/>
    <w:rsid w:val="00C85FDD"/>
    <w:rsid w:val="00C9203C"/>
    <w:rsid w:val="00C9386F"/>
    <w:rsid w:val="00CA0080"/>
    <w:rsid w:val="00CA2DED"/>
    <w:rsid w:val="00CA3581"/>
    <w:rsid w:val="00CA42D3"/>
    <w:rsid w:val="00CA5768"/>
    <w:rsid w:val="00CA6691"/>
    <w:rsid w:val="00CB67BF"/>
    <w:rsid w:val="00CB6F1F"/>
    <w:rsid w:val="00CC2D1B"/>
    <w:rsid w:val="00CC2E3A"/>
    <w:rsid w:val="00CC3445"/>
    <w:rsid w:val="00CC45FD"/>
    <w:rsid w:val="00CC51AB"/>
    <w:rsid w:val="00CC5738"/>
    <w:rsid w:val="00CC6BA5"/>
    <w:rsid w:val="00CD1438"/>
    <w:rsid w:val="00CD4A82"/>
    <w:rsid w:val="00CE2532"/>
    <w:rsid w:val="00CE5B02"/>
    <w:rsid w:val="00CE5B13"/>
    <w:rsid w:val="00CE6900"/>
    <w:rsid w:val="00CE6A82"/>
    <w:rsid w:val="00CE7038"/>
    <w:rsid w:val="00D078F8"/>
    <w:rsid w:val="00D1177D"/>
    <w:rsid w:val="00D11C25"/>
    <w:rsid w:val="00D13F04"/>
    <w:rsid w:val="00D22D32"/>
    <w:rsid w:val="00D30C11"/>
    <w:rsid w:val="00D30D71"/>
    <w:rsid w:val="00D3256E"/>
    <w:rsid w:val="00D36751"/>
    <w:rsid w:val="00D4141C"/>
    <w:rsid w:val="00D41B5D"/>
    <w:rsid w:val="00D439B7"/>
    <w:rsid w:val="00D43A85"/>
    <w:rsid w:val="00D452E3"/>
    <w:rsid w:val="00D56147"/>
    <w:rsid w:val="00D60E73"/>
    <w:rsid w:val="00D62A96"/>
    <w:rsid w:val="00D704B6"/>
    <w:rsid w:val="00D748CB"/>
    <w:rsid w:val="00D76A6C"/>
    <w:rsid w:val="00D90859"/>
    <w:rsid w:val="00D91646"/>
    <w:rsid w:val="00D918B8"/>
    <w:rsid w:val="00D92750"/>
    <w:rsid w:val="00D92762"/>
    <w:rsid w:val="00DA04B4"/>
    <w:rsid w:val="00DA502E"/>
    <w:rsid w:val="00DB050A"/>
    <w:rsid w:val="00DB128F"/>
    <w:rsid w:val="00DB2065"/>
    <w:rsid w:val="00DB22A9"/>
    <w:rsid w:val="00DB63D4"/>
    <w:rsid w:val="00DC39E7"/>
    <w:rsid w:val="00DC3FCC"/>
    <w:rsid w:val="00DC6590"/>
    <w:rsid w:val="00DD0CDB"/>
    <w:rsid w:val="00DD311F"/>
    <w:rsid w:val="00DD4821"/>
    <w:rsid w:val="00DE2AD1"/>
    <w:rsid w:val="00DE4D75"/>
    <w:rsid w:val="00DE6705"/>
    <w:rsid w:val="00DF178B"/>
    <w:rsid w:val="00DF2B3B"/>
    <w:rsid w:val="00DF5D28"/>
    <w:rsid w:val="00E00527"/>
    <w:rsid w:val="00E00AB4"/>
    <w:rsid w:val="00E0244E"/>
    <w:rsid w:val="00E0456A"/>
    <w:rsid w:val="00E04947"/>
    <w:rsid w:val="00E1298A"/>
    <w:rsid w:val="00E129B7"/>
    <w:rsid w:val="00E21F1D"/>
    <w:rsid w:val="00E24081"/>
    <w:rsid w:val="00E2614D"/>
    <w:rsid w:val="00E30791"/>
    <w:rsid w:val="00E31899"/>
    <w:rsid w:val="00E32992"/>
    <w:rsid w:val="00E34892"/>
    <w:rsid w:val="00E3506E"/>
    <w:rsid w:val="00E436AE"/>
    <w:rsid w:val="00E45B27"/>
    <w:rsid w:val="00E46620"/>
    <w:rsid w:val="00E516C3"/>
    <w:rsid w:val="00E522FB"/>
    <w:rsid w:val="00E52548"/>
    <w:rsid w:val="00E54364"/>
    <w:rsid w:val="00E62B76"/>
    <w:rsid w:val="00E64371"/>
    <w:rsid w:val="00E65CE5"/>
    <w:rsid w:val="00E7471A"/>
    <w:rsid w:val="00E75B40"/>
    <w:rsid w:val="00E833FF"/>
    <w:rsid w:val="00E83EDE"/>
    <w:rsid w:val="00E83FE1"/>
    <w:rsid w:val="00E9154B"/>
    <w:rsid w:val="00EA3E7E"/>
    <w:rsid w:val="00EA44C9"/>
    <w:rsid w:val="00EB091C"/>
    <w:rsid w:val="00EB2C17"/>
    <w:rsid w:val="00EB3489"/>
    <w:rsid w:val="00EC431D"/>
    <w:rsid w:val="00EC473E"/>
    <w:rsid w:val="00EC4F87"/>
    <w:rsid w:val="00EC54EC"/>
    <w:rsid w:val="00EC5B36"/>
    <w:rsid w:val="00ED0EB9"/>
    <w:rsid w:val="00EE18CE"/>
    <w:rsid w:val="00EE5D8F"/>
    <w:rsid w:val="00EE74FF"/>
    <w:rsid w:val="00EF6D57"/>
    <w:rsid w:val="00EF77C5"/>
    <w:rsid w:val="00F00A17"/>
    <w:rsid w:val="00F012CF"/>
    <w:rsid w:val="00F01D87"/>
    <w:rsid w:val="00F06954"/>
    <w:rsid w:val="00F06A68"/>
    <w:rsid w:val="00F07F61"/>
    <w:rsid w:val="00F1105F"/>
    <w:rsid w:val="00F114F8"/>
    <w:rsid w:val="00F14B96"/>
    <w:rsid w:val="00F1614A"/>
    <w:rsid w:val="00F16214"/>
    <w:rsid w:val="00F25939"/>
    <w:rsid w:val="00F32BD7"/>
    <w:rsid w:val="00F42F85"/>
    <w:rsid w:val="00F47B99"/>
    <w:rsid w:val="00F47D1C"/>
    <w:rsid w:val="00F54841"/>
    <w:rsid w:val="00F5530B"/>
    <w:rsid w:val="00F6237C"/>
    <w:rsid w:val="00F72FD0"/>
    <w:rsid w:val="00F73687"/>
    <w:rsid w:val="00F750C4"/>
    <w:rsid w:val="00F77CC8"/>
    <w:rsid w:val="00F8006A"/>
    <w:rsid w:val="00F82D2A"/>
    <w:rsid w:val="00F831DF"/>
    <w:rsid w:val="00F93E9B"/>
    <w:rsid w:val="00F97088"/>
    <w:rsid w:val="00F979B5"/>
    <w:rsid w:val="00FA0855"/>
    <w:rsid w:val="00FA0CD1"/>
    <w:rsid w:val="00FA3760"/>
    <w:rsid w:val="00FA3F24"/>
    <w:rsid w:val="00FB604C"/>
    <w:rsid w:val="00FB7270"/>
    <w:rsid w:val="00FC0E11"/>
    <w:rsid w:val="00FC3152"/>
    <w:rsid w:val="00FD0325"/>
    <w:rsid w:val="00FD397F"/>
    <w:rsid w:val="00FD40E2"/>
    <w:rsid w:val="00FD41CB"/>
    <w:rsid w:val="00FD7B82"/>
    <w:rsid w:val="00FE5440"/>
    <w:rsid w:val="00FE759E"/>
    <w:rsid w:val="00FF26A2"/>
    <w:rsid w:val="00FF3E64"/>
    <w:rsid w:val="00FF62E6"/>
    <w:rsid w:val="00FF6C9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CFF64"/>
  <w15:chartTrackingRefBased/>
  <w15:docId w15:val="{0AC6A56E-BA17-44A7-ABC1-47E1FA994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36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36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7368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36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36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36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36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36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36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36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736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7368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36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36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36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36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36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3687"/>
    <w:rPr>
      <w:rFonts w:eastAsiaTheme="majorEastAsia" w:cstheme="majorBidi"/>
      <w:color w:val="272727" w:themeColor="text1" w:themeTint="D8"/>
    </w:rPr>
  </w:style>
  <w:style w:type="paragraph" w:styleId="Title">
    <w:name w:val="Title"/>
    <w:basedOn w:val="Normal"/>
    <w:next w:val="Normal"/>
    <w:link w:val="TitleChar"/>
    <w:uiPriority w:val="10"/>
    <w:qFormat/>
    <w:rsid w:val="00F736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36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36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36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3687"/>
    <w:pPr>
      <w:spacing w:before="160"/>
      <w:jc w:val="center"/>
    </w:pPr>
    <w:rPr>
      <w:i/>
      <w:iCs/>
      <w:color w:val="404040" w:themeColor="text1" w:themeTint="BF"/>
    </w:rPr>
  </w:style>
  <w:style w:type="character" w:customStyle="1" w:styleId="QuoteChar">
    <w:name w:val="Quote Char"/>
    <w:basedOn w:val="DefaultParagraphFont"/>
    <w:link w:val="Quote"/>
    <w:uiPriority w:val="29"/>
    <w:rsid w:val="00F73687"/>
    <w:rPr>
      <w:i/>
      <w:iCs/>
      <w:color w:val="404040" w:themeColor="text1" w:themeTint="BF"/>
    </w:rPr>
  </w:style>
  <w:style w:type="paragraph" w:styleId="ListParagraph">
    <w:name w:val="List Paragraph"/>
    <w:basedOn w:val="Normal"/>
    <w:uiPriority w:val="34"/>
    <w:qFormat/>
    <w:rsid w:val="00F73687"/>
    <w:pPr>
      <w:ind w:left="720"/>
      <w:contextualSpacing/>
    </w:pPr>
  </w:style>
  <w:style w:type="character" w:styleId="IntenseEmphasis">
    <w:name w:val="Intense Emphasis"/>
    <w:basedOn w:val="DefaultParagraphFont"/>
    <w:uiPriority w:val="21"/>
    <w:qFormat/>
    <w:rsid w:val="00F73687"/>
    <w:rPr>
      <w:i/>
      <w:iCs/>
      <w:color w:val="2F5496" w:themeColor="accent1" w:themeShade="BF"/>
    </w:rPr>
  </w:style>
  <w:style w:type="paragraph" w:styleId="IntenseQuote">
    <w:name w:val="Intense Quote"/>
    <w:basedOn w:val="Normal"/>
    <w:next w:val="Normal"/>
    <w:link w:val="IntenseQuoteChar"/>
    <w:uiPriority w:val="30"/>
    <w:qFormat/>
    <w:rsid w:val="00F736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3687"/>
    <w:rPr>
      <w:i/>
      <w:iCs/>
      <w:color w:val="2F5496" w:themeColor="accent1" w:themeShade="BF"/>
    </w:rPr>
  </w:style>
  <w:style w:type="character" w:styleId="IntenseReference">
    <w:name w:val="Intense Reference"/>
    <w:basedOn w:val="DefaultParagraphFont"/>
    <w:uiPriority w:val="32"/>
    <w:qFormat/>
    <w:rsid w:val="00F73687"/>
    <w:rPr>
      <w:b/>
      <w:bCs/>
      <w:smallCaps/>
      <w:color w:val="2F5496" w:themeColor="accent1" w:themeShade="BF"/>
      <w:spacing w:val="5"/>
    </w:rPr>
  </w:style>
  <w:style w:type="character" w:styleId="LineNumber">
    <w:name w:val="line number"/>
    <w:basedOn w:val="DefaultParagraphFont"/>
    <w:uiPriority w:val="99"/>
    <w:semiHidden/>
    <w:unhideWhenUsed/>
    <w:rsid w:val="00F07F61"/>
  </w:style>
  <w:style w:type="character" w:styleId="Hyperlink">
    <w:name w:val="Hyperlink"/>
    <w:basedOn w:val="DefaultParagraphFont"/>
    <w:uiPriority w:val="99"/>
    <w:unhideWhenUsed/>
    <w:rsid w:val="006A28C9"/>
    <w:rPr>
      <w:color w:val="0563C1" w:themeColor="hyperlink"/>
      <w:u w:val="single"/>
    </w:rPr>
  </w:style>
  <w:style w:type="character" w:styleId="CommentReference">
    <w:name w:val="annotation reference"/>
    <w:basedOn w:val="DefaultParagraphFont"/>
    <w:uiPriority w:val="99"/>
    <w:semiHidden/>
    <w:unhideWhenUsed/>
    <w:rsid w:val="006A28C9"/>
    <w:rPr>
      <w:sz w:val="16"/>
      <w:szCs w:val="16"/>
    </w:rPr>
  </w:style>
  <w:style w:type="paragraph" w:styleId="CommentText">
    <w:name w:val="annotation text"/>
    <w:basedOn w:val="Normal"/>
    <w:link w:val="CommentTextChar"/>
    <w:uiPriority w:val="99"/>
    <w:unhideWhenUsed/>
    <w:rsid w:val="006A28C9"/>
    <w:pPr>
      <w:spacing w:line="240" w:lineRule="auto"/>
    </w:pPr>
    <w:rPr>
      <w:sz w:val="20"/>
      <w:szCs w:val="20"/>
    </w:rPr>
  </w:style>
  <w:style w:type="character" w:customStyle="1" w:styleId="CommentTextChar">
    <w:name w:val="Comment Text Char"/>
    <w:basedOn w:val="DefaultParagraphFont"/>
    <w:link w:val="CommentText"/>
    <w:uiPriority w:val="99"/>
    <w:rsid w:val="006A28C9"/>
    <w:rPr>
      <w:sz w:val="20"/>
      <w:szCs w:val="20"/>
    </w:rPr>
  </w:style>
  <w:style w:type="paragraph" w:styleId="Bibliography">
    <w:name w:val="Bibliography"/>
    <w:basedOn w:val="Normal"/>
    <w:next w:val="Normal"/>
    <w:uiPriority w:val="37"/>
    <w:unhideWhenUsed/>
    <w:rsid w:val="00AC2555"/>
    <w:pPr>
      <w:tabs>
        <w:tab w:val="left" w:pos="504"/>
      </w:tabs>
      <w:spacing w:after="240" w:line="240" w:lineRule="auto"/>
      <w:ind w:left="504" w:hanging="504"/>
    </w:pPr>
  </w:style>
  <w:style w:type="character" w:styleId="UnresolvedMention">
    <w:name w:val="Unresolved Mention"/>
    <w:basedOn w:val="DefaultParagraphFont"/>
    <w:uiPriority w:val="99"/>
    <w:semiHidden/>
    <w:unhideWhenUsed/>
    <w:rsid w:val="00AE616A"/>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09336C"/>
    <w:rPr>
      <w:b/>
      <w:bCs/>
    </w:rPr>
  </w:style>
  <w:style w:type="character" w:customStyle="1" w:styleId="CommentSubjectChar">
    <w:name w:val="Comment Subject Char"/>
    <w:basedOn w:val="CommentTextChar"/>
    <w:link w:val="CommentSubject"/>
    <w:uiPriority w:val="99"/>
    <w:semiHidden/>
    <w:rsid w:val="0009336C"/>
    <w:rPr>
      <w:b/>
      <w:bCs/>
      <w:sz w:val="20"/>
      <w:szCs w:val="20"/>
    </w:rPr>
  </w:style>
  <w:style w:type="paragraph" w:styleId="Revision">
    <w:name w:val="Revision"/>
    <w:hidden/>
    <w:uiPriority w:val="99"/>
    <w:semiHidden/>
    <w:rsid w:val="007E6654"/>
    <w:pPr>
      <w:spacing w:after="0" w:line="240" w:lineRule="auto"/>
    </w:pPr>
  </w:style>
  <w:style w:type="character" w:customStyle="1" w:styleId="apple-converted-space">
    <w:name w:val="apple-converted-space"/>
    <w:basedOn w:val="DefaultParagraphFont"/>
    <w:rsid w:val="001D1479"/>
  </w:style>
  <w:style w:type="character" w:customStyle="1" w:styleId="en-link-text">
    <w:name w:val="en-link-text"/>
    <w:basedOn w:val="DefaultParagraphFont"/>
    <w:rsid w:val="001D1479"/>
  </w:style>
  <w:style w:type="paragraph" w:styleId="Header">
    <w:name w:val="header"/>
    <w:basedOn w:val="Normal"/>
    <w:link w:val="HeaderChar"/>
    <w:uiPriority w:val="99"/>
    <w:unhideWhenUsed/>
    <w:rsid w:val="00034E6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34E63"/>
  </w:style>
  <w:style w:type="paragraph" w:styleId="Footer">
    <w:name w:val="footer"/>
    <w:basedOn w:val="Normal"/>
    <w:link w:val="FooterChar"/>
    <w:uiPriority w:val="99"/>
    <w:unhideWhenUsed/>
    <w:rsid w:val="00034E6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4E63"/>
  </w:style>
  <w:style w:type="character" w:styleId="PlaceholderText">
    <w:name w:val="Placeholder Text"/>
    <w:basedOn w:val="DefaultParagraphFont"/>
    <w:uiPriority w:val="99"/>
    <w:semiHidden/>
    <w:rsid w:val="007D514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ayla.king@ubc.ca"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hyperlink" Target="mailto:greenrodsam@gmail.com" TargetMode="Externa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png"/><Relationship Id="rId23" Type="http://schemas.microsoft.com/office/2011/relationships/people" Target="peop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1485</TotalTime>
  <Pages>22</Pages>
  <Words>46244</Words>
  <Characters>263594</Characters>
  <Application>Microsoft Office Word</Application>
  <DocSecurity>0</DocSecurity>
  <Lines>2196</Lines>
  <Paragraphs>618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Greenrod</dc:creator>
  <cp:keywords/>
  <dc:description/>
  <cp:lastModifiedBy>Samuel Greenrod</cp:lastModifiedBy>
  <cp:revision>224</cp:revision>
  <cp:lastPrinted>2025-09-30T09:50:00Z</cp:lastPrinted>
  <dcterms:created xsi:type="dcterms:W3CDTF">2025-12-30T17:01:00Z</dcterms:created>
  <dcterms:modified xsi:type="dcterms:W3CDTF">2026-02-02T09:24:00Z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id="3ShIdf5J"/&gt;&lt;style id="http://www.zotero.org/styles/nlm-citation-sequence-brackets" locale="en-GB" hasBibliography="1" bibliographyStyleHasBeenSet="1"/&gt;&lt;prefs&gt;&lt;pref name="fieldType" value="Field"/</vt:lpwstr>
  </property>
  <property fmtid="{D5CDD505-2E9C-101B-9397-08002B2CF9AE}" pid="3" name="ZOTERO_PREF_2">
    <vt:lpwstr>&gt;&lt;/prefs&gt;&lt;/data&gt;</vt:lpwstr>
  </property>
</Properties>
</file>