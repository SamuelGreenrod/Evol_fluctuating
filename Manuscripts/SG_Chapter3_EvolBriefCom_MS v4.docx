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r w:rsidR="00647ECA">
        <w:rPr>
          <w:b/>
          <w:bCs/>
          <w:sz w:val="24"/>
          <w:szCs w:val="24"/>
          <w:vertAlign w:val="superscript"/>
        </w:rPr>
        <w:t>4</w:t>
      </w:r>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6C88AA95" w:rsidR="005B1C68" w:rsidRDefault="006123D2" w:rsidP="00232F27">
      <w:pPr>
        <w:jc w:val="both"/>
        <w:rPr>
          <w:sz w:val="24"/>
          <w:szCs w:val="24"/>
        </w:rPr>
      </w:pPr>
      <w:r>
        <w:rPr>
          <w:sz w:val="24"/>
          <w:szCs w:val="24"/>
        </w:rPr>
        <w:t>Temporal t</w:t>
      </w:r>
      <w:commentRangeStart w:id="1"/>
      <w:commentRangeStart w:id="2"/>
      <w:r w:rsidR="00E32992">
        <w:rPr>
          <w:sz w:val="24"/>
          <w:szCs w:val="24"/>
        </w:rPr>
        <w:t xml:space="preserve">hermal heterogeneity </w:t>
      </w:r>
      <w:r>
        <w:rPr>
          <w:sz w:val="24"/>
          <w:szCs w:val="24"/>
        </w:rPr>
        <w:t xml:space="preserve">is expected to </w:t>
      </w:r>
      <w:r w:rsidR="00232F27" w:rsidRPr="00232F27">
        <w:rPr>
          <w:sz w:val="24"/>
          <w:szCs w:val="24"/>
        </w:rPr>
        <w:t xml:space="preserve">shape evolutionary trajectories by </w:t>
      </w:r>
      <w:r w:rsidR="00E32992">
        <w:rPr>
          <w:sz w:val="24"/>
          <w:szCs w:val="24"/>
        </w:rPr>
        <w:t xml:space="preserve">selecting for </w:t>
      </w:r>
      <w:r w:rsidR="004958A4">
        <w:rPr>
          <w:sz w:val="24"/>
          <w:szCs w:val="24"/>
        </w:rPr>
        <w:t xml:space="preserve">intermediate </w:t>
      </w:r>
      <w:r w:rsidR="00E32992">
        <w:rPr>
          <w:sz w:val="24"/>
          <w:szCs w:val="24"/>
        </w:rPr>
        <w:t xml:space="preserve">phenotypes. </w:t>
      </w:r>
      <w:commentRangeEnd w:id="1"/>
      <w:r w:rsidR="006B28B3">
        <w:rPr>
          <w:rStyle w:val="CommentReference"/>
        </w:rPr>
        <w:commentReference w:id="1"/>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 xml:space="preserve">. </w:t>
      </w:r>
      <w:r w:rsidR="00232F27" w:rsidRPr="00232F27">
        <w:rPr>
          <w:sz w:val="24"/>
          <w:szCs w:val="24"/>
        </w:rPr>
        <w:t xml:space="preserve">In this study, we propagated </w:t>
      </w:r>
      <w:r w:rsidR="006B28B3">
        <w:rPr>
          <w:sz w:val="24"/>
          <w:szCs w:val="24"/>
        </w:rPr>
        <w:t>competing</w:t>
      </w:r>
      <w:r w:rsidR="00232F27" w:rsidRPr="00232F27">
        <w:rPr>
          <w:sz w:val="24"/>
          <w:szCs w:val="24"/>
        </w:rPr>
        <w:t xml:space="preserve"> </w:t>
      </w:r>
      <w:r w:rsidR="00E32992">
        <w:rPr>
          <w:sz w:val="24"/>
          <w:szCs w:val="24"/>
        </w:rPr>
        <w:t>lytic viral parasites (</w:t>
      </w:r>
      <w:proofErr w:type="spellStart"/>
      <w:r w:rsidR="00E32992">
        <w:rPr>
          <w:sz w:val="24"/>
          <w:szCs w:val="24"/>
        </w:rPr>
        <w:t>phages</w:t>
      </w:r>
      <w:proofErr w:type="spellEnd"/>
      <w:r w:rsidR="00E32992">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C)</w:t>
      </w:r>
      <w:r w:rsidR="006B28B3">
        <w:rPr>
          <w:sz w:val="24"/>
          <w:szCs w:val="24"/>
        </w:rPr>
        <w:t>,</w:t>
      </w:r>
      <w:r w:rsidR="00EC4F87">
        <w:rPr>
          <w:sz w:val="24"/>
          <w:szCs w:val="24"/>
        </w:rPr>
        <w:t xml:space="preserve">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commentRangeEnd w:id="2"/>
      <w:r w:rsidR="006B28B3">
        <w:rPr>
          <w:rStyle w:val="CommentReference"/>
        </w:rPr>
        <w:commentReference w:id="2"/>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5E8F856C"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ins w:id="3" w:author="Samuel Greenrod" w:date="2025-09-19T12:31:00Z" w16du:dateUtc="2025-09-19T19:31:00Z">
        <w:r w:rsidR="00D56147">
          <w:rPr>
            <w:sz w:val="24"/>
            <w:szCs w:val="24"/>
          </w:rPr>
          <w:t>-</w:t>
        </w:r>
      </w:ins>
      <w:del w:id="4" w:author="Samuel Greenrod" w:date="2025-09-19T12:31:00Z" w16du:dateUtc="2025-09-19T19:31:00Z">
        <w:r w:rsidR="00DA502E" w:rsidDel="00D56147">
          <w:rPr>
            <w:sz w:val="24"/>
            <w:szCs w:val="24"/>
          </w:rPr>
          <w:delText xml:space="preserve"> </w:delText>
        </w:r>
      </w:del>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commentRangeStart w:id="5"/>
      <w:r w:rsidR="00A5436B">
        <w:rPr>
          <w:sz w:val="24"/>
          <w:szCs w:val="24"/>
        </w:rPr>
        <w:t>adaptation</w:t>
      </w:r>
      <w:r w:rsidR="00DA502E">
        <w:rPr>
          <w:sz w:val="24"/>
          <w:szCs w:val="24"/>
        </w:rPr>
        <w:t xml:space="preserve"> </w:t>
      </w:r>
      <w:commentRangeEnd w:id="5"/>
      <w:r w:rsidR="00647ECA">
        <w:rPr>
          <w:rStyle w:val="CommentReference"/>
        </w:rPr>
        <w:commentReference w:id="5"/>
      </w:r>
      <w:r w:rsidR="00DA502E">
        <w:rPr>
          <w:sz w:val="24"/>
          <w:szCs w:val="24"/>
        </w:rPr>
        <w:t>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3115D0E2"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 xml:space="preserve">ors, or </w:t>
      </w:r>
      <w:commentRangeStart w:id="6"/>
      <w:r w:rsidR="006B28B3">
        <w:rPr>
          <w:sz w:val="24"/>
          <w:szCs w:val="24"/>
        </w:rPr>
        <w:t>antagonists</w:t>
      </w:r>
      <w:commentRangeEnd w:id="6"/>
      <w:r w:rsidR="006B28B3">
        <w:rPr>
          <w:rStyle w:val="CommentReference"/>
        </w:rPr>
        <w:commentReference w:id="6"/>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lastRenderedPageBreak/>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del w:id="7" w:author="Samuel Greenrod" w:date="2025-09-19T12:33:00Z" w16du:dateUtc="2025-09-19T19:33:00Z">
        <w:r w:rsidR="008F3BDE" w:rsidDel="00517F13">
          <w:rPr>
            <w:sz w:val="24"/>
            <w:szCs w:val="24"/>
          </w:rPr>
          <w:delText xml:space="preserve">other </w:delText>
        </w:r>
      </w:del>
      <w:ins w:id="8" w:author="Samuel Greenrod" w:date="2025-09-19T12:33:00Z" w16du:dateUtc="2025-09-19T19:33:00Z">
        <w:r w:rsidR="00517F13">
          <w:rPr>
            <w:sz w:val="24"/>
            <w:szCs w:val="24"/>
          </w:rPr>
          <w:t>some</w:t>
        </w:r>
        <w:r w:rsidR="00517F13">
          <w:rPr>
            <w:sz w:val="24"/>
            <w:szCs w:val="24"/>
          </w:rPr>
          <w:t xml:space="preserve"> </w:t>
        </w:r>
      </w:ins>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2047CB8D"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 xml:space="preserve">arasites can also induce fevers in hosts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commentRangeStart w:id="9"/>
      <w:r w:rsidR="00DB22A9" w:rsidRPr="00D56147">
        <w:rPr>
          <w:sz w:val="24"/>
          <w:szCs w:val="24"/>
          <w:highlight w:val="yellow"/>
        </w:rPr>
        <w:t>Greenrod et al., unpublished</w:t>
      </w:r>
      <w:commentRangeEnd w:id="9"/>
      <w:r w:rsidR="00517F13">
        <w:rPr>
          <w:rStyle w:val="CommentReference"/>
        </w:rPr>
        <w:commentReference w:id="9"/>
      </w:r>
      <w:r w:rsidR="00DB22A9">
        <w:rPr>
          <w:sz w:val="24"/>
          <w:szCs w:val="24"/>
        </w:rPr>
        <w:t>,</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DB22A9">
        <w:rPr>
          <w:sz w:val="24"/>
          <w:szCs w:val="24"/>
        </w:rPr>
        <w:t>)</w:t>
      </w:r>
      <w:r w:rsidR="008445EE">
        <w:rPr>
          <w:sz w:val="24"/>
          <w:szCs w:val="24"/>
        </w:rPr>
        <w:t xml:space="preserve">. </w:t>
      </w:r>
    </w:p>
    <w:p w14:paraId="388847CE" w14:textId="45B02719" w:rsidR="00631797" w:rsidRPr="001B3010" w:rsidRDefault="00D92750" w:rsidP="001B3010">
      <w:pPr>
        <w:jc w:val="both"/>
        <w:rPr>
          <w:sz w:val="24"/>
          <w:szCs w:val="24"/>
        </w:rPr>
      </w:pPr>
      <w:r>
        <w:rPr>
          <w:sz w:val="24"/>
          <w:szCs w:val="24"/>
        </w:rPr>
        <w:t>We predicted that w</w:t>
      </w:r>
      <w:r w:rsidR="00D30C11">
        <w:rPr>
          <w:sz w:val="24"/>
          <w:szCs w:val="24"/>
        </w:rPr>
        <w:t>hil</w:t>
      </w:r>
      <w:r w:rsidR="00947B22">
        <w:rPr>
          <w:sz w:val="24"/>
          <w:szCs w:val="24"/>
        </w:rPr>
        <w:t>e</w:t>
      </w:r>
      <w:r w:rsidR="00D30C11">
        <w:rPr>
          <w:sz w:val="24"/>
          <w:szCs w:val="24"/>
        </w:rPr>
        <w:t xml:space="preserve"> </w:t>
      </w:r>
      <w:r w:rsidR="00947B22">
        <w:rPr>
          <w:sz w:val="24"/>
          <w:szCs w:val="24"/>
        </w:rPr>
        <w:t>thermal</w:t>
      </w:r>
      <w:r w:rsidR="00FD7B82">
        <w:rPr>
          <w:sz w:val="24"/>
          <w:szCs w:val="24"/>
        </w:rPr>
        <w:t xml:space="preserve"> heterogeneity </w:t>
      </w:r>
      <w:r w:rsidR="00DB2065">
        <w:rPr>
          <w:sz w:val="24"/>
          <w:szCs w:val="24"/>
        </w:rPr>
        <w:t xml:space="preserve">may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 xml:space="preserve">populations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D30C11">
        <w:rPr>
          <w:sz w:val="24"/>
          <w:szCs w:val="24"/>
        </w:rPr>
        <w:t xml:space="preserve">, the addition of other environmental stressors should 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presented in</w:t>
      </w:r>
      <w:r w:rsidR="008A38DD">
        <w:rPr>
          <w:sz w:val="24"/>
          <w:szCs w:val="24"/>
        </w:rPr>
        <w:t xml:space="preserve"> </w:t>
      </w:r>
      <w:r w:rsidR="008A38DD" w:rsidRPr="00D56147">
        <w:rPr>
          <w:sz w:val="24"/>
          <w:szCs w:val="24"/>
          <w:highlight w:val="yellow"/>
        </w:rPr>
        <w:t>Greenrod et al. (</w:t>
      </w:r>
      <w:r w:rsidR="00CB6F1F" w:rsidRPr="00D56147">
        <w:rPr>
          <w:sz w:val="24"/>
          <w:szCs w:val="24"/>
          <w:highlight w:val="yellow"/>
        </w:rPr>
        <w:t>unpublished</w:t>
      </w:r>
      <w:r w:rsidR="008A38DD" w:rsidRPr="00D56147">
        <w:rPr>
          <w:sz w:val="24"/>
          <w:szCs w:val="24"/>
          <w:highlight w:val="yellow"/>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112AC191"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Pr="00D56147">
        <w:rPr>
          <w:sz w:val="24"/>
          <w:szCs w:val="24"/>
          <w:highlight w:val="yellow"/>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3D6FEA">
        <w:rPr>
          <w:sz w:val="24"/>
          <w:szCs w:val="24"/>
        </w:rPr>
        <w:instrText xml:space="preserve"> ADDIN ZOTERO_ITEM CSL_CITATION {"citationID":"La5EerWz","properties":{"formattedCitation":"[31]","plainCitation":"[31]","noteIndex":0},"citationItems":[{"id":2201,"uris":["http://zotero.org/users/local/sgFDdPY0/items/ZKZP7LIY"],"itemData":{"id":2201,"type":"article-journal","container-title":"Applied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3D6FEA">
        <w:rPr>
          <w:sz w:val="24"/>
          <w:szCs w:val="24"/>
        </w:rPr>
        <w:instrText xml:space="preserve"> ADDIN ZOTERO_ITEM CSL_CITATION {"citationID":"ve1dHb37","properties":{"formattedCitation":"[31]","plainCitation":"[31]","noteIndex":0},"citationItems":[{"id":2201,"uris":["http://zotero.org/users/local/sgFDdPY0/items/ZKZP7LIY"],"itemData":{"id":2201,"type":"article-journal","container-title":"Applied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D56147">
        <w:rPr>
          <w:sz w:val="24"/>
          <w:szCs w:val="24"/>
          <w:highlight w:val="yellow"/>
        </w:rPr>
        <w:t>Greenrod et al.</w:t>
      </w:r>
      <w:r w:rsidRPr="00D56147">
        <w:rPr>
          <w:sz w:val="24"/>
          <w:szCs w:val="24"/>
          <w:highlight w:val="yellow"/>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7EB4184F"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3D6FEA">
        <w:rPr>
          <w:sz w:val="24"/>
          <w:szCs w:val="24"/>
        </w:rPr>
        <w:instrText xml:space="preserve"> ADDIN ZOTERO_ITEM CSL_CITATION {"citationID":"ndXfAzbw","properties":{"formattedCitation":"[32]","plainCitation":"[32]","noteIndex":0},"citationItems":[{"id":1524,"uris":["http://zotero.org/users/local/sgFDdPY0/items/S4ZYV8A8"],"itemData":{"id":1524,"type":"chapter","abstract":"The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3D6FEA" w:rsidRPr="003D6FEA">
        <w:rPr>
          <w:rFonts w:ascii="Calibri" w:hAnsi="Calibri" w:cs="Calibri"/>
          <w:sz w:val="24"/>
        </w:rPr>
        <w:t>[32]</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D56147">
        <w:rPr>
          <w:sz w:val="24"/>
          <w:szCs w:val="24"/>
          <w:highlight w:val="yellow"/>
        </w:rPr>
        <w:t>(Greenrod et al., unpublished)</w:t>
      </w:r>
      <w:r w:rsidRPr="00D56147">
        <w:rPr>
          <w:sz w:val="24"/>
          <w:szCs w:val="24"/>
          <w:highlight w:val="yellow"/>
        </w:rPr>
        <w:t>.</w:t>
      </w:r>
      <w:r w:rsidRPr="00C754E8">
        <w:rPr>
          <w:sz w:val="24"/>
          <w:szCs w:val="24"/>
        </w:rPr>
        <w:t xml:space="preserve"> 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D56147">
        <w:rPr>
          <w:sz w:val="24"/>
          <w:szCs w:val="24"/>
          <w:highlight w:val="yellow"/>
        </w:rPr>
        <w:t>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w:t>
      </w:r>
      <w:r w:rsidRPr="00C41526">
        <w:rPr>
          <w:sz w:val="24"/>
          <w:szCs w:val="24"/>
        </w:rPr>
        <w:lastRenderedPageBreak/>
        <w:t>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06494B4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D56147">
        <w:rPr>
          <w:sz w:val="24"/>
          <w:szCs w:val="24"/>
          <w:highlight w:val="yellow"/>
        </w:rPr>
        <w:t>Greenrod et al</w:t>
      </w:r>
      <w:r w:rsidR="003B65A4" w:rsidRPr="00D56147">
        <w:rPr>
          <w:sz w:val="24"/>
          <w:szCs w:val="24"/>
          <w:highlight w:val="yellow"/>
        </w:rPr>
        <w:t xml:space="preserve"> (</w:t>
      </w:r>
      <w:r w:rsidR="00F42F85" w:rsidRPr="00D56147">
        <w:rPr>
          <w:sz w:val="24"/>
          <w:szCs w:val="24"/>
          <w:highlight w:val="yellow"/>
        </w:rPr>
        <w:t>unpublished</w:t>
      </w:r>
      <w:r w:rsidR="003B65A4" w:rsidRPr="00D56147">
        <w:rPr>
          <w:sz w:val="24"/>
          <w:szCs w:val="24"/>
          <w:highlight w:val="yellow"/>
        </w:rPr>
        <w:t>)</w:t>
      </w:r>
      <w:r w:rsidR="002B495C" w:rsidRPr="00D56147">
        <w:rPr>
          <w:sz w:val="24"/>
          <w:szCs w:val="24"/>
          <w:highlight w:val="yellow"/>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07F4F189" w:rsidR="00C754E8" w:rsidRPr="00C754E8" w:rsidRDefault="00750BA0" w:rsidP="00C754E8">
      <w:pPr>
        <w:jc w:val="both"/>
        <w:rPr>
          <w:sz w:val="24"/>
          <w:szCs w:val="24"/>
        </w:rPr>
      </w:pPr>
      <w:r>
        <w:rPr>
          <w:sz w:val="24"/>
          <w:szCs w:val="24"/>
        </w:rPr>
        <w:t xml:space="preserve">Sequences are analysed using identical protocols to </w:t>
      </w:r>
      <w:r w:rsidRPr="00D56147">
        <w:rPr>
          <w:sz w:val="24"/>
          <w:szCs w:val="24"/>
          <w:highlight w:val="yellow"/>
        </w:rPr>
        <w:t>Greenrod et al., (unpublished).</w:t>
      </w:r>
      <w:r>
        <w:rPr>
          <w:sz w:val="24"/>
          <w:szCs w:val="24"/>
        </w:rPr>
        <w:t xml:space="preserve"> </w:t>
      </w:r>
      <w:r w:rsidR="00C754E8" w:rsidRPr="00C754E8">
        <w:rPr>
          <w:sz w:val="24"/>
          <w:szCs w:val="24"/>
        </w:rPr>
        <w:t>Reads were pre-processed with Trim Galore</w:t>
      </w:r>
      <w:r w:rsidR="00AE616A">
        <w:rPr>
          <w:sz w:val="24"/>
          <w:szCs w:val="24"/>
        </w:rPr>
        <w:t xml:space="preserve"> (v.0.5.0) (</w:t>
      </w:r>
      <w:hyperlink r:id="rId13"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4"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5"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BEF2C8F"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6"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variant calling with medaka (v.2.1) (</w:t>
      </w:r>
      <w:hyperlink r:id="rId17"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4929B17D"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84092A">
        <w:rPr>
          <w:sz w:val="24"/>
          <w:szCs w:val="24"/>
        </w:rPr>
        <w: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84092A" w:rsidRPr="0084092A">
        <w:rPr>
          <w:rFonts w:ascii="Calibri" w:hAnsi="Calibri" w:cs="Calibri"/>
          <w:sz w:val="24"/>
        </w:rPr>
        <w:t>[40,41]</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was evolved line, and batch was a random effect. </w:t>
      </w:r>
      <w:r w:rsidR="002B301D">
        <w:rPr>
          <w:sz w:val="24"/>
          <w:szCs w:val="24"/>
        </w:rPr>
        <w:t xml:space="preserve">Within-group variation in genetic distance from ancestor was analysed using Levene’s test. The </w:t>
      </w:r>
      <w:r w:rsidR="002B301D">
        <w:rPr>
          <w:sz w:val="24"/>
          <w:szCs w:val="24"/>
        </w:rPr>
        <w:lastRenderedPageBreak/>
        <w:t xml:space="preserve">prevalence of unique compared to shared mutations across evolved lines was analysed using Fisher’s exact test. </w:t>
      </w:r>
      <w:r>
        <w:rPr>
          <w:sz w:val="24"/>
          <w:szCs w:val="24"/>
        </w:rPr>
        <w:t xml:space="preserve">Phage genetic distance between groups was also compared by constructing neighbour-joining trees based on Euclidean genetic distance. </w:t>
      </w:r>
      <w:r w:rsidR="00C754E8" w:rsidRPr="00C754E8">
        <w:rPr>
          <w:sz w:val="24"/>
          <w:szCs w:val="24"/>
        </w:rPr>
        <w:t xml:space="preserve">All data and analysis scripts are available at </w:t>
      </w:r>
      <w:r w:rsidR="002B301D" w:rsidRPr="00517F13">
        <w:rPr>
          <w:sz w:val="24"/>
          <w:szCs w:val="24"/>
          <w:rPrChange w:id="10" w:author="Samuel Greenrod" w:date="2025-09-19T12:35:00Z" w16du:dateUtc="2025-09-19T19:35:00Z">
            <w:rPr/>
          </w:rPrChange>
        </w:rPr>
        <w:t>https://github.com/SamuelGreenrod/Evol_fluctuating</w:t>
      </w:r>
      <w:r w:rsidR="002B301D"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11" w:name="_Hlk208589233"/>
      <w:r>
        <w:rPr>
          <w:rFonts w:cstheme="minorHAnsi"/>
          <w:b/>
          <w:bCs/>
          <w:sz w:val="24"/>
          <w:szCs w:val="24"/>
        </w:rPr>
        <w:t>Fluctuating temperatures</w:t>
      </w:r>
      <w:r w:rsidR="00291CB0">
        <w:rPr>
          <w:rFonts w:cstheme="minorHAnsi"/>
          <w:b/>
          <w:bCs/>
          <w:sz w:val="24"/>
          <w:szCs w:val="24"/>
        </w:rPr>
        <w:t xml:space="preserve"> </w:t>
      </w:r>
      <w:commentRangeStart w:id="12"/>
      <w:commentRangeStart w:id="13"/>
      <w:r w:rsidR="00291CB0">
        <w:rPr>
          <w:rFonts w:cstheme="minorHAnsi"/>
          <w:b/>
          <w:bCs/>
          <w:sz w:val="24"/>
          <w:szCs w:val="24"/>
        </w:rPr>
        <w:t xml:space="preserve">select for generalist </w:t>
      </w:r>
      <w:commentRangeEnd w:id="12"/>
      <w:r w:rsidR="00D92750">
        <w:rPr>
          <w:rStyle w:val="CommentReference"/>
        </w:rPr>
        <w:commentReference w:id="12"/>
      </w:r>
      <w:commentRangeEnd w:id="13"/>
      <w:r w:rsidR="00D92750">
        <w:rPr>
          <w:rStyle w:val="CommentReference"/>
        </w:rPr>
        <w:commentReference w:id="13"/>
      </w:r>
      <w:r w:rsidR="00291CB0">
        <w:rPr>
          <w:rFonts w:cstheme="minorHAnsi"/>
          <w:b/>
          <w:bCs/>
          <w:sz w:val="24"/>
          <w:szCs w:val="24"/>
        </w:rPr>
        <w:t>phenotypes</w:t>
      </w:r>
      <w:r w:rsidR="002C0D74">
        <w:rPr>
          <w:rFonts w:cstheme="minorHAnsi"/>
          <w:b/>
          <w:bCs/>
          <w:sz w:val="24"/>
          <w:szCs w:val="24"/>
        </w:rPr>
        <w:t xml:space="preserve"> in monoculture</w:t>
      </w:r>
    </w:p>
    <w:bookmarkEnd w:id="11"/>
    <w:p w14:paraId="2E33167C" w14:textId="06726264"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 1a)</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6D354A53"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(t(</w:t>
      </w:r>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(t(</w:t>
      </w:r>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(t(29) = -19.3, p &lt; 0.001). However, growth was not significantly different to 42</w:t>
      </w:r>
      <w:r w:rsidR="00F06954">
        <w:rPr>
          <w:rFonts w:cstheme="minorHAnsi"/>
          <w:sz w:val="24"/>
          <w:szCs w:val="24"/>
        </w:rPr>
        <w:t>°</w:t>
      </w:r>
      <w:r w:rsidR="00F32BD7">
        <w:rPr>
          <w:rFonts w:cstheme="minorHAnsi"/>
          <w:sz w:val="24"/>
          <w:szCs w:val="24"/>
        </w:rPr>
        <w:t>C evolved populations (t(29)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12F20189" w14:textId="0411F993" w:rsidR="00DD0CDB" w:rsidRPr="00A13ABE" w:rsidRDefault="007349F2" w:rsidP="00A13ABE">
      <w:pPr>
        <w:jc w:val="both"/>
        <w:rPr>
          <w:sz w:val="24"/>
          <w:szCs w:val="24"/>
        </w:rPr>
      </w:pPr>
      <w:r>
        <w:rPr>
          <w:noProof/>
          <w:sz w:val="24"/>
          <w:szCs w:val="24"/>
        </w:rPr>
        <w:lastRenderedPageBreak/>
        <w:drawing>
          <wp:inline distT="0" distB="0" distL="0" distR="0" wp14:anchorId="40A03905" wp14:editId="3C9DE7BA">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p>
    <w:p w14:paraId="3053FBD7" w14:textId="4E9DF54D" w:rsidR="00660686" w:rsidRPr="00A83F64" w:rsidRDefault="00660686" w:rsidP="00660686">
      <w:pPr>
        <w:jc w:val="both"/>
        <w:rPr>
          <w:rPrChange w:id="14" w:author="Samuel Greenrod" w:date="2025-09-19T13:16:00Z" w16du:dateUtc="2025-09-19T20:16:00Z">
            <w:rPr>
              <w:sz w:val="24"/>
              <w:szCs w:val="24"/>
            </w:rPr>
          </w:rPrChange>
        </w:rPr>
      </w:pPr>
      <w:r w:rsidRPr="00A83F64">
        <w:rPr>
          <w:b/>
          <w:bCs/>
          <w:rPrChange w:id="15" w:author="Samuel Greenrod" w:date="2025-09-19T13:16:00Z" w16du:dateUtc="2025-09-19T20:16:00Z">
            <w:rPr>
              <w:b/>
              <w:bCs/>
              <w:sz w:val="24"/>
              <w:szCs w:val="24"/>
            </w:rPr>
          </w:rPrChange>
        </w:rPr>
        <w:t xml:space="preserve">Figure 1. </w:t>
      </w:r>
      <w:r w:rsidR="00F06954" w:rsidRPr="00A83F64">
        <w:rPr>
          <w:b/>
          <w:bCs/>
          <w:rPrChange w:id="16" w:author="Samuel Greenrod" w:date="2025-09-19T13:16:00Z" w16du:dateUtc="2025-09-19T20:16:00Z">
            <w:rPr>
              <w:b/>
              <w:bCs/>
              <w:sz w:val="24"/>
              <w:szCs w:val="24"/>
            </w:rPr>
          </w:rPrChange>
        </w:rPr>
        <w:t>Fluctuating environments</w:t>
      </w:r>
      <w:r w:rsidRPr="00A83F64">
        <w:rPr>
          <w:b/>
          <w:bCs/>
          <w:rPrChange w:id="17" w:author="Samuel Greenrod" w:date="2025-09-19T13:16:00Z" w16du:dateUtc="2025-09-19T20:16:00Z">
            <w:rPr>
              <w:b/>
              <w:bCs/>
              <w:sz w:val="24"/>
              <w:szCs w:val="24"/>
            </w:rPr>
          </w:rPrChange>
        </w:rPr>
        <w:t xml:space="preserve"> select for </w:t>
      </w:r>
      <w:r w:rsidR="00AA3F9A" w:rsidRPr="00A83F64">
        <w:rPr>
          <w:b/>
          <w:bCs/>
          <w:rPrChange w:id="18" w:author="Samuel Greenrod" w:date="2025-09-19T13:16:00Z" w16du:dateUtc="2025-09-19T20:16:00Z">
            <w:rPr>
              <w:b/>
              <w:bCs/>
              <w:sz w:val="24"/>
              <w:szCs w:val="24"/>
            </w:rPr>
          </w:rPrChange>
        </w:rPr>
        <w:t>generalist phenotypes</w:t>
      </w:r>
      <w:r w:rsidR="002C0D74" w:rsidRPr="00A83F64">
        <w:rPr>
          <w:b/>
          <w:bCs/>
          <w:rPrChange w:id="19" w:author="Samuel Greenrod" w:date="2025-09-19T13:16:00Z" w16du:dateUtc="2025-09-19T20:16:00Z">
            <w:rPr>
              <w:b/>
              <w:bCs/>
              <w:sz w:val="24"/>
              <w:szCs w:val="24"/>
            </w:rPr>
          </w:rPrChange>
        </w:rPr>
        <w:t xml:space="preserve"> in monoculture</w:t>
      </w:r>
      <w:r w:rsidRPr="00A83F64">
        <w:rPr>
          <w:b/>
          <w:bCs/>
          <w:rPrChange w:id="20" w:author="Samuel Greenrod" w:date="2025-09-19T13:16:00Z" w16du:dateUtc="2025-09-19T20:16:00Z">
            <w:rPr>
              <w:b/>
              <w:bCs/>
              <w:sz w:val="24"/>
              <w:szCs w:val="24"/>
            </w:rPr>
          </w:rPrChange>
        </w:rPr>
        <w:t>.</w:t>
      </w:r>
      <w:r w:rsidRPr="00A83F64">
        <w:rPr>
          <w:rPrChange w:id="21" w:author="Samuel Greenrod" w:date="2025-09-19T13:16:00Z" w16du:dateUtc="2025-09-19T20:16:00Z">
            <w:rPr>
              <w:sz w:val="24"/>
              <w:szCs w:val="24"/>
            </w:rPr>
          </w:rPrChange>
        </w:rPr>
        <w:t xml:space="preserve"> </w:t>
      </w:r>
      <w:r w:rsidRPr="00A83F64">
        <w:rPr>
          <w:b/>
          <w:bCs/>
          <w:rPrChange w:id="22" w:author="Samuel Greenrod" w:date="2025-09-19T13:16:00Z" w16du:dateUtc="2025-09-19T20:16:00Z">
            <w:rPr>
              <w:b/>
              <w:bCs/>
              <w:sz w:val="24"/>
              <w:szCs w:val="24"/>
            </w:rPr>
          </w:rPrChange>
        </w:rPr>
        <w:t>A</w:t>
      </w:r>
      <w:r w:rsidRPr="00A83F64">
        <w:rPr>
          <w:rPrChange w:id="23" w:author="Samuel Greenrod" w:date="2025-09-19T13:16:00Z" w16du:dateUtc="2025-09-19T20:16:00Z">
            <w:rPr>
              <w:sz w:val="24"/>
              <w:szCs w:val="24"/>
            </w:rPr>
          </w:rPrChange>
        </w:rPr>
        <w:t xml:space="preserve">) Population dynamics of </w:t>
      </w:r>
      <w:proofErr w:type="spellStart"/>
      <w:r w:rsidRPr="00A83F64">
        <w:rPr>
          <w:rPrChange w:id="24" w:author="Samuel Greenrod" w:date="2025-09-19T13:16:00Z" w16du:dateUtc="2025-09-19T20:16:00Z">
            <w:rPr>
              <w:sz w:val="24"/>
              <w:szCs w:val="24"/>
            </w:rPr>
          </w:rPrChange>
        </w:rPr>
        <w:t>phages</w:t>
      </w:r>
      <w:proofErr w:type="spellEnd"/>
      <w:r w:rsidRPr="00A83F64">
        <w:rPr>
          <w:rPrChange w:id="25" w:author="Samuel Greenrod" w:date="2025-09-19T13:16:00Z" w16du:dateUtc="2025-09-19T20:16:00Z">
            <w:rPr>
              <w:sz w:val="24"/>
              <w:szCs w:val="24"/>
            </w:rPr>
          </w:rPrChange>
        </w:rPr>
        <w:t xml:space="preserve"> </w:t>
      </w:r>
      <w:r w:rsidR="002C0D74" w:rsidRPr="00A83F64">
        <w:rPr>
          <w:rPrChange w:id="26" w:author="Samuel Greenrod" w:date="2025-09-19T13:16:00Z" w16du:dateUtc="2025-09-19T20:16:00Z">
            <w:rPr>
              <w:sz w:val="24"/>
              <w:szCs w:val="24"/>
            </w:rPr>
          </w:rPrChange>
        </w:rPr>
        <w:t xml:space="preserve">passaged </w:t>
      </w:r>
      <w:r w:rsidRPr="00A83F64">
        <w:rPr>
          <w:rPrChange w:id="27" w:author="Samuel Greenrod" w:date="2025-09-19T13:16:00Z" w16du:dateUtc="2025-09-19T20:16:00Z">
            <w:rPr>
              <w:sz w:val="24"/>
              <w:szCs w:val="24"/>
            </w:rPr>
          </w:rPrChange>
        </w:rPr>
        <w:t>in monoculture</w:t>
      </w:r>
      <w:r w:rsidR="00A45D1B" w:rsidRPr="00A83F64">
        <w:rPr>
          <w:rPrChange w:id="28" w:author="Samuel Greenrod" w:date="2025-09-19T13:16:00Z" w16du:dateUtc="2025-09-19T20:16:00Z">
            <w:rPr>
              <w:sz w:val="24"/>
              <w:szCs w:val="24"/>
            </w:rPr>
          </w:rPrChange>
        </w:rPr>
        <w:t xml:space="preserve"> under fluctuating temperatures</w:t>
      </w:r>
      <w:r w:rsidRPr="00A83F64">
        <w:rPr>
          <w:rPrChange w:id="29" w:author="Samuel Greenrod" w:date="2025-09-19T13:16:00Z" w16du:dateUtc="2025-09-19T20:16:00Z">
            <w:rPr>
              <w:sz w:val="24"/>
              <w:szCs w:val="24"/>
            </w:rPr>
          </w:rPrChange>
        </w:rPr>
        <w:t xml:space="preserve">. Plot background colour reflects the temperature during that passage where </w:t>
      </w:r>
      <w:r w:rsidR="002C0D74" w:rsidRPr="00A83F64">
        <w:rPr>
          <w:rPrChange w:id="30" w:author="Samuel Greenrod" w:date="2025-09-19T13:16:00Z" w16du:dateUtc="2025-09-19T20:16:00Z">
            <w:rPr>
              <w:sz w:val="24"/>
              <w:szCs w:val="24"/>
            </w:rPr>
          </w:rPrChange>
        </w:rPr>
        <w:t xml:space="preserve">light </w:t>
      </w:r>
      <w:r w:rsidRPr="00A83F64">
        <w:rPr>
          <w:rPrChange w:id="31" w:author="Samuel Greenrod" w:date="2025-09-19T13:16:00Z" w16du:dateUtc="2025-09-19T20:16:00Z">
            <w:rPr>
              <w:sz w:val="24"/>
              <w:szCs w:val="24"/>
            </w:rPr>
          </w:rPrChange>
        </w:rPr>
        <w:t>blue is 37</w:t>
      </w:r>
      <w:r w:rsidR="00F06954" w:rsidRPr="00A83F64">
        <w:rPr>
          <w:rFonts w:cstheme="minorHAnsi"/>
          <w:rPrChange w:id="32" w:author="Samuel Greenrod" w:date="2025-09-19T13:16:00Z" w16du:dateUtc="2025-09-19T20:16:00Z">
            <w:rPr>
              <w:rFonts w:cstheme="minorHAnsi"/>
              <w:sz w:val="24"/>
              <w:szCs w:val="24"/>
            </w:rPr>
          </w:rPrChange>
        </w:rPr>
        <w:t>°</w:t>
      </w:r>
      <w:r w:rsidRPr="00A83F64">
        <w:rPr>
          <w:rPrChange w:id="33" w:author="Samuel Greenrod" w:date="2025-09-19T13:16:00Z" w16du:dateUtc="2025-09-19T20:16:00Z">
            <w:rPr>
              <w:sz w:val="24"/>
              <w:szCs w:val="24"/>
            </w:rPr>
          </w:rPrChange>
        </w:rPr>
        <w:t xml:space="preserve">C and </w:t>
      </w:r>
      <w:r w:rsidR="002C0D74" w:rsidRPr="00A83F64">
        <w:rPr>
          <w:rPrChange w:id="34" w:author="Samuel Greenrod" w:date="2025-09-19T13:16:00Z" w16du:dateUtc="2025-09-19T20:16:00Z">
            <w:rPr>
              <w:sz w:val="24"/>
              <w:szCs w:val="24"/>
            </w:rPr>
          </w:rPrChange>
        </w:rPr>
        <w:t xml:space="preserve">light </w:t>
      </w:r>
      <w:r w:rsidRPr="00A83F64">
        <w:rPr>
          <w:rPrChange w:id="35" w:author="Samuel Greenrod" w:date="2025-09-19T13:16:00Z" w16du:dateUtc="2025-09-19T20:16:00Z">
            <w:rPr>
              <w:sz w:val="24"/>
              <w:szCs w:val="24"/>
            </w:rPr>
          </w:rPrChange>
        </w:rPr>
        <w:t>red is 42</w:t>
      </w:r>
      <w:r w:rsidR="00F06954" w:rsidRPr="00A83F64">
        <w:rPr>
          <w:rFonts w:cstheme="minorHAnsi"/>
          <w:rPrChange w:id="36" w:author="Samuel Greenrod" w:date="2025-09-19T13:16:00Z" w16du:dateUtc="2025-09-19T20:16:00Z">
            <w:rPr>
              <w:rFonts w:cstheme="minorHAnsi"/>
              <w:sz w:val="24"/>
              <w:szCs w:val="24"/>
            </w:rPr>
          </w:rPrChange>
        </w:rPr>
        <w:t>°</w:t>
      </w:r>
      <w:r w:rsidRPr="00A83F64">
        <w:rPr>
          <w:rPrChange w:id="37" w:author="Samuel Greenrod" w:date="2025-09-19T13:16:00Z" w16du:dateUtc="2025-09-19T20:16:00Z">
            <w:rPr>
              <w:sz w:val="24"/>
              <w:szCs w:val="24"/>
            </w:rPr>
          </w:rPrChange>
        </w:rPr>
        <w:t>C.</w:t>
      </w:r>
      <w:r w:rsidR="002C0D74" w:rsidRPr="00A83F64">
        <w:rPr>
          <w:rPrChange w:id="38" w:author="Samuel Greenrod" w:date="2025-09-19T13:16:00Z" w16du:dateUtc="2025-09-19T20:16:00Z">
            <w:rPr>
              <w:sz w:val="24"/>
              <w:szCs w:val="24"/>
            </w:rPr>
          </w:rPrChange>
        </w:rPr>
        <w:t xml:space="preserve"> Evolutionary passages involved incubation of bacteria and phage for 8h after which </w:t>
      </w:r>
      <w:proofErr w:type="spellStart"/>
      <w:r w:rsidR="002C0D74" w:rsidRPr="00A83F64">
        <w:rPr>
          <w:rPrChange w:id="39" w:author="Samuel Greenrod" w:date="2025-09-19T13:16:00Z" w16du:dateUtc="2025-09-19T20:16:00Z">
            <w:rPr>
              <w:sz w:val="24"/>
              <w:szCs w:val="24"/>
            </w:rPr>
          </w:rPrChange>
        </w:rPr>
        <w:t>phages</w:t>
      </w:r>
      <w:proofErr w:type="spellEnd"/>
      <w:r w:rsidR="002C0D74" w:rsidRPr="00A83F64">
        <w:rPr>
          <w:rPrChange w:id="40" w:author="Samuel Greenrod" w:date="2025-09-19T13:16:00Z" w16du:dateUtc="2025-09-19T20:16:00Z">
            <w:rPr>
              <w:sz w:val="24"/>
              <w:szCs w:val="24"/>
            </w:rPr>
          </w:rPrChange>
        </w:rPr>
        <w:t xml:space="preserve"> were separated from bacteria and then inoculated into a fresh bacterial culture. </w:t>
      </w:r>
      <w:r w:rsidRPr="00A83F64">
        <w:rPr>
          <w:b/>
          <w:bCs/>
          <w:rPrChange w:id="41" w:author="Samuel Greenrod" w:date="2025-09-19T13:16:00Z" w16du:dateUtc="2025-09-19T20:16:00Z">
            <w:rPr>
              <w:b/>
              <w:bCs/>
              <w:sz w:val="24"/>
              <w:szCs w:val="24"/>
            </w:rPr>
          </w:rPrChange>
        </w:rPr>
        <w:t>B</w:t>
      </w:r>
      <w:r w:rsidRPr="00A83F64">
        <w:rPr>
          <w:rPrChange w:id="42" w:author="Samuel Greenrod" w:date="2025-09-19T13:16:00Z" w16du:dateUtc="2025-09-19T20:16:00Z">
            <w:rPr>
              <w:sz w:val="24"/>
              <w:szCs w:val="24"/>
            </w:rPr>
          </w:rPrChange>
        </w:rPr>
        <w:t xml:space="preserve">) </w:t>
      </w:r>
      <w:r w:rsidR="002C0D74" w:rsidRPr="00A83F64">
        <w:rPr>
          <w:rPrChange w:id="43" w:author="Samuel Greenrod" w:date="2025-09-19T13:16:00Z" w16du:dateUtc="2025-09-19T20:16:00Z">
            <w:rPr>
              <w:sz w:val="24"/>
              <w:szCs w:val="24"/>
            </w:rPr>
          </w:rPrChange>
        </w:rPr>
        <w:t xml:space="preserve">Boxplots show the </w:t>
      </w:r>
      <w:r w:rsidRPr="00A83F64">
        <w:rPr>
          <w:rPrChange w:id="44" w:author="Samuel Greenrod" w:date="2025-09-19T13:16:00Z" w16du:dateUtc="2025-09-19T20:16:00Z">
            <w:rPr>
              <w:sz w:val="24"/>
              <w:szCs w:val="24"/>
            </w:rPr>
          </w:rPrChange>
        </w:rPr>
        <w:t xml:space="preserve">growth rates of evolved phage lines relative to the ancestor measured after 2h for </w:t>
      </w:r>
      <w:r w:rsidR="00F06954" w:rsidRPr="00A83F64">
        <w:rPr>
          <w:rFonts w:cstheme="minorHAnsi"/>
          <w:rPrChange w:id="45" w:author="Samuel Greenrod" w:date="2025-09-19T13:16:00Z" w16du:dateUtc="2025-09-19T20:16:00Z">
            <w:rPr>
              <w:rFonts w:cstheme="minorHAnsi"/>
              <w:sz w:val="24"/>
              <w:szCs w:val="24"/>
            </w:rPr>
          </w:rPrChange>
        </w:rPr>
        <w:t>φ</w:t>
      </w:r>
      <w:r w:rsidRPr="00A83F64">
        <w:rPr>
          <w:rPrChange w:id="46" w:author="Samuel Greenrod" w:date="2025-09-19T13:16:00Z" w16du:dateUtc="2025-09-19T20:16:00Z">
            <w:rPr>
              <w:sz w:val="24"/>
              <w:szCs w:val="24"/>
            </w:rPr>
          </w:rPrChange>
        </w:rPr>
        <w:t xml:space="preserve">LUZ19 and 4h for </w:t>
      </w:r>
      <w:r w:rsidR="00F06954" w:rsidRPr="00A83F64">
        <w:rPr>
          <w:rFonts w:cstheme="minorHAnsi"/>
          <w:rPrChange w:id="47" w:author="Samuel Greenrod" w:date="2025-09-19T13:16:00Z" w16du:dateUtc="2025-09-19T20:16:00Z">
            <w:rPr>
              <w:rFonts w:cstheme="minorHAnsi"/>
              <w:sz w:val="24"/>
              <w:szCs w:val="24"/>
            </w:rPr>
          </w:rPrChange>
        </w:rPr>
        <w:t>φ</w:t>
      </w:r>
      <w:r w:rsidRPr="00A83F64">
        <w:rPr>
          <w:rPrChange w:id="48" w:author="Samuel Greenrod" w:date="2025-09-19T13:16:00Z" w16du:dateUtc="2025-09-19T20:16:00Z">
            <w:rPr>
              <w:sz w:val="24"/>
              <w:szCs w:val="24"/>
            </w:rPr>
          </w:rPrChange>
        </w:rPr>
        <w:t>14-1</w:t>
      </w:r>
      <w:r w:rsidR="003E3456" w:rsidRPr="00A83F64">
        <w:rPr>
          <w:rPrChange w:id="49" w:author="Samuel Greenrod" w:date="2025-09-19T13:16:00Z" w16du:dateUtc="2025-09-19T20:16:00Z">
            <w:rPr>
              <w:sz w:val="24"/>
              <w:szCs w:val="24"/>
            </w:rPr>
          </w:rPrChange>
        </w:rPr>
        <w:t>. Six biological replicates were assayed and data points show the average of three technical replicates</w:t>
      </w:r>
      <w:r w:rsidRPr="00A83F64">
        <w:rPr>
          <w:rPrChange w:id="50" w:author="Samuel Greenrod" w:date="2025-09-19T13:16:00Z" w16du:dateUtc="2025-09-19T20:16:00Z">
            <w:rPr>
              <w:sz w:val="24"/>
              <w:szCs w:val="24"/>
            </w:rPr>
          </w:rPrChange>
        </w:rPr>
        <w:t>. Panel strip colo</w:t>
      </w:r>
      <w:r w:rsidR="00F06954" w:rsidRPr="00A83F64">
        <w:rPr>
          <w:rPrChange w:id="51" w:author="Samuel Greenrod" w:date="2025-09-19T13:16:00Z" w16du:dateUtc="2025-09-19T20:16:00Z">
            <w:rPr>
              <w:sz w:val="24"/>
              <w:szCs w:val="24"/>
            </w:rPr>
          </w:rPrChange>
        </w:rPr>
        <w:t>u</w:t>
      </w:r>
      <w:r w:rsidRPr="00A83F64">
        <w:rPr>
          <w:rPrChange w:id="52" w:author="Samuel Greenrod" w:date="2025-09-19T13:16:00Z" w16du:dateUtc="2025-09-19T20:16:00Z">
            <w:rPr>
              <w:sz w:val="24"/>
              <w:szCs w:val="24"/>
            </w:rPr>
          </w:rPrChange>
        </w:rPr>
        <w:t xml:space="preserve">r reflects the temperature that growth was tested at where </w:t>
      </w:r>
      <w:r w:rsidR="002C0D74" w:rsidRPr="00A83F64">
        <w:rPr>
          <w:rPrChange w:id="53" w:author="Samuel Greenrod" w:date="2025-09-19T13:16:00Z" w16du:dateUtc="2025-09-19T20:16:00Z">
            <w:rPr>
              <w:sz w:val="24"/>
              <w:szCs w:val="24"/>
            </w:rPr>
          </w:rPrChange>
        </w:rPr>
        <w:t xml:space="preserve">light </w:t>
      </w:r>
      <w:r w:rsidRPr="00A83F64">
        <w:rPr>
          <w:rPrChange w:id="54" w:author="Samuel Greenrod" w:date="2025-09-19T13:16:00Z" w16du:dateUtc="2025-09-19T20:16:00Z">
            <w:rPr>
              <w:sz w:val="24"/>
              <w:szCs w:val="24"/>
            </w:rPr>
          </w:rPrChange>
        </w:rPr>
        <w:t>blue is 37</w:t>
      </w:r>
      <w:r w:rsidR="00F06954" w:rsidRPr="00A83F64">
        <w:rPr>
          <w:rFonts w:cstheme="minorHAnsi"/>
          <w:rPrChange w:id="55" w:author="Samuel Greenrod" w:date="2025-09-19T13:16:00Z" w16du:dateUtc="2025-09-19T20:16:00Z">
            <w:rPr>
              <w:rFonts w:cstheme="minorHAnsi"/>
              <w:sz w:val="24"/>
              <w:szCs w:val="24"/>
            </w:rPr>
          </w:rPrChange>
        </w:rPr>
        <w:t>°</w:t>
      </w:r>
      <w:r w:rsidRPr="00A83F64">
        <w:rPr>
          <w:rPrChange w:id="56" w:author="Samuel Greenrod" w:date="2025-09-19T13:16:00Z" w16du:dateUtc="2025-09-19T20:16:00Z">
            <w:rPr>
              <w:sz w:val="24"/>
              <w:szCs w:val="24"/>
            </w:rPr>
          </w:rPrChange>
        </w:rPr>
        <w:t xml:space="preserve">C and </w:t>
      </w:r>
      <w:r w:rsidR="002C0D74" w:rsidRPr="00A83F64">
        <w:rPr>
          <w:rPrChange w:id="57" w:author="Samuel Greenrod" w:date="2025-09-19T13:16:00Z" w16du:dateUtc="2025-09-19T20:16:00Z">
            <w:rPr>
              <w:sz w:val="24"/>
              <w:szCs w:val="24"/>
            </w:rPr>
          </w:rPrChange>
        </w:rPr>
        <w:t xml:space="preserve">light </w:t>
      </w:r>
      <w:r w:rsidRPr="00A83F64">
        <w:rPr>
          <w:rPrChange w:id="58" w:author="Samuel Greenrod" w:date="2025-09-19T13:16:00Z" w16du:dateUtc="2025-09-19T20:16:00Z">
            <w:rPr>
              <w:sz w:val="24"/>
              <w:szCs w:val="24"/>
            </w:rPr>
          </w:rPrChange>
        </w:rPr>
        <w:t>red is 42</w:t>
      </w:r>
      <w:r w:rsidR="00F06954" w:rsidRPr="00A83F64">
        <w:rPr>
          <w:rFonts w:cstheme="minorHAnsi"/>
          <w:rPrChange w:id="59" w:author="Samuel Greenrod" w:date="2025-09-19T13:16:00Z" w16du:dateUtc="2025-09-19T20:16:00Z">
            <w:rPr>
              <w:rFonts w:cstheme="minorHAnsi"/>
              <w:sz w:val="24"/>
              <w:szCs w:val="24"/>
            </w:rPr>
          </w:rPrChange>
        </w:rPr>
        <w:t>°</w:t>
      </w:r>
      <w:r w:rsidRPr="00A83F64">
        <w:rPr>
          <w:rPrChange w:id="60" w:author="Samuel Greenrod" w:date="2025-09-19T13:16:00Z" w16du:dateUtc="2025-09-19T20:16:00Z">
            <w:rPr>
              <w:sz w:val="24"/>
              <w:szCs w:val="24"/>
            </w:rPr>
          </w:rPrChange>
        </w:rPr>
        <w:t>C.</w:t>
      </w:r>
      <w:r w:rsidR="002C0D74" w:rsidRPr="00A83F64">
        <w:rPr>
          <w:rPrChange w:id="61" w:author="Samuel Greenrod" w:date="2025-09-19T13:16:00Z" w16du:dateUtc="2025-09-19T20:16:00Z">
            <w:rPr>
              <w:sz w:val="24"/>
              <w:szCs w:val="24"/>
            </w:rPr>
          </w:rPrChange>
        </w:rPr>
        <w:t xml:space="preserve"> Fluctuating populations are presented in purple with 37</w:t>
      </w:r>
      <w:r w:rsidR="002C0D74" w:rsidRPr="00A83F64">
        <w:rPr>
          <w:rFonts w:cstheme="minorHAnsi"/>
          <w:rPrChange w:id="62" w:author="Samuel Greenrod" w:date="2025-09-19T13:16:00Z" w16du:dateUtc="2025-09-19T20:16:00Z">
            <w:rPr>
              <w:rFonts w:cstheme="minorHAnsi"/>
              <w:sz w:val="24"/>
              <w:szCs w:val="24"/>
            </w:rPr>
          </w:rPrChange>
        </w:rPr>
        <w:t>°</w:t>
      </w:r>
      <w:r w:rsidR="002C0D74" w:rsidRPr="00A83F64">
        <w:rPr>
          <w:rPrChange w:id="63" w:author="Samuel Greenrod" w:date="2025-09-19T13:16:00Z" w16du:dateUtc="2025-09-19T20:16:00Z">
            <w:rPr>
              <w:sz w:val="24"/>
              <w:szCs w:val="24"/>
            </w:rPr>
          </w:rPrChange>
        </w:rPr>
        <w:t>C static populations in blue and 42</w:t>
      </w:r>
      <w:r w:rsidR="002C0D74" w:rsidRPr="00A83F64">
        <w:rPr>
          <w:rFonts w:cstheme="minorHAnsi"/>
          <w:rPrChange w:id="64" w:author="Samuel Greenrod" w:date="2025-09-19T13:16:00Z" w16du:dateUtc="2025-09-19T20:16:00Z">
            <w:rPr>
              <w:rFonts w:cstheme="minorHAnsi"/>
              <w:sz w:val="24"/>
              <w:szCs w:val="24"/>
            </w:rPr>
          </w:rPrChange>
        </w:rPr>
        <w:t>°</w:t>
      </w:r>
      <w:r w:rsidR="002C0D74" w:rsidRPr="00A83F64">
        <w:rPr>
          <w:rPrChange w:id="65" w:author="Samuel Greenrod" w:date="2025-09-19T13:16:00Z" w16du:dateUtc="2025-09-19T20:16:00Z">
            <w:rPr>
              <w:sz w:val="24"/>
              <w:szCs w:val="24"/>
            </w:rPr>
          </w:rPrChange>
        </w:rPr>
        <w:t xml:space="preserve">C static populations in red. </w:t>
      </w:r>
      <w:r w:rsidRPr="00A83F64">
        <w:rPr>
          <w:rPrChange w:id="66" w:author="Samuel Greenrod" w:date="2025-09-19T13:16:00Z" w16du:dateUtc="2025-09-19T20:16:00Z">
            <w:rPr>
              <w:sz w:val="24"/>
              <w:szCs w:val="24"/>
            </w:rPr>
          </w:rPrChange>
        </w:rPr>
        <w:t xml:space="preserve"> </w:t>
      </w:r>
      <w:r w:rsidR="002C0D74" w:rsidRPr="00A83F64">
        <w:rPr>
          <w:rPrChange w:id="67" w:author="Samuel Greenrod" w:date="2025-09-19T13:16:00Z" w16du:dateUtc="2025-09-19T20:16:00Z">
            <w:rPr>
              <w:sz w:val="24"/>
              <w:szCs w:val="24"/>
            </w:rPr>
          </w:rPrChange>
        </w:rPr>
        <w:t>Ancestral growth is shown by dashed grey line with standard errors shown as a grey box</w:t>
      </w:r>
      <w:r w:rsidR="003E3456" w:rsidRPr="00A83F64">
        <w:rPr>
          <w:rPrChange w:id="68" w:author="Samuel Greenrod" w:date="2025-09-19T13:16:00Z" w16du:dateUtc="2025-09-19T20:16:00Z">
            <w:rPr>
              <w:sz w:val="24"/>
              <w:szCs w:val="24"/>
            </w:rPr>
          </w:rPrChange>
        </w:rPr>
        <w:t xml:space="preserve"> (n = 3)</w:t>
      </w:r>
      <w:r w:rsidR="002C0D74" w:rsidRPr="00A83F64">
        <w:rPr>
          <w:rPrChange w:id="69" w:author="Samuel Greenrod" w:date="2025-09-19T13:16:00Z" w16du:dateUtc="2025-09-19T20:16:00Z">
            <w:rPr>
              <w:sz w:val="24"/>
              <w:szCs w:val="24"/>
            </w:rPr>
          </w:rPrChange>
        </w:rPr>
        <w:t xml:space="preserve">. </w:t>
      </w:r>
      <w:r w:rsidRPr="00A83F64">
        <w:rPr>
          <w:rPrChange w:id="70" w:author="Samuel Greenrod" w:date="2025-09-19T13:16:00Z" w16du:dateUtc="2025-09-19T20:16:00Z">
            <w:rPr>
              <w:sz w:val="24"/>
              <w:szCs w:val="24"/>
            </w:rPr>
          </w:rPrChange>
        </w:rPr>
        <w:t>*** = p &lt; 0.001. Absence of asterisk reflects non-significance.</w:t>
      </w:r>
      <w:r w:rsidR="00845CCB" w:rsidRPr="00A83F64">
        <w:rPr>
          <w:rPrChange w:id="71" w:author="Samuel Greenrod" w:date="2025-09-19T13:16:00Z" w16du:dateUtc="2025-09-19T20:16:00Z">
            <w:rPr>
              <w:sz w:val="24"/>
              <w:szCs w:val="24"/>
            </w:rPr>
          </w:rPrChange>
        </w:rPr>
        <w:t xml:space="preserve"> Phage icons reflect electron microscopy images of each phage </w:t>
      </w:r>
      <w:r w:rsidR="00845CCB" w:rsidRPr="00A83F64">
        <w:rPr>
          <w:rPrChange w:id="72" w:author="Samuel Greenrod" w:date="2025-09-19T13:16:00Z" w16du:dateUtc="2025-09-19T20:16:00Z">
            <w:rPr>
              <w:sz w:val="24"/>
              <w:szCs w:val="24"/>
            </w:rPr>
          </w:rPrChange>
        </w:rPr>
        <w:fldChar w:fldCharType="begin"/>
      </w:r>
      <w:r w:rsidR="0084092A" w:rsidRPr="00A83F64">
        <w:rPr>
          <w:rPrChange w:id="73" w:author="Samuel Greenrod" w:date="2025-09-19T13:16:00Z" w16du:dateUtc="2025-09-19T20:16:00Z">
            <w:rPr>
              <w:sz w:val="24"/>
              <w:szCs w:val="24"/>
            </w:rPr>
          </w:rPrChange>
        </w:rPr>
        <w: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sidRPr="00A83F64">
        <w:rPr>
          <w:rPrChange w:id="74" w:author="Samuel Greenrod" w:date="2025-09-19T13:16:00Z" w16du:dateUtc="2025-09-19T20:16:00Z">
            <w:rPr>
              <w:sz w:val="24"/>
              <w:szCs w:val="24"/>
            </w:rPr>
          </w:rPrChange>
        </w:rPr>
        <w:fldChar w:fldCharType="separate"/>
      </w:r>
      <w:r w:rsidR="0084092A" w:rsidRPr="00A83F64">
        <w:rPr>
          <w:rFonts w:ascii="Calibri" w:hAnsi="Calibri" w:cs="Calibri"/>
          <w:szCs w:val="20"/>
          <w:rPrChange w:id="75" w:author="Samuel Greenrod" w:date="2025-09-19T13:16:00Z" w16du:dateUtc="2025-09-19T20:16:00Z">
            <w:rPr>
              <w:rFonts w:ascii="Calibri" w:hAnsi="Calibri" w:cs="Calibri"/>
              <w:sz w:val="24"/>
            </w:rPr>
          </w:rPrChange>
        </w:rPr>
        <w:t>[42]</w:t>
      </w:r>
      <w:r w:rsidR="00845CCB" w:rsidRPr="00A83F64">
        <w:rPr>
          <w:rPrChange w:id="76" w:author="Samuel Greenrod" w:date="2025-09-19T13:16:00Z" w16du:dateUtc="2025-09-19T20:16:00Z">
            <w:rPr>
              <w:sz w:val="24"/>
              <w:szCs w:val="24"/>
            </w:rPr>
          </w:rPrChange>
        </w:rPr>
        <w:fldChar w:fldCharType="end"/>
      </w:r>
      <w:r w:rsidR="00845CCB" w:rsidRPr="00A83F64">
        <w:rPr>
          <w:rPrChange w:id="77" w:author="Samuel Greenrod" w:date="2025-09-19T13:16:00Z" w16du:dateUtc="2025-09-19T20:16:00Z">
            <w:rPr>
              <w:sz w:val="24"/>
              <w:szCs w:val="24"/>
            </w:rPr>
          </w:rPrChange>
        </w:rPr>
        <w:t xml:space="preserve"> and are used hereafter to refer to </w:t>
      </w:r>
      <w:proofErr w:type="spellStart"/>
      <w:r w:rsidR="00845CCB" w:rsidRPr="00A83F64">
        <w:rPr>
          <w:rPrChange w:id="78" w:author="Samuel Greenrod" w:date="2025-09-19T13:16:00Z" w16du:dateUtc="2025-09-19T20:16:00Z">
            <w:rPr>
              <w:sz w:val="24"/>
              <w:szCs w:val="24"/>
            </w:rPr>
          </w:rPrChange>
        </w:rPr>
        <w:t>phages</w:t>
      </w:r>
      <w:proofErr w:type="spellEnd"/>
      <w:r w:rsidR="00845CCB" w:rsidRPr="00A83F64">
        <w:rPr>
          <w:rPrChange w:id="79" w:author="Samuel Greenrod" w:date="2025-09-19T13:16:00Z" w16du:dateUtc="2025-09-19T20:16:00Z">
            <w:rPr>
              <w:sz w:val="24"/>
              <w:szCs w:val="24"/>
            </w:rPr>
          </w:rPrChange>
        </w:rPr>
        <w:t xml:space="preserve"> in figures.</w:t>
      </w:r>
      <w:r w:rsidR="00F72FD0" w:rsidRPr="00A83F64">
        <w:rPr>
          <w:rPrChange w:id="80" w:author="Samuel Greenrod" w:date="2025-09-19T13:16:00Z" w16du:dateUtc="2025-09-19T20:16:00Z">
            <w:rPr>
              <w:sz w:val="24"/>
              <w:szCs w:val="24"/>
            </w:rPr>
          </w:rPrChange>
        </w:rPr>
        <w:t xml:space="preserve"> Static temperature data was adapted from </w:t>
      </w:r>
      <w:r w:rsidR="00F72FD0" w:rsidRPr="00A83F64">
        <w:rPr>
          <w:highlight w:val="yellow"/>
          <w:rPrChange w:id="81" w:author="Samuel Greenrod" w:date="2025-09-19T13:16:00Z" w16du:dateUtc="2025-09-19T20:16:00Z">
            <w:rPr>
              <w:sz w:val="24"/>
              <w:szCs w:val="24"/>
              <w:highlight w:val="yellow"/>
            </w:rPr>
          </w:rPrChange>
        </w:rPr>
        <w:t xml:space="preserve">Greenrod et al </w:t>
      </w:r>
      <w:commentRangeStart w:id="82"/>
      <w:r w:rsidR="00F72FD0" w:rsidRPr="00A83F64">
        <w:rPr>
          <w:highlight w:val="yellow"/>
          <w:rPrChange w:id="83" w:author="Samuel Greenrod" w:date="2025-09-19T13:16:00Z" w16du:dateUtc="2025-09-19T20:16:00Z">
            <w:rPr>
              <w:sz w:val="24"/>
              <w:szCs w:val="24"/>
              <w:highlight w:val="yellow"/>
            </w:rPr>
          </w:rPrChange>
        </w:rPr>
        <w:t>(unpublished</w:t>
      </w:r>
      <w:commentRangeEnd w:id="82"/>
      <w:r w:rsidR="00F72FD0" w:rsidRPr="00A83F64">
        <w:rPr>
          <w:rStyle w:val="CommentReference"/>
          <w:sz w:val="14"/>
          <w:szCs w:val="14"/>
          <w:highlight w:val="yellow"/>
          <w:rPrChange w:id="84" w:author="Samuel Greenrod" w:date="2025-09-19T13:16:00Z" w16du:dateUtc="2025-09-19T20:16:00Z">
            <w:rPr>
              <w:rStyle w:val="CommentReference"/>
              <w:highlight w:val="yellow"/>
            </w:rPr>
          </w:rPrChange>
        </w:rPr>
        <w:commentReference w:id="82"/>
      </w:r>
      <w:r w:rsidR="00F72FD0" w:rsidRPr="00A83F64">
        <w:rPr>
          <w:highlight w:val="yellow"/>
          <w:rPrChange w:id="85" w:author="Samuel Greenrod" w:date="2025-09-19T13:16:00Z" w16du:dateUtc="2025-09-19T20:16:00Z">
            <w:rPr>
              <w:sz w:val="24"/>
              <w:szCs w:val="24"/>
              <w:highlight w:val="yellow"/>
            </w:rPr>
          </w:rPrChange>
        </w:rPr>
        <w:t>).</w:t>
      </w:r>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86" w:name="_Hlk208589242"/>
      <w:commentRangeStart w:id="87"/>
      <w:r>
        <w:rPr>
          <w:b/>
          <w:bCs/>
          <w:sz w:val="24"/>
          <w:szCs w:val="24"/>
        </w:rPr>
        <w:t>Co</w:t>
      </w:r>
      <w:r w:rsidR="005823CB">
        <w:rPr>
          <w:b/>
          <w:bCs/>
          <w:sz w:val="24"/>
          <w:szCs w:val="24"/>
        </w:rPr>
        <w:t xml:space="preserve">-selection </w:t>
      </w:r>
      <w:commentRangeEnd w:id="87"/>
      <w:r w:rsidR="005823CB">
        <w:rPr>
          <w:rStyle w:val="CommentReference"/>
        </w:rPr>
        <w:commentReference w:id="87"/>
      </w:r>
      <w:r w:rsidR="005823CB">
        <w:rPr>
          <w:b/>
          <w:bCs/>
          <w:sz w:val="24"/>
          <w:szCs w:val="24"/>
        </w:rPr>
        <w:t xml:space="preserve">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86"/>
    <w:p w14:paraId="455B2168" w14:textId="205014D7"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lastRenderedPageBreak/>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1AC952EE"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(t(59) = -1.0, p = 0.99)</w:t>
      </w:r>
      <w:r w:rsidR="00441F88" w:rsidRPr="00A13ABE">
        <w:rPr>
          <w:sz w:val="24"/>
          <w:szCs w:val="24"/>
        </w:rPr>
        <w:t xml:space="preserve">. </w:t>
      </w:r>
      <w:r w:rsidR="002C21A2">
        <w:rPr>
          <w:sz w:val="24"/>
          <w:szCs w:val="24"/>
        </w:rPr>
        <w:t xml:space="preserve">Similar to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C: t(59) = -0.42, p = 1.0; 42</w:t>
      </w:r>
      <w:r w:rsidR="0018010A">
        <w:rPr>
          <w:rFonts w:cstheme="minorHAnsi"/>
          <w:sz w:val="24"/>
          <w:szCs w:val="24"/>
        </w:rPr>
        <w:t>°</w:t>
      </w:r>
      <w:r w:rsidR="0018010A">
        <w:rPr>
          <w:sz w:val="24"/>
          <w:szCs w:val="24"/>
        </w:rPr>
        <w:t>C: 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C: 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C: t(59) = 4.9, p &lt; 0.001)</w:t>
      </w:r>
      <w:r w:rsidR="00441F88" w:rsidRPr="00A13ABE">
        <w:rPr>
          <w:sz w:val="24"/>
          <w:szCs w:val="24"/>
        </w:rPr>
        <w:t>.</w:t>
      </w:r>
      <w:r w:rsidR="006167AD" w:rsidRPr="00A13ABE">
        <w:rPr>
          <w:sz w:val="24"/>
          <w:szCs w:val="24"/>
        </w:rPr>
        <w:t xml:space="preserve"> </w:t>
      </w:r>
    </w:p>
    <w:p w14:paraId="14C26C8F" w14:textId="75216787" w:rsidR="00854468" w:rsidRPr="00A83F64" w:rsidRDefault="00995950" w:rsidP="00AD4206">
      <w:pPr>
        <w:jc w:val="both"/>
        <w:rPr>
          <w:rPrChange w:id="88" w:author="Samuel Greenrod" w:date="2025-09-19T13:18:00Z" w16du:dateUtc="2025-09-19T20:18:00Z">
            <w:rPr>
              <w:sz w:val="24"/>
              <w:szCs w:val="24"/>
            </w:rPr>
          </w:rPrChange>
        </w:rPr>
      </w:pPr>
      <w:r w:rsidRPr="00A83F64">
        <w:rPr>
          <w:b/>
          <w:bCs/>
          <w:noProof/>
          <w:rPrChange w:id="89" w:author="Samuel Greenrod" w:date="2025-09-19T13:18:00Z" w16du:dateUtc="2025-09-19T20:18:00Z">
            <w:rPr>
              <w:b/>
              <w:bCs/>
              <w:noProof/>
              <w:sz w:val="24"/>
              <w:szCs w:val="24"/>
            </w:rPr>
          </w:rPrChange>
        </w:rPr>
        <w:lastRenderedPageBreak/>
        <w:drawing>
          <wp:anchor distT="0" distB="0" distL="114300" distR="114300" simplePos="0" relativeHeight="251659264" behindDoc="0" locked="0" layoutInCell="1" allowOverlap="1" wp14:anchorId="12D70963" wp14:editId="0D053FE4">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commentRangeStart w:id="90"/>
      <w:commentRangeStart w:id="91"/>
      <w:commentRangeEnd w:id="91"/>
      <w:r w:rsidR="00A724DC" w:rsidRPr="00A83F64">
        <w:rPr>
          <w:rStyle w:val="CommentReference"/>
          <w:sz w:val="14"/>
          <w:szCs w:val="14"/>
          <w:rPrChange w:id="92" w:author="Samuel Greenrod" w:date="2025-09-19T13:18:00Z" w16du:dateUtc="2025-09-19T20:18:00Z">
            <w:rPr>
              <w:rStyle w:val="CommentReference"/>
            </w:rPr>
          </w:rPrChange>
        </w:rPr>
        <w:commentReference w:id="91"/>
      </w:r>
      <w:r w:rsidR="00854468" w:rsidRPr="00A83F64">
        <w:rPr>
          <w:b/>
          <w:bCs/>
          <w:rPrChange w:id="93" w:author="Samuel Greenrod" w:date="2025-09-19T13:18:00Z" w16du:dateUtc="2025-09-19T20:18:00Z">
            <w:rPr>
              <w:b/>
              <w:bCs/>
              <w:sz w:val="24"/>
              <w:szCs w:val="24"/>
            </w:rPr>
          </w:rPrChange>
        </w:rPr>
        <w:t>Figure 2</w:t>
      </w:r>
      <w:commentRangeEnd w:id="90"/>
      <w:r w:rsidR="0079377F" w:rsidRPr="00A83F64">
        <w:rPr>
          <w:rStyle w:val="CommentReference"/>
          <w:sz w:val="14"/>
          <w:szCs w:val="14"/>
          <w:rPrChange w:id="94" w:author="Samuel Greenrod" w:date="2025-09-19T13:18:00Z" w16du:dateUtc="2025-09-19T20:18:00Z">
            <w:rPr>
              <w:rStyle w:val="CommentReference"/>
            </w:rPr>
          </w:rPrChange>
        </w:rPr>
        <w:commentReference w:id="90"/>
      </w:r>
      <w:r w:rsidR="00854468" w:rsidRPr="00A83F64">
        <w:rPr>
          <w:b/>
          <w:bCs/>
          <w:rPrChange w:id="95" w:author="Samuel Greenrod" w:date="2025-09-19T13:18:00Z" w16du:dateUtc="2025-09-19T20:18:00Z">
            <w:rPr>
              <w:b/>
              <w:bCs/>
              <w:sz w:val="24"/>
              <w:szCs w:val="24"/>
            </w:rPr>
          </w:rPrChange>
        </w:rPr>
        <w:t>.</w:t>
      </w:r>
      <w:r w:rsidR="006B390A" w:rsidRPr="00A83F64">
        <w:rPr>
          <w:b/>
          <w:bCs/>
          <w:rPrChange w:id="96" w:author="Samuel Greenrod" w:date="2025-09-19T13:18:00Z" w16du:dateUtc="2025-09-19T20:18:00Z">
            <w:rPr>
              <w:b/>
              <w:bCs/>
              <w:sz w:val="24"/>
              <w:szCs w:val="24"/>
            </w:rPr>
          </w:rPrChange>
        </w:rPr>
        <w:t xml:space="preserve"> </w:t>
      </w:r>
      <w:r w:rsidR="005823CB" w:rsidRPr="00A83F64">
        <w:rPr>
          <w:b/>
          <w:bCs/>
          <w:rPrChange w:id="97" w:author="Samuel Greenrod" w:date="2025-09-19T13:18:00Z" w16du:dateUtc="2025-09-19T20:18:00Z">
            <w:rPr>
              <w:b/>
              <w:bCs/>
              <w:sz w:val="24"/>
              <w:szCs w:val="24"/>
            </w:rPr>
          </w:rPrChange>
        </w:rPr>
        <w:t>Co-selection in communities</w:t>
      </w:r>
      <w:r w:rsidR="006B390A" w:rsidRPr="00A83F64">
        <w:rPr>
          <w:b/>
          <w:bCs/>
          <w:rPrChange w:id="98" w:author="Samuel Greenrod" w:date="2025-09-19T13:18:00Z" w16du:dateUtc="2025-09-19T20:18:00Z">
            <w:rPr>
              <w:b/>
              <w:bCs/>
              <w:sz w:val="24"/>
              <w:szCs w:val="24"/>
            </w:rPr>
          </w:rPrChange>
        </w:rPr>
        <w:t xml:space="preserve"> constrain</w:t>
      </w:r>
      <w:ins w:id="99" w:author="Samuel Greenrod" w:date="2025-09-19T13:18:00Z" w16du:dateUtc="2025-09-19T20:18:00Z">
        <w:r w:rsidR="00A83F64" w:rsidRPr="00A83F64">
          <w:rPr>
            <w:b/>
            <w:bCs/>
            <w:rPrChange w:id="100" w:author="Samuel Greenrod" w:date="2025-09-19T13:18:00Z" w16du:dateUtc="2025-09-19T20:18:00Z">
              <w:rPr>
                <w:b/>
                <w:bCs/>
                <w:sz w:val="24"/>
                <w:szCs w:val="24"/>
              </w:rPr>
            </w:rPrChange>
          </w:rPr>
          <w:t>s</w:t>
        </w:r>
      </w:ins>
      <w:r w:rsidR="006B390A" w:rsidRPr="00A83F64">
        <w:rPr>
          <w:b/>
          <w:bCs/>
          <w:rPrChange w:id="101" w:author="Samuel Greenrod" w:date="2025-09-19T13:18:00Z" w16du:dateUtc="2025-09-19T20:18:00Z">
            <w:rPr>
              <w:b/>
              <w:bCs/>
              <w:sz w:val="24"/>
              <w:szCs w:val="24"/>
            </w:rPr>
          </w:rPrChange>
        </w:rPr>
        <w:t xml:space="preserve"> </w:t>
      </w:r>
      <w:r w:rsidR="00B915F7" w:rsidRPr="00A83F64">
        <w:rPr>
          <w:b/>
          <w:bCs/>
          <w:rPrChange w:id="102" w:author="Samuel Greenrod" w:date="2025-09-19T13:18:00Z" w16du:dateUtc="2025-09-19T20:18:00Z">
            <w:rPr>
              <w:b/>
              <w:bCs/>
              <w:sz w:val="24"/>
              <w:szCs w:val="24"/>
            </w:rPr>
          </w:rPrChange>
        </w:rPr>
        <w:t xml:space="preserve">thermal adaptation. </w:t>
      </w:r>
      <w:r w:rsidR="00C9203C" w:rsidRPr="00A83F64">
        <w:rPr>
          <w:b/>
          <w:bCs/>
          <w:rPrChange w:id="103" w:author="Samuel Greenrod" w:date="2025-09-19T13:18:00Z" w16du:dateUtc="2025-09-19T20:18:00Z">
            <w:rPr>
              <w:b/>
              <w:bCs/>
              <w:sz w:val="24"/>
              <w:szCs w:val="24"/>
            </w:rPr>
          </w:rPrChange>
        </w:rPr>
        <w:t>A</w:t>
      </w:r>
      <w:r w:rsidR="00C9203C" w:rsidRPr="00A83F64">
        <w:rPr>
          <w:rPrChange w:id="104" w:author="Samuel Greenrod" w:date="2025-09-19T13:18:00Z" w16du:dateUtc="2025-09-19T20:18:00Z">
            <w:rPr>
              <w:sz w:val="24"/>
              <w:szCs w:val="24"/>
            </w:rPr>
          </w:rPrChange>
        </w:rPr>
        <w:t xml:space="preserve">) Population dynamics of </w:t>
      </w:r>
      <w:proofErr w:type="spellStart"/>
      <w:r w:rsidR="00C9203C" w:rsidRPr="00A83F64">
        <w:rPr>
          <w:rPrChange w:id="105" w:author="Samuel Greenrod" w:date="2025-09-19T13:18:00Z" w16du:dateUtc="2025-09-19T20:18:00Z">
            <w:rPr>
              <w:sz w:val="24"/>
              <w:szCs w:val="24"/>
            </w:rPr>
          </w:rPrChange>
        </w:rPr>
        <w:t>phages</w:t>
      </w:r>
      <w:proofErr w:type="spellEnd"/>
      <w:r w:rsidR="00C9203C" w:rsidRPr="00A83F64">
        <w:rPr>
          <w:rPrChange w:id="106" w:author="Samuel Greenrod" w:date="2025-09-19T13:18:00Z" w16du:dateUtc="2025-09-19T20:18:00Z">
            <w:rPr>
              <w:sz w:val="24"/>
              <w:szCs w:val="24"/>
            </w:rPr>
          </w:rPrChange>
        </w:rPr>
        <w:t xml:space="preserve"> evolved in monoculture</w:t>
      </w:r>
      <w:r w:rsidR="00A724DC" w:rsidRPr="00A83F64">
        <w:rPr>
          <w:rPrChange w:id="107" w:author="Samuel Greenrod" w:date="2025-09-19T13:18:00Z" w16du:dateUtc="2025-09-19T20:18:00Z">
            <w:rPr>
              <w:sz w:val="24"/>
              <w:szCs w:val="24"/>
            </w:rPr>
          </w:rPrChange>
        </w:rPr>
        <w:t xml:space="preserve"> and co-culture</w:t>
      </w:r>
      <w:r w:rsidR="00C9203C" w:rsidRPr="00A83F64">
        <w:rPr>
          <w:rPrChange w:id="108" w:author="Samuel Greenrod" w:date="2025-09-19T13:18:00Z" w16du:dateUtc="2025-09-19T20:18:00Z">
            <w:rPr>
              <w:sz w:val="24"/>
              <w:szCs w:val="24"/>
            </w:rPr>
          </w:rPrChange>
        </w:rPr>
        <w:t>. Plot background colour reflects the temperature during that passage where blue is 37</w:t>
      </w:r>
      <w:r w:rsidR="00B915F7" w:rsidRPr="00A83F64">
        <w:rPr>
          <w:rFonts w:cstheme="minorHAnsi"/>
          <w:rPrChange w:id="109" w:author="Samuel Greenrod" w:date="2025-09-19T13:18:00Z" w16du:dateUtc="2025-09-19T20:18:00Z">
            <w:rPr>
              <w:rFonts w:cstheme="minorHAnsi"/>
              <w:sz w:val="24"/>
              <w:szCs w:val="24"/>
            </w:rPr>
          </w:rPrChange>
        </w:rPr>
        <w:t>°</w:t>
      </w:r>
      <w:r w:rsidR="00C9203C" w:rsidRPr="00A83F64">
        <w:rPr>
          <w:rPrChange w:id="110" w:author="Samuel Greenrod" w:date="2025-09-19T13:18:00Z" w16du:dateUtc="2025-09-19T20:18:00Z">
            <w:rPr>
              <w:sz w:val="24"/>
              <w:szCs w:val="24"/>
            </w:rPr>
          </w:rPrChange>
        </w:rPr>
        <w:t>C and red is 42</w:t>
      </w:r>
      <w:r w:rsidR="00B915F7" w:rsidRPr="00A83F64">
        <w:rPr>
          <w:rFonts w:cstheme="minorHAnsi"/>
          <w:rPrChange w:id="111" w:author="Samuel Greenrod" w:date="2025-09-19T13:18:00Z" w16du:dateUtc="2025-09-19T20:18:00Z">
            <w:rPr>
              <w:rFonts w:cstheme="minorHAnsi"/>
              <w:sz w:val="24"/>
              <w:szCs w:val="24"/>
            </w:rPr>
          </w:rPrChange>
        </w:rPr>
        <w:t>°</w:t>
      </w:r>
      <w:r w:rsidR="00C9203C" w:rsidRPr="00A83F64">
        <w:rPr>
          <w:rPrChange w:id="112" w:author="Samuel Greenrod" w:date="2025-09-19T13:18:00Z" w16du:dateUtc="2025-09-19T20:18:00Z">
            <w:rPr>
              <w:sz w:val="24"/>
              <w:szCs w:val="24"/>
            </w:rPr>
          </w:rPrChange>
        </w:rPr>
        <w:t xml:space="preserve">C. </w:t>
      </w:r>
      <w:r w:rsidR="00C9203C" w:rsidRPr="00A83F64">
        <w:rPr>
          <w:b/>
          <w:bCs/>
          <w:rPrChange w:id="113" w:author="Samuel Greenrod" w:date="2025-09-19T13:18:00Z" w16du:dateUtc="2025-09-19T20:18:00Z">
            <w:rPr>
              <w:b/>
              <w:bCs/>
              <w:sz w:val="24"/>
              <w:szCs w:val="24"/>
            </w:rPr>
          </w:rPrChange>
        </w:rPr>
        <w:t>B</w:t>
      </w:r>
      <w:r w:rsidR="00C9203C" w:rsidRPr="00A83F64">
        <w:rPr>
          <w:rPrChange w:id="114" w:author="Samuel Greenrod" w:date="2025-09-19T13:18:00Z" w16du:dateUtc="2025-09-19T20:18:00Z">
            <w:rPr>
              <w:sz w:val="24"/>
              <w:szCs w:val="24"/>
            </w:rPr>
          </w:rPrChange>
        </w:rPr>
        <w:t xml:space="preserve">) Boxplots show growth rates of evolved </w:t>
      </w:r>
      <w:proofErr w:type="spellStart"/>
      <w:r w:rsidR="00C9203C" w:rsidRPr="00A83F64">
        <w:rPr>
          <w:rPrChange w:id="115" w:author="Samuel Greenrod" w:date="2025-09-19T13:18:00Z" w16du:dateUtc="2025-09-19T20:18:00Z">
            <w:rPr>
              <w:sz w:val="24"/>
              <w:szCs w:val="24"/>
            </w:rPr>
          </w:rPrChange>
        </w:rPr>
        <w:t>phages</w:t>
      </w:r>
      <w:proofErr w:type="spellEnd"/>
      <w:r w:rsidR="00C9203C" w:rsidRPr="00A83F64">
        <w:rPr>
          <w:rPrChange w:id="116" w:author="Samuel Greenrod" w:date="2025-09-19T13:18:00Z" w16du:dateUtc="2025-09-19T20:18:00Z">
            <w:rPr>
              <w:sz w:val="24"/>
              <w:szCs w:val="24"/>
            </w:rPr>
          </w:rPrChange>
        </w:rPr>
        <w:t xml:space="preserve"> as in </w:t>
      </w:r>
      <w:r w:rsidR="00F72FD0" w:rsidRPr="00A83F64">
        <w:rPr>
          <w:rPrChange w:id="117" w:author="Samuel Greenrod" w:date="2025-09-19T13:18:00Z" w16du:dateUtc="2025-09-19T20:18:00Z">
            <w:rPr>
              <w:sz w:val="24"/>
              <w:szCs w:val="24"/>
            </w:rPr>
          </w:rPrChange>
        </w:rPr>
        <w:t xml:space="preserve">Fig </w:t>
      </w:r>
      <w:r w:rsidR="00C9203C" w:rsidRPr="00A83F64">
        <w:rPr>
          <w:rPrChange w:id="118" w:author="Samuel Greenrod" w:date="2025-09-19T13:18:00Z" w16du:dateUtc="2025-09-19T20:18:00Z">
            <w:rPr>
              <w:sz w:val="24"/>
              <w:szCs w:val="24"/>
            </w:rPr>
          </w:rPrChange>
        </w:rPr>
        <w:t xml:space="preserve">1B but </w:t>
      </w:r>
      <w:commentRangeStart w:id="119"/>
      <w:commentRangeStart w:id="120"/>
      <w:commentRangeStart w:id="121"/>
      <w:r w:rsidR="00C9203C" w:rsidRPr="00A83F64">
        <w:rPr>
          <w:rPrChange w:id="122" w:author="Samuel Greenrod" w:date="2025-09-19T13:18:00Z" w16du:dateUtc="2025-09-19T20:18:00Z">
            <w:rPr>
              <w:sz w:val="24"/>
              <w:szCs w:val="24"/>
            </w:rPr>
          </w:rPrChange>
        </w:rPr>
        <w:t>compar</w:t>
      </w:r>
      <w:r w:rsidR="00667EBF" w:rsidRPr="00A83F64">
        <w:rPr>
          <w:rPrChange w:id="123" w:author="Samuel Greenrod" w:date="2025-09-19T13:18:00Z" w16du:dateUtc="2025-09-19T20:18:00Z">
            <w:rPr>
              <w:sz w:val="24"/>
              <w:szCs w:val="24"/>
            </w:rPr>
          </w:rPrChange>
        </w:rPr>
        <w:t>e</w:t>
      </w:r>
      <w:r w:rsidR="00C9203C" w:rsidRPr="00A83F64">
        <w:rPr>
          <w:rPrChange w:id="124" w:author="Samuel Greenrod" w:date="2025-09-19T13:18:00Z" w16du:dateUtc="2025-09-19T20:18:00Z">
            <w:rPr>
              <w:sz w:val="24"/>
              <w:szCs w:val="24"/>
            </w:rPr>
          </w:rPrChange>
        </w:rPr>
        <w:t xml:space="preserve"> populations evolved in monoculture (</w:t>
      </w:r>
      <w:r w:rsidR="003E3456" w:rsidRPr="00A83F64">
        <w:rPr>
          <w:rPrChange w:id="125" w:author="Samuel Greenrod" w:date="2025-09-19T13:18:00Z" w16du:dateUtc="2025-09-19T20:18:00Z">
            <w:rPr>
              <w:sz w:val="24"/>
              <w:szCs w:val="24"/>
            </w:rPr>
          </w:rPrChange>
        </w:rPr>
        <w:t>37</w:t>
      </w:r>
      <w:r w:rsidR="003E3456" w:rsidRPr="00A83F64">
        <w:rPr>
          <w:rFonts w:cstheme="minorHAnsi"/>
          <w:rPrChange w:id="126" w:author="Samuel Greenrod" w:date="2025-09-19T13:18:00Z" w16du:dateUtc="2025-09-19T20:18:00Z">
            <w:rPr>
              <w:rFonts w:cstheme="minorHAnsi"/>
              <w:sz w:val="24"/>
              <w:szCs w:val="24"/>
            </w:rPr>
          </w:rPrChange>
        </w:rPr>
        <w:t>°</w:t>
      </w:r>
      <w:r w:rsidR="003E3456" w:rsidRPr="00A83F64">
        <w:rPr>
          <w:rPrChange w:id="127" w:author="Samuel Greenrod" w:date="2025-09-19T13:18:00Z" w16du:dateUtc="2025-09-19T20:18:00Z">
            <w:rPr>
              <w:sz w:val="24"/>
              <w:szCs w:val="24"/>
            </w:rPr>
          </w:rPrChange>
        </w:rPr>
        <w:t>C static in blue, 42</w:t>
      </w:r>
      <w:r w:rsidR="003E3456" w:rsidRPr="00A83F64">
        <w:rPr>
          <w:rFonts w:cstheme="minorHAnsi"/>
          <w:rPrChange w:id="128" w:author="Samuel Greenrod" w:date="2025-09-19T13:18:00Z" w16du:dateUtc="2025-09-19T20:18:00Z">
            <w:rPr>
              <w:rFonts w:cstheme="minorHAnsi"/>
              <w:sz w:val="24"/>
              <w:szCs w:val="24"/>
            </w:rPr>
          </w:rPrChange>
        </w:rPr>
        <w:t>°</w:t>
      </w:r>
      <w:r w:rsidR="003E3456" w:rsidRPr="00A83F64">
        <w:rPr>
          <w:rPrChange w:id="129" w:author="Samuel Greenrod" w:date="2025-09-19T13:18:00Z" w16du:dateUtc="2025-09-19T20:18:00Z">
            <w:rPr>
              <w:sz w:val="24"/>
              <w:szCs w:val="24"/>
            </w:rPr>
          </w:rPrChange>
        </w:rPr>
        <w:t>C static in red, and fluctuating in purple</w:t>
      </w:r>
      <w:r w:rsidR="00C9203C" w:rsidRPr="00A83F64">
        <w:rPr>
          <w:rPrChange w:id="130" w:author="Samuel Greenrod" w:date="2025-09-19T13:18:00Z" w16du:dateUtc="2025-09-19T20:18:00Z">
            <w:rPr>
              <w:sz w:val="24"/>
              <w:szCs w:val="24"/>
            </w:rPr>
          </w:rPrChange>
        </w:rPr>
        <w:t>) and co-culture (</w:t>
      </w:r>
      <w:r w:rsidR="003E3456" w:rsidRPr="00A83F64">
        <w:rPr>
          <w:rPrChange w:id="131" w:author="Samuel Greenrod" w:date="2025-09-19T13:18:00Z" w16du:dateUtc="2025-09-19T20:18:00Z">
            <w:rPr>
              <w:sz w:val="24"/>
              <w:szCs w:val="24"/>
            </w:rPr>
          </w:rPrChange>
        </w:rPr>
        <w:t>37</w:t>
      </w:r>
      <w:r w:rsidR="003E3456" w:rsidRPr="00A83F64">
        <w:rPr>
          <w:rFonts w:cstheme="minorHAnsi"/>
          <w:rPrChange w:id="132" w:author="Samuel Greenrod" w:date="2025-09-19T13:18:00Z" w16du:dateUtc="2025-09-19T20:18:00Z">
            <w:rPr>
              <w:rFonts w:cstheme="minorHAnsi"/>
              <w:sz w:val="24"/>
              <w:szCs w:val="24"/>
            </w:rPr>
          </w:rPrChange>
        </w:rPr>
        <w:t>°</w:t>
      </w:r>
      <w:r w:rsidR="003E3456" w:rsidRPr="00A83F64">
        <w:rPr>
          <w:rPrChange w:id="133" w:author="Samuel Greenrod" w:date="2025-09-19T13:18:00Z" w16du:dateUtc="2025-09-19T20:18:00Z">
            <w:rPr>
              <w:sz w:val="24"/>
              <w:szCs w:val="24"/>
            </w:rPr>
          </w:rPrChange>
        </w:rPr>
        <w:t>C static in light blue, 42</w:t>
      </w:r>
      <w:r w:rsidR="003E3456" w:rsidRPr="00A83F64">
        <w:rPr>
          <w:rFonts w:cstheme="minorHAnsi"/>
          <w:rPrChange w:id="134" w:author="Samuel Greenrod" w:date="2025-09-19T13:18:00Z" w16du:dateUtc="2025-09-19T20:18:00Z">
            <w:rPr>
              <w:rFonts w:cstheme="minorHAnsi"/>
              <w:sz w:val="24"/>
              <w:szCs w:val="24"/>
            </w:rPr>
          </w:rPrChange>
        </w:rPr>
        <w:t>°</w:t>
      </w:r>
      <w:r w:rsidR="003E3456" w:rsidRPr="00A83F64">
        <w:rPr>
          <w:rPrChange w:id="135" w:author="Samuel Greenrod" w:date="2025-09-19T13:18:00Z" w16du:dateUtc="2025-09-19T20:18:00Z">
            <w:rPr>
              <w:sz w:val="24"/>
              <w:szCs w:val="24"/>
            </w:rPr>
          </w:rPrChange>
        </w:rPr>
        <w:t>C static in light red, and fluctuating in light purple</w:t>
      </w:r>
      <w:r w:rsidR="00C9203C" w:rsidRPr="00A83F64">
        <w:rPr>
          <w:rPrChange w:id="136" w:author="Samuel Greenrod" w:date="2025-09-19T13:18:00Z" w16du:dateUtc="2025-09-19T20:18:00Z">
            <w:rPr>
              <w:sz w:val="24"/>
              <w:szCs w:val="24"/>
            </w:rPr>
          </w:rPrChange>
        </w:rPr>
        <w:t xml:space="preserve">). </w:t>
      </w:r>
      <w:commentRangeEnd w:id="119"/>
      <w:r w:rsidR="00A724DC" w:rsidRPr="00A83F64">
        <w:rPr>
          <w:rStyle w:val="CommentReference"/>
          <w:sz w:val="14"/>
          <w:szCs w:val="14"/>
          <w:rPrChange w:id="137" w:author="Samuel Greenrod" w:date="2025-09-19T13:18:00Z" w16du:dateUtc="2025-09-19T20:18:00Z">
            <w:rPr>
              <w:rStyle w:val="CommentReference"/>
            </w:rPr>
          </w:rPrChange>
        </w:rPr>
        <w:commentReference w:id="119"/>
      </w:r>
      <w:commentRangeEnd w:id="120"/>
      <w:r w:rsidR="001B3986" w:rsidRPr="00A83F64">
        <w:rPr>
          <w:rStyle w:val="CommentReference"/>
          <w:sz w:val="14"/>
          <w:szCs w:val="14"/>
          <w:rPrChange w:id="138" w:author="Samuel Greenrod" w:date="2025-09-19T13:18:00Z" w16du:dateUtc="2025-09-19T20:18:00Z">
            <w:rPr>
              <w:rStyle w:val="CommentReference"/>
            </w:rPr>
          </w:rPrChange>
        </w:rPr>
        <w:commentReference w:id="120"/>
      </w:r>
      <w:commentRangeEnd w:id="121"/>
      <w:r w:rsidR="001B3986" w:rsidRPr="00A83F64">
        <w:rPr>
          <w:rStyle w:val="CommentReference"/>
          <w:sz w:val="14"/>
          <w:szCs w:val="14"/>
          <w:rPrChange w:id="139" w:author="Samuel Greenrod" w:date="2025-09-19T13:18:00Z" w16du:dateUtc="2025-09-19T20:18:00Z">
            <w:rPr>
              <w:rStyle w:val="CommentReference"/>
            </w:rPr>
          </w:rPrChange>
        </w:rPr>
        <w:commentReference w:id="121"/>
      </w:r>
      <w:r w:rsidR="00C9203C" w:rsidRPr="00A83F64">
        <w:rPr>
          <w:rPrChange w:id="140" w:author="Samuel Greenrod" w:date="2025-09-19T13:18:00Z" w16du:dateUtc="2025-09-19T20:18:00Z">
            <w:rPr>
              <w:sz w:val="24"/>
              <w:szCs w:val="24"/>
            </w:rPr>
          </w:rPrChange>
        </w:rPr>
        <w:t xml:space="preserve">Assay temperature and significance values are presented as in </w:t>
      </w:r>
      <w:r w:rsidR="003E3456" w:rsidRPr="00A83F64">
        <w:rPr>
          <w:rPrChange w:id="141" w:author="Samuel Greenrod" w:date="2025-09-19T13:18:00Z" w16du:dateUtc="2025-09-19T20:18:00Z">
            <w:rPr>
              <w:sz w:val="24"/>
              <w:szCs w:val="24"/>
            </w:rPr>
          </w:rPrChange>
        </w:rPr>
        <w:t>Fig 1B</w:t>
      </w:r>
      <w:r w:rsidR="00C9203C" w:rsidRPr="00A83F64">
        <w:rPr>
          <w:rPrChange w:id="142" w:author="Samuel Greenrod" w:date="2025-09-19T13:18:00Z" w16du:dateUtc="2025-09-19T20:18:00Z">
            <w:rPr>
              <w:sz w:val="24"/>
              <w:szCs w:val="24"/>
            </w:rPr>
          </w:rPrChange>
        </w:rPr>
        <w:t xml:space="preserve">. </w:t>
      </w:r>
      <w:r w:rsidR="003E3456" w:rsidRPr="00A83F64">
        <w:rPr>
          <w:rPrChange w:id="143" w:author="Samuel Greenrod" w:date="2025-09-19T13:18:00Z" w16du:dateUtc="2025-09-19T20:18:00Z">
            <w:rPr>
              <w:sz w:val="24"/>
              <w:szCs w:val="24"/>
            </w:rPr>
          </w:rPrChange>
        </w:rPr>
        <w:t xml:space="preserve">Six biological replicates were assayed and data points show the average of three technical replicates. Ancestral growth rates are shown by grey dashed line with standard errors shown as a grey box (n = 3). </w:t>
      </w:r>
      <w:r w:rsidR="00854468" w:rsidRPr="00A83F64">
        <w:rPr>
          <w:rPrChange w:id="144" w:author="Samuel Greenrod" w:date="2025-09-19T13:18:00Z" w16du:dateUtc="2025-09-19T20:18:00Z">
            <w:rPr>
              <w:sz w:val="24"/>
              <w:szCs w:val="24"/>
            </w:rPr>
          </w:rPrChange>
        </w:rPr>
        <w:t>* = p &lt; 0.05. Absence of asterisk reflects non-significant difference.</w:t>
      </w:r>
      <w:r w:rsidR="00A724DC" w:rsidRPr="00A83F64">
        <w:rPr>
          <w:rPrChange w:id="145" w:author="Samuel Greenrod" w:date="2025-09-19T13:18:00Z" w16du:dateUtc="2025-09-19T20:18:00Z">
            <w:rPr>
              <w:sz w:val="24"/>
              <w:szCs w:val="24"/>
            </w:rPr>
          </w:rPrChange>
        </w:rPr>
        <w:t xml:space="preserve"> </w:t>
      </w:r>
      <w:r w:rsidR="00F72FD0" w:rsidRPr="00A83F64">
        <w:rPr>
          <w:rPrChange w:id="146" w:author="Samuel Greenrod" w:date="2025-09-19T13:18:00Z" w16du:dateUtc="2025-09-19T20:18:00Z">
            <w:rPr>
              <w:sz w:val="24"/>
              <w:szCs w:val="24"/>
            </w:rPr>
          </w:rPrChange>
        </w:rPr>
        <w:t xml:space="preserve">Static temperature data was adapted from </w:t>
      </w:r>
      <w:r w:rsidR="00F72FD0" w:rsidRPr="00A83F64">
        <w:rPr>
          <w:highlight w:val="yellow"/>
          <w:rPrChange w:id="147" w:author="Samuel Greenrod" w:date="2025-09-19T13:18:00Z" w16du:dateUtc="2025-09-19T20:18:00Z">
            <w:rPr>
              <w:sz w:val="24"/>
              <w:szCs w:val="24"/>
              <w:highlight w:val="yellow"/>
            </w:rPr>
          </w:rPrChange>
        </w:rPr>
        <w:t xml:space="preserve">Greenrod et al </w:t>
      </w:r>
      <w:commentRangeStart w:id="148"/>
      <w:r w:rsidR="00F72FD0" w:rsidRPr="00A83F64">
        <w:rPr>
          <w:highlight w:val="yellow"/>
          <w:rPrChange w:id="149" w:author="Samuel Greenrod" w:date="2025-09-19T13:18:00Z" w16du:dateUtc="2025-09-19T20:18:00Z">
            <w:rPr>
              <w:sz w:val="24"/>
              <w:szCs w:val="24"/>
              <w:highlight w:val="yellow"/>
            </w:rPr>
          </w:rPrChange>
        </w:rPr>
        <w:t>(unpublished</w:t>
      </w:r>
      <w:commentRangeEnd w:id="148"/>
      <w:r w:rsidR="00F72FD0" w:rsidRPr="00A83F64">
        <w:rPr>
          <w:rStyle w:val="CommentReference"/>
          <w:sz w:val="14"/>
          <w:szCs w:val="14"/>
          <w:highlight w:val="yellow"/>
          <w:rPrChange w:id="150" w:author="Samuel Greenrod" w:date="2025-09-19T13:18:00Z" w16du:dateUtc="2025-09-19T20:18:00Z">
            <w:rPr>
              <w:rStyle w:val="CommentReference"/>
              <w:highlight w:val="yellow"/>
            </w:rPr>
          </w:rPrChange>
        </w:rPr>
        <w:commentReference w:id="148"/>
      </w:r>
      <w:r w:rsidR="00F72FD0" w:rsidRPr="00A83F64">
        <w:rPr>
          <w:highlight w:val="yellow"/>
          <w:rPrChange w:id="151" w:author="Samuel Greenrod" w:date="2025-09-19T13:18:00Z" w16du:dateUtc="2025-09-19T20:18:00Z">
            <w:rPr>
              <w:sz w:val="24"/>
              <w:szCs w:val="24"/>
              <w:highlight w:val="yellow"/>
            </w:rPr>
          </w:rPrChange>
        </w:rPr>
        <w:t>).</w:t>
      </w:r>
    </w:p>
    <w:p w14:paraId="5C5FA4B2" w14:textId="2D1F4CB8" w:rsidR="00854468" w:rsidRDefault="00854468" w:rsidP="00AD4206">
      <w:pPr>
        <w:jc w:val="both"/>
      </w:pPr>
    </w:p>
    <w:p w14:paraId="166C8CC7" w14:textId="77777777" w:rsidR="000E7150" w:rsidRDefault="000E7150" w:rsidP="00AD4206">
      <w:pPr>
        <w:jc w:val="both"/>
        <w:rPr>
          <w:b/>
          <w:bCs/>
          <w:sz w:val="24"/>
          <w:szCs w:val="24"/>
        </w:rPr>
      </w:pPr>
      <w:bookmarkStart w:id="152" w:name="_Hlk208589250"/>
    </w:p>
    <w:p w14:paraId="674AA9BA" w14:textId="77777777" w:rsidR="000E7150" w:rsidDel="00A83F64" w:rsidRDefault="000E7150" w:rsidP="00AD4206">
      <w:pPr>
        <w:jc w:val="both"/>
        <w:rPr>
          <w:del w:id="153" w:author="Samuel Greenrod" w:date="2025-09-19T13:18:00Z" w16du:dateUtc="2025-09-19T20:18:00Z"/>
          <w:b/>
          <w:bCs/>
          <w:sz w:val="24"/>
          <w:szCs w:val="24"/>
        </w:rPr>
      </w:pPr>
    </w:p>
    <w:p w14:paraId="545D960B" w14:textId="77777777" w:rsidR="000E7150" w:rsidDel="00A83F64" w:rsidRDefault="000E7150" w:rsidP="00AD4206">
      <w:pPr>
        <w:jc w:val="both"/>
        <w:rPr>
          <w:del w:id="154" w:author="Samuel Greenrod" w:date="2025-09-19T13:18:00Z" w16du:dateUtc="2025-09-19T20:18:00Z"/>
          <w:b/>
          <w:bCs/>
          <w:sz w:val="24"/>
          <w:szCs w:val="24"/>
        </w:rPr>
      </w:pPr>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152"/>
    <w:p w14:paraId="5132708C" w14:textId="25BA399B" w:rsidR="001346AE" w:rsidRDefault="00D36751" w:rsidP="00AD4206">
      <w:pPr>
        <w:jc w:val="both"/>
        <w:rPr>
          <w:sz w:val="24"/>
          <w:szCs w:val="24"/>
        </w:rPr>
      </w:pPr>
      <w:commentRangeStart w:id="155"/>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commentRangeEnd w:id="155"/>
      <w:r w:rsidR="00924740">
        <w:rPr>
          <w:rStyle w:val="CommentReference"/>
        </w:rPr>
        <w:commentReference w:id="155"/>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 3a)</w:t>
      </w:r>
      <w:r w:rsidR="004D77F2">
        <w:rPr>
          <w:sz w:val="24"/>
          <w:szCs w:val="24"/>
        </w:rPr>
        <w:t>.</w:t>
      </w:r>
      <w:r w:rsidR="00E24081">
        <w:rPr>
          <w:sz w:val="24"/>
          <w:szCs w:val="24"/>
        </w:rPr>
        <w:t xml:space="preserve"> </w:t>
      </w:r>
      <w:commentRangeStart w:id="156"/>
      <w:r w:rsidR="00BF29E6">
        <w:rPr>
          <w:sz w:val="24"/>
          <w:szCs w:val="24"/>
        </w:rPr>
        <w:t xml:space="preserve">Fluctuating evolved </w:t>
      </w:r>
      <w:r w:rsidR="00BF29E6">
        <w:rPr>
          <w:sz w:val="24"/>
          <w:szCs w:val="24"/>
        </w:rPr>
        <w:lastRenderedPageBreak/>
        <w:t xml:space="preserve">populations did not form a unique </w:t>
      </w:r>
      <w:commentRangeStart w:id="157"/>
      <w:r w:rsidR="00BF29E6">
        <w:rPr>
          <w:sz w:val="24"/>
          <w:szCs w:val="24"/>
        </w:rPr>
        <w:t xml:space="preserve">clade </w:t>
      </w:r>
      <w:commentRangeEnd w:id="157"/>
      <w:r w:rsidR="00924740">
        <w:rPr>
          <w:rStyle w:val="CommentReference"/>
        </w:rPr>
        <w:commentReference w:id="157"/>
      </w:r>
      <w:r w:rsidR="00BF29E6">
        <w:rPr>
          <w:sz w:val="24"/>
          <w:szCs w:val="24"/>
        </w:rPr>
        <w:t xml:space="preserve">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commentRangeEnd w:id="156"/>
      <w:r w:rsidR="00FF6C97">
        <w:rPr>
          <w:rStyle w:val="CommentReference"/>
        </w:rPr>
        <w:commentReference w:id="156"/>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0305E106"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 3b)</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(t(15)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C: t(15) = -0.46, p = 0.89; 42</w:t>
      </w:r>
      <w:r w:rsidR="00733904">
        <w:rPr>
          <w:rFonts w:cstheme="minorHAnsi"/>
          <w:sz w:val="24"/>
          <w:szCs w:val="24"/>
        </w:rPr>
        <w:t>°</w:t>
      </w:r>
      <w:r w:rsidR="00733904">
        <w:rPr>
          <w:sz w:val="24"/>
          <w:szCs w:val="24"/>
        </w:rPr>
        <w:t>C: 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(t(15) = 2.9, p &lt; 0.05) but not 37</w:t>
      </w:r>
      <w:r w:rsidR="005A5AEB">
        <w:rPr>
          <w:rFonts w:cstheme="minorHAnsi"/>
          <w:sz w:val="24"/>
          <w:szCs w:val="24"/>
        </w:rPr>
        <w:t>°</w:t>
      </w:r>
      <w:r w:rsidR="005A5AEB">
        <w:rPr>
          <w:sz w:val="24"/>
          <w:szCs w:val="24"/>
        </w:rPr>
        <w:t xml:space="preserve">C static populations (t(15)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C: t(15) = 2.0, p = 0.15; 42</w:t>
      </w:r>
      <w:r w:rsidR="005A5AEB">
        <w:rPr>
          <w:rFonts w:cstheme="minorHAnsi"/>
          <w:sz w:val="24"/>
          <w:szCs w:val="24"/>
        </w:rPr>
        <w:t>°</w:t>
      </w:r>
      <w:r w:rsidR="005A5AEB">
        <w:rPr>
          <w:sz w:val="24"/>
          <w:szCs w:val="24"/>
        </w:rPr>
        <w:t>C: t(15) = -0.10, p = 0.99).</w:t>
      </w:r>
    </w:p>
    <w:p w14:paraId="2EBEAED1" w14:textId="7D5BAA41"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determined the prevalence of high frequency variants (&gt; 20% frequency)</w:t>
      </w:r>
      <w:r w:rsidR="00014CD6">
        <w:rPr>
          <w:sz w:val="24"/>
          <w:szCs w:val="24"/>
        </w:rPr>
        <w:t xml:space="preserve"> that were unique to or shared between evolved lines (Fig 3</w:t>
      </w:r>
      <w:r w:rsidR="00AF0DB2">
        <w:rPr>
          <w:sz w:val="24"/>
          <w:szCs w:val="24"/>
        </w:rPr>
        <w:t>c</w:t>
      </w:r>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C static variants were shared with other evolved lines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w:t>
      </w:r>
      <w:del w:id="158" w:author="Samuel Greenrod" w:date="2025-09-19T13:20:00Z" w16du:dateUtc="2025-09-19T20:20:00Z">
        <w:r w:rsidR="00CA0080" w:rsidDel="00A83F64">
          <w:rPr>
            <w:sz w:val="24"/>
            <w:szCs w:val="24"/>
          </w:rPr>
          <w:delText>s</w:delText>
        </w:r>
      </w:del>
      <w:r w:rsidR="00CA0080">
        <w:rPr>
          <w:sz w:val="24"/>
          <w:szCs w:val="24"/>
        </w:rPr>
        <w:t xml:space="preserve"> in the </w:t>
      </w:r>
      <w:r w:rsidR="00AF0DB2">
        <w:rPr>
          <w:sz w:val="24"/>
          <w:szCs w:val="24"/>
        </w:rPr>
        <w:t xml:space="preserve">prevalence of shared mutations relative to unique mutations between evolved lines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1DC7DF9D" w:rsidR="00D36751" w:rsidRDefault="008A363D" w:rsidP="00AD4206">
      <w:pPr>
        <w:jc w:val="both"/>
        <w:rPr>
          <w:sz w:val="24"/>
          <w:szCs w:val="24"/>
        </w:rPr>
      </w:pPr>
      <w:r>
        <w:rPr>
          <w:sz w:val="24"/>
          <w:szCs w:val="24"/>
        </w:rPr>
        <w:t>Finally, we investigated which mutations drove clustering between fluctuating and static populations (Fig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r w:rsidR="00E24081">
        <w:rPr>
          <w:sz w:val="24"/>
          <w:szCs w:val="24"/>
        </w:rPr>
        <w:t>BlastP</w:t>
      </w:r>
      <w:proofErr w:type="spellEnd"/>
      <w:r w:rsidR="00E24081">
        <w:rPr>
          <w:sz w:val="24"/>
          <w:szCs w:val="24"/>
        </w:rPr>
        <w:t>: 97.83% identity, 95% sequence overlap)</w:t>
      </w:r>
      <w:r w:rsidR="00576393">
        <w:rPr>
          <w:sz w:val="24"/>
          <w:szCs w:val="24"/>
        </w:rPr>
        <w:t xml:space="preserve">, previously </w:t>
      </w:r>
      <w:r>
        <w:rPr>
          <w:sz w:val="24"/>
          <w:szCs w:val="24"/>
        </w:rPr>
        <w:t>identified in all 42</w:t>
      </w:r>
      <w:r w:rsidR="002D44C9">
        <w:rPr>
          <w:rFonts w:cstheme="minorHAnsi"/>
          <w:sz w:val="24"/>
          <w:szCs w:val="24"/>
        </w:rPr>
        <w:t>°</w:t>
      </w:r>
      <w:r>
        <w:rPr>
          <w:sz w:val="24"/>
          <w:szCs w:val="24"/>
        </w:rPr>
        <w:t>C static populations</w:t>
      </w:r>
      <w:r w:rsidR="00576393">
        <w:rPr>
          <w:sz w:val="24"/>
          <w:szCs w:val="24"/>
        </w:rPr>
        <w:t xml:space="preserve"> </w:t>
      </w:r>
      <w:r w:rsidR="00576393" w:rsidRPr="00D56147">
        <w:rPr>
          <w:sz w:val="24"/>
          <w:szCs w:val="24"/>
          <w:highlight w:val="yellow"/>
        </w:rPr>
        <w:t>(Greenrod et al., unpublished)</w:t>
      </w:r>
      <w:r w:rsidR="00D36751" w:rsidRPr="00D56147">
        <w:rPr>
          <w:sz w:val="24"/>
          <w:szCs w:val="24"/>
          <w:highlight w:val="yellow"/>
        </w:rPr>
        <w:t>.</w:t>
      </w:r>
      <w:r w:rsidR="00D36751">
        <w:rPr>
          <w:sz w:val="24"/>
          <w:szCs w:val="24"/>
        </w:rPr>
        <w:t xml:space="preserve"> </w:t>
      </w:r>
      <w:r>
        <w:rPr>
          <w:sz w:val="24"/>
          <w:szCs w:val="24"/>
        </w:rPr>
        <w:t xml:space="preserve">The clustering of 5/6 </w:t>
      </w:r>
      <w:r w:rsidR="00BF29E6">
        <w:rPr>
          <w:rFonts w:cstheme="minorHAnsi"/>
          <w:sz w:val="24"/>
          <w:szCs w:val="24"/>
        </w:rPr>
        <w:t>φ</w:t>
      </w:r>
      <w:r w:rsidR="00D36751">
        <w:rPr>
          <w:sz w:val="24"/>
          <w:szCs w:val="24"/>
        </w:rPr>
        <w:t xml:space="preserve">LUZ19 </w:t>
      </w:r>
      <w:r>
        <w:rPr>
          <w:sz w:val="24"/>
          <w:szCs w:val="24"/>
        </w:rPr>
        <w:t xml:space="preserve">fluctuating </w:t>
      </w:r>
      <w:r w:rsidR="00D36751">
        <w:rPr>
          <w:sz w:val="24"/>
          <w:szCs w:val="24"/>
        </w:rPr>
        <w:t xml:space="preserve">populations </w:t>
      </w:r>
      <w:r>
        <w:rPr>
          <w:sz w:val="24"/>
          <w:szCs w:val="24"/>
        </w:rPr>
        <w:t>with the 42</w:t>
      </w:r>
      <w:r w:rsidR="00854239">
        <w:rPr>
          <w:rFonts w:cstheme="minorHAnsi"/>
          <w:sz w:val="24"/>
          <w:szCs w:val="24"/>
        </w:rPr>
        <w:t>°</w:t>
      </w:r>
      <w:r>
        <w:rPr>
          <w:sz w:val="24"/>
          <w:szCs w:val="24"/>
        </w:rPr>
        <w:t>C static populations were attributed to parallel insertions in</w:t>
      </w:r>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Pr>
          <w:sz w:val="24"/>
          <w:szCs w:val="24"/>
        </w:rPr>
        <w:t>This</w:t>
      </w:r>
      <w:r w:rsidR="00547F57">
        <w:rPr>
          <w:sz w:val="24"/>
          <w:szCs w:val="24"/>
        </w:rPr>
        <w:t xml:space="preserve"> intergenic insertion </w:t>
      </w:r>
      <w:r>
        <w:rPr>
          <w:sz w:val="24"/>
          <w:szCs w:val="24"/>
        </w:rPr>
        <w:t xml:space="preserve">was also previously identified </w:t>
      </w:r>
      <w:r w:rsidR="00547F57">
        <w:rPr>
          <w:sz w:val="24"/>
          <w:szCs w:val="24"/>
        </w:rPr>
        <w:t xml:space="preserve">in </w:t>
      </w:r>
      <w:r>
        <w:rPr>
          <w:sz w:val="24"/>
          <w:szCs w:val="24"/>
        </w:rPr>
        <w:t xml:space="preserve">all </w:t>
      </w:r>
      <w:r w:rsidR="00547F57">
        <w:rPr>
          <w:sz w:val="24"/>
          <w:szCs w:val="24"/>
        </w:rPr>
        <w:t>42</w:t>
      </w:r>
      <w:r w:rsidR="00BF29E6">
        <w:rPr>
          <w:rFonts w:cstheme="minorHAnsi"/>
          <w:sz w:val="24"/>
          <w:szCs w:val="24"/>
        </w:rPr>
        <w:t>°</w:t>
      </w:r>
      <w:r w:rsidR="00547F57">
        <w:rPr>
          <w:sz w:val="24"/>
          <w:szCs w:val="24"/>
        </w:rPr>
        <w:t xml:space="preserve">C </w:t>
      </w:r>
      <w:r>
        <w:rPr>
          <w:sz w:val="24"/>
          <w:szCs w:val="24"/>
        </w:rPr>
        <w:t>static populations</w:t>
      </w:r>
      <w:r w:rsidR="00547F57">
        <w:rPr>
          <w:sz w:val="24"/>
          <w:szCs w:val="24"/>
        </w:rPr>
        <w:t xml:space="preserve"> </w:t>
      </w:r>
      <w:r w:rsidR="00547F57" w:rsidRPr="00D56147">
        <w:rPr>
          <w:sz w:val="24"/>
          <w:szCs w:val="24"/>
          <w:highlight w:val="yellow"/>
        </w:rPr>
        <w:t>(Greenrod et al., unpublished).</w:t>
      </w:r>
      <w:r w:rsidR="00547F57">
        <w:rPr>
          <w:sz w:val="24"/>
          <w:szCs w:val="24"/>
        </w:rPr>
        <w:t xml:space="preserve"> </w:t>
      </w:r>
    </w:p>
    <w:p w14:paraId="111B3960" w14:textId="3D8E3E73" w:rsidR="00272DB1" w:rsidRDefault="001E065A">
      <w:pPr>
        <w:rPr>
          <w:sz w:val="24"/>
          <w:szCs w:val="24"/>
        </w:rPr>
      </w:pPr>
      <w:commentRangeStart w:id="159"/>
      <w:commentRangeStart w:id="160"/>
      <w:commentRangeEnd w:id="160"/>
      <w:r>
        <w:rPr>
          <w:rStyle w:val="CommentReference"/>
        </w:rPr>
        <w:commentReference w:id="160"/>
      </w:r>
      <w:commentRangeEnd w:id="159"/>
      <w:r w:rsidR="00FF6C97">
        <w:rPr>
          <w:rStyle w:val="CommentReference"/>
        </w:rPr>
        <w:commentReference w:id="159"/>
      </w:r>
    </w:p>
    <w:p w14:paraId="4B9F80D1" w14:textId="0869239E" w:rsidR="00845CCB" w:rsidRPr="00F36D27" w:rsidRDefault="000E7150" w:rsidP="00845CCB">
      <w:pPr>
        <w:jc w:val="both"/>
      </w:pPr>
      <w:r>
        <w:rPr>
          <w:noProof/>
          <w:sz w:val="24"/>
          <w:szCs w:val="24"/>
        </w:rPr>
        <w:lastRenderedPageBreak/>
        <w:drawing>
          <wp:anchor distT="0" distB="0" distL="114300" distR="114300" simplePos="0" relativeHeight="251660288" behindDoc="0" locked="0" layoutInCell="1" allowOverlap="1" wp14:anchorId="24E1D51C" wp14:editId="178877CB">
            <wp:simplePos x="0" y="0"/>
            <wp:positionH relativeFrom="margin">
              <wp:align>right</wp:align>
            </wp:positionH>
            <wp:positionV relativeFrom="paragraph">
              <wp:posOffset>2540</wp:posOffset>
            </wp:positionV>
            <wp:extent cx="5731510" cy="6834505"/>
            <wp:effectExtent l="0" t="0" r="2540" b="4445"/>
            <wp:wrapTopAndBottom/>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14:sizeRelH relativeFrom="page">
              <wp14:pctWidth>0</wp14:pctWidth>
            </wp14:sizeRelH>
            <wp14:sizeRelV relativeFrom="page">
              <wp14:pctHeight>0</wp14:pctHeight>
            </wp14:sizeRelV>
          </wp:anchor>
        </w:drawing>
      </w:r>
      <w:commentRangeStart w:id="161"/>
      <w:commentRangeStart w:id="162"/>
      <w:commentRangeStart w:id="163"/>
      <w:commentRangeStart w:id="164"/>
      <w:r w:rsidR="00845CCB" w:rsidRPr="009969DF">
        <w:rPr>
          <w:b/>
          <w:bCs/>
          <w:sz w:val="24"/>
          <w:szCs w:val="24"/>
        </w:rPr>
        <w:t xml:space="preserve">Figure 3. </w:t>
      </w:r>
      <w:commentRangeEnd w:id="161"/>
      <w:r w:rsidR="0079377F">
        <w:rPr>
          <w:rStyle w:val="CommentReference"/>
        </w:rPr>
        <w:commentReference w:id="161"/>
      </w:r>
      <w:commentRangeEnd w:id="162"/>
      <w:r w:rsidR="00BB1343">
        <w:rPr>
          <w:rStyle w:val="CommentReference"/>
        </w:rPr>
        <w:commentReference w:id="162"/>
      </w:r>
      <w:commentRangeEnd w:id="163"/>
      <w:r w:rsidR="00BB1343">
        <w:rPr>
          <w:rStyle w:val="CommentReference"/>
        </w:rPr>
        <w:commentReference w:id="163"/>
      </w:r>
      <w:commentRangeEnd w:id="164"/>
      <w:r w:rsidR="00BB1343">
        <w:rPr>
          <w:rStyle w:val="CommentReference"/>
        </w:rPr>
        <w:commentReference w:id="164"/>
      </w:r>
      <w:r w:rsidR="00845CCB" w:rsidRPr="009969DF">
        <w:rPr>
          <w:b/>
          <w:bCs/>
          <w:sz w:val="24"/>
          <w:szCs w:val="24"/>
        </w:rPr>
        <w:t xml:space="preserve">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Neighbour-joining trees 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r w:rsidR="00275E12">
        <w:rPr>
          <w:sz w:val="24"/>
          <w:szCs w:val="24"/>
        </w:rPr>
        <w:t>Stacked b</w:t>
      </w:r>
      <w:r w:rsidR="00845CCB">
        <w:rPr>
          <w:sz w:val="24"/>
          <w:szCs w:val="24"/>
        </w:rPr>
        <w:t xml:space="preserve">ar charts showing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unique to or shared between evolved lines. </w:t>
      </w:r>
      <w:r w:rsidR="00275E12">
        <w:rPr>
          <w:sz w:val="24"/>
          <w:szCs w:val="24"/>
        </w:rPr>
        <w:t>Bars are coloured by evolved line.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165"/>
      <w:r w:rsidR="00F72FD0" w:rsidRPr="002A7CDC">
        <w:rPr>
          <w:sz w:val="24"/>
          <w:szCs w:val="24"/>
          <w:highlight w:val="yellow"/>
        </w:rPr>
        <w:t>(unpublished</w:t>
      </w:r>
      <w:commentRangeEnd w:id="165"/>
      <w:r w:rsidR="00F72FD0" w:rsidRPr="002A7CDC">
        <w:rPr>
          <w:rStyle w:val="CommentReference"/>
          <w:highlight w:val="yellow"/>
        </w:rPr>
        <w:commentReference w:id="165"/>
      </w:r>
      <w:r w:rsidR="00F72FD0" w:rsidRPr="002A7CDC">
        <w:rPr>
          <w:sz w:val="24"/>
          <w:szCs w:val="24"/>
          <w:highlight w:val="yellow"/>
        </w:rPr>
        <w:t>).</w:t>
      </w:r>
    </w:p>
    <w:p w14:paraId="7744A85A" w14:textId="4F0A3D18" w:rsidR="00272DB1" w:rsidRPr="000D3A8C" w:rsidRDefault="008D5A1A" w:rsidP="00AD4206">
      <w:pPr>
        <w:jc w:val="both"/>
        <w:rPr>
          <w:b/>
          <w:bCs/>
          <w:sz w:val="24"/>
          <w:szCs w:val="24"/>
        </w:rPr>
      </w:pPr>
      <w:bookmarkStart w:id="166" w:name="_Hlk208589272"/>
      <w:r>
        <w:rPr>
          <w:b/>
          <w:bCs/>
          <w:sz w:val="24"/>
          <w:szCs w:val="24"/>
        </w:rPr>
        <w:lastRenderedPageBreak/>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166"/>
    <w:p w14:paraId="195FCB24" w14:textId="1884CC15" w:rsidR="002E46D7"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xml:space="preserve">, p = 0.07) (Fig 4a).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sidR="000D3A8C">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sidR="000D3A8C">
        <w:rPr>
          <w:sz w:val="24"/>
          <w:szCs w:val="24"/>
        </w:rPr>
        <w:t xml:space="preserve">We further hypothesised that </w:t>
      </w:r>
      <w:r w:rsidR="00F72FD0">
        <w:rPr>
          <w:rFonts w:cstheme="minorHAnsi"/>
          <w:sz w:val="24"/>
          <w:szCs w:val="24"/>
        </w:rPr>
        <w:t>φ</w:t>
      </w:r>
      <w:r w:rsidR="00F72FD0">
        <w:rPr>
          <w:sz w:val="24"/>
          <w:szCs w:val="24"/>
        </w:rPr>
        <w:t xml:space="preserve">LUZ19 </w:t>
      </w:r>
      <w:r w:rsidR="000D3A8C">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sidR="000D3A8C">
        <w:rPr>
          <w:sz w:val="24"/>
          <w:szCs w:val="24"/>
        </w:rPr>
        <w:t xml:space="preserve"> </w:t>
      </w:r>
      <w:r w:rsidR="00FC3152">
        <w:rPr>
          <w:sz w:val="24"/>
          <w:szCs w:val="24"/>
        </w:rPr>
        <w:t xml:space="preserve">populations, </w:t>
      </w:r>
      <w:r w:rsidR="000D3A8C">
        <w:rPr>
          <w:sz w:val="24"/>
          <w:szCs w:val="24"/>
        </w:rPr>
        <w:t>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 4b)</w:t>
      </w:r>
      <w:r w:rsidR="007D1010">
        <w:rPr>
          <w:sz w:val="24"/>
          <w:szCs w:val="24"/>
        </w:rPr>
        <w:t xml:space="preserve">. However,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sidR="000D3A8C">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p>
    <w:p w14:paraId="5CA5373A" w14:textId="6D45DC61"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all populations acquired a deletion or SNP in a putative DNA ligase gene</w:t>
      </w:r>
      <w:r w:rsidR="00275E12">
        <w:rPr>
          <w:sz w:val="24"/>
          <w:szCs w:val="24"/>
        </w:rPr>
        <w:t>. Mutations in this gene are thought to contribute to high temperature adaptation</w:t>
      </w:r>
      <w:ins w:id="167" w:author="Samuel Greenrod" w:date="2025-09-19T13:23:00Z" w16du:dateUtc="2025-09-19T20:23:00Z">
        <w:r w:rsidR="00A83F64">
          <w:rPr>
            <w:sz w:val="24"/>
            <w:szCs w:val="24"/>
          </w:rPr>
          <w:t xml:space="preserve"> </w:t>
        </w:r>
        <w:r w:rsidR="00A83F64" w:rsidRPr="00A83F64">
          <w:rPr>
            <w:sz w:val="24"/>
            <w:szCs w:val="24"/>
            <w:highlight w:val="yellow"/>
            <w:rPrChange w:id="168" w:author="Samuel Greenrod" w:date="2025-09-19T13:23:00Z" w16du:dateUtc="2025-09-19T20:23:00Z">
              <w:rPr>
                <w:sz w:val="24"/>
                <w:szCs w:val="24"/>
              </w:rPr>
            </w:rPrChange>
          </w:rPr>
          <w:t>(Greenrod et al. unpublished)</w:t>
        </w:r>
      </w:ins>
      <w:r w:rsidR="00275E12">
        <w:rPr>
          <w:sz w:val="24"/>
          <w:szCs w:val="24"/>
        </w:rPr>
        <w:t xml:space="preserve"> </w:t>
      </w:r>
      <w:r w:rsidR="00FC3152">
        <w:rPr>
          <w:sz w:val="24"/>
          <w:szCs w:val="24"/>
        </w:rPr>
        <w:t xml:space="preserve">and </w:t>
      </w:r>
      <w:r w:rsidR="00275E12">
        <w:rPr>
          <w:sz w:val="24"/>
          <w:szCs w:val="24"/>
        </w:rPr>
        <w:t>were also found in</w:t>
      </w:r>
      <w:r w:rsidR="002D44C9">
        <w:rPr>
          <w:sz w:val="24"/>
          <w:szCs w:val="24"/>
        </w:rPr>
        <w:t xml:space="preserve"> </w:t>
      </w:r>
      <w:r w:rsidR="00275E12">
        <w:rPr>
          <w:sz w:val="24"/>
          <w:szCs w:val="24"/>
        </w:rPr>
        <w:t xml:space="preserve">the </w:t>
      </w:r>
      <w:r w:rsidR="002D44C9">
        <w:rPr>
          <w:sz w:val="24"/>
          <w:szCs w:val="24"/>
        </w:rPr>
        <w:t>two monoculture populations which clustered with 42</w:t>
      </w:r>
      <w:r w:rsidR="00275E12">
        <w:rPr>
          <w:rFonts w:cstheme="minorHAnsi"/>
          <w:sz w:val="24"/>
          <w:szCs w:val="24"/>
        </w:rPr>
        <w:t>°</w:t>
      </w:r>
      <w:r w:rsidR="002D44C9">
        <w:rPr>
          <w:sz w:val="24"/>
          <w:szCs w:val="24"/>
        </w:rPr>
        <w:t xml:space="preserve">C static populations in Fig 3a.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58F96FD8" w:rsidR="00A51BE9" w:rsidRPr="00CD4A82" w:rsidRDefault="002D44C9" w:rsidP="00CD4A82">
      <w:pPr>
        <w:rPr>
          <w:sz w:val="24"/>
          <w:szCs w:val="24"/>
        </w:rPr>
      </w:pPr>
      <w:commentRangeStart w:id="169"/>
      <w:r>
        <w:rPr>
          <w:noProof/>
          <w:sz w:val="24"/>
          <w:szCs w:val="24"/>
        </w:rPr>
        <w:lastRenderedPageBreak/>
        <w:drawing>
          <wp:inline distT="0" distB="0" distL="0" distR="0" wp14:anchorId="1F968805" wp14:editId="70C448C2">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commentRangeEnd w:id="169"/>
      <w:r w:rsidR="00D92750">
        <w:rPr>
          <w:rStyle w:val="CommentReference"/>
        </w:rPr>
        <w:commentReference w:id="169"/>
      </w:r>
    </w:p>
    <w:p w14:paraId="1172AF12" w14:textId="11EAEFC2" w:rsidR="005A73B6" w:rsidRPr="0025290F" w:rsidRDefault="0025290F" w:rsidP="0025290F">
      <w:pPr>
        <w:jc w:val="both"/>
        <w:rPr>
          <w:sz w:val="24"/>
          <w:szCs w:val="24"/>
        </w:rPr>
      </w:pPr>
      <w:commentRangeStart w:id="170"/>
      <w:commentRangeStart w:id="171"/>
      <w:r w:rsidRPr="0025290F">
        <w:rPr>
          <w:b/>
          <w:bCs/>
          <w:sz w:val="24"/>
          <w:szCs w:val="24"/>
        </w:rPr>
        <w:t xml:space="preserve">Figure 4. </w:t>
      </w:r>
      <w:commentRangeEnd w:id="170"/>
      <w:r w:rsidR="00FF6C97">
        <w:rPr>
          <w:rStyle w:val="CommentReference"/>
        </w:rPr>
        <w:commentReference w:id="170"/>
      </w:r>
      <w:commentRangeEnd w:id="171"/>
      <w:r w:rsidR="00FF6C97">
        <w:rPr>
          <w:rStyle w:val="CommentReference"/>
        </w:rPr>
        <w:commentReference w:id="171"/>
      </w:r>
      <w:r w:rsidRPr="0025290F">
        <w:rPr>
          <w:b/>
          <w:bCs/>
          <w:sz w:val="24"/>
          <w:szCs w:val="24"/>
        </w:rPr>
        <w:t>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 xml:space="preserve">genetic distance from the ancestor, for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172"/>
      <w:r w:rsidR="00F72FD0" w:rsidRPr="002A7CDC">
        <w:rPr>
          <w:sz w:val="24"/>
          <w:szCs w:val="24"/>
          <w:highlight w:val="yellow"/>
        </w:rPr>
        <w:t>(unpublished</w:t>
      </w:r>
      <w:commentRangeEnd w:id="172"/>
      <w:r w:rsidR="00F72FD0" w:rsidRPr="002A7CDC">
        <w:rPr>
          <w:rStyle w:val="CommentReference"/>
          <w:highlight w:val="yellow"/>
        </w:rPr>
        <w:commentReference w:id="172"/>
      </w:r>
      <w:r w:rsidR="00F72FD0" w:rsidRPr="002A7CDC">
        <w:rPr>
          <w:sz w:val="24"/>
          <w:szCs w:val="24"/>
          <w:highlight w:val="yellow"/>
        </w:rPr>
        <w:t>).</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79713799"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fitness 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commentRangeStart w:id="173"/>
      <w:commentRangeEnd w:id="173"/>
      <w:r w:rsidR="00FE5440">
        <w:rPr>
          <w:rStyle w:val="CommentReference"/>
        </w:rPr>
        <w:commentReference w:id="173"/>
      </w:r>
      <w:r w:rsidR="001A59F6">
        <w:rPr>
          <w:sz w:val="24"/>
          <w:szCs w:val="24"/>
        </w:rPr>
        <w:t xml:space="preserve">phenotypes </w:t>
      </w:r>
      <w:r w:rsidR="00790182">
        <w:rPr>
          <w:sz w:val="24"/>
          <w:szCs w:val="24"/>
        </w:rPr>
        <w:t xml:space="preserve">at high temperatures </w:t>
      </w:r>
      <w:r w:rsidR="001A59F6">
        <w:rPr>
          <w:sz w:val="24"/>
          <w:szCs w:val="24"/>
        </w:rPr>
        <w:t xml:space="preserve">compared to </w:t>
      </w:r>
      <w:proofErr w:type="spellStart"/>
      <w:r w:rsidR="00790182">
        <w:rPr>
          <w:sz w:val="24"/>
          <w:szCs w:val="24"/>
        </w:rPr>
        <w:t>phages</w:t>
      </w:r>
      <w:proofErr w:type="spellEnd"/>
      <w:r w:rsidR="00790182">
        <w:rPr>
          <w:sz w:val="24"/>
          <w:szCs w:val="24"/>
        </w:rPr>
        <w:t xml:space="preserve"> evolved under </w:t>
      </w:r>
      <w:r w:rsidR="001A59F6">
        <w:rPr>
          <w:sz w:val="24"/>
          <w:szCs w:val="24"/>
        </w:rPr>
        <w:t>static</w:t>
      </w:r>
      <w:r w:rsidR="00790182">
        <w:rPr>
          <w:sz w:val="24"/>
          <w:szCs w:val="24"/>
        </w:rPr>
        <w:t xml:space="preserve"> temperatures. 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for high temperature adaptation</w:t>
      </w:r>
      <w:r w:rsidR="008D5A1A">
        <w:rPr>
          <w:sz w:val="24"/>
          <w:szCs w:val="24"/>
        </w:rPr>
        <w:t xml:space="preserve"> </w:t>
      </w:r>
      <w:r w:rsidR="00790182">
        <w:rPr>
          <w:sz w:val="24"/>
          <w:szCs w:val="24"/>
        </w:rPr>
        <w:t xml:space="preserve">in the fluctuating temperature treatment. Alternatively, high temperature </w:t>
      </w:r>
      <w:r w:rsidR="00AA3F9A">
        <w:rPr>
          <w:sz w:val="24"/>
          <w:szCs w:val="24"/>
        </w:rPr>
        <w:t xml:space="preserve">adaptation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w:t>
      </w:r>
      <w:r w:rsidR="00790182">
        <w:rPr>
          <w:sz w:val="24"/>
          <w:szCs w:val="24"/>
        </w:rPr>
        <w:lastRenderedPageBreak/>
        <w:t>lower temperatures</w:t>
      </w:r>
      <w:r w:rsidR="003F1BE1">
        <w:rPr>
          <w:sz w:val="24"/>
          <w:szCs w:val="24"/>
        </w:rPr>
        <w:t xml:space="preserve"> </w:t>
      </w:r>
      <w:r w:rsidR="003F1BE1">
        <w:rPr>
          <w:sz w:val="24"/>
          <w:szCs w:val="24"/>
        </w:rPr>
        <w:fldChar w:fldCharType="begin"/>
      </w:r>
      <w:r w:rsidR="0084092A">
        <w:rPr>
          <w:sz w:val="24"/>
          <w:szCs w:val="24"/>
        </w:rPr>
        <w:instrText xml:space="preserve"> ADDIN ZOTERO_ITEM CSL_CITATION {"citationID":"6oKkh6Nn","properties":{"formattedCitation":"[43]","plainCitation":"[43]","noteIndex":0},"citationItems":[{"id":3498,"uris":["http://zotero.org/users/local/sgFDdPY0/items/C76IUQYV"],"itemData":{"id":3498,"type":"article-journal","abstract":"Many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84092A" w:rsidRPr="0084092A">
        <w:rPr>
          <w:rFonts w:ascii="Calibri" w:hAnsi="Calibri" w:cs="Calibri"/>
          <w:sz w:val="24"/>
        </w:rPr>
        <w:t>[43]</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 xml:space="preserve">static 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under static selection</w:t>
      </w:r>
      <w:r w:rsidR="00057F49">
        <w:rPr>
          <w:sz w:val="24"/>
          <w:szCs w:val="24"/>
        </w:rPr>
        <w:t xml:space="preserve"> </w:t>
      </w:r>
      <w:r w:rsidR="00057F49" w:rsidRPr="00D56147">
        <w:rPr>
          <w:sz w:val="24"/>
          <w:szCs w:val="24"/>
          <w:highlight w:val="yellow"/>
        </w:rPr>
        <w:t>(Greenrod et al., unpublished)</w:t>
      </w:r>
      <w:r w:rsidR="008855F2" w:rsidRPr="00D56147">
        <w:rPr>
          <w:sz w:val="24"/>
          <w:szCs w:val="24"/>
          <w:highlight w:val="yellow"/>
        </w:rPr>
        <w:t>,</w:t>
      </w:r>
      <w:r w:rsidR="008855F2">
        <w:rPr>
          <w:sz w:val="24"/>
          <w:szCs w:val="24"/>
        </w:rPr>
        <w:t xml:space="preserve"> this finding is indicative of no-cost </w:t>
      </w:r>
      <w:proofErr w:type="spellStart"/>
      <w:r w:rsidR="008855F2">
        <w:rPr>
          <w:sz w:val="24"/>
          <w:szCs w:val="24"/>
        </w:rPr>
        <w:t>generalism</w:t>
      </w:r>
      <w:proofErr w:type="spellEnd"/>
      <w:r w:rsidR="00057F49">
        <w:rPr>
          <w:sz w:val="24"/>
          <w:szCs w:val="24"/>
        </w:rPr>
        <w:t xml:space="preserve"> </w:t>
      </w:r>
      <w:r w:rsidR="00057F49">
        <w:rPr>
          <w:sz w:val="24"/>
          <w:szCs w:val="24"/>
        </w:rPr>
        <w:fldChar w:fldCharType="begin"/>
      </w:r>
      <w:r w:rsidR="0084092A">
        <w:rPr>
          <w:sz w:val="24"/>
          <w:szCs w:val="24"/>
        </w:rPr>
        <w:instrText xml:space="preserve"> ADDIN ZOTERO_ITEM CSL_CITATION {"citationID":"0YxCDlAH","properties":{"formattedCitation":"[44]","plainCitation":"[44]","noteIndex":0},"citationItems":[{"id":3487,"uris":["http://zotero.org/users/local/sgFDdPY0/items/EINPGVCU"],"itemData":{"id":3487,"type":"article-journal","abstract":"Specialism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84092A" w:rsidRPr="0084092A">
        <w:rPr>
          <w:rFonts w:ascii="Calibri" w:hAnsi="Calibri" w:cs="Calibri"/>
          <w:sz w:val="24"/>
        </w:rPr>
        <w:t>[44]</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84092A">
        <w:rPr>
          <w:sz w:val="24"/>
          <w:szCs w:val="24"/>
        </w:rPr>
        <w:instrText xml:space="preserve"> ADDIN ZOTERO_ITEM CSL_CITATION {"citationID":"wCTUmpEv","properties":{"formattedCitation":"[44]","plainCitation":"[44]","noteIndex":0},"citationItems":[{"id":3487,"uris":["http://zotero.org/users/local/sgFDdPY0/items/EINPGVCU"],"itemData":{"id":3487,"type":"article-journal","abstract":"Specialism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84092A" w:rsidRPr="0084092A">
        <w:rPr>
          <w:rFonts w:ascii="Calibri" w:hAnsi="Calibri" w:cs="Calibri"/>
          <w:sz w:val="24"/>
        </w:rPr>
        <w:t>[44]</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84092A">
        <w:rPr>
          <w:sz w:val="24"/>
          <w:szCs w:val="24"/>
        </w:rPr>
        <w:instrText xml:space="preserve"> ADDIN ZOTERO_ITEM CSL_CITATION {"citationID":"gqUadEd1","properties":{"formattedCitation":"[45]","plainCitation":"[45]","noteIndex":0},"citationItems":[{"id":978,"uris":["http://zotero.org/users/local/sgFDdPY0/items/JUVF7EL3"],"itemData":{"id":978,"type":"article-journal","abstract":"Predicting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84092A" w:rsidRPr="0084092A">
        <w:rPr>
          <w:rFonts w:ascii="Calibri" w:hAnsi="Calibri" w:cs="Calibri"/>
          <w:sz w:val="24"/>
        </w:rPr>
        <w:t>[45]</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fitness,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4FDF85DE"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formed clusters, fluctuating </w:t>
      </w:r>
      <w:r w:rsidR="00931818">
        <w:rPr>
          <w:sz w:val="24"/>
          <w:szCs w:val="24"/>
        </w:rPr>
        <w:t xml:space="preserve">populations </w:t>
      </w:r>
      <w:r>
        <w:rPr>
          <w:sz w:val="24"/>
          <w:szCs w:val="24"/>
        </w:rPr>
        <w:t xml:space="preserve">were genetically similar to </w:t>
      </w:r>
      <w:r w:rsidR="004958A4">
        <w:rPr>
          <w:sz w:val="24"/>
          <w:szCs w:val="24"/>
        </w:rPr>
        <w:t>either</w:t>
      </w:r>
      <w:r w:rsidR="00931818">
        <w:rPr>
          <w:sz w:val="24"/>
          <w:szCs w:val="24"/>
        </w:rPr>
        <w:t xml:space="preserve"> 37</w:t>
      </w:r>
      <w:r w:rsidR="004958A4">
        <w:rPr>
          <w:rFonts w:cstheme="minorHAnsi"/>
          <w:sz w:val="24"/>
          <w:szCs w:val="24"/>
        </w:rPr>
        <w:t>°</w:t>
      </w:r>
      <w:r w:rsidR="00931818">
        <w:rPr>
          <w:sz w:val="24"/>
          <w:szCs w:val="24"/>
        </w:rPr>
        <w:t xml:space="preserve">C </w:t>
      </w:r>
      <w:r w:rsidR="004958A4">
        <w:rPr>
          <w:sz w:val="24"/>
          <w:szCs w:val="24"/>
        </w:rPr>
        <w:t>or</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w:t>
      </w:r>
      <w:r w:rsidRPr="00D56147">
        <w:rPr>
          <w:sz w:val="24"/>
          <w:szCs w:val="24"/>
          <w:highlight w:val="yellow"/>
        </w:rPr>
        <w:t>Greenrod et al., unpublished</w:t>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931818">
        <w:rPr>
          <w:sz w:val="24"/>
          <w:szCs w:val="24"/>
        </w:rPr>
        <w:instrText xml:space="preserve"> ADDIN ZOTERO_ITEM CSL_CITATION {"citationID":"Zo44u3lz","properties":{"formattedCitation":"[46]","plainCitation":"[46]","noteIndex":0},"citationItems":[{"id":3594,"uris":["http://zotero.org/users/local/sgFDdPY0/items/RRSTHNMX"],"itemData":{"id":3594,"type":"article-journal","abstract":"Historical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931818" w:rsidRPr="00931818">
        <w:rPr>
          <w:rFonts w:ascii="Calibri" w:hAnsi="Calibri" w:cs="Calibri"/>
          <w:sz w:val="24"/>
        </w:rPr>
        <w:t>[46]</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w:t>
      </w:r>
      <w:commentRangeStart w:id="174"/>
      <w:r w:rsidR="00AE115F">
        <w:rPr>
          <w:sz w:val="24"/>
          <w:szCs w:val="24"/>
        </w:rPr>
        <w:t xml:space="preserve">select </w:t>
      </w:r>
      <w:r w:rsidR="005823CB">
        <w:rPr>
          <w:sz w:val="24"/>
          <w:szCs w:val="24"/>
        </w:rPr>
        <w:t>for mutations conferring fitness i</w:t>
      </w:r>
      <w:commentRangeEnd w:id="174"/>
      <w:r w:rsidR="005823CB">
        <w:rPr>
          <w:rStyle w:val="CommentReference"/>
        </w:rPr>
        <w:commentReference w:id="174"/>
      </w:r>
      <w:r w:rsidR="005823CB">
        <w:rPr>
          <w:sz w:val="24"/>
          <w:szCs w:val="24"/>
        </w:rPr>
        <w:t>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931818">
        <w:rPr>
          <w:sz w:val="24"/>
          <w:szCs w:val="24"/>
        </w:rPr>
        <w:instrText xml:space="preserve"> ADDIN ZOTERO_ITEM CSL_CITATION {"citationID":"5fiOvwEn","properties":{"formattedCitation":"[47]","plainCitation":"[47]","noteIndex":0},"citationItems":[{"id":2547,"uris":["http://zotero.org/users/local/sgFDdPY0/items/8ZIHQDZL"],"itemData":{"id":2547,"type":"article-journal","abstract":"The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931818" w:rsidRPr="00931818">
        <w:rPr>
          <w:rFonts w:ascii="Calibri" w:hAnsi="Calibri" w:cs="Calibri"/>
          <w:sz w:val="24"/>
        </w:rPr>
        <w:t>[47]</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66853BB6"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commentRangeStart w:id="175"/>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commentRangeEnd w:id="175"/>
      <w:r w:rsidR="005823CB">
        <w:rPr>
          <w:rStyle w:val="CommentReference"/>
        </w:rPr>
        <w:commentReference w:id="175"/>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3D6FEA">
        <w:rPr>
          <w:sz w:val="24"/>
          <w:szCs w:val="24"/>
        </w:rPr>
        <w:instrText xml:space="preserve"> ADDIN ZOTERO_ITEM CSL_CITATION {"citationID":"MPWxZPyM","properties":{"formattedCitation":"[19,48]","plainCitation":"[19,48]","noteIndex":0},"citationItems":[{"id":3510,"uris":["http://zotero.org/users/local/sgFDdPY0/items/T9YSU94V"],"itemData":{"id":3510,"type":"article-journal","abstract":"The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3D6FEA" w:rsidRPr="003D6FEA">
        <w:rPr>
          <w:rFonts w:ascii="Calibri" w:hAnsi="Calibri" w:cs="Calibri"/>
          <w:sz w:val="24"/>
        </w:rPr>
        <w:t>[19,48]</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A4788D">
        <w:rPr>
          <w:sz w:val="24"/>
          <w:szCs w:val="24"/>
        </w:rPr>
        <w:t xml:space="preserve">. </w:t>
      </w:r>
      <w:r>
        <w:rPr>
          <w:sz w:val="24"/>
          <w:szCs w:val="24"/>
        </w:rPr>
        <w:t xml:space="preserve">Further, </w:t>
      </w:r>
      <w:commentRangeStart w:id="176"/>
      <w:r w:rsidR="00034E63">
        <w:rPr>
          <w:sz w:val="24"/>
          <w:szCs w:val="24"/>
        </w:rPr>
        <w:t xml:space="preserve">co-selection </w:t>
      </w:r>
      <w:commentRangeEnd w:id="176"/>
      <w:r w:rsidR="005823CB">
        <w:rPr>
          <w:rStyle w:val="CommentReference"/>
        </w:rPr>
        <w:commentReference w:id="176"/>
      </w:r>
      <w:r>
        <w:rPr>
          <w:sz w:val="24"/>
          <w:szCs w:val="24"/>
        </w:rPr>
        <w:t xml:space="preserve">resulted in greater evolutionary constraint </w:t>
      </w:r>
      <w:r w:rsidR="00034E63">
        <w:rPr>
          <w:sz w:val="24"/>
          <w:szCs w:val="24"/>
        </w:rPr>
        <w:t>with fluctuating temperatures</w:t>
      </w:r>
      <w:r w:rsidR="00984787">
        <w:rPr>
          <w:sz w:val="24"/>
          <w:szCs w:val="24"/>
        </w:rPr>
        <w:t xml:space="preserve"> </w:t>
      </w:r>
      <w:r>
        <w:rPr>
          <w:sz w:val="24"/>
          <w:szCs w:val="24"/>
        </w:rPr>
        <w:t xml:space="preserve">than static temperatures. </w:t>
      </w:r>
      <w:del w:id="177" w:author="Samuel Greenrod" w:date="2025-09-19T13:39:00Z" w16du:dateUtc="2025-09-19T20:39:00Z">
        <w:r w:rsidR="00C11700" w:rsidDel="0072491E">
          <w:rPr>
            <w:sz w:val="24"/>
            <w:szCs w:val="24"/>
          </w:rPr>
          <w:delText xml:space="preserve">Interactions </w:delText>
        </w:r>
      </w:del>
      <w:ins w:id="178" w:author="Samuel Greenrod" w:date="2025-09-19T13:39:00Z" w16du:dateUtc="2025-09-19T20:39:00Z">
        <w:r w:rsidR="0072491E">
          <w:rPr>
            <w:sz w:val="24"/>
            <w:szCs w:val="24"/>
          </w:rPr>
          <w:t>The negative effects of combined</w:t>
        </w:r>
        <w:r w:rsidR="0072491E">
          <w:rPr>
            <w:sz w:val="24"/>
            <w:szCs w:val="24"/>
          </w:rPr>
          <w:t xml:space="preserve"> </w:t>
        </w:r>
      </w:ins>
      <w:del w:id="179" w:author="Samuel Greenrod" w:date="2025-09-19T13:39:00Z" w16du:dateUtc="2025-09-19T20:39:00Z">
        <w:r w:rsidR="00C11700" w:rsidDel="0072491E">
          <w:rPr>
            <w:sz w:val="24"/>
            <w:szCs w:val="24"/>
          </w:rPr>
          <w:delText xml:space="preserve">between </w:delText>
        </w:r>
      </w:del>
      <w:r w:rsidR="00C11700">
        <w:rPr>
          <w:sz w:val="24"/>
          <w:szCs w:val="24"/>
        </w:rPr>
        <w:t>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3D6FEA">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3D6FEA" w:rsidRPr="003D6FEA">
        <w:rPr>
          <w:rFonts w:ascii="Calibri" w:hAnsi="Calibri" w:cs="Calibri"/>
          <w:sz w:val="24"/>
        </w:rPr>
        <w:t>[11]</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w:t>
      </w:r>
      <w:r w:rsidR="006E5451" w:rsidRPr="00D56147">
        <w:rPr>
          <w:sz w:val="24"/>
          <w:szCs w:val="24"/>
          <w:highlight w:val="yellow"/>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r w:rsidR="00034E63">
        <w:rPr>
          <w:sz w:val="24"/>
          <w:szCs w:val="24"/>
        </w:rPr>
        <w:t xml:space="preserve">the selective synergy between temperature and </w:t>
      </w:r>
      <w:r w:rsidR="004958A4">
        <w:rPr>
          <w:sz w:val="24"/>
          <w:szCs w:val="24"/>
        </w:rPr>
        <w:t xml:space="preserve">competition </w:t>
      </w:r>
      <w:r w:rsidR="00034E63">
        <w:rPr>
          <w:sz w:val="24"/>
          <w:szCs w:val="24"/>
        </w:rPr>
        <w:t>is greater</w:t>
      </w:r>
      <w:r w:rsidR="004958A4">
        <w:rPr>
          <w:sz w:val="24"/>
          <w:szCs w:val="24"/>
        </w:rPr>
        <w:t xml:space="preserve"> under fluctuating temperatures </w:t>
      </w:r>
      <w:r w:rsidR="00034E63">
        <w:rPr>
          <w:sz w:val="24"/>
          <w:szCs w:val="24"/>
        </w:rPr>
        <w:t>than</w:t>
      </w:r>
      <w:r w:rsidR="004958A4">
        <w:rPr>
          <w:sz w:val="24"/>
          <w:szCs w:val="24"/>
        </w:rPr>
        <w:t xml:space="preserve"> static temperatures.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72491E">
        <w:rPr>
          <w:sz w:val="24"/>
          <w:szCs w:val="24"/>
        </w:rPr>
        <w:instrText xml:space="preserve"> ADDIN ZOTERO_ITEM CSL_CITATION {"citationID":"RRG2gbkq","properties":{"formattedCitation":"[49]","plainCitation":"[49]","noteIndex":0},"citationItems":[{"id":2888,"uris":["http://zotero.org/users/local/sgFDdPY0/items/GESMRT8W"],"itemData":{"id":2888,"type":"article-journal","abstract":"Evolution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72491E" w:rsidRPr="0072491E">
        <w:rPr>
          <w:rFonts w:ascii="Calibri" w:hAnsi="Calibri" w:cs="Calibri"/>
          <w:sz w:val="24"/>
        </w:rPr>
        <w:t>[49]</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59AF317D"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931818">
        <w:rPr>
          <w:sz w:val="24"/>
          <w:szCs w:val="24"/>
        </w:rPr>
        <w:instrText xml:space="preserve"> ADDIN ZOTERO_ITEM CSL_CITATION {"citationID":"2ob44rwZ","properties":{"formattedCitation":"[50]","plainCitation":"[50]","noteIndex":0},"citationItems":[{"id":3337,"uris":["http://zotero.org/users/local/sgFDdPY0/items/RRPMEQTY"],"itemData":{"id":3337,"type":"article-journal","abstract":"Effective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931818" w:rsidRPr="00931818">
        <w:rPr>
          <w:rFonts w:ascii="Calibri" w:hAnsi="Calibri" w:cs="Calibri"/>
          <w:sz w:val="24"/>
        </w:rPr>
        <w:t>[50]</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lastRenderedPageBreak/>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particular relevance for parasite species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426CE972" w14:textId="77777777" w:rsidR="0072491E" w:rsidRPr="00502E64" w:rsidRDefault="00AC2555" w:rsidP="0072491E">
      <w:pPr>
        <w:pStyle w:val="Bibliography"/>
        <w:rPr>
          <w:rFonts w:cstheme="minorHAnsi"/>
          <w:rPrChange w:id="180" w:author="Samuel Greenrod" w:date="2025-09-19T13:42:00Z" w16du:dateUtc="2025-09-19T20:42:00Z">
            <w:rPr>
              <w:rFonts w:ascii="Calibri" w:hAnsi="Calibri" w:cs="Calibri"/>
            </w:rPr>
          </w:rPrChange>
        </w:rPr>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72491E" w:rsidRPr="00502E64">
        <w:rPr>
          <w:rFonts w:cstheme="minorHAnsi"/>
          <w:rPrChange w:id="181" w:author="Samuel Greenrod" w:date="2025-09-19T13:42:00Z" w16du:dateUtc="2025-09-19T20:42:00Z">
            <w:rPr>
              <w:rFonts w:ascii="Calibri" w:hAnsi="Calibri" w:cs="Calibri"/>
            </w:rPr>
          </w:rPrChange>
        </w:rPr>
        <w:t xml:space="preserve">1. </w:t>
      </w:r>
      <w:r w:rsidR="0072491E" w:rsidRPr="00502E64">
        <w:rPr>
          <w:rFonts w:cstheme="minorHAnsi"/>
          <w:rPrChange w:id="182" w:author="Samuel Greenrod" w:date="2025-09-19T13:42:00Z" w16du:dateUtc="2025-09-19T20:42:00Z">
            <w:rPr>
              <w:rFonts w:ascii="Calibri" w:hAnsi="Calibri" w:cs="Calibri"/>
            </w:rPr>
          </w:rPrChange>
        </w:rPr>
        <w:tab/>
        <w:t xml:space="preserve">Kassen R. The experimental evolution of specialists, generalists, and the maintenance of diversity. Journal of Evolutionary Biology. 2002;15(2):173–90. </w:t>
      </w:r>
    </w:p>
    <w:p w14:paraId="6744985F" w14:textId="77777777" w:rsidR="0072491E" w:rsidRPr="00502E64" w:rsidRDefault="0072491E" w:rsidP="0072491E">
      <w:pPr>
        <w:pStyle w:val="Bibliography"/>
        <w:rPr>
          <w:rFonts w:cstheme="minorHAnsi"/>
          <w:rPrChange w:id="183" w:author="Samuel Greenrod" w:date="2025-09-19T13:42:00Z" w16du:dateUtc="2025-09-19T20:42:00Z">
            <w:rPr>
              <w:rFonts w:ascii="Calibri" w:hAnsi="Calibri" w:cs="Calibri"/>
            </w:rPr>
          </w:rPrChange>
        </w:rPr>
      </w:pPr>
      <w:r w:rsidRPr="00502E64">
        <w:rPr>
          <w:rFonts w:cstheme="minorHAnsi"/>
          <w:rPrChange w:id="184" w:author="Samuel Greenrod" w:date="2025-09-19T13:42:00Z" w16du:dateUtc="2025-09-19T20:42:00Z">
            <w:rPr>
              <w:rFonts w:ascii="Calibri" w:hAnsi="Calibri" w:cs="Calibri"/>
            </w:rPr>
          </w:rPrChange>
        </w:rPr>
        <w:t xml:space="preserve">2. </w:t>
      </w:r>
      <w:r w:rsidRPr="00502E64">
        <w:rPr>
          <w:rFonts w:cstheme="minorHAnsi"/>
          <w:rPrChange w:id="185" w:author="Samuel Greenrod" w:date="2025-09-19T13:42:00Z" w16du:dateUtc="2025-09-19T20:42:00Z">
            <w:rPr>
              <w:rFonts w:ascii="Calibri" w:hAnsi="Calibri" w:cs="Calibri"/>
            </w:rPr>
          </w:rPrChange>
        </w:rPr>
        <w:tab/>
        <w:t xml:space="preserve">Sachdeva V, Husain K, Sheng J, Wang S, Murugan A. Tuning environmental timescales to evolve and maintain generalists. Proceedings of the National Academy of Sciences. 2020 Jun 9;117(23):12693–9. </w:t>
      </w:r>
    </w:p>
    <w:p w14:paraId="4D966C2C" w14:textId="77777777" w:rsidR="0072491E" w:rsidRPr="00502E64" w:rsidRDefault="0072491E" w:rsidP="0072491E">
      <w:pPr>
        <w:pStyle w:val="Bibliography"/>
        <w:rPr>
          <w:rFonts w:cstheme="minorHAnsi"/>
          <w:rPrChange w:id="186" w:author="Samuel Greenrod" w:date="2025-09-19T13:42:00Z" w16du:dateUtc="2025-09-19T20:42:00Z">
            <w:rPr>
              <w:rFonts w:ascii="Calibri" w:hAnsi="Calibri" w:cs="Calibri"/>
            </w:rPr>
          </w:rPrChange>
        </w:rPr>
      </w:pPr>
      <w:r w:rsidRPr="00502E64">
        <w:rPr>
          <w:rFonts w:cstheme="minorHAnsi"/>
          <w:rPrChange w:id="187" w:author="Samuel Greenrod" w:date="2025-09-19T13:42:00Z" w16du:dateUtc="2025-09-19T20:42:00Z">
            <w:rPr>
              <w:rFonts w:ascii="Calibri" w:hAnsi="Calibri" w:cs="Calibri"/>
            </w:rPr>
          </w:rPrChange>
        </w:rPr>
        <w:t xml:space="preserve">3. </w:t>
      </w:r>
      <w:r w:rsidRPr="00502E64">
        <w:rPr>
          <w:rFonts w:cstheme="minorHAnsi"/>
          <w:rPrChange w:id="188" w:author="Samuel Greenrod" w:date="2025-09-19T13:42:00Z" w16du:dateUtc="2025-09-19T20:42:00Z">
            <w:rPr>
              <w:rFonts w:ascii="Calibri" w:hAnsi="Calibri" w:cs="Calibri"/>
            </w:rPr>
          </w:rPrChange>
        </w:rPr>
        <w:tab/>
        <w:t xml:space="preserve">Lambros M, </w:t>
      </w:r>
      <w:proofErr w:type="spellStart"/>
      <w:r w:rsidRPr="00502E64">
        <w:rPr>
          <w:rFonts w:cstheme="minorHAnsi"/>
          <w:rPrChange w:id="189" w:author="Samuel Greenrod" w:date="2025-09-19T13:42:00Z" w16du:dateUtc="2025-09-19T20:42:00Z">
            <w:rPr>
              <w:rFonts w:ascii="Calibri" w:hAnsi="Calibri" w:cs="Calibri"/>
            </w:rPr>
          </w:rPrChange>
        </w:rPr>
        <w:t>Pechuan</w:t>
      </w:r>
      <w:proofErr w:type="spellEnd"/>
      <w:r w:rsidRPr="00502E64">
        <w:rPr>
          <w:rFonts w:cstheme="minorHAnsi"/>
          <w:rPrChange w:id="190" w:author="Samuel Greenrod" w:date="2025-09-19T13:42:00Z" w16du:dateUtc="2025-09-19T20:42:00Z">
            <w:rPr>
              <w:rFonts w:ascii="Calibri" w:hAnsi="Calibri" w:cs="Calibri"/>
            </w:rPr>
          </w:rPrChange>
        </w:rPr>
        <w:t xml:space="preserve">-Jorge X, Biro D, Ye K, Bergman A. Emerging Adaptive Strategies Under Temperature Fluctuations in a Laboratory Evolution Experiment of Escherichia Coli. Front </w:t>
      </w:r>
      <w:proofErr w:type="spellStart"/>
      <w:r w:rsidRPr="00502E64">
        <w:rPr>
          <w:rFonts w:cstheme="minorHAnsi"/>
          <w:rPrChange w:id="191" w:author="Samuel Greenrod" w:date="2025-09-19T13:42:00Z" w16du:dateUtc="2025-09-19T20:42:00Z">
            <w:rPr>
              <w:rFonts w:ascii="Calibri" w:hAnsi="Calibri" w:cs="Calibri"/>
            </w:rPr>
          </w:rPrChange>
        </w:rPr>
        <w:t>Microbiol</w:t>
      </w:r>
      <w:proofErr w:type="spellEnd"/>
      <w:r w:rsidRPr="00502E64">
        <w:rPr>
          <w:rFonts w:cstheme="minorHAnsi"/>
          <w:rPrChange w:id="192" w:author="Samuel Greenrod" w:date="2025-09-19T13:42:00Z" w16du:dateUtc="2025-09-19T20:42:00Z">
            <w:rPr>
              <w:rFonts w:ascii="Calibri" w:hAnsi="Calibri" w:cs="Calibri"/>
            </w:rPr>
          </w:rPrChange>
        </w:rPr>
        <w:t xml:space="preserve">. 2021 Oct 22;12:724982. </w:t>
      </w:r>
    </w:p>
    <w:p w14:paraId="1EC0B0E6" w14:textId="77777777" w:rsidR="0072491E" w:rsidRPr="00502E64" w:rsidRDefault="0072491E" w:rsidP="0072491E">
      <w:pPr>
        <w:pStyle w:val="Bibliography"/>
        <w:rPr>
          <w:rFonts w:cstheme="minorHAnsi"/>
          <w:rPrChange w:id="193" w:author="Samuel Greenrod" w:date="2025-09-19T13:42:00Z" w16du:dateUtc="2025-09-19T20:42:00Z">
            <w:rPr>
              <w:rFonts w:ascii="Calibri" w:hAnsi="Calibri" w:cs="Calibri"/>
            </w:rPr>
          </w:rPrChange>
        </w:rPr>
      </w:pPr>
      <w:r w:rsidRPr="00502E64">
        <w:rPr>
          <w:rFonts w:cstheme="minorHAnsi"/>
          <w:rPrChange w:id="194" w:author="Samuel Greenrod" w:date="2025-09-19T13:42:00Z" w16du:dateUtc="2025-09-19T20:42:00Z">
            <w:rPr>
              <w:rFonts w:ascii="Calibri" w:hAnsi="Calibri" w:cs="Calibri"/>
            </w:rPr>
          </w:rPrChange>
        </w:rPr>
        <w:t xml:space="preserve">4. </w:t>
      </w:r>
      <w:r w:rsidRPr="00502E64">
        <w:rPr>
          <w:rFonts w:cstheme="minorHAnsi"/>
          <w:rPrChange w:id="195" w:author="Samuel Greenrod" w:date="2025-09-19T13:42:00Z" w16du:dateUtc="2025-09-19T20:42:00Z">
            <w:rPr>
              <w:rFonts w:ascii="Calibri" w:hAnsi="Calibri" w:cs="Calibri"/>
            </w:rPr>
          </w:rPrChange>
        </w:rPr>
        <w:tab/>
        <w:t xml:space="preserve">Sandberg TE, Lloyd CJ, Palsson BO, Feist AM. Laboratory Evolution to Alternating Substrate Environments Yields Distinct Phenotypic and Genetic Adaptive Strategies. Appl Environ </w:t>
      </w:r>
      <w:proofErr w:type="spellStart"/>
      <w:r w:rsidRPr="00502E64">
        <w:rPr>
          <w:rFonts w:cstheme="minorHAnsi"/>
          <w:rPrChange w:id="196" w:author="Samuel Greenrod" w:date="2025-09-19T13:42:00Z" w16du:dateUtc="2025-09-19T20:42:00Z">
            <w:rPr>
              <w:rFonts w:ascii="Calibri" w:hAnsi="Calibri" w:cs="Calibri"/>
            </w:rPr>
          </w:rPrChange>
        </w:rPr>
        <w:t>Microbiol</w:t>
      </w:r>
      <w:proofErr w:type="spellEnd"/>
      <w:r w:rsidRPr="00502E64">
        <w:rPr>
          <w:rFonts w:cstheme="minorHAnsi"/>
          <w:rPrChange w:id="197" w:author="Samuel Greenrod" w:date="2025-09-19T13:42:00Z" w16du:dateUtc="2025-09-19T20:42:00Z">
            <w:rPr>
              <w:rFonts w:ascii="Calibri" w:hAnsi="Calibri" w:cs="Calibri"/>
            </w:rPr>
          </w:rPrChange>
        </w:rPr>
        <w:t xml:space="preserve">. 2017 Jun 16;83(13):e00410-17. </w:t>
      </w:r>
    </w:p>
    <w:p w14:paraId="614F2405" w14:textId="77777777" w:rsidR="0072491E" w:rsidRPr="00502E64" w:rsidRDefault="0072491E" w:rsidP="0072491E">
      <w:pPr>
        <w:pStyle w:val="Bibliography"/>
        <w:rPr>
          <w:rFonts w:cstheme="minorHAnsi"/>
          <w:rPrChange w:id="198" w:author="Samuel Greenrod" w:date="2025-09-19T13:42:00Z" w16du:dateUtc="2025-09-19T20:42:00Z">
            <w:rPr>
              <w:rFonts w:ascii="Calibri" w:hAnsi="Calibri" w:cs="Calibri"/>
            </w:rPr>
          </w:rPrChange>
        </w:rPr>
      </w:pPr>
      <w:r w:rsidRPr="00502E64">
        <w:rPr>
          <w:rFonts w:cstheme="minorHAnsi"/>
          <w:rPrChange w:id="199" w:author="Samuel Greenrod" w:date="2025-09-19T13:42:00Z" w16du:dateUtc="2025-09-19T20:42:00Z">
            <w:rPr>
              <w:rFonts w:ascii="Calibri" w:hAnsi="Calibri" w:cs="Calibri"/>
            </w:rPr>
          </w:rPrChange>
        </w:rPr>
        <w:t xml:space="preserve">5. </w:t>
      </w:r>
      <w:r w:rsidRPr="00502E64">
        <w:rPr>
          <w:rFonts w:cstheme="minorHAnsi"/>
          <w:rPrChange w:id="200" w:author="Samuel Greenrod" w:date="2025-09-19T13:42:00Z" w16du:dateUtc="2025-09-19T20:42:00Z">
            <w:rPr>
              <w:rFonts w:ascii="Calibri" w:hAnsi="Calibri" w:cs="Calibri"/>
            </w:rPr>
          </w:rPrChange>
        </w:rPr>
        <w:tab/>
        <w:t xml:space="preserve">Abdul-Rahman F, Tranchina D, Gresham D. Fluctuating Environments Maintain Genetic Diversity through Neutral Fitness Effects and Balancing Selection. Molecular Biology and Evolution. 2021 Oct 1;38(10):4362–75. </w:t>
      </w:r>
    </w:p>
    <w:p w14:paraId="3425C40F" w14:textId="77777777" w:rsidR="0072491E" w:rsidRPr="00502E64" w:rsidRDefault="0072491E" w:rsidP="0072491E">
      <w:pPr>
        <w:pStyle w:val="Bibliography"/>
        <w:rPr>
          <w:rFonts w:cstheme="minorHAnsi"/>
          <w:rPrChange w:id="201" w:author="Samuel Greenrod" w:date="2025-09-19T13:42:00Z" w16du:dateUtc="2025-09-19T20:42:00Z">
            <w:rPr>
              <w:rFonts w:ascii="Calibri" w:hAnsi="Calibri" w:cs="Calibri"/>
            </w:rPr>
          </w:rPrChange>
        </w:rPr>
      </w:pPr>
      <w:r w:rsidRPr="00502E64">
        <w:rPr>
          <w:rFonts w:cstheme="minorHAnsi"/>
          <w:rPrChange w:id="202" w:author="Samuel Greenrod" w:date="2025-09-19T13:42:00Z" w16du:dateUtc="2025-09-19T20:42:00Z">
            <w:rPr>
              <w:rFonts w:ascii="Calibri" w:hAnsi="Calibri" w:cs="Calibri"/>
            </w:rPr>
          </w:rPrChange>
        </w:rPr>
        <w:t xml:space="preserve">6. </w:t>
      </w:r>
      <w:r w:rsidRPr="00502E64">
        <w:rPr>
          <w:rFonts w:cstheme="minorHAnsi"/>
          <w:rPrChange w:id="203" w:author="Samuel Greenrod" w:date="2025-09-19T13:42:00Z" w16du:dateUtc="2025-09-19T20:42:00Z">
            <w:rPr>
              <w:rFonts w:ascii="Calibri" w:hAnsi="Calibri" w:cs="Calibri"/>
            </w:rPr>
          </w:rPrChange>
        </w:rPr>
        <w:tab/>
        <w:t xml:space="preserve">Harrison E, Laine AL, Hietala M, </w:t>
      </w:r>
      <w:proofErr w:type="spellStart"/>
      <w:r w:rsidRPr="00502E64">
        <w:rPr>
          <w:rFonts w:cstheme="minorHAnsi"/>
          <w:rPrChange w:id="204" w:author="Samuel Greenrod" w:date="2025-09-19T13:42:00Z" w16du:dateUtc="2025-09-19T20:42:00Z">
            <w:rPr>
              <w:rFonts w:ascii="Calibri" w:hAnsi="Calibri" w:cs="Calibri"/>
            </w:rPr>
          </w:rPrChange>
        </w:rPr>
        <w:t>Brockhurst</w:t>
      </w:r>
      <w:proofErr w:type="spellEnd"/>
      <w:r w:rsidRPr="00502E64">
        <w:rPr>
          <w:rFonts w:cstheme="minorHAnsi"/>
          <w:rPrChange w:id="205" w:author="Samuel Greenrod" w:date="2025-09-19T13:42:00Z" w16du:dateUtc="2025-09-19T20:42:00Z">
            <w:rPr>
              <w:rFonts w:ascii="Calibri" w:hAnsi="Calibri" w:cs="Calibri"/>
            </w:rPr>
          </w:rPrChange>
        </w:rPr>
        <w:t xml:space="preserve"> MA. Rapidly fluctuating environments constrain coevolutionary arms races by impeding selective sweeps. Proc </w:t>
      </w:r>
      <w:proofErr w:type="spellStart"/>
      <w:r w:rsidRPr="00502E64">
        <w:rPr>
          <w:rFonts w:cstheme="minorHAnsi"/>
          <w:rPrChange w:id="206" w:author="Samuel Greenrod" w:date="2025-09-19T13:42:00Z" w16du:dateUtc="2025-09-19T20:42:00Z">
            <w:rPr>
              <w:rFonts w:ascii="Calibri" w:hAnsi="Calibri" w:cs="Calibri"/>
            </w:rPr>
          </w:rPrChange>
        </w:rPr>
        <w:t>Biol</w:t>
      </w:r>
      <w:proofErr w:type="spellEnd"/>
      <w:r w:rsidRPr="00502E64">
        <w:rPr>
          <w:rFonts w:cstheme="minorHAnsi"/>
          <w:rPrChange w:id="207" w:author="Samuel Greenrod" w:date="2025-09-19T13:42:00Z" w16du:dateUtc="2025-09-19T20:42:00Z">
            <w:rPr>
              <w:rFonts w:ascii="Calibri" w:hAnsi="Calibri" w:cs="Calibri"/>
            </w:rPr>
          </w:rPrChange>
        </w:rPr>
        <w:t xml:space="preserve"> Sci. 2013 Aug 7;280(1764):20130937. </w:t>
      </w:r>
    </w:p>
    <w:p w14:paraId="27DF5109" w14:textId="77777777" w:rsidR="0072491E" w:rsidRPr="00502E64" w:rsidRDefault="0072491E" w:rsidP="0072491E">
      <w:pPr>
        <w:pStyle w:val="Bibliography"/>
        <w:rPr>
          <w:rFonts w:cstheme="minorHAnsi"/>
          <w:rPrChange w:id="208" w:author="Samuel Greenrod" w:date="2025-09-19T13:42:00Z" w16du:dateUtc="2025-09-19T20:42:00Z">
            <w:rPr>
              <w:rFonts w:ascii="Calibri" w:hAnsi="Calibri" w:cs="Calibri"/>
            </w:rPr>
          </w:rPrChange>
        </w:rPr>
      </w:pPr>
      <w:r w:rsidRPr="00502E64">
        <w:rPr>
          <w:rFonts w:cstheme="minorHAnsi"/>
          <w:rPrChange w:id="209" w:author="Samuel Greenrod" w:date="2025-09-19T13:42:00Z" w16du:dateUtc="2025-09-19T20:42:00Z">
            <w:rPr>
              <w:rFonts w:ascii="Calibri" w:hAnsi="Calibri" w:cs="Calibri"/>
            </w:rPr>
          </w:rPrChange>
        </w:rPr>
        <w:t xml:space="preserve">7. </w:t>
      </w:r>
      <w:r w:rsidRPr="00502E64">
        <w:rPr>
          <w:rFonts w:cstheme="minorHAnsi"/>
          <w:rPrChange w:id="210" w:author="Samuel Greenrod" w:date="2025-09-19T13:42:00Z" w16du:dateUtc="2025-09-19T20:42:00Z">
            <w:rPr>
              <w:rFonts w:ascii="Calibri" w:hAnsi="Calibri" w:cs="Calibri"/>
            </w:rPr>
          </w:rPrChange>
        </w:rPr>
        <w:tab/>
        <w:t xml:space="preserve">Chesson P. Mechanisms of Maintenance of Species Diversity. Annual Review of Ecology, Evolution, and Systematics. 2000 Nov 1;31(Volume 31, 2000):343–66. </w:t>
      </w:r>
    </w:p>
    <w:p w14:paraId="3D349B17" w14:textId="77777777" w:rsidR="0072491E" w:rsidRPr="00502E64" w:rsidRDefault="0072491E" w:rsidP="0072491E">
      <w:pPr>
        <w:pStyle w:val="Bibliography"/>
        <w:rPr>
          <w:rFonts w:cstheme="minorHAnsi"/>
          <w:rPrChange w:id="211" w:author="Samuel Greenrod" w:date="2025-09-19T13:42:00Z" w16du:dateUtc="2025-09-19T20:42:00Z">
            <w:rPr>
              <w:rFonts w:ascii="Calibri" w:hAnsi="Calibri" w:cs="Calibri"/>
            </w:rPr>
          </w:rPrChange>
        </w:rPr>
      </w:pPr>
      <w:r w:rsidRPr="00502E64">
        <w:rPr>
          <w:rFonts w:cstheme="minorHAnsi"/>
          <w:rPrChange w:id="212" w:author="Samuel Greenrod" w:date="2025-09-19T13:42:00Z" w16du:dateUtc="2025-09-19T20:42:00Z">
            <w:rPr>
              <w:rFonts w:ascii="Calibri" w:hAnsi="Calibri" w:cs="Calibri"/>
            </w:rPr>
          </w:rPrChange>
        </w:rPr>
        <w:lastRenderedPageBreak/>
        <w:t xml:space="preserve">8. </w:t>
      </w:r>
      <w:r w:rsidRPr="00502E64">
        <w:rPr>
          <w:rFonts w:cstheme="minorHAnsi"/>
          <w:rPrChange w:id="213" w:author="Samuel Greenrod" w:date="2025-09-19T13:42:00Z" w16du:dateUtc="2025-09-19T20:42:00Z">
            <w:rPr>
              <w:rFonts w:ascii="Calibri" w:hAnsi="Calibri" w:cs="Calibri"/>
            </w:rPr>
          </w:rPrChange>
        </w:rPr>
        <w:tab/>
        <w:t xml:space="preserve">Gilchrist GW. Specialists and Generalists in Changing Environments. I. Fitness Landscapes of Thermal Sensitivity. The American Naturalist. 1995;146(2):252–70. </w:t>
      </w:r>
    </w:p>
    <w:p w14:paraId="262E8C83" w14:textId="77777777" w:rsidR="0072491E" w:rsidRPr="00502E64" w:rsidRDefault="0072491E" w:rsidP="0072491E">
      <w:pPr>
        <w:pStyle w:val="Bibliography"/>
        <w:rPr>
          <w:rFonts w:cstheme="minorHAnsi"/>
          <w:rPrChange w:id="214" w:author="Samuel Greenrod" w:date="2025-09-19T13:42:00Z" w16du:dateUtc="2025-09-19T20:42:00Z">
            <w:rPr>
              <w:rFonts w:ascii="Calibri" w:hAnsi="Calibri" w:cs="Calibri"/>
            </w:rPr>
          </w:rPrChange>
        </w:rPr>
      </w:pPr>
      <w:r w:rsidRPr="00502E64">
        <w:rPr>
          <w:rFonts w:cstheme="minorHAnsi"/>
          <w:rPrChange w:id="215" w:author="Samuel Greenrod" w:date="2025-09-19T13:42:00Z" w16du:dateUtc="2025-09-19T20:42:00Z">
            <w:rPr>
              <w:rFonts w:ascii="Calibri" w:hAnsi="Calibri" w:cs="Calibri"/>
            </w:rPr>
          </w:rPrChange>
        </w:rPr>
        <w:t xml:space="preserve">9. </w:t>
      </w:r>
      <w:r w:rsidRPr="00502E64">
        <w:rPr>
          <w:rFonts w:cstheme="minorHAnsi"/>
          <w:rPrChange w:id="216" w:author="Samuel Greenrod" w:date="2025-09-19T13:42:00Z" w16du:dateUtc="2025-09-19T20:42:00Z">
            <w:rPr>
              <w:rFonts w:ascii="Calibri" w:hAnsi="Calibri" w:cs="Calibri"/>
            </w:rPr>
          </w:rPrChange>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62D1382F" w14:textId="77777777" w:rsidR="0072491E" w:rsidRPr="00502E64" w:rsidRDefault="0072491E" w:rsidP="0072491E">
      <w:pPr>
        <w:pStyle w:val="Bibliography"/>
        <w:rPr>
          <w:rFonts w:cstheme="minorHAnsi"/>
          <w:rPrChange w:id="217" w:author="Samuel Greenrod" w:date="2025-09-19T13:42:00Z" w16du:dateUtc="2025-09-19T20:42:00Z">
            <w:rPr>
              <w:rFonts w:ascii="Calibri" w:hAnsi="Calibri" w:cs="Calibri"/>
            </w:rPr>
          </w:rPrChange>
        </w:rPr>
      </w:pPr>
      <w:r w:rsidRPr="00502E64">
        <w:rPr>
          <w:rFonts w:cstheme="minorHAnsi"/>
          <w:rPrChange w:id="218" w:author="Samuel Greenrod" w:date="2025-09-19T13:42:00Z" w16du:dateUtc="2025-09-19T20:42:00Z">
            <w:rPr>
              <w:rFonts w:ascii="Calibri" w:hAnsi="Calibri" w:cs="Calibri"/>
            </w:rPr>
          </w:rPrChange>
        </w:rPr>
        <w:t xml:space="preserve">10. </w:t>
      </w:r>
      <w:r w:rsidRPr="00502E64">
        <w:rPr>
          <w:rFonts w:cstheme="minorHAnsi"/>
          <w:rPrChange w:id="219" w:author="Samuel Greenrod" w:date="2025-09-19T13:42:00Z" w16du:dateUtc="2025-09-19T20:42:00Z">
            <w:rPr>
              <w:rFonts w:ascii="Calibri" w:hAnsi="Calibri" w:cs="Calibri"/>
            </w:rPr>
          </w:rPrChange>
        </w:rPr>
        <w:tab/>
        <w:t xml:space="preserve">Hector TE, Hoang KL, Li J, King KC. Symbiosis and host responses to heating. Trends in Ecology &amp; Evolution. 2022 Jul 1;37(7):611–24. </w:t>
      </w:r>
    </w:p>
    <w:p w14:paraId="0F653E91" w14:textId="77777777" w:rsidR="0072491E" w:rsidRPr="00502E64" w:rsidRDefault="0072491E" w:rsidP="0072491E">
      <w:pPr>
        <w:pStyle w:val="Bibliography"/>
        <w:rPr>
          <w:rFonts w:cstheme="minorHAnsi"/>
          <w:rPrChange w:id="220" w:author="Samuel Greenrod" w:date="2025-09-19T13:42:00Z" w16du:dateUtc="2025-09-19T20:42:00Z">
            <w:rPr>
              <w:rFonts w:ascii="Calibri" w:hAnsi="Calibri" w:cs="Calibri"/>
            </w:rPr>
          </w:rPrChange>
        </w:rPr>
      </w:pPr>
      <w:r w:rsidRPr="00502E64">
        <w:rPr>
          <w:rFonts w:cstheme="minorHAnsi"/>
          <w:rPrChange w:id="221" w:author="Samuel Greenrod" w:date="2025-09-19T13:42:00Z" w16du:dateUtc="2025-09-19T20:42:00Z">
            <w:rPr>
              <w:rFonts w:ascii="Calibri" w:hAnsi="Calibri" w:cs="Calibri"/>
            </w:rPr>
          </w:rPrChange>
        </w:rPr>
        <w:t xml:space="preserve">11. </w:t>
      </w:r>
      <w:r w:rsidRPr="00502E64">
        <w:rPr>
          <w:rFonts w:cstheme="minorHAnsi"/>
          <w:rPrChange w:id="222" w:author="Samuel Greenrod" w:date="2025-09-19T13:42:00Z" w16du:dateUtc="2025-09-19T20:42:00Z">
            <w:rPr>
              <w:rFonts w:ascii="Calibri" w:hAnsi="Calibri" w:cs="Calibri"/>
            </w:rPr>
          </w:rPrChange>
        </w:rPr>
        <w:tab/>
        <w:t xml:space="preserve">Crain CM, Kroeker K, Halpern BS. Interactive and cumulative effects of multiple human stressors in marine systems. Ecology Letters. 2008;11(12):1304–15. </w:t>
      </w:r>
    </w:p>
    <w:p w14:paraId="3A1DEBD6" w14:textId="77777777" w:rsidR="0072491E" w:rsidRPr="00502E64" w:rsidRDefault="0072491E" w:rsidP="0072491E">
      <w:pPr>
        <w:pStyle w:val="Bibliography"/>
        <w:rPr>
          <w:rFonts w:cstheme="minorHAnsi"/>
          <w:rPrChange w:id="223" w:author="Samuel Greenrod" w:date="2025-09-19T13:42:00Z" w16du:dateUtc="2025-09-19T20:42:00Z">
            <w:rPr>
              <w:rFonts w:ascii="Calibri" w:hAnsi="Calibri" w:cs="Calibri"/>
            </w:rPr>
          </w:rPrChange>
        </w:rPr>
      </w:pPr>
      <w:r w:rsidRPr="00502E64">
        <w:rPr>
          <w:rFonts w:cstheme="minorHAnsi"/>
          <w:rPrChange w:id="224" w:author="Samuel Greenrod" w:date="2025-09-19T13:42:00Z" w16du:dateUtc="2025-09-19T20:42:00Z">
            <w:rPr>
              <w:rFonts w:ascii="Calibri" w:hAnsi="Calibri" w:cs="Calibri"/>
            </w:rPr>
          </w:rPrChange>
        </w:rPr>
        <w:t xml:space="preserve">12. </w:t>
      </w:r>
      <w:r w:rsidRPr="00502E64">
        <w:rPr>
          <w:rFonts w:cstheme="minorHAnsi"/>
          <w:rPrChange w:id="225" w:author="Samuel Greenrod" w:date="2025-09-19T13:42:00Z" w16du:dateUtc="2025-09-19T20:42:00Z">
            <w:rPr>
              <w:rFonts w:ascii="Calibri" w:hAnsi="Calibri" w:cs="Calibri"/>
            </w:rPr>
          </w:rPrChange>
        </w:rPr>
        <w:tab/>
        <w:t xml:space="preserve">Hiltunen T, Cairns J, Frickel J, </w:t>
      </w:r>
      <w:proofErr w:type="spellStart"/>
      <w:r w:rsidRPr="00502E64">
        <w:rPr>
          <w:rFonts w:cstheme="minorHAnsi"/>
          <w:rPrChange w:id="226" w:author="Samuel Greenrod" w:date="2025-09-19T13:42:00Z" w16du:dateUtc="2025-09-19T20:42:00Z">
            <w:rPr>
              <w:rFonts w:ascii="Calibri" w:hAnsi="Calibri" w:cs="Calibri"/>
            </w:rPr>
          </w:rPrChange>
        </w:rPr>
        <w:t>Jalasvuori</w:t>
      </w:r>
      <w:proofErr w:type="spellEnd"/>
      <w:r w:rsidRPr="00502E64">
        <w:rPr>
          <w:rFonts w:cstheme="minorHAnsi"/>
          <w:rPrChange w:id="227" w:author="Samuel Greenrod" w:date="2025-09-19T13:42:00Z" w16du:dateUtc="2025-09-19T20:42:00Z">
            <w:rPr>
              <w:rFonts w:ascii="Calibri" w:hAnsi="Calibri" w:cs="Calibri"/>
            </w:rPr>
          </w:rPrChange>
        </w:rPr>
        <w:t xml:space="preserve"> M, Laakso J, </w:t>
      </w:r>
      <w:proofErr w:type="spellStart"/>
      <w:r w:rsidRPr="00502E64">
        <w:rPr>
          <w:rFonts w:cstheme="minorHAnsi"/>
          <w:rPrChange w:id="228" w:author="Samuel Greenrod" w:date="2025-09-19T13:42:00Z" w16du:dateUtc="2025-09-19T20:42:00Z">
            <w:rPr>
              <w:rFonts w:ascii="Calibri" w:hAnsi="Calibri" w:cs="Calibri"/>
            </w:rPr>
          </w:rPrChange>
        </w:rPr>
        <w:t>Kaitala</w:t>
      </w:r>
      <w:proofErr w:type="spellEnd"/>
      <w:r w:rsidRPr="00502E64">
        <w:rPr>
          <w:rFonts w:cstheme="minorHAnsi"/>
          <w:rPrChange w:id="229" w:author="Samuel Greenrod" w:date="2025-09-19T13:42:00Z" w16du:dateUtc="2025-09-19T20:42:00Z">
            <w:rPr>
              <w:rFonts w:ascii="Calibri" w:hAnsi="Calibri" w:cs="Calibri"/>
            </w:rPr>
          </w:rPrChange>
        </w:rPr>
        <w:t xml:space="preserve"> V, et al. Dual-stressor selection alters eco-evolutionary dynamics in experimental communities. Nat </w:t>
      </w:r>
      <w:proofErr w:type="spellStart"/>
      <w:r w:rsidRPr="00502E64">
        <w:rPr>
          <w:rFonts w:cstheme="minorHAnsi"/>
          <w:rPrChange w:id="230" w:author="Samuel Greenrod" w:date="2025-09-19T13:42:00Z" w16du:dateUtc="2025-09-19T20:42:00Z">
            <w:rPr>
              <w:rFonts w:ascii="Calibri" w:hAnsi="Calibri" w:cs="Calibri"/>
            </w:rPr>
          </w:rPrChange>
        </w:rPr>
        <w:t>Ecol</w:t>
      </w:r>
      <w:proofErr w:type="spellEnd"/>
      <w:r w:rsidRPr="00502E64">
        <w:rPr>
          <w:rFonts w:cstheme="minorHAnsi"/>
          <w:rPrChange w:id="231" w:author="Samuel Greenrod" w:date="2025-09-19T13:42:00Z" w16du:dateUtc="2025-09-19T20:42:00Z">
            <w:rPr>
              <w:rFonts w:ascii="Calibri" w:hAnsi="Calibri" w:cs="Calibri"/>
            </w:rPr>
          </w:rPrChange>
        </w:rPr>
        <w:t xml:space="preserve"> Evol. 2018 Dec;2(12):1974–81. </w:t>
      </w:r>
    </w:p>
    <w:p w14:paraId="28ED3C32" w14:textId="77777777" w:rsidR="0072491E" w:rsidRPr="00502E64" w:rsidRDefault="0072491E" w:rsidP="0072491E">
      <w:pPr>
        <w:pStyle w:val="Bibliography"/>
        <w:rPr>
          <w:rFonts w:cstheme="minorHAnsi"/>
          <w:rPrChange w:id="232" w:author="Samuel Greenrod" w:date="2025-09-19T13:42:00Z" w16du:dateUtc="2025-09-19T20:42:00Z">
            <w:rPr>
              <w:rFonts w:ascii="Calibri" w:hAnsi="Calibri" w:cs="Calibri"/>
            </w:rPr>
          </w:rPrChange>
        </w:rPr>
      </w:pPr>
      <w:r w:rsidRPr="00502E64">
        <w:rPr>
          <w:rFonts w:cstheme="minorHAnsi"/>
          <w:rPrChange w:id="233" w:author="Samuel Greenrod" w:date="2025-09-19T13:42:00Z" w16du:dateUtc="2025-09-19T20:42:00Z">
            <w:rPr>
              <w:rFonts w:ascii="Calibri" w:hAnsi="Calibri" w:cs="Calibri"/>
            </w:rPr>
          </w:rPrChange>
        </w:rPr>
        <w:t xml:space="preserve">13. </w:t>
      </w:r>
      <w:r w:rsidRPr="00502E64">
        <w:rPr>
          <w:rFonts w:cstheme="minorHAnsi"/>
          <w:rPrChange w:id="234" w:author="Samuel Greenrod" w:date="2025-09-19T13:42:00Z" w16du:dateUtc="2025-09-19T20:42:00Z">
            <w:rPr>
              <w:rFonts w:ascii="Calibri" w:hAnsi="Calibri" w:cs="Calibri"/>
            </w:rPr>
          </w:rPrChange>
        </w:rPr>
        <w:tab/>
        <w:t xml:space="preserve">Burmeister AR, Fortier A, Roush C, Lessing AJ, Bender RG, </w:t>
      </w:r>
      <w:proofErr w:type="spellStart"/>
      <w:r w:rsidRPr="00502E64">
        <w:rPr>
          <w:rFonts w:cstheme="minorHAnsi"/>
          <w:rPrChange w:id="235" w:author="Samuel Greenrod" w:date="2025-09-19T13:42:00Z" w16du:dateUtc="2025-09-19T20:42:00Z">
            <w:rPr>
              <w:rFonts w:ascii="Calibri" w:hAnsi="Calibri" w:cs="Calibri"/>
            </w:rPr>
          </w:rPrChange>
        </w:rPr>
        <w:t>Barahman</w:t>
      </w:r>
      <w:proofErr w:type="spellEnd"/>
      <w:r w:rsidRPr="00502E64">
        <w:rPr>
          <w:rFonts w:cstheme="minorHAnsi"/>
          <w:rPrChange w:id="236" w:author="Samuel Greenrod" w:date="2025-09-19T13:42:00Z" w16du:dateUtc="2025-09-19T20:42:00Z">
            <w:rPr>
              <w:rFonts w:ascii="Calibri" w:hAnsi="Calibri" w:cs="Calibri"/>
            </w:rPr>
          </w:rPrChange>
        </w:rPr>
        <w:t xml:space="preserve"> R, et al. Pleiotropy complicates a trade-off between phage resistance and antibiotic resistance. Proceedings of the National Academy of Sciences. 2020 May 26;117(21):11207–16. </w:t>
      </w:r>
    </w:p>
    <w:p w14:paraId="302B20A2" w14:textId="77777777" w:rsidR="0072491E" w:rsidRPr="00502E64" w:rsidRDefault="0072491E" w:rsidP="0072491E">
      <w:pPr>
        <w:pStyle w:val="Bibliography"/>
        <w:rPr>
          <w:rFonts w:cstheme="minorHAnsi"/>
          <w:rPrChange w:id="237" w:author="Samuel Greenrod" w:date="2025-09-19T13:42:00Z" w16du:dateUtc="2025-09-19T20:42:00Z">
            <w:rPr>
              <w:rFonts w:ascii="Calibri" w:hAnsi="Calibri" w:cs="Calibri"/>
            </w:rPr>
          </w:rPrChange>
        </w:rPr>
      </w:pPr>
      <w:r w:rsidRPr="00502E64">
        <w:rPr>
          <w:rFonts w:cstheme="minorHAnsi"/>
          <w:rPrChange w:id="238" w:author="Samuel Greenrod" w:date="2025-09-19T13:42:00Z" w16du:dateUtc="2025-09-19T20:42:00Z">
            <w:rPr>
              <w:rFonts w:ascii="Calibri" w:hAnsi="Calibri" w:cs="Calibri"/>
            </w:rPr>
          </w:rPrChange>
        </w:rPr>
        <w:t xml:space="preserve">14. </w:t>
      </w:r>
      <w:r w:rsidRPr="00502E64">
        <w:rPr>
          <w:rFonts w:cstheme="minorHAnsi"/>
          <w:rPrChange w:id="239" w:author="Samuel Greenrod" w:date="2025-09-19T13:42:00Z" w16du:dateUtc="2025-09-19T20:42:00Z">
            <w:rPr>
              <w:rFonts w:ascii="Calibri" w:hAnsi="Calibri" w:cs="Calibri"/>
            </w:rPr>
          </w:rPrChange>
        </w:rPr>
        <w:tab/>
        <w:t xml:space="preserve">Schou MF, Engelbrecht A, Brand Z, Svensson EI, Cloete S, Cornwallis CK. Evolutionary trade-offs between heat and cold tolerance limit responses to fluctuating climates. Science Advances. 2022 May 27;8(21):eabn9580. </w:t>
      </w:r>
    </w:p>
    <w:p w14:paraId="018FB1DC" w14:textId="77777777" w:rsidR="0072491E" w:rsidRPr="00502E64" w:rsidRDefault="0072491E" w:rsidP="0072491E">
      <w:pPr>
        <w:pStyle w:val="Bibliography"/>
        <w:rPr>
          <w:rFonts w:cstheme="minorHAnsi"/>
          <w:rPrChange w:id="240" w:author="Samuel Greenrod" w:date="2025-09-19T13:42:00Z" w16du:dateUtc="2025-09-19T20:42:00Z">
            <w:rPr>
              <w:rFonts w:ascii="Calibri" w:hAnsi="Calibri" w:cs="Calibri"/>
            </w:rPr>
          </w:rPrChange>
        </w:rPr>
      </w:pPr>
      <w:r w:rsidRPr="00502E64">
        <w:rPr>
          <w:rFonts w:cstheme="minorHAnsi"/>
          <w:rPrChange w:id="241" w:author="Samuel Greenrod" w:date="2025-09-19T13:42:00Z" w16du:dateUtc="2025-09-19T20:42:00Z">
            <w:rPr>
              <w:rFonts w:ascii="Calibri" w:hAnsi="Calibri" w:cs="Calibri"/>
            </w:rPr>
          </w:rPrChange>
        </w:rPr>
        <w:t xml:space="preserve">15. </w:t>
      </w:r>
      <w:r w:rsidRPr="00502E64">
        <w:rPr>
          <w:rFonts w:cstheme="minorHAnsi"/>
          <w:rPrChange w:id="242" w:author="Samuel Greenrod" w:date="2025-09-19T13:42:00Z" w16du:dateUtc="2025-09-19T20:42:00Z">
            <w:rPr>
              <w:rFonts w:ascii="Calibri" w:hAnsi="Calibri" w:cs="Calibri"/>
            </w:rPr>
          </w:rPrChange>
        </w:rPr>
        <w:tab/>
        <w:t xml:space="preserve">van Houte S, Padfield D, Gómez P, </w:t>
      </w:r>
      <w:proofErr w:type="spellStart"/>
      <w:r w:rsidRPr="00502E64">
        <w:rPr>
          <w:rFonts w:cstheme="minorHAnsi"/>
          <w:rPrChange w:id="243" w:author="Samuel Greenrod" w:date="2025-09-19T13:42:00Z" w16du:dateUtc="2025-09-19T20:42:00Z">
            <w:rPr>
              <w:rFonts w:ascii="Calibri" w:hAnsi="Calibri" w:cs="Calibri"/>
            </w:rPr>
          </w:rPrChange>
        </w:rPr>
        <w:t>Luján</w:t>
      </w:r>
      <w:proofErr w:type="spellEnd"/>
      <w:r w:rsidRPr="00502E64">
        <w:rPr>
          <w:rFonts w:cstheme="minorHAnsi"/>
          <w:rPrChange w:id="244" w:author="Samuel Greenrod" w:date="2025-09-19T13:42:00Z" w16du:dateUtc="2025-09-19T20:42:00Z">
            <w:rPr>
              <w:rFonts w:ascii="Calibri" w:hAnsi="Calibri" w:cs="Calibri"/>
            </w:rPr>
          </w:rPrChange>
        </w:rPr>
        <w:t xml:space="preserve"> AM, </w:t>
      </w:r>
      <w:proofErr w:type="spellStart"/>
      <w:r w:rsidRPr="00502E64">
        <w:rPr>
          <w:rFonts w:cstheme="minorHAnsi"/>
          <w:rPrChange w:id="245" w:author="Samuel Greenrod" w:date="2025-09-19T13:42:00Z" w16du:dateUtc="2025-09-19T20:42:00Z">
            <w:rPr>
              <w:rFonts w:ascii="Calibri" w:hAnsi="Calibri" w:cs="Calibri"/>
            </w:rPr>
          </w:rPrChange>
        </w:rPr>
        <w:t>Brockhurst</w:t>
      </w:r>
      <w:proofErr w:type="spellEnd"/>
      <w:r w:rsidRPr="00502E64">
        <w:rPr>
          <w:rFonts w:cstheme="minorHAnsi"/>
          <w:rPrChange w:id="246" w:author="Samuel Greenrod" w:date="2025-09-19T13:42:00Z" w16du:dateUtc="2025-09-19T20:42:00Z">
            <w:rPr>
              <w:rFonts w:ascii="Calibri" w:hAnsi="Calibri" w:cs="Calibri"/>
            </w:rPr>
          </w:rPrChange>
        </w:rPr>
        <w:t xml:space="preserve"> MA, Paterson S, et al. Compost spatial heterogeneity promotes evolutionary diversification of a bacterium. J Evol Biol. 2021 Feb;34(2):246–55. </w:t>
      </w:r>
    </w:p>
    <w:p w14:paraId="00A6F195" w14:textId="77777777" w:rsidR="0072491E" w:rsidRPr="00502E64" w:rsidRDefault="0072491E" w:rsidP="0072491E">
      <w:pPr>
        <w:pStyle w:val="Bibliography"/>
        <w:rPr>
          <w:rFonts w:cstheme="minorHAnsi"/>
          <w:rPrChange w:id="247" w:author="Samuel Greenrod" w:date="2025-09-19T13:42:00Z" w16du:dateUtc="2025-09-19T20:42:00Z">
            <w:rPr>
              <w:rFonts w:ascii="Calibri" w:hAnsi="Calibri" w:cs="Calibri"/>
            </w:rPr>
          </w:rPrChange>
        </w:rPr>
      </w:pPr>
      <w:r w:rsidRPr="00502E64">
        <w:rPr>
          <w:rFonts w:cstheme="minorHAnsi"/>
          <w:rPrChange w:id="248" w:author="Samuel Greenrod" w:date="2025-09-19T13:42:00Z" w16du:dateUtc="2025-09-19T20:42:00Z">
            <w:rPr>
              <w:rFonts w:ascii="Calibri" w:hAnsi="Calibri" w:cs="Calibri"/>
            </w:rPr>
          </w:rPrChange>
        </w:rPr>
        <w:t xml:space="preserve">16. </w:t>
      </w:r>
      <w:r w:rsidRPr="00502E64">
        <w:rPr>
          <w:rFonts w:cstheme="minorHAnsi"/>
          <w:rPrChange w:id="249" w:author="Samuel Greenrod" w:date="2025-09-19T13:42:00Z" w16du:dateUtc="2025-09-19T20:42:00Z">
            <w:rPr>
              <w:rFonts w:ascii="Calibri" w:hAnsi="Calibri" w:cs="Calibri"/>
            </w:rPr>
          </w:rPrChange>
        </w:rPr>
        <w:tab/>
      </w:r>
      <w:proofErr w:type="spellStart"/>
      <w:r w:rsidRPr="00502E64">
        <w:rPr>
          <w:rFonts w:cstheme="minorHAnsi"/>
          <w:rPrChange w:id="250" w:author="Samuel Greenrod" w:date="2025-09-19T13:42:00Z" w16du:dateUtc="2025-09-19T20:42:00Z">
            <w:rPr>
              <w:rFonts w:ascii="Calibri" w:hAnsi="Calibri" w:cs="Calibri"/>
            </w:rPr>
          </w:rPrChange>
        </w:rPr>
        <w:t>Yamamichi</w:t>
      </w:r>
      <w:proofErr w:type="spellEnd"/>
      <w:r w:rsidRPr="00502E64">
        <w:rPr>
          <w:rFonts w:cstheme="minorHAnsi"/>
          <w:rPrChange w:id="251" w:author="Samuel Greenrod" w:date="2025-09-19T13:42:00Z" w16du:dateUtc="2025-09-19T20:42:00Z">
            <w:rPr>
              <w:rFonts w:ascii="Calibri" w:hAnsi="Calibri" w:cs="Calibri"/>
            </w:rPr>
          </w:rPrChange>
        </w:rPr>
        <w:t xml:space="preserve"> M, Letten AD, Schreiber SJ. Eco-evolutionary maintenance of diversity in fluctuating environments. </w:t>
      </w:r>
      <w:proofErr w:type="spellStart"/>
      <w:r w:rsidRPr="00502E64">
        <w:rPr>
          <w:rFonts w:cstheme="minorHAnsi"/>
          <w:rPrChange w:id="252" w:author="Samuel Greenrod" w:date="2025-09-19T13:42:00Z" w16du:dateUtc="2025-09-19T20:42:00Z">
            <w:rPr>
              <w:rFonts w:ascii="Calibri" w:hAnsi="Calibri" w:cs="Calibri"/>
            </w:rPr>
          </w:rPrChange>
        </w:rPr>
        <w:t>Ecol</w:t>
      </w:r>
      <w:proofErr w:type="spellEnd"/>
      <w:r w:rsidRPr="00502E64">
        <w:rPr>
          <w:rFonts w:cstheme="minorHAnsi"/>
          <w:rPrChange w:id="253" w:author="Samuel Greenrod" w:date="2025-09-19T13:42:00Z" w16du:dateUtc="2025-09-19T20:42:00Z">
            <w:rPr>
              <w:rFonts w:ascii="Calibri" w:hAnsi="Calibri" w:cs="Calibri"/>
            </w:rPr>
          </w:rPrChange>
        </w:rPr>
        <w:t xml:space="preserve"> Lett. 2023 Sep;26 </w:t>
      </w:r>
      <w:proofErr w:type="spellStart"/>
      <w:r w:rsidRPr="00502E64">
        <w:rPr>
          <w:rFonts w:cstheme="minorHAnsi"/>
          <w:rPrChange w:id="254" w:author="Samuel Greenrod" w:date="2025-09-19T13:42:00Z" w16du:dateUtc="2025-09-19T20:42:00Z">
            <w:rPr>
              <w:rFonts w:ascii="Calibri" w:hAnsi="Calibri" w:cs="Calibri"/>
            </w:rPr>
          </w:rPrChange>
        </w:rPr>
        <w:t>Suppl</w:t>
      </w:r>
      <w:proofErr w:type="spellEnd"/>
      <w:r w:rsidRPr="00502E64">
        <w:rPr>
          <w:rFonts w:cstheme="minorHAnsi"/>
          <w:rPrChange w:id="255" w:author="Samuel Greenrod" w:date="2025-09-19T13:42:00Z" w16du:dateUtc="2025-09-19T20:42:00Z">
            <w:rPr>
              <w:rFonts w:ascii="Calibri" w:hAnsi="Calibri" w:cs="Calibri"/>
            </w:rPr>
          </w:rPrChange>
        </w:rPr>
        <w:t xml:space="preserve"> 1:S152–67. </w:t>
      </w:r>
    </w:p>
    <w:p w14:paraId="1F8E9E80" w14:textId="77777777" w:rsidR="0072491E" w:rsidRPr="00502E64" w:rsidRDefault="0072491E" w:rsidP="0072491E">
      <w:pPr>
        <w:pStyle w:val="Bibliography"/>
        <w:rPr>
          <w:rFonts w:cstheme="minorHAnsi"/>
          <w:rPrChange w:id="256" w:author="Samuel Greenrod" w:date="2025-09-19T13:42:00Z" w16du:dateUtc="2025-09-19T20:42:00Z">
            <w:rPr>
              <w:rFonts w:ascii="Calibri" w:hAnsi="Calibri" w:cs="Calibri"/>
            </w:rPr>
          </w:rPrChange>
        </w:rPr>
      </w:pPr>
      <w:r w:rsidRPr="00502E64">
        <w:rPr>
          <w:rFonts w:cstheme="minorHAnsi"/>
          <w:rPrChange w:id="257" w:author="Samuel Greenrod" w:date="2025-09-19T13:42:00Z" w16du:dateUtc="2025-09-19T20:42:00Z">
            <w:rPr>
              <w:rFonts w:ascii="Calibri" w:hAnsi="Calibri" w:cs="Calibri"/>
            </w:rPr>
          </w:rPrChange>
        </w:rPr>
        <w:t xml:space="preserve">17. </w:t>
      </w:r>
      <w:r w:rsidRPr="00502E64">
        <w:rPr>
          <w:rFonts w:cstheme="minorHAnsi"/>
          <w:rPrChange w:id="258" w:author="Samuel Greenrod" w:date="2025-09-19T13:42:00Z" w16du:dateUtc="2025-09-19T20:42:00Z">
            <w:rPr>
              <w:rFonts w:ascii="Calibri" w:hAnsi="Calibri" w:cs="Calibri"/>
            </w:rPr>
          </w:rPrChange>
        </w:rPr>
        <w:tab/>
        <w:t xml:space="preserve">Cairns J, Borse F, Mononen T, Hiltunen T, Mustonen V. Strong selective environments determine evolutionary outcome in time-dependent fitness seascapes. Evol Lett. 2022 Jun 1;6(3):266–79. </w:t>
      </w:r>
    </w:p>
    <w:p w14:paraId="3D634A69" w14:textId="77777777" w:rsidR="0072491E" w:rsidRPr="00502E64" w:rsidRDefault="0072491E" w:rsidP="0072491E">
      <w:pPr>
        <w:pStyle w:val="Bibliography"/>
        <w:rPr>
          <w:rFonts w:cstheme="minorHAnsi"/>
          <w:rPrChange w:id="259" w:author="Samuel Greenrod" w:date="2025-09-19T13:42:00Z" w16du:dateUtc="2025-09-19T20:42:00Z">
            <w:rPr>
              <w:rFonts w:ascii="Calibri" w:hAnsi="Calibri" w:cs="Calibri"/>
            </w:rPr>
          </w:rPrChange>
        </w:rPr>
      </w:pPr>
      <w:r w:rsidRPr="00502E64">
        <w:rPr>
          <w:rFonts w:cstheme="minorHAnsi"/>
          <w:rPrChange w:id="260" w:author="Samuel Greenrod" w:date="2025-09-19T13:42:00Z" w16du:dateUtc="2025-09-19T20:42:00Z">
            <w:rPr>
              <w:rFonts w:ascii="Calibri" w:hAnsi="Calibri" w:cs="Calibri"/>
            </w:rPr>
          </w:rPrChange>
        </w:rPr>
        <w:t xml:space="preserve">18. </w:t>
      </w:r>
      <w:r w:rsidRPr="00502E64">
        <w:rPr>
          <w:rFonts w:cstheme="minorHAnsi"/>
          <w:rPrChange w:id="261" w:author="Samuel Greenrod" w:date="2025-09-19T13:42:00Z" w16du:dateUtc="2025-09-19T20:42:00Z">
            <w:rPr>
              <w:rFonts w:ascii="Calibri" w:hAnsi="Calibri" w:cs="Calibri"/>
            </w:rPr>
          </w:rPrChange>
        </w:rPr>
        <w:tab/>
      </w:r>
      <w:proofErr w:type="spellStart"/>
      <w:r w:rsidRPr="00502E64">
        <w:rPr>
          <w:rFonts w:cstheme="minorHAnsi"/>
          <w:rPrChange w:id="262" w:author="Samuel Greenrod" w:date="2025-09-19T13:42:00Z" w16du:dateUtc="2025-09-19T20:42:00Z">
            <w:rPr>
              <w:rFonts w:ascii="Calibri" w:hAnsi="Calibri" w:cs="Calibri"/>
            </w:rPr>
          </w:rPrChange>
        </w:rPr>
        <w:t>Uiterwaal</w:t>
      </w:r>
      <w:proofErr w:type="spellEnd"/>
      <w:r w:rsidRPr="00502E64">
        <w:rPr>
          <w:rFonts w:cstheme="minorHAnsi"/>
          <w:rPrChange w:id="263" w:author="Samuel Greenrod" w:date="2025-09-19T13:42:00Z" w16du:dateUtc="2025-09-19T20:42:00Z">
            <w:rPr>
              <w:rFonts w:ascii="Calibri" w:hAnsi="Calibri" w:cs="Calibri"/>
            </w:rPr>
          </w:rPrChange>
        </w:rPr>
        <w:t xml:space="preserve"> SF, Lagerstrom IT, Luhring TM, Salsbery ME, DeLong JP. Trade-offs between morphology and thermal niches mediate adaptation in response to competing selective pressures. Ecology and Evolution. 2020;10(3):1368–77. </w:t>
      </w:r>
    </w:p>
    <w:p w14:paraId="252A684A" w14:textId="77777777" w:rsidR="0072491E" w:rsidRPr="00502E64" w:rsidRDefault="0072491E" w:rsidP="0072491E">
      <w:pPr>
        <w:pStyle w:val="Bibliography"/>
        <w:rPr>
          <w:rFonts w:cstheme="minorHAnsi"/>
          <w:rPrChange w:id="264" w:author="Samuel Greenrod" w:date="2025-09-19T13:42:00Z" w16du:dateUtc="2025-09-19T20:42:00Z">
            <w:rPr>
              <w:rFonts w:ascii="Calibri" w:hAnsi="Calibri" w:cs="Calibri"/>
            </w:rPr>
          </w:rPrChange>
        </w:rPr>
      </w:pPr>
      <w:r w:rsidRPr="00502E64">
        <w:rPr>
          <w:rFonts w:cstheme="minorHAnsi"/>
          <w:rPrChange w:id="265" w:author="Samuel Greenrod" w:date="2025-09-19T13:42:00Z" w16du:dateUtc="2025-09-19T20:42:00Z">
            <w:rPr>
              <w:rFonts w:ascii="Calibri" w:hAnsi="Calibri" w:cs="Calibri"/>
            </w:rPr>
          </w:rPrChange>
        </w:rPr>
        <w:t xml:space="preserve">19. </w:t>
      </w:r>
      <w:r w:rsidRPr="00502E64">
        <w:rPr>
          <w:rFonts w:cstheme="minorHAnsi"/>
          <w:rPrChange w:id="266" w:author="Samuel Greenrod" w:date="2025-09-19T13:42:00Z" w16du:dateUtc="2025-09-19T20:42:00Z">
            <w:rPr>
              <w:rFonts w:ascii="Calibri" w:hAnsi="Calibri" w:cs="Calibri"/>
            </w:rPr>
          </w:rPrChange>
        </w:rPr>
        <w:tab/>
        <w:t xml:space="preserve">Barbosa M, Pestana J, Soares AMVM. Predation Life History Responses to Increased Temperature Variability. </w:t>
      </w:r>
      <w:proofErr w:type="spellStart"/>
      <w:r w:rsidRPr="00502E64">
        <w:rPr>
          <w:rFonts w:cstheme="minorHAnsi"/>
          <w:rPrChange w:id="267" w:author="Samuel Greenrod" w:date="2025-09-19T13:42:00Z" w16du:dateUtc="2025-09-19T20:42:00Z">
            <w:rPr>
              <w:rFonts w:ascii="Calibri" w:hAnsi="Calibri" w:cs="Calibri"/>
            </w:rPr>
          </w:rPrChange>
        </w:rPr>
        <w:t>PLoS</w:t>
      </w:r>
      <w:proofErr w:type="spellEnd"/>
      <w:r w:rsidRPr="00502E64">
        <w:rPr>
          <w:rFonts w:cstheme="minorHAnsi"/>
          <w:rPrChange w:id="268" w:author="Samuel Greenrod" w:date="2025-09-19T13:42:00Z" w16du:dateUtc="2025-09-19T20:42:00Z">
            <w:rPr>
              <w:rFonts w:ascii="Calibri" w:hAnsi="Calibri" w:cs="Calibri"/>
            </w:rPr>
          </w:rPrChange>
        </w:rPr>
        <w:t xml:space="preserve"> One. 2014 Sep 24;9(9):e107971. </w:t>
      </w:r>
    </w:p>
    <w:p w14:paraId="66EF9B46" w14:textId="77777777" w:rsidR="0072491E" w:rsidRPr="00502E64" w:rsidRDefault="0072491E" w:rsidP="0072491E">
      <w:pPr>
        <w:pStyle w:val="Bibliography"/>
        <w:rPr>
          <w:rFonts w:cstheme="minorHAnsi"/>
          <w:rPrChange w:id="269" w:author="Samuel Greenrod" w:date="2025-09-19T13:42:00Z" w16du:dateUtc="2025-09-19T20:42:00Z">
            <w:rPr>
              <w:rFonts w:ascii="Calibri" w:hAnsi="Calibri" w:cs="Calibri"/>
            </w:rPr>
          </w:rPrChange>
        </w:rPr>
      </w:pPr>
      <w:r w:rsidRPr="00502E64">
        <w:rPr>
          <w:rFonts w:cstheme="minorHAnsi"/>
          <w:rPrChange w:id="270" w:author="Samuel Greenrod" w:date="2025-09-19T13:42:00Z" w16du:dateUtc="2025-09-19T20:42:00Z">
            <w:rPr>
              <w:rFonts w:ascii="Calibri" w:hAnsi="Calibri" w:cs="Calibri"/>
            </w:rPr>
          </w:rPrChange>
        </w:rPr>
        <w:t xml:space="preserve">20. </w:t>
      </w:r>
      <w:r w:rsidRPr="00502E64">
        <w:rPr>
          <w:rFonts w:cstheme="minorHAnsi"/>
          <w:rPrChange w:id="271" w:author="Samuel Greenrod" w:date="2025-09-19T13:42:00Z" w16du:dateUtc="2025-09-19T20:42:00Z">
            <w:rPr>
              <w:rFonts w:ascii="Calibri" w:hAnsi="Calibri" w:cs="Calibri"/>
            </w:rPr>
          </w:rPrChange>
        </w:rPr>
        <w:tab/>
        <w:t xml:space="preserve">D. </w:t>
      </w:r>
      <w:proofErr w:type="spellStart"/>
      <w:r w:rsidRPr="00502E64">
        <w:rPr>
          <w:rFonts w:cstheme="minorHAnsi"/>
          <w:rPrChange w:id="272" w:author="Samuel Greenrod" w:date="2025-09-19T13:42:00Z" w16du:dateUtc="2025-09-19T20:42:00Z">
            <w:rPr>
              <w:rFonts w:ascii="Calibri" w:hAnsi="Calibri" w:cs="Calibri"/>
            </w:rPr>
          </w:rPrChange>
        </w:rPr>
        <w:t>Vinebrooke</w:t>
      </w:r>
      <w:proofErr w:type="spellEnd"/>
      <w:r w:rsidRPr="00502E64">
        <w:rPr>
          <w:rFonts w:cstheme="minorHAnsi"/>
          <w:rPrChange w:id="273" w:author="Samuel Greenrod" w:date="2025-09-19T13:42:00Z" w16du:dateUtc="2025-09-19T20:42:00Z">
            <w:rPr>
              <w:rFonts w:ascii="Calibri" w:hAnsi="Calibri" w:cs="Calibri"/>
            </w:rPr>
          </w:rPrChange>
        </w:rPr>
        <w:t xml:space="preserve"> R, L. Cottingham K, Norberg J Marten Scheffer, I. Dodson S, C. Maberly S, Sommer U. Impacts of multiple stressors on biodiversity and ecosystem functioning: the role of species co-tolerance. Oikos. 2004;104(3):451–7. </w:t>
      </w:r>
    </w:p>
    <w:p w14:paraId="1124B5B5" w14:textId="77777777" w:rsidR="0072491E" w:rsidRPr="00502E64" w:rsidRDefault="0072491E" w:rsidP="0072491E">
      <w:pPr>
        <w:pStyle w:val="Bibliography"/>
        <w:rPr>
          <w:rFonts w:cstheme="minorHAnsi"/>
          <w:rPrChange w:id="274" w:author="Samuel Greenrod" w:date="2025-09-19T13:42:00Z" w16du:dateUtc="2025-09-19T20:42:00Z">
            <w:rPr>
              <w:rFonts w:ascii="Calibri" w:hAnsi="Calibri" w:cs="Calibri"/>
            </w:rPr>
          </w:rPrChange>
        </w:rPr>
      </w:pPr>
      <w:r w:rsidRPr="00502E64">
        <w:rPr>
          <w:rFonts w:cstheme="minorHAnsi"/>
          <w:rPrChange w:id="275" w:author="Samuel Greenrod" w:date="2025-09-19T13:42:00Z" w16du:dateUtc="2025-09-19T20:42:00Z">
            <w:rPr>
              <w:rFonts w:ascii="Calibri" w:hAnsi="Calibri" w:cs="Calibri"/>
            </w:rPr>
          </w:rPrChange>
        </w:rPr>
        <w:t xml:space="preserve">21. </w:t>
      </w:r>
      <w:r w:rsidRPr="00502E64">
        <w:rPr>
          <w:rFonts w:cstheme="minorHAnsi"/>
          <w:rPrChange w:id="276" w:author="Samuel Greenrod" w:date="2025-09-19T13:42:00Z" w16du:dateUtc="2025-09-19T20:42:00Z">
            <w:rPr>
              <w:rFonts w:ascii="Calibri" w:hAnsi="Calibri" w:cs="Calibri"/>
            </w:rPr>
          </w:rPrChange>
        </w:rPr>
        <w:tab/>
        <w:t xml:space="preserve">Halpern BS, Walbridge S, </w:t>
      </w:r>
      <w:proofErr w:type="spellStart"/>
      <w:r w:rsidRPr="00502E64">
        <w:rPr>
          <w:rFonts w:cstheme="minorHAnsi"/>
          <w:rPrChange w:id="277" w:author="Samuel Greenrod" w:date="2025-09-19T13:42:00Z" w16du:dateUtc="2025-09-19T20:42:00Z">
            <w:rPr>
              <w:rFonts w:ascii="Calibri" w:hAnsi="Calibri" w:cs="Calibri"/>
            </w:rPr>
          </w:rPrChange>
        </w:rPr>
        <w:t>Selkoe</w:t>
      </w:r>
      <w:proofErr w:type="spellEnd"/>
      <w:r w:rsidRPr="00502E64">
        <w:rPr>
          <w:rFonts w:cstheme="minorHAnsi"/>
          <w:rPrChange w:id="278" w:author="Samuel Greenrod" w:date="2025-09-19T13:42:00Z" w16du:dateUtc="2025-09-19T20:42:00Z">
            <w:rPr>
              <w:rFonts w:ascii="Calibri" w:hAnsi="Calibri" w:cs="Calibri"/>
            </w:rPr>
          </w:rPrChange>
        </w:rPr>
        <w:t xml:space="preserve"> KA, Kappel CV, Micheli F, </w:t>
      </w:r>
      <w:proofErr w:type="spellStart"/>
      <w:r w:rsidRPr="00502E64">
        <w:rPr>
          <w:rFonts w:cstheme="minorHAnsi"/>
          <w:rPrChange w:id="279" w:author="Samuel Greenrod" w:date="2025-09-19T13:42:00Z" w16du:dateUtc="2025-09-19T20:42:00Z">
            <w:rPr>
              <w:rFonts w:ascii="Calibri" w:hAnsi="Calibri" w:cs="Calibri"/>
            </w:rPr>
          </w:rPrChange>
        </w:rPr>
        <w:t>D’Agrosa</w:t>
      </w:r>
      <w:proofErr w:type="spellEnd"/>
      <w:r w:rsidRPr="00502E64">
        <w:rPr>
          <w:rFonts w:cstheme="minorHAnsi"/>
          <w:rPrChange w:id="280" w:author="Samuel Greenrod" w:date="2025-09-19T13:42:00Z" w16du:dateUtc="2025-09-19T20:42:00Z">
            <w:rPr>
              <w:rFonts w:ascii="Calibri" w:hAnsi="Calibri" w:cs="Calibri"/>
            </w:rPr>
          </w:rPrChange>
        </w:rPr>
        <w:t xml:space="preserve"> C, et al. A Global Map of Human Impact on Marine Ecosystems. Science. 2008 Feb 15;319(5865):948–52. </w:t>
      </w:r>
    </w:p>
    <w:p w14:paraId="485B9C19" w14:textId="77777777" w:rsidR="0072491E" w:rsidRPr="00502E64" w:rsidRDefault="0072491E" w:rsidP="0072491E">
      <w:pPr>
        <w:pStyle w:val="Bibliography"/>
        <w:rPr>
          <w:rFonts w:cstheme="minorHAnsi"/>
          <w:rPrChange w:id="281" w:author="Samuel Greenrod" w:date="2025-09-19T13:42:00Z" w16du:dateUtc="2025-09-19T20:42:00Z">
            <w:rPr>
              <w:rFonts w:ascii="Calibri" w:hAnsi="Calibri" w:cs="Calibri"/>
            </w:rPr>
          </w:rPrChange>
        </w:rPr>
      </w:pPr>
      <w:r w:rsidRPr="00502E64">
        <w:rPr>
          <w:rFonts w:cstheme="minorHAnsi"/>
          <w:rPrChange w:id="282" w:author="Samuel Greenrod" w:date="2025-09-19T13:42:00Z" w16du:dateUtc="2025-09-19T20:42:00Z">
            <w:rPr>
              <w:rFonts w:ascii="Calibri" w:hAnsi="Calibri" w:cs="Calibri"/>
            </w:rPr>
          </w:rPrChange>
        </w:rPr>
        <w:t xml:space="preserve">22. </w:t>
      </w:r>
      <w:r w:rsidRPr="00502E64">
        <w:rPr>
          <w:rFonts w:cstheme="minorHAnsi"/>
          <w:rPrChange w:id="283" w:author="Samuel Greenrod" w:date="2025-09-19T13:42:00Z" w16du:dateUtc="2025-09-19T20:42:00Z">
            <w:rPr>
              <w:rFonts w:ascii="Calibri" w:hAnsi="Calibri" w:cs="Calibri"/>
            </w:rPr>
          </w:rPrChange>
        </w:rPr>
        <w:tab/>
        <w:t xml:space="preserve">Bellard C, </w:t>
      </w:r>
      <w:proofErr w:type="spellStart"/>
      <w:r w:rsidRPr="00502E64">
        <w:rPr>
          <w:rFonts w:cstheme="minorHAnsi"/>
          <w:rPrChange w:id="284" w:author="Samuel Greenrod" w:date="2025-09-19T13:42:00Z" w16du:dateUtc="2025-09-19T20:42:00Z">
            <w:rPr>
              <w:rFonts w:ascii="Calibri" w:hAnsi="Calibri" w:cs="Calibri"/>
            </w:rPr>
          </w:rPrChange>
        </w:rPr>
        <w:t>Bertelsmeier</w:t>
      </w:r>
      <w:proofErr w:type="spellEnd"/>
      <w:r w:rsidRPr="00502E64">
        <w:rPr>
          <w:rFonts w:cstheme="minorHAnsi"/>
          <w:rPrChange w:id="285" w:author="Samuel Greenrod" w:date="2025-09-19T13:42:00Z" w16du:dateUtc="2025-09-19T20:42:00Z">
            <w:rPr>
              <w:rFonts w:ascii="Calibri" w:hAnsi="Calibri" w:cs="Calibri"/>
            </w:rPr>
          </w:rPrChange>
        </w:rPr>
        <w:t xml:space="preserve"> C, Leadley P, </w:t>
      </w:r>
      <w:proofErr w:type="spellStart"/>
      <w:r w:rsidRPr="00502E64">
        <w:rPr>
          <w:rFonts w:cstheme="minorHAnsi"/>
          <w:rPrChange w:id="286" w:author="Samuel Greenrod" w:date="2025-09-19T13:42:00Z" w16du:dateUtc="2025-09-19T20:42:00Z">
            <w:rPr>
              <w:rFonts w:ascii="Calibri" w:hAnsi="Calibri" w:cs="Calibri"/>
            </w:rPr>
          </w:rPrChange>
        </w:rPr>
        <w:t>Thuiller</w:t>
      </w:r>
      <w:proofErr w:type="spellEnd"/>
      <w:r w:rsidRPr="00502E64">
        <w:rPr>
          <w:rFonts w:cstheme="minorHAnsi"/>
          <w:rPrChange w:id="287" w:author="Samuel Greenrod" w:date="2025-09-19T13:42:00Z" w16du:dateUtc="2025-09-19T20:42:00Z">
            <w:rPr>
              <w:rFonts w:ascii="Calibri" w:hAnsi="Calibri" w:cs="Calibri"/>
            </w:rPr>
          </w:rPrChange>
        </w:rPr>
        <w:t xml:space="preserve"> W, </w:t>
      </w:r>
      <w:proofErr w:type="spellStart"/>
      <w:r w:rsidRPr="00502E64">
        <w:rPr>
          <w:rFonts w:cstheme="minorHAnsi"/>
          <w:rPrChange w:id="288" w:author="Samuel Greenrod" w:date="2025-09-19T13:42:00Z" w16du:dateUtc="2025-09-19T20:42:00Z">
            <w:rPr>
              <w:rFonts w:ascii="Calibri" w:hAnsi="Calibri" w:cs="Calibri"/>
            </w:rPr>
          </w:rPrChange>
        </w:rPr>
        <w:t>Courchamp</w:t>
      </w:r>
      <w:proofErr w:type="spellEnd"/>
      <w:r w:rsidRPr="00502E64">
        <w:rPr>
          <w:rFonts w:cstheme="minorHAnsi"/>
          <w:rPrChange w:id="289" w:author="Samuel Greenrod" w:date="2025-09-19T13:42:00Z" w16du:dateUtc="2025-09-19T20:42:00Z">
            <w:rPr>
              <w:rFonts w:ascii="Calibri" w:hAnsi="Calibri" w:cs="Calibri"/>
            </w:rPr>
          </w:rPrChange>
        </w:rPr>
        <w:t xml:space="preserve"> F. Impacts of climate change on the future of biodiversity. Ecology Letters. 2012;15(4):365–77. </w:t>
      </w:r>
    </w:p>
    <w:p w14:paraId="7D803F86" w14:textId="77777777" w:rsidR="0072491E" w:rsidRPr="00502E64" w:rsidRDefault="0072491E" w:rsidP="0072491E">
      <w:pPr>
        <w:pStyle w:val="Bibliography"/>
        <w:rPr>
          <w:rFonts w:cstheme="minorHAnsi"/>
          <w:rPrChange w:id="290" w:author="Samuel Greenrod" w:date="2025-09-19T13:42:00Z" w16du:dateUtc="2025-09-19T20:42:00Z">
            <w:rPr>
              <w:rFonts w:ascii="Calibri" w:hAnsi="Calibri" w:cs="Calibri"/>
            </w:rPr>
          </w:rPrChange>
        </w:rPr>
      </w:pPr>
      <w:r w:rsidRPr="00502E64">
        <w:rPr>
          <w:rFonts w:cstheme="minorHAnsi"/>
          <w:rPrChange w:id="291" w:author="Samuel Greenrod" w:date="2025-09-19T13:42:00Z" w16du:dateUtc="2025-09-19T20:42:00Z">
            <w:rPr>
              <w:rFonts w:ascii="Calibri" w:hAnsi="Calibri" w:cs="Calibri"/>
            </w:rPr>
          </w:rPrChange>
        </w:rPr>
        <w:lastRenderedPageBreak/>
        <w:t xml:space="preserve">23. </w:t>
      </w:r>
      <w:r w:rsidRPr="00502E64">
        <w:rPr>
          <w:rFonts w:cstheme="minorHAnsi"/>
          <w:rPrChange w:id="292" w:author="Samuel Greenrod" w:date="2025-09-19T13:42:00Z" w16du:dateUtc="2025-09-19T20:42:00Z">
            <w:rPr>
              <w:rFonts w:ascii="Calibri" w:hAnsi="Calibri" w:cs="Calibri"/>
            </w:rPr>
          </w:rPrChange>
        </w:rPr>
        <w:tab/>
        <w:t xml:space="preserve">Nguyen PL, Gokhale CS. On multiple infections by parasites with complex life cycles. Oikos. 2025;2025(4):e10493. </w:t>
      </w:r>
    </w:p>
    <w:p w14:paraId="3C11ECB8" w14:textId="77777777" w:rsidR="0072491E" w:rsidRPr="00502E64" w:rsidRDefault="0072491E" w:rsidP="0072491E">
      <w:pPr>
        <w:pStyle w:val="Bibliography"/>
        <w:rPr>
          <w:rFonts w:cstheme="minorHAnsi"/>
          <w:rPrChange w:id="293" w:author="Samuel Greenrod" w:date="2025-09-19T13:42:00Z" w16du:dateUtc="2025-09-19T20:42:00Z">
            <w:rPr>
              <w:rFonts w:ascii="Calibri" w:hAnsi="Calibri" w:cs="Calibri"/>
            </w:rPr>
          </w:rPrChange>
        </w:rPr>
      </w:pPr>
      <w:r w:rsidRPr="00502E64">
        <w:rPr>
          <w:rFonts w:cstheme="minorHAnsi"/>
          <w:rPrChange w:id="294" w:author="Samuel Greenrod" w:date="2025-09-19T13:42:00Z" w16du:dateUtc="2025-09-19T20:42:00Z">
            <w:rPr>
              <w:rFonts w:ascii="Calibri" w:hAnsi="Calibri" w:cs="Calibri"/>
            </w:rPr>
          </w:rPrChange>
        </w:rPr>
        <w:t xml:space="preserve">24. </w:t>
      </w:r>
      <w:r w:rsidRPr="00502E64">
        <w:rPr>
          <w:rFonts w:cstheme="minorHAnsi"/>
          <w:rPrChange w:id="295" w:author="Samuel Greenrod" w:date="2025-09-19T13:42:00Z" w16du:dateUtc="2025-09-19T20:42:00Z">
            <w:rPr>
              <w:rFonts w:ascii="Calibri" w:hAnsi="Calibri" w:cs="Calibri"/>
            </w:rPr>
          </w:rPrChange>
        </w:rPr>
        <w:tab/>
        <w:t xml:space="preserve">Silva LM, King KC, </w:t>
      </w:r>
      <w:proofErr w:type="spellStart"/>
      <w:r w:rsidRPr="00502E64">
        <w:rPr>
          <w:rFonts w:cstheme="minorHAnsi"/>
          <w:rPrChange w:id="296" w:author="Samuel Greenrod" w:date="2025-09-19T13:42:00Z" w16du:dateUtc="2025-09-19T20:42:00Z">
            <w:rPr>
              <w:rFonts w:ascii="Calibri" w:hAnsi="Calibri" w:cs="Calibri"/>
            </w:rPr>
          </w:rPrChange>
        </w:rPr>
        <w:t>Koella</w:t>
      </w:r>
      <w:proofErr w:type="spellEnd"/>
      <w:r w:rsidRPr="00502E64">
        <w:rPr>
          <w:rFonts w:cstheme="minorHAnsi"/>
          <w:rPrChange w:id="297" w:author="Samuel Greenrod" w:date="2025-09-19T13:42:00Z" w16du:dateUtc="2025-09-19T20:42:00Z">
            <w:rPr>
              <w:rFonts w:ascii="Calibri" w:hAnsi="Calibri" w:cs="Calibri"/>
            </w:rPr>
          </w:rPrChange>
        </w:rPr>
        <w:t xml:space="preserve"> JC. Dissecting transmission to understand parasite evolution. </w:t>
      </w:r>
      <w:proofErr w:type="spellStart"/>
      <w:r w:rsidRPr="00502E64">
        <w:rPr>
          <w:rFonts w:cstheme="minorHAnsi"/>
          <w:rPrChange w:id="298" w:author="Samuel Greenrod" w:date="2025-09-19T13:42:00Z" w16du:dateUtc="2025-09-19T20:42:00Z">
            <w:rPr>
              <w:rFonts w:ascii="Calibri" w:hAnsi="Calibri" w:cs="Calibri"/>
            </w:rPr>
          </w:rPrChange>
        </w:rPr>
        <w:t>PLoS</w:t>
      </w:r>
      <w:proofErr w:type="spellEnd"/>
      <w:r w:rsidRPr="00502E64">
        <w:rPr>
          <w:rFonts w:cstheme="minorHAnsi"/>
          <w:rPrChange w:id="299" w:author="Samuel Greenrod" w:date="2025-09-19T13:42:00Z" w16du:dateUtc="2025-09-19T20:42:00Z">
            <w:rPr>
              <w:rFonts w:ascii="Calibri" w:hAnsi="Calibri" w:cs="Calibri"/>
            </w:rPr>
          </w:rPrChange>
        </w:rPr>
        <w:t xml:space="preserve"> </w:t>
      </w:r>
      <w:proofErr w:type="spellStart"/>
      <w:r w:rsidRPr="00502E64">
        <w:rPr>
          <w:rFonts w:cstheme="minorHAnsi"/>
          <w:rPrChange w:id="300" w:author="Samuel Greenrod" w:date="2025-09-19T13:42:00Z" w16du:dateUtc="2025-09-19T20:42:00Z">
            <w:rPr>
              <w:rFonts w:ascii="Calibri" w:hAnsi="Calibri" w:cs="Calibri"/>
            </w:rPr>
          </w:rPrChange>
        </w:rPr>
        <w:t>Pathog</w:t>
      </w:r>
      <w:proofErr w:type="spellEnd"/>
      <w:r w:rsidRPr="00502E64">
        <w:rPr>
          <w:rFonts w:cstheme="minorHAnsi"/>
          <w:rPrChange w:id="301" w:author="Samuel Greenrod" w:date="2025-09-19T13:42:00Z" w16du:dateUtc="2025-09-19T20:42:00Z">
            <w:rPr>
              <w:rFonts w:ascii="Calibri" w:hAnsi="Calibri" w:cs="Calibri"/>
            </w:rPr>
          </w:rPrChange>
        </w:rPr>
        <w:t xml:space="preserve">. 2025 Mar 25;21(3):e1012964. </w:t>
      </w:r>
    </w:p>
    <w:p w14:paraId="16B31E32" w14:textId="77777777" w:rsidR="0072491E" w:rsidRPr="00502E64" w:rsidRDefault="0072491E" w:rsidP="0072491E">
      <w:pPr>
        <w:pStyle w:val="Bibliography"/>
        <w:rPr>
          <w:rFonts w:cstheme="minorHAnsi"/>
          <w:rPrChange w:id="302" w:author="Samuel Greenrod" w:date="2025-09-19T13:42:00Z" w16du:dateUtc="2025-09-19T20:42:00Z">
            <w:rPr>
              <w:rFonts w:ascii="Calibri" w:hAnsi="Calibri" w:cs="Calibri"/>
            </w:rPr>
          </w:rPrChange>
        </w:rPr>
      </w:pPr>
      <w:r w:rsidRPr="00502E64">
        <w:rPr>
          <w:rFonts w:cstheme="minorHAnsi"/>
          <w:rPrChange w:id="303" w:author="Samuel Greenrod" w:date="2025-09-19T13:42:00Z" w16du:dateUtc="2025-09-19T20:42:00Z">
            <w:rPr>
              <w:rFonts w:ascii="Calibri" w:hAnsi="Calibri" w:cs="Calibri"/>
            </w:rPr>
          </w:rPrChange>
        </w:rPr>
        <w:t xml:space="preserve">25. </w:t>
      </w:r>
      <w:r w:rsidRPr="00502E64">
        <w:rPr>
          <w:rFonts w:cstheme="minorHAnsi"/>
          <w:rPrChange w:id="304" w:author="Samuel Greenrod" w:date="2025-09-19T13:42:00Z" w16du:dateUtc="2025-09-19T20:42:00Z">
            <w:rPr>
              <w:rFonts w:ascii="Calibri" w:hAnsi="Calibri" w:cs="Calibri"/>
            </w:rPr>
          </w:rPrChange>
        </w:rPr>
        <w:tab/>
        <w:t xml:space="preserve">Oakley MS, Gerald N, McCutchan TF, Aravind L, Kumar S. Clinical and molecular aspects of malaria fever. Trends in Parasitology. 2011 Oct 1;27(10):442–9. </w:t>
      </w:r>
    </w:p>
    <w:p w14:paraId="709A2559" w14:textId="77777777" w:rsidR="0072491E" w:rsidRPr="00502E64" w:rsidRDefault="0072491E" w:rsidP="0072491E">
      <w:pPr>
        <w:pStyle w:val="Bibliography"/>
        <w:rPr>
          <w:rFonts w:cstheme="minorHAnsi"/>
          <w:rPrChange w:id="305" w:author="Samuel Greenrod" w:date="2025-09-19T13:42:00Z" w16du:dateUtc="2025-09-19T20:42:00Z">
            <w:rPr>
              <w:rFonts w:ascii="Calibri" w:hAnsi="Calibri" w:cs="Calibri"/>
            </w:rPr>
          </w:rPrChange>
        </w:rPr>
      </w:pPr>
      <w:r w:rsidRPr="00502E64">
        <w:rPr>
          <w:rFonts w:cstheme="minorHAnsi"/>
          <w:rPrChange w:id="306" w:author="Samuel Greenrod" w:date="2025-09-19T13:42:00Z" w16du:dateUtc="2025-09-19T20:42:00Z">
            <w:rPr>
              <w:rFonts w:ascii="Calibri" w:hAnsi="Calibri" w:cs="Calibri"/>
            </w:rPr>
          </w:rPrChange>
        </w:rPr>
        <w:t xml:space="preserve">26. </w:t>
      </w:r>
      <w:r w:rsidRPr="00502E64">
        <w:rPr>
          <w:rFonts w:cstheme="minorHAnsi"/>
          <w:rPrChange w:id="307" w:author="Samuel Greenrod" w:date="2025-09-19T13:42:00Z" w16du:dateUtc="2025-09-19T20:42:00Z">
            <w:rPr>
              <w:rFonts w:ascii="Calibri" w:hAnsi="Calibri" w:cs="Calibri"/>
            </w:rPr>
          </w:rPrChange>
        </w:rPr>
        <w:tab/>
        <w:t xml:space="preserve">Carlson CJ, Burgio KR, Dougherty ER, Phillips AJ, Bueno VM, Clements CF, et al. Parasite biodiversity faces extinction and redistribution in a changing climate. Science Advances. 2017 Sep 6;3(9):e1602422. </w:t>
      </w:r>
    </w:p>
    <w:p w14:paraId="6497C895" w14:textId="77777777" w:rsidR="0072491E" w:rsidRPr="00502E64" w:rsidRDefault="0072491E" w:rsidP="0072491E">
      <w:pPr>
        <w:pStyle w:val="Bibliography"/>
        <w:rPr>
          <w:rFonts w:cstheme="minorHAnsi"/>
          <w:rPrChange w:id="308" w:author="Samuel Greenrod" w:date="2025-09-19T13:42:00Z" w16du:dateUtc="2025-09-19T20:42:00Z">
            <w:rPr>
              <w:rFonts w:ascii="Calibri" w:hAnsi="Calibri" w:cs="Calibri"/>
            </w:rPr>
          </w:rPrChange>
        </w:rPr>
      </w:pPr>
      <w:r w:rsidRPr="00502E64">
        <w:rPr>
          <w:rFonts w:cstheme="minorHAnsi"/>
          <w:rPrChange w:id="309" w:author="Samuel Greenrod" w:date="2025-09-19T13:42:00Z" w16du:dateUtc="2025-09-19T20:42:00Z">
            <w:rPr>
              <w:rFonts w:ascii="Calibri" w:hAnsi="Calibri" w:cs="Calibri"/>
            </w:rPr>
          </w:rPrChange>
        </w:rPr>
        <w:t xml:space="preserve">27. </w:t>
      </w:r>
      <w:r w:rsidRPr="00502E64">
        <w:rPr>
          <w:rFonts w:cstheme="minorHAnsi"/>
          <w:rPrChange w:id="310" w:author="Samuel Greenrod" w:date="2025-09-19T13:42:00Z" w16du:dateUtc="2025-09-19T20:42:00Z">
            <w:rPr>
              <w:rFonts w:ascii="Calibri" w:hAnsi="Calibri" w:cs="Calibri"/>
            </w:rPr>
          </w:rPrChange>
        </w:rPr>
        <w:tab/>
        <w:t xml:space="preserve">Buckingham LJ, Ashby B. Coevolutionary theory of hosts and parasites. j </w:t>
      </w:r>
      <w:proofErr w:type="spellStart"/>
      <w:r w:rsidRPr="00502E64">
        <w:rPr>
          <w:rFonts w:cstheme="minorHAnsi"/>
          <w:rPrChange w:id="311" w:author="Samuel Greenrod" w:date="2025-09-19T13:42:00Z" w16du:dateUtc="2025-09-19T20:42:00Z">
            <w:rPr>
              <w:rFonts w:ascii="Calibri" w:hAnsi="Calibri" w:cs="Calibri"/>
            </w:rPr>
          </w:rPrChange>
        </w:rPr>
        <w:t>evol</w:t>
      </w:r>
      <w:proofErr w:type="spellEnd"/>
      <w:r w:rsidRPr="00502E64">
        <w:rPr>
          <w:rFonts w:cstheme="minorHAnsi"/>
          <w:rPrChange w:id="312" w:author="Samuel Greenrod" w:date="2025-09-19T13:42:00Z" w16du:dateUtc="2025-09-19T20:42:00Z">
            <w:rPr>
              <w:rFonts w:ascii="Calibri" w:hAnsi="Calibri" w:cs="Calibri"/>
            </w:rPr>
          </w:rPrChange>
        </w:rPr>
        <w:t xml:space="preserve"> Biol. 2022 Feb 1;35(2):205–24. </w:t>
      </w:r>
    </w:p>
    <w:p w14:paraId="2DF6E2B5" w14:textId="77777777" w:rsidR="0072491E" w:rsidRPr="00502E64" w:rsidRDefault="0072491E" w:rsidP="0072491E">
      <w:pPr>
        <w:pStyle w:val="Bibliography"/>
        <w:rPr>
          <w:rFonts w:cstheme="minorHAnsi"/>
          <w:rPrChange w:id="313" w:author="Samuel Greenrod" w:date="2025-09-19T13:42:00Z" w16du:dateUtc="2025-09-19T20:42:00Z">
            <w:rPr>
              <w:rFonts w:ascii="Calibri" w:hAnsi="Calibri" w:cs="Calibri"/>
            </w:rPr>
          </w:rPrChange>
        </w:rPr>
      </w:pPr>
      <w:r w:rsidRPr="00502E64">
        <w:rPr>
          <w:rFonts w:cstheme="minorHAnsi"/>
          <w:rPrChange w:id="314" w:author="Samuel Greenrod" w:date="2025-09-19T13:42:00Z" w16du:dateUtc="2025-09-19T20:42:00Z">
            <w:rPr>
              <w:rFonts w:ascii="Calibri" w:hAnsi="Calibri" w:cs="Calibri"/>
            </w:rPr>
          </w:rPrChange>
        </w:rPr>
        <w:t xml:space="preserve">28. </w:t>
      </w:r>
      <w:r w:rsidRPr="00502E64">
        <w:rPr>
          <w:rFonts w:cstheme="minorHAnsi"/>
          <w:rPrChange w:id="315" w:author="Samuel Greenrod" w:date="2025-09-19T13:42:00Z" w16du:dateUtc="2025-09-19T20:42:00Z">
            <w:rPr>
              <w:rFonts w:ascii="Calibri" w:hAnsi="Calibri" w:cs="Calibri"/>
            </w:rPr>
          </w:rPrChange>
        </w:rPr>
        <w:tab/>
        <w:t xml:space="preserve">Pedersen AB, Fenton A. Emphasizing the ecology in parasite community ecology. Trends in Ecology &amp; Evolution. 2007 Mar 1;22(3):133–9. </w:t>
      </w:r>
    </w:p>
    <w:p w14:paraId="736406C7" w14:textId="77777777" w:rsidR="0072491E" w:rsidRPr="00502E64" w:rsidRDefault="0072491E" w:rsidP="0072491E">
      <w:pPr>
        <w:pStyle w:val="Bibliography"/>
        <w:rPr>
          <w:rFonts w:cstheme="minorHAnsi"/>
          <w:rPrChange w:id="316" w:author="Samuel Greenrod" w:date="2025-09-19T13:42:00Z" w16du:dateUtc="2025-09-19T20:42:00Z">
            <w:rPr>
              <w:rFonts w:ascii="Calibri" w:hAnsi="Calibri" w:cs="Calibri"/>
            </w:rPr>
          </w:rPrChange>
        </w:rPr>
      </w:pPr>
      <w:r w:rsidRPr="00502E64">
        <w:rPr>
          <w:rFonts w:cstheme="minorHAnsi"/>
          <w:rPrChange w:id="317" w:author="Samuel Greenrod" w:date="2025-09-19T13:42:00Z" w16du:dateUtc="2025-09-19T20:42:00Z">
            <w:rPr>
              <w:rFonts w:ascii="Calibri" w:hAnsi="Calibri" w:cs="Calibri"/>
            </w:rPr>
          </w:rPrChange>
        </w:rPr>
        <w:t xml:space="preserve">29. </w:t>
      </w:r>
      <w:r w:rsidRPr="00502E64">
        <w:rPr>
          <w:rFonts w:cstheme="minorHAnsi"/>
          <w:rPrChange w:id="318" w:author="Samuel Greenrod" w:date="2025-09-19T13:42:00Z" w16du:dateUtc="2025-09-19T20:42:00Z">
            <w:rPr>
              <w:rFonts w:ascii="Calibri" w:hAnsi="Calibri" w:cs="Calibri"/>
            </w:rPr>
          </w:rPrChange>
        </w:rPr>
        <w:tab/>
        <w:t xml:space="preserve">Hasik AZ, King KC, </w:t>
      </w:r>
      <w:proofErr w:type="spellStart"/>
      <w:r w:rsidRPr="00502E64">
        <w:rPr>
          <w:rFonts w:cstheme="minorHAnsi"/>
          <w:rPrChange w:id="319" w:author="Samuel Greenrod" w:date="2025-09-19T13:42:00Z" w16du:dateUtc="2025-09-19T20:42:00Z">
            <w:rPr>
              <w:rFonts w:ascii="Calibri" w:hAnsi="Calibri" w:cs="Calibri"/>
            </w:rPr>
          </w:rPrChange>
        </w:rPr>
        <w:t>Hawlena</w:t>
      </w:r>
      <w:proofErr w:type="spellEnd"/>
      <w:r w:rsidRPr="00502E64">
        <w:rPr>
          <w:rFonts w:cstheme="minorHAnsi"/>
          <w:rPrChange w:id="320" w:author="Samuel Greenrod" w:date="2025-09-19T13:42:00Z" w16du:dateUtc="2025-09-19T20:42:00Z">
            <w:rPr>
              <w:rFonts w:ascii="Calibri" w:hAnsi="Calibri" w:cs="Calibri"/>
            </w:rPr>
          </w:rPrChange>
        </w:rPr>
        <w:t xml:space="preserve"> H. Interspecific host competition and parasite virulence evolution. Biology Letters. 2023 May 3;19(5):20220553. </w:t>
      </w:r>
    </w:p>
    <w:p w14:paraId="5F64F601" w14:textId="77777777" w:rsidR="0072491E" w:rsidRPr="00502E64" w:rsidRDefault="0072491E" w:rsidP="0072491E">
      <w:pPr>
        <w:pStyle w:val="Bibliography"/>
        <w:rPr>
          <w:rFonts w:cstheme="minorHAnsi"/>
          <w:rPrChange w:id="321" w:author="Samuel Greenrod" w:date="2025-09-19T13:42:00Z" w16du:dateUtc="2025-09-19T20:42:00Z">
            <w:rPr>
              <w:rFonts w:ascii="Calibri" w:hAnsi="Calibri" w:cs="Calibri"/>
            </w:rPr>
          </w:rPrChange>
        </w:rPr>
      </w:pPr>
      <w:r w:rsidRPr="00502E64">
        <w:rPr>
          <w:rFonts w:cstheme="minorHAnsi"/>
          <w:rPrChange w:id="322" w:author="Samuel Greenrod" w:date="2025-09-19T13:42:00Z" w16du:dateUtc="2025-09-19T20:42:00Z">
            <w:rPr>
              <w:rFonts w:ascii="Calibri" w:hAnsi="Calibri" w:cs="Calibri"/>
            </w:rPr>
          </w:rPrChange>
        </w:rPr>
        <w:t xml:space="preserve">30. </w:t>
      </w:r>
      <w:r w:rsidRPr="00502E64">
        <w:rPr>
          <w:rFonts w:cstheme="minorHAnsi"/>
          <w:rPrChange w:id="323" w:author="Samuel Greenrod" w:date="2025-09-19T13:42:00Z" w16du:dateUtc="2025-09-19T20:42:00Z">
            <w:rPr>
              <w:rFonts w:ascii="Calibri" w:hAnsi="Calibri" w:cs="Calibri"/>
            </w:rPr>
          </w:rPrChange>
        </w:rPr>
        <w:tab/>
        <w:t xml:space="preserve">Limberger R, </w:t>
      </w:r>
      <w:proofErr w:type="spellStart"/>
      <w:r w:rsidRPr="00502E64">
        <w:rPr>
          <w:rFonts w:cstheme="minorHAnsi"/>
          <w:rPrChange w:id="324" w:author="Samuel Greenrod" w:date="2025-09-19T13:42:00Z" w16du:dateUtc="2025-09-19T20:42:00Z">
            <w:rPr>
              <w:rFonts w:ascii="Calibri" w:hAnsi="Calibri" w:cs="Calibri"/>
            </w:rPr>
          </w:rPrChange>
        </w:rPr>
        <w:t>Fussmann</w:t>
      </w:r>
      <w:proofErr w:type="spellEnd"/>
      <w:r w:rsidRPr="00502E64">
        <w:rPr>
          <w:rFonts w:cstheme="minorHAnsi"/>
          <w:rPrChange w:id="325" w:author="Samuel Greenrod" w:date="2025-09-19T13:42:00Z" w16du:dateUtc="2025-09-19T20:42:00Z">
            <w:rPr>
              <w:rFonts w:ascii="Calibri" w:hAnsi="Calibri" w:cs="Calibri"/>
            </w:rPr>
          </w:rPrChange>
        </w:rPr>
        <w:t xml:space="preserve"> GF. Adaptation and competition in deteriorating environments. Proceedings of the Royal Society B: Biological Sciences. 2021 Mar 10;288(1946):20202967. </w:t>
      </w:r>
    </w:p>
    <w:p w14:paraId="3F3E6BFD" w14:textId="77777777" w:rsidR="0072491E" w:rsidRPr="00502E64" w:rsidRDefault="0072491E" w:rsidP="0072491E">
      <w:pPr>
        <w:pStyle w:val="Bibliography"/>
        <w:rPr>
          <w:rFonts w:cstheme="minorHAnsi"/>
          <w:rPrChange w:id="326" w:author="Samuel Greenrod" w:date="2025-09-19T13:42:00Z" w16du:dateUtc="2025-09-19T20:42:00Z">
            <w:rPr>
              <w:rFonts w:ascii="Calibri" w:hAnsi="Calibri" w:cs="Calibri"/>
            </w:rPr>
          </w:rPrChange>
        </w:rPr>
      </w:pPr>
      <w:r w:rsidRPr="00502E64">
        <w:rPr>
          <w:rFonts w:cstheme="minorHAnsi"/>
          <w:rPrChange w:id="327" w:author="Samuel Greenrod" w:date="2025-09-19T13:42:00Z" w16du:dateUtc="2025-09-19T20:42:00Z">
            <w:rPr>
              <w:rFonts w:ascii="Calibri" w:hAnsi="Calibri" w:cs="Calibri"/>
            </w:rPr>
          </w:rPrChange>
        </w:rPr>
        <w:t xml:space="preserve">31. </w:t>
      </w:r>
      <w:r w:rsidRPr="00502E64">
        <w:rPr>
          <w:rFonts w:cstheme="minorHAnsi"/>
          <w:rPrChange w:id="328" w:author="Samuel Greenrod" w:date="2025-09-19T13:42:00Z" w16du:dateUtc="2025-09-19T20:42:00Z">
            <w:rPr>
              <w:rFonts w:ascii="Calibri" w:hAnsi="Calibri" w:cs="Calibri"/>
            </w:rPr>
          </w:rPrChange>
        </w:rPr>
        <w:tab/>
        <w:t xml:space="preserve">Greenrod STE, Cazares D, Johnson S, Hector TE, Stevens EJ, MacLean RC, et al. Warming alters life-history traits and competition in a phage community. Applied and Environmental Microbiology. 2024 Apr 16;0(0):e00286-24. </w:t>
      </w:r>
    </w:p>
    <w:p w14:paraId="58C1AAC4" w14:textId="77777777" w:rsidR="0072491E" w:rsidRPr="00502E64" w:rsidRDefault="0072491E" w:rsidP="0072491E">
      <w:pPr>
        <w:pStyle w:val="Bibliography"/>
        <w:rPr>
          <w:rFonts w:cstheme="minorHAnsi"/>
          <w:rPrChange w:id="329" w:author="Samuel Greenrod" w:date="2025-09-19T13:42:00Z" w16du:dateUtc="2025-09-19T20:42:00Z">
            <w:rPr>
              <w:rFonts w:ascii="Calibri" w:hAnsi="Calibri" w:cs="Calibri"/>
            </w:rPr>
          </w:rPrChange>
        </w:rPr>
      </w:pPr>
      <w:r w:rsidRPr="00502E64">
        <w:rPr>
          <w:rFonts w:cstheme="minorHAnsi"/>
          <w:rPrChange w:id="330" w:author="Samuel Greenrod" w:date="2025-09-19T13:42:00Z" w16du:dateUtc="2025-09-19T20:42:00Z">
            <w:rPr>
              <w:rFonts w:ascii="Calibri" w:hAnsi="Calibri" w:cs="Calibri"/>
            </w:rPr>
          </w:rPrChange>
        </w:rPr>
        <w:t xml:space="preserve">32. </w:t>
      </w:r>
      <w:r w:rsidRPr="00502E64">
        <w:rPr>
          <w:rFonts w:cstheme="minorHAnsi"/>
          <w:rPrChange w:id="331" w:author="Samuel Greenrod" w:date="2025-09-19T13:42:00Z" w16du:dateUtc="2025-09-19T20:42:00Z">
            <w:rPr>
              <w:rFonts w:ascii="Calibri" w:hAnsi="Calibri" w:cs="Calibri"/>
            </w:rPr>
          </w:rPrChange>
        </w:rPr>
        <w:tab/>
      </w:r>
      <w:proofErr w:type="spellStart"/>
      <w:r w:rsidRPr="00502E64">
        <w:rPr>
          <w:rFonts w:cstheme="minorHAnsi"/>
          <w:rPrChange w:id="332" w:author="Samuel Greenrod" w:date="2025-09-19T13:42:00Z" w16du:dateUtc="2025-09-19T20:42:00Z">
            <w:rPr>
              <w:rFonts w:ascii="Calibri" w:hAnsi="Calibri" w:cs="Calibri"/>
            </w:rPr>
          </w:rPrChange>
        </w:rPr>
        <w:t>Kropinski</w:t>
      </w:r>
      <w:proofErr w:type="spellEnd"/>
      <w:r w:rsidRPr="00502E64">
        <w:rPr>
          <w:rFonts w:cstheme="minorHAnsi"/>
          <w:rPrChange w:id="333" w:author="Samuel Greenrod" w:date="2025-09-19T13:42:00Z" w16du:dateUtc="2025-09-19T20:42:00Z">
            <w:rPr>
              <w:rFonts w:ascii="Calibri" w:hAnsi="Calibri" w:cs="Calibri"/>
            </w:rPr>
          </w:rPrChange>
        </w:rPr>
        <w:t xml:space="preserve"> AM, Mazzocco A, Waddell TE, </w:t>
      </w:r>
      <w:proofErr w:type="spellStart"/>
      <w:r w:rsidRPr="00502E64">
        <w:rPr>
          <w:rFonts w:cstheme="minorHAnsi"/>
          <w:rPrChange w:id="334" w:author="Samuel Greenrod" w:date="2025-09-19T13:42:00Z" w16du:dateUtc="2025-09-19T20:42:00Z">
            <w:rPr>
              <w:rFonts w:ascii="Calibri" w:hAnsi="Calibri" w:cs="Calibri"/>
            </w:rPr>
          </w:rPrChange>
        </w:rPr>
        <w:t>Lingohr</w:t>
      </w:r>
      <w:proofErr w:type="spellEnd"/>
      <w:r w:rsidRPr="00502E64">
        <w:rPr>
          <w:rFonts w:cstheme="minorHAnsi"/>
          <w:rPrChange w:id="335" w:author="Samuel Greenrod" w:date="2025-09-19T13:42:00Z" w16du:dateUtc="2025-09-19T20:42:00Z">
            <w:rPr>
              <w:rFonts w:ascii="Calibri" w:hAnsi="Calibri" w:cs="Calibri"/>
            </w:rPr>
          </w:rPrChange>
        </w:rPr>
        <w:t xml:space="preserve"> E, Johnson RP. Enumeration of Bacteriophages by Double Agar Overlay Plaque Assay. In: </w:t>
      </w:r>
      <w:proofErr w:type="spellStart"/>
      <w:r w:rsidRPr="00502E64">
        <w:rPr>
          <w:rFonts w:cstheme="minorHAnsi"/>
          <w:rPrChange w:id="336" w:author="Samuel Greenrod" w:date="2025-09-19T13:42:00Z" w16du:dateUtc="2025-09-19T20:42:00Z">
            <w:rPr>
              <w:rFonts w:ascii="Calibri" w:hAnsi="Calibri" w:cs="Calibri"/>
            </w:rPr>
          </w:rPrChange>
        </w:rPr>
        <w:t>Clokie</w:t>
      </w:r>
      <w:proofErr w:type="spellEnd"/>
      <w:r w:rsidRPr="00502E64">
        <w:rPr>
          <w:rFonts w:cstheme="minorHAnsi"/>
          <w:rPrChange w:id="337" w:author="Samuel Greenrod" w:date="2025-09-19T13:42:00Z" w16du:dateUtc="2025-09-19T20:42:00Z">
            <w:rPr>
              <w:rFonts w:ascii="Calibri" w:hAnsi="Calibri" w:cs="Calibri"/>
            </w:rPr>
          </w:rPrChange>
        </w:rPr>
        <w:t xml:space="preserve"> MRJ, </w:t>
      </w:r>
      <w:proofErr w:type="spellStart"/>
      <w:r w:rsidRPr="00502E64">
        <w:rPr>
          <w:rFonts w:cstheme="minorHAnsi"/>
          <w:rPrChange w:id="338" w:author="Samuel Greenrod" w:date="2025-09-19T13:42:00Z" w16du:dateUtc="2025-09-19T20:42:00Z">
            <w:rPr>
              <w:rFonts w:ascii="Calibri" w:hAnsi="Calibri" w:cs="Calibri"/>
            </w:rPr>
          </w:rPrChange>
        </w:rPr>
        <w:t>Kropinski</w:t>
      </w:r>
      <w:proofErr w:type="spellEnd"/>
      <w:r w:rsidRPr="00502E64">
        <w:rPr>
          <w:rFonts w:cstheme="minorHAnsi"/>
          <w:rPrChange w:id="339" w:author="Samuel Greenrod" w:date="2025-09-19T13:42:00Z" w16du:dateUtc="2025-09-19T20:42:00Z">
            <w:rPr>
              <w:rFonts w:ascii="Calibri" w:hAnsi="Calibri" w:cs="Calibri"/>
            </w:rPr>
          </w:rPrChange>
        </w:rPr>
        <w:t xml:space="preserve"> AM, editors. Bacteriophages: Methods and Protocols, Volume 1: Isolation, Characterization, and Interactions [Internet]. Totowa, NJ: Humana Press; 2009 [cited 2023 Jun 2]. p. 69–76. (Methods in Molecular </w:t>
      </w:r>
      <w:proofErr w:type="spellStart"/>
      <w:r w:rsidRPr="00502E64">
        <w:rPr>
          <w:rFonts w:cstheme="minorHAnsi"/>
          <w:rPrChange w:id="340" w:author="Samuel Greenrod" w:date="2025-09-19T13:42:00Z" w16du:dateUtc="2025-09-19T20:42:00Z">
            <w:rPr>
              <w:rFonts w:ascii="Calibri" w:hAnsi="Calibri" w:cs="Calibri"/>
            </w:rPr>
          </w:rPrChange>
        </w:rPr>
        <w:t>Biology</w:t>
      </w:r>
      <w:r w:rsidRPr="00502E64">
        <w:rPr>
          <w:rFonts w:cstheme="minorHAnsi"/>
          <w:vertAlign w:val="superscript"/>
          <w:rPrChange w:id="341" w:author="Samuel Greenrod" w:date="2025-09-19T13:42:00Z" w16du:dateUtc="2025-09-19T20:42:00Z">
            <w:rPr>
              <w:rFonts w:ascii="Calibri" w:hAnsi="Calibri" w:cs="Calibri"/>
              <w:vertAlign w:val="superscript"/>
            </w:rPr>
          </w:rPrChange>
        </w:rPr>
        <w:t>TM</w:t>
      </w:r>
      <w:proofErr w:type="spellEnd"/>
      <w:r w:rsidRPr="00502E64">
        <w:rPr>
          <w:rFonts w:cstheme="minorHAnsi"/>
          <w:rPrChange w:id="342" w:author="Samuel Greenrod" w:date="2025-09-19T13:42:00Z" w16du:dateUtc="2025-09-19T20:42:00Z">
            <w:rPr>
              <w:rFonts w:ascii="Calibri" w:hAnsi="Calibri" w:cs="Calibri"/>
            </w:rPr>
          </w:rPrChange>
        </w:rPr>
        <w:t>). Available from: https://doi.org/10.1007/978-1-60327-164-6_7</w:t>
      </w:r>
    </w:p>
    <w:p w14:paraId="18C10396" w14:textId="77777777" w:rsidR="0072491E" w:rsidRPr="00502E64" w:rsidRDefault="0072491E" w:rsidP="0072491E">
      <w:pPr>
        <w:pStyle w:val="Bibliography"/>
        <w:rPr>
          <w:rFonts w:cstheme="minorHAnsi"/>
          <w:rPrChange w:id="343" w:author="Samuel Greenrod" w:date="2025-09-19T13:42:00Z" w16du:dateUtc="2025-09-19T20:42:00Z">
            <w:rPr>
              <w:rFonts w:ascii="Calibri" w:hAnsi="Calibri" w:cs="Calibri"/>
            </w:rPr>
          </w:rPrChange>
        </w:rPr>
      </w:pPr>
      <w:r w:rsidRPr="00502E64">
        <w:rPr>
          <w:rFonts w:cstheme="minorHAnsi"/>
          <w:rPrChange w:id="344" w:author="Samuel Greenrod" w:date="2025-09-19T13:42:00Z" w16du:dateUtc="2025-09-19T20:42:00Z">
            <w:rPr>
              <w:rFonts w:ascii="Calibri" w:hAnsi="Calibri" w:cs="Calibri"/>
            </w:rPr>
          </w:rPrChange>
        </w:rPr>
        <w:t xml:space="preserve">33. </w:t>
      </w:r>
      <w:r w:rsidRPr="00502E64">
        <w:rPr>
          <w:rFonts w:cstheme="minorHAnsi"/>
          <w:rPrChange w:id="345" w:author="Samuel Greenrod" w:date="2025-09-19T13:42:00Z" w16du:dateUtc="2025-09-19T20:42:00Z">
            <w:rPr>
              <w:rFonts w:ascii="Calibri" w:hAnsi="Calibri" w:cs="Calibri"/>
            </w:rPr>
          </w:rPrChange>
        </w:rPr>
        <w:tab/>
        <w:t xml:space="preserve">Langmead B, Salzberg SL. Fast gapped-read alignment with Bowtie 2. Nat Methods. 2012 Apr;9(4):357–9. </w:t>
      </w:r>
    </w:p>
    <w:p w14:paraId="3FB357ED" w14:textId="77777777" w:rsidR="0072491E" w:rsidRPr="00502E64" w:rsidRDefault="0072491E" w:rsidP="0072491E">
      <w:pPr>
        <w:pStyle w:val="Bibliography"/>
        <w:rPr>
          <w:rFonts w:cstheme="minorHAnsi"/>
          <w:rPrChange w:id="346" w:author="Samuel Greenrod" w:date="2025-09-19T13:42:00Z" w16du:dateUtc="2025-09-19T20:42:00Z">
            <w:rPr>
              <w:rFonts w:ascii="Calibri" w:hAnsi="Calibri" w:cs="Calibri"/>
            </w:rPr>
          </w:rPrChange>
        </w:rPr>
      </w:pPr>
      <w:r w:rsidRPr="00502E64">
        <w:rPr>
          <w:rFonts w:cstheme="minorHAnsi"/>
          <w:rPrChange w:id="347" w:author="Samuel Greenrod" w:date="2025-09-19T13:42:00Z" w16du:dateUtc="2025-09-19T20:42:00Z">
            <w:rPr>
              <w:rFonts w:ascii="Calibri" w:hAnsi="Calibri" w:cs="Calibri"/>
            </w:rPr>
          </w:rPrChange>
        </w:rPr>
        <w:t xml:space="preserve">34. </w:t>
      </w:r>
      <w:r w:rsidRPr="00502E64">
        <w:rPr>
          <w:rFonts w:cstheme="minorHAnsi"/>
          <w:rPrChange w:id="348" w:author="Samuel Greenrod" w:date="2025-09-19T13:42:00Z" w16du:dateUtc="2025-09-19T20:42:00Z">
            <w:rPr>
              <w:rFonts w:ascii="Calibri" w:hAnsi="Calibri" w:cs="Calibri"/>
            </w:rPr>
          </w:rPrChange>
        </w:rPr>
        <w:tab/>
        <w:t xml:space="preserve">Deatherage DE, Barrick JE. Identification of mutations in laboratory evolved microbes from next-generation sequencing data using </w:t>
      </w:r>
      <w:proofErr w:type="spellStart"/>
      <w:r w:rsidRPr="00502E64">
        <w:rPr>
          <w:rFonts w:cstheme="minorHAnsi"/>
          <w:rPrChange w:id="349" w:author="Samuel Greenrod" w:date="2025-09-19T13:42:00Z" w16du:dateUtc="2025-09-19T20:42:00Z">
            <w:rPr>
              <w:rFonts w:ascii="Calibri" w:hAnsi="Calibri" w:cs="Calibri"/>
            </w:rPr>
          </w:rPrChange>
        </w:rPr>
        <w:t>breseq</w:t>
      </w:r>
      <w:proofErr w:type="spellEnd"/>
      <w:r w:rsidRPr="00502E64">
        <w:rPr>
          <w:rFonts w:cstheme="minorHAnsi"/>
          <w:rPrChange w:id="350" w:author="Samuel Greenrod" w:date="2025-09-19T13:42:00Z" w16du:dateUtc="2025-09-19T20:42:00Z">
            <w:rPr>
              <w:rFonts w:ascii="Calibri" w:hAnsi="Calibri" w:cs="Calibri"/>
            </w:rPr>
          </w:rPrChange>
        </w:rPr>
        <w:t xml:space="preserve">. Methods Mol Biol. 2014;1151:165–88. </w:t>
      </w:r>
    </w:p>
    <w:p w14:paraId="5E40EF0B" w14:textId="77777777" w:rsidR="0072491E" w:rsidRPr="00502E64" w:rsidRDefault="0072491E" w:rsidP="0072491E">
      <w:pPr>
        <w:pStyle w:val="Bibliography"/>
        <w:rPr>
          <w:rFonts w:cstheme="minorHAnsi"/>
          <w:rPrChange w:id="351" w:author="Samuel Greenrod" w:date="2025-09-19T13:42:00Z" w16du:dateUtc="2025-09-19T20:42:00Z">
            <w:rPr>
              <w:rFonts w:ascii="Calibri" w:hAnsi="Calibri" w:cs="Calibri"/>
            </w:rPr>
          </w:rPrChange>
        </w:rPr>
      </w:pPr>
      <w:r w:rsidRPr="00502E64">
        <w:rPr>
          <w:rFonts w:cstheme="minorHAnsi"/>
          <w:rPrChange w:id="352" w:author="Samuel Greenrod" w:date="2025-09-19T13:42:00Z" w16du:dateUtc="2025-09-19T20:42:00Z">
            <w:rPr>
              <w:rFonts w:ascii="Calibri" w:hAnsi="Calibri" w:cs="Calibri"/>
            </w:rPr>
          </w:rPrChange>
        </w:rPr>
        <w:t xml:space="preserve">35. </w:t>
      </w:r>
      <w:r w:rsidRPr="00502E64">
        <w:rPr>
          <w:rFonts w:cstheme="minorHAnsi"/>
          <w:rPrChange w:id="353" w:author="Samuel Greenrod" w:date="2025-09-19T13:42:00Z" w16du:dateUtc="2025-09-19T20:42:00Z">
            <w:rPr>
              <w:rFonts w:ascii="Calibri" w:hAnsi="Calibri" w:cs="Calibri"/>
            </w:rPr>
          </w:rPrChange>
        </w:rPr>
        <w:tab/>
        <w:t xml:space="preserve">Seemann T. </w:t>
      </w:r>
      <w:proofErr w:type="spellStart"/>
      <w:r w:rsidRPr="00502E64">
        <w:rPr>
          <w:rFonts w:cstheme="minorHAnsi"/>
          <w:rPrChange w:id="354" w:author="Samuel Greenrod" w:date="2025-09-19T13:42:00Z" w16du:dateUtc="2025-09-19T20:42:00Z">
            <w:rPr>
              <w:rFonts w:ascii="Calibri" w:hAnsi="Calibri" w:cs="Calibri"/>
            </w:rPr>
          </w:rPrChange>
        </w:rPr>
        <w:t>Prokka</w:t>
      </w:r>
      <w:proofErr w:type="spellEnd"/>
      <w:r w:rsidRPr="00502E64">
        <w:rPr>
          <w:rFonts w:cstheme="minorHAnsi"/>
          <w:rPrChange w:id="355" w:author="Samuel Greenrod" w:date="2025-09-19T13:42:00Z" w16du:dateUtc="2025-09-19T20:42:00Z">
            <w:rPr>
              <w:rFonts w:ascii="Calibri" w:hAnsi="Calibri" w:cs="Calibri"/>
            </w:rPr>
          </w:rPrChange>
        </w:rPr>
        <w:t xml:space="preserve">: rapid prokaryotic genome annotation. Bioinformatics. 2014 Jul 15;30(14):2068–9. </w:t>
      </w:r>
    </w:p>
    <w:p w14:paraId="7C1F71ED" w14:textId="77777777" w:rsidR="0072491E" w:rsidRPr="00502E64" w:rsidRDefault="0072491E" w:rsidP="0072491E">
      <w:pPr>
        <w:pStyle w:val="Bibliography"/>
        <w:rPr>
          <w:rFonts w:cstheme="minorHAnsi"/>
          <w:rPrChange w:id="356" w:author="Samuel Greenrod" w:date="2025-09-19T13:42:00Z" w16du:dateUtc="2025-09-19T20:42:00Z">
            <w:rPr>
              <w:rFonts w:ascii="Calibri" w:hAnsi="Calibri" w:cs="Calibri"/>
            </w:rPr>
          </w:rPrChange>
        </w:rPr>
      </w:pPr>
      <w:r w:rsidRPr="00502E64">
        <w:rPr>
          <w:rFonts w:cstheme="minorHAnsi"/>
          <w:rPrChange w:id="357" w:author="Samuel Greenrod" w:date="2025-09-19T13:42:00Z" w16du:dateUtc="2025-09-19T20:42:00Z">
            <w:rPr>
              <w:rFonts w:ascii="Calibri" w:hAnsi="Calibri" w:cs="Calibri"/>
            </w:rPr>
          </w:rPrChange>
        </w:rPr>
        <w:t xml:space="preserve">36. </w:t>
      </w:r>
      <w:r w:rsidRPr="00502E64">
        <w:rPr>
          <w:rFonts w:cstheme="minorHAnsi"/>
          <w:rPrChange w:id="358" w:author="Samuel Greenrod" w:date="2025-09-19T13:42:00Z" w16du:dateUtc="2025-09-19T20:42:00Z">
            <w:rPr>
              <w:rFonts w:ascii="Calibri" w:hAnsi="Calibri" w:cs="Calibri"/>
            </w:rPr>
          </w:rPrChange>
        </w:rPr>
        <w:tab/>
        <w:t xml:space="preserve">Wick RR, Howden BP, </w:t>
      </w:r>
      <w:proofErr w:type="spellStart"/>
      <w:r w:rsidRPr="00502E64">
        <w:rPr>
          <w:rFonts w:cstheme="minorHAnsi"/>
          <w:rPrChange w:id="359" w:author="Samuel Greenrod" w:date="2025-09-19T13:42:00Z" w16du:dateUtc="2025-09-19T20:42:00Z">
            <w:rPr>
              <w:rFonts w:ascii="Calibri" w:hAnsi="Calibri" w:cs="Calibri"/>
            </w:rPr>
          </w:rPrChange>
        </w:rPr>
        <w:t>Stinear</w:t>
      </w:r>
      <w:proofErr w:type="spellEnd"/>
      <w:r w:rsidRPr="00502E64">
        <w:rPr>
          <w:rFonts w:cstheme="minorHAnsi"/>
          <w:rPrChange w:id="360" w:author="Samuel Greenrod" w:date="2025-09-19T13:42:00Z" w16du:dateUtc="2025-09-19T20:42:00Z">
            <w:rPr>
              <w:rFonts w:ascii="Calibri" w:hAnsi="Calibri" w:cs="Calibri"/>
            </w:rPr>
          </w:rPrChange>
        </w:rPr>
        <w:t xml:space="preserve"> TP. </w:t>
      </w:r>
      <w:proofErr w:type="spellStart"/>
      <w:r w:rsidRPr="00502E64">
        <w:rPr>
          <w:rFonts w:cstheme="minorHAnsi"/>
          <w:rPrChange w:id="361" w:author="Samuel Greenrod" w:date="2025-09-19T13:42:00Z" w16du:dateUtc="2025-09-19T20:42:00Z">
            <w:rPr>
              <w:rFonts w:ascii="Calibri" w:hAnsi="Calibri" w:cs="Calibri"/>
            </w:rPr>
          </w:rPrChange>
        </w:rPr>
        <w:t>Autocycler</w:t>
      </w:r>
      <w:proofErr w:type="spellEnd"/>
      <w:r w:rsidRPr="00502E64">
        <w:rPr>
          <w:rFonts w:cstheme="minorHAnsi"/>
          <w:rPrChange w:id="362" w:author="Samuel Greenrod" w:date="2025-09-19T13:42:00Z" w16du:dateUtc="2025-09-19T20:42:00Z">
            <w:rPr>
              <w:rFonts w:ascii="Calibri" w:hAnsi="Calibri" w:cs="Calibri"/>
            </w:rPr>
          </w:rPrChange>
        </w:rPr>
        <w:t xml:space="preserve">: long-read consensus assembly for bacterial genomes [Internet]. </w:t>
      </w:r>
      <w:proofErr w:type="spellStart"/>
      <w:r w:rsidRPr="00502E64">
        <w:rPr>
          <w:rFonts w:cstheme="minorHAnsi"/>
          <w:rPrChange w:id="363" w:author="Samuel Greenrod" w:date="2025-09-19T13:42:00Z" w16du:dateUtc="2025-09-19T20:42:00Z">
            <w:rPr>
              <w:rFonts w:ascii="Calibri" w:hAnsi="Calibri" w:cs="Calibri"/>
            </w:rPr>
          </w:rPrChange>
        </w:rPr>
        <w:t>bioRxiv</w:t>
      </w:r>
      <w:proofErr w:type="spellEnd"/>
      <w:r w:rsidRPr="00502E64">
        <w:rPr>
          <w:rFonts w:cstheme="minorHAnsi"/>
          <w:rPrChange w:id="364" w:author="Samuel Greenrod" w:date="2025-09-19T13:42:00Z" w16du:dateUtc="2025-09-19T20:42:00Z">
            <w:rPr>
              <w:rFonts w:ascii="Calibri" w:hAnsi="Calibri" w:cs="Calibri"/>
            </w:rPr>
          </w:rPrChange>
        </w:rPr>
        <w:t>; 2025 [cited 2025 Jul 29]. p. 2025.05.12.653612. Available from: https://www.biorxiv.org/content/10.1101/2025.05.12.653612v1</w:t>
      </w:r>
    </w:p>
    <w:p w14:paraId="5D6297BE" w14:textId="77777777" w:rsidR="0072491E" w:rsidRPr="00502E64" w:rsidRDefault="0072491E" w:rsidP="0072491E">
      <w:pPr>
        <w:pStyle w:val="Bibliography"/>
        <w:rPr>
          <w:rFonts w:cstheme="minorHAnsi"/>
          <w:rPrChange w:id="365" w:author="Samuel Greenrod" w:date="2025-09-19T13:42:00Z" w16du:dateUtc="2025-09-19T20:42:00Z">
            <w:rPr>
              <w:rFonts w:ascii="Calibri" w:hAnsi="Calibri" w:cs="Calibri"/>
            </w:rPr>
          </w:rPrChange>
        </w:rPr>
      </w:pPr>
      <w:r w:rsidRPr="00502E64">
        <w:rPr>
          <w:rFonts w:cstheme="minorHAnsi"/>
          <w:rPrChange w:id="366" w:author="Samuel Greenrod" w:date="2025-09-19T13:42:00Z" w16du:dateUtc="2025-09-19T20:42:00Z">
            <w:rPr>
              <w:rFonts w:ascii="Calibri" w:hAnsi="Calibri" w:cs="Calibri"/>
            </w:rPr>
          </w:rPrChange>
        </w:rPr>
        <w:t xml:space="preserve">37. </w:t>
      </w:r>
      <w:r w:rsidRPr="00502E64">
        <w:rPr>
          <w:rFonts w:cstheme="minorHAnsi"/>
          <w:rPrChange w:id="367" w:author="Samuel Greenrod" w:date="2025-09-19T13:42:00Z" w16du:dateUtc="2025-09-19T20:42:00Z">
            <w:rPr>
              <w:rFonts w:ascii="Calibri" w:hAnsi="Calibri" w:cs="Calibri"/>
            </w:rPr>
          </w:rPrChange>
        </w:rPr>
        <w:tab/>
        <w:t xml:space="preserve">Wick RR, Holt KE. </w:t>
      </w:r>
      <w:proofErr w:type="spellStart"/>
      <w:r w:rsidRPr="00502E64">
        <w:rPr>
          <w:rFonts w:cstheme="minorHAnsi"/>
          <w:rPrChange w:id="368" w:author="Samuel Greenrod" w:date="2025-09-19T13:42:00Z" w16du:dateUtc="2025-09-19T20:42:00Z">
            <w:rPr>
              <w:rFonts w:ascii="Calibri" w:hAnsi="Calibri" w:cs="Calibri"/>
            </w:rPr>
          </w:rPrChange>
        </w:rPr>
        <w:t>Polypolish</w:t>
      </w:r>
      <w:proofErr w:type="spellEnd"/>
      <w:r w:rsidRPr="00502E64">
        <w:rPr>
          <w:rFonts w:cstheme="minorHAnsi"/>
          <w:rPrChange w:id="369" w:author="Samuel Greenrod" w:date="2025-09-19T13:42:00Z" w16du:dateUtc="2025-09-19T20:42:00Z">
            <w:rPr>
              <w:rFonts w:ascii="Calibri" w:hAnsi="Calibri" w:cs="Calibri"/>
            </w:rPr>
          </w:rPrChange>
        </w:rPr>
        <w:t xml:space="preserve">: Short-read polishing of long-read bacterial genome assemblies. PLOS Computational Biology. 2022 Jan 24;18(1):e1009802. </w:t>
      </w:r>
    </w:p>
    <w:p w14:paraId="2A643D99" w14:textId="77777777" w:rsidR="0072491E" w:rsidRPr="00502E64" w:rsidRDefault="0072491E" w:rsidP="0072491E">
      <w:pPr>
        <w:pStyle w:val="Bibliography"/>
        <w:rPr>
          <w:rFonts w:cstheme="minorHAnsi"/>
          <w:rPrChange w:id="370" w:author="Samuel Greenrod" w:date="2025-09-19T13:42:00Z" w16du:dateUtc="2025-09-19T20:42:00Z">
            <w:rPr>
              <w:rFonts w:ascii="Calibri" w:hAnsi="Calibri" w:cs="Calibri"/>
            </w:rPr>
          </w:rPrChange>
        </w:rPr>
      </w:pPr>
      <w:r w:rsidRPr="00502E64">
        <w:rPr>
          <w:rFonts w:cstheme="minorHAnsi"/>
          <w:rPrChange w:id="371" w:author="Samuel Greenrod" w:date="2025-09-19T13:42:00Z" w16du:dateUtc="2025-09-19T20:42:00Z">
            <w:rPr>
              <w:rFonts w:ascii="Calibri" w:hAnsi="Calibri" w:cs="Calibri"/>
            </w:rPr>
          </w:rPrChange>
        </w:rPr>
        <w:t xml:space="preserve">38. </w:t>
      </w:r>
      <w:r w:rsidRPr="00502E64">
        <w:rPr>
          <w:rFonts w:cstheme="minorHAnsi"/>
          <w:rPrChange w:id="372" w:author="Samuel Greenrod" w:date="2025-09-19T13:42:00Z" w16du:dateUtc="2025-09-19T20:42:00Z">
            <w:rPr>
              <w:rFonts w:ascii="Calibri" w:hAnsi="Calibri" w:cs="Calibri"/>
            </w:rPr>
          </w:rPrChange>
        </w:rPr>
        <w:tab/>
        <w:t xml:space="preserve">Bouras G, Grigson SR, </w:t>
      </w:r>
      <w:proofErr w:type="spellStart"/>
      <w:r w:rsidRPr="00502E64">
        <w:rPr>
          <w:rFonts w:cstheme="minorHAnsi"/>
          <w:rPrChange w:id="373" w:author="Samuel Greenrod" w:date="2025-09-19T13:42:00Z" w16du:dateUtc="2025-09-19T20:42:00Z">
            <w:rPr>
              <w:rFonts w:ascii="Calibri" w:hAnsi="Calibri" w:cs="Calibri"/>
            </w:rPr>
          </w:rPrChange>
        </w:rPr>
        <w:t>Papudeshi</w:t>
      </w:r>
      <w:proofErr w:type="spellEnd"/>
      <w:r w:rsidRPr="00502E64">
        <w:rPr>
          <w:rFonts w:cstheme="minorHAnsi"/>
          <w:rPrChange w:id="374" w:author="Samuel Greenrod" w:date="2025-09-19T13:42:00Z" w16du:dateUtc="2025-09-19T20:42:00Z">
            <w:rPr>
              <w:rFonts w:ascii="Calibri" w:hAnsi="Calibri" w:cs="Calibri"/>
            </w:rPr>
          </w:rPrChange>
        </w:rPr>
        <w:t xml:space="preserve"> B, Mallawaarachchi V, Roach MJ. </w:t>
      </w:r>
      <w:proofErr w:type="spellStart"/>
      <w:r w:rsidRPr="00502E64">
        <w:rPr>
          <w:rFonts w:cstheme="minorHAnsi"/>
          <w:rPrChange w:id="375" w:author="Samuel Greenrod" w:date="2025-09-19T13:42:00Z" w16du:dateUtc="2025-09-19T20:42:00Z">
            <w:rPr>
              <w:rFonts w:ascii="Calibri" w:hAnsi="Calibri" w:cs="Calibri"/>
            </w:rPr>
          </w:rPrChange>
        </w:rPr>
        <w:t>Dnaapler</w:t>
      </w:r>
      <w:proofErr w:type="spellEnd"/>
      <w:r w:rsidRPr="00502E64">
        <w:rPr>
          <w:rFonts w:cstheme="minorHAnsi"/>
          <w:rPrChange w:id="376" w:author="Samuel Greenrod" w:date="2025-09-19T13:42:00Z" w16du:dateUtc="2025-09-19T20:42:00Z">
            <w:rPr>
              <w:rFonts w:ascii="Calibri" w:hAnsi="Calibri" w:cs="Calibri"/>
            </w:rPr>
          </w:rPrChange>
        </w:rPr>
        <w:t xml:space="preserve">: A tool to reorient circular microbial genomes. Journal of Open Source Software. 2024 Jan 11;9(93):5968. </w:t>
      </w:r>
    </w:p>
    <w:p w14:paraId="629BEDCC" w14:textId="77777777" w:rsidR="0072491E" w:rsidRPr="00502E64" w:rsidRDefault="0072491E" w:rsidP="0072491E">
      <w:pPr>
        <w:pStyle w:val="Bibliography"/>
        <w:rPr>
          <w:rFonts w:cstheme="minorHAnsi"/>
          <w:rPrChange w:id="377" w:author="Samuel Greenrod" w:date="2025-09-19T13:42:00Z" w16du:dateUtc="2025-09-19T20:42:00Z">
            <w:rPr>
              <w:rFonts w:ascii="Calibri" w:hAnsi="Calibri" w:cs="Calibri"/>
            </w:rPr>
          </w:rPrChange>
        </w:rPr>
      </w:pPr>
      <w:r w:rsidRPr="00502E64">
        <w:rPr>
          <w:rFonts w:cstheme="minorHAnsi"/>
          <w:rPrChange w:id="378" w:author="Samuel Greenrod" w:date="2025-09-19T13:42:00Z" w16du:dateUtc="2025-09-19T20:42:00Z">
            <w:rPr>
              <w:rFonts w:ascii="Calibri" w:hAnsi="Calibri" w:cs="Calibri"/>
            </w:rPr>
          </w:rPrChange>
        </w:rPr>
        <w:lastRenderedPageBreak/>
        <w:t xml:space="preserve">39. </w:t>
      </w:r>
      <w:r w:rsidRPr="00502E64">
        <w:rPr>
          <w:rFonts w:cstheme="minorHAnsi"/>
          <w:rPrChange w:id="379" w:author="Samuel Greenrod" w:date="2025-09-19T13:42:00Z" w16du:dateUtc="2025-09-19T20:42:00Z">
            <w:rPr>
              <w:rFonts w:ascii="Calibri" w:hAnsi="Calibri" w:cs="Calibri"/>
            </w:rPr>
          </w:rPrChange>
        </w:rPr>
        <w:tab/>
        <w:t xml:space="preserve">Li H. Minimap2: pairwise alignment for nucleotide sequences. Bioinformatics. 2018 Sep 15;34(18):3094–100. </w:t>
      </w:r>
    </w:p>
    <w:p w14:paraId="12FE9570" w14:textId="77777777" w:rsidR="0072491E" w:rsidRPr="00502E64" w:rsidRDefault="0072491E" w:rsidP="0072491E">
      <w:pPr>
        <w:pStyle w:val="Bibliography"/>
        <w:rPr>
          <w:rFonts w:cstheme="minorHAnsi"/>
          <w:rPrChange w:id="380" w:author="Samuel Greenrod" w:date="2025-09-19T13:42:00Z" w16du:dateUtc="2025-09-19T20:42:00Z">
            <w:rPr>
              <w:rFonts w:ascii="Calibri" w:hAnsi="Calibri" w:cs="Calibri"/>
            </w:rPr>
          </w:rPrChange>
        </w:rPr>
      </w:pPr>
      <w:r w:rsidRPr="00502E64">
        <w:rPr>
          <w:rFonts w:cstheme="minorHAnsi"/>
          <w:rPrChange w:id="381" w:author="Samuel Greenrod" w:date="2025-09-19T13:42:00Z" w16du:dateUtc="2025-09-19T20:42:00Z">
            <w:rPr>
              <w:rFonts w:ascii="Calibri" w:hAnsi="Calibri" w:cs="Calibri"/>
            </w:rPr>
          </w:rPrChange>
        </w:rPr>
        <w:t xml:space="preserve">40. </w:t>
      </w:r>
      <w:r w:rsidRPr="00502E64">
        <w:rPr>
          <w:rFonts w:cstheme="minorHAnsi"/>
          <w:rPrChange w:id="382" w:author="Samuel Greenrod" w:date="2025-09-19T13:42:00Z" w16du:dateUtc="2025-09-19T20:42:00Z">
            <w:rPr>
              <w:rFonts w:ascii="Calibri" w:hAnsi="Calibri" w:cs="Calibri"/>
            </w:rPr>
          </w:rPrChange>
        </w:rPr>
        <w:tab/>
        <w:t>RStudio Team. RStudio: Integrated Development for R. [Internet]. RStudio, PBC, Boston, M; 2020. Available from: http://www.rstudio.com/</w:t>
      </w:r>
    </w:p>
    <w:p w14:paraId="4BB7937F" w14:textId="77777777" w:rsidR="0072491E" w:rsidRPr="00502E64" w:rsidRDefault="0072491E" w:rsidP="0072491E">
      <w:pPr>
        <w:pStyle w:val="Bibliography"/>
        <w:rPr>
          <w:rFonts w:cstheme="minorHAnsi"/>
          <w:rPrChange w:id="383" w:author="Samuel Greenrod" w:date="2025-09-19T13:42:00Z" w16du:dateUtc="2025-09-19T20:42:00Z">
            <w:rPr>
              <w:rFonts w:ascii="Calibri" w:hAnsi="Calibri" w:cs="Calibri"/>
            </w:rPr>
          </w:rPrChange>
        </w:rPr>
      </w:pPr>
      <w:r w:rsidRPr="00502E64">
        <w:rPr>
          <w:rFonts w:cstheme="minorHAnsi"/>
          <w:rPrChange w:id="384" w:author="Samuel Greenrod" w:date="2025-09-19T13:42:00Z" w16du:dateUtc="2025-09-19T20:42:00Z">
            <w:rPr>
              <w:rFonts w:ascii="Calibri" w:hAnsi="Calibri" w:cs="Calibri"/>
            </w:rPr>
          </w:rPrChange>
        </w:rPr>
        <w:t xml:space="preserve">41. </w:t>
      </w:r>
      <w:r w:rsidRPr="00502E64">
        <w:rPr>
          <w:rFonts w:cstheme="minorHAnsi"/>
          <w:rPrChange w:id="385" w:author="Samuel Greenrod" w:date="2025-09-19T13:42:00Z" w16du:dateUtc="2025-09-19T20:42:00Z">
            <w:rPr>
              <w:rFonts w:ascii="Calibri" w:hAnsi="Calibri" w:cs="Calibri"/>
            </w:rPr>
          </w:rPrChange>
        </w:rPr>
        <w:tab/>
        <w:t>R Core Team. R: A language and environment for statistical computing. [Internet]. Foundation for Statistical Computing, Vienna, Austria.; 2021. Available from: https://www.R-project.org/</w:t>
      </w:r>
    </w:p>
    <w:p w14:paraId="5CA2569C" w14:textId="77777777" w:rsidR="0072491E" w:rsidRPr="00502E64" w:rsidRDefault="0072491E" w:rsidP="0072491E">
      <w:pPr>
        <w:pStyle w:val="Bibliography"/>
        <w:rPr>
          <w:rFonts w:cstheme="minorHAnsi"/>
          <w:rPrChange w:id="386" w:author="Samuel Greenrod" w:date="2025-09-19T13:42:00Z" w16du:dateUtc="2025-09-19T20:42:00Z">
            <w:rPr>
              <w:rFonts w:ascii="Calibri" w:hAnsi="Calibri" w:cs="Calibri"/>
            </w:rPr>
          </w:rPrChange>
        </w:rPr>
      </w:pPr>
      <w:r w:rsidRPr="00502E64">
        <w:rPr>
          <w:rFonts w:cstheme="minorHAnsi"/>
          <w:rPrChange w:id="387" w:author="Samuel Greenrod" w:date="2025-09-19T13:42:00Z" w16du:dateUtc="2025-09-19T20:42:00Z">
            <w:rPr>
              <w:rFonts w:ascii="Calibri" w:hAnsi="Calibri" w:cs="Calibri"/>
            </w:rPr>
          </w:rPrChange>
        </w:rPr>
        <w:t xml:space="preserve">42. </w:t>
      </w:r>
      <w:r w:rsidRPr="00502E64">
        <w:rPr>
          <w:rFonts w:cstheme="minorHAnsi"/>
          <w:rPrChange w:id="388" w:author="Samuel Greenrod" w:date="2025-09-19T13:42:00Z" w16du:dateUtc="2025-09-19T20:42:00Z">
            <w:rPr>
              <w:rFonts w:ascii="Calibri" w:hAnsi="Calibri" w:cs="Calibri"/>
            </w:rPr>
          </w:rPrChange>
        </w:rPr>
        <w:tab/>
        <w:t xml:space="preserve">Tabare E, Glonti T, </w:t>
      </w:r>
      <w:proofErr w:type="spellStart"/>
      <w:r w:rsidRPr="00502E64">
        <w:rPr>
          <w:rFonts w:cstheme="minorHAnsi"/>
          <w:rPrChange w:id="389" w:author="Samuel Greenrod" w:date="2025-09-19T13:42:00Z" w16du:dateUtc="2025-09-19T20:42:00Z">
            <w:rPr>
              <w:rFonts w:ascii="Calibri" w:hAnsi="Calibri" w:cs="Calibri"/>
            </w:rPr>
          </w:rPrChange>
        </w:rPr>
        <w:t>Cochez</w:t>
      </w:r>
      <w:proofErr w:type="spellEnd"/>
      <w:r w:rsidRPr="00502E64">
        <w:rPr>
          <w:rFonts w:cstheme="minorHAnsi"/>
          <w:rPrChange w:id="390" w:author="Samuel Greenrod" w:date="2025-09-19T13:42:00Z" w16du:dateUtc="2025-09-19T20:42:00Z">
            <w:rPr>
              <w:rFonts w:ascii="Calibri" w:hAnsi="Calibri" w:cs="Calibri"/>
            </w:rPr>
          </w:rPrChange>
        </w:rPr>
        <w:t xml:space="preserve"> C, Ngassam C, </w:t>
      </w:r>
      <w:proofErr w:type="spellStart"/>
      <w:r w:rsidRPr="00502E64">
        <w:rPr>
          <w:rFonts w:cstheme="minorHAnsi"/>
          <w:rPrChange w:id="391" w:author="Samuel Greenrod" w:date="2025-09-19T13:42:00Z" w16du:dateUtc="2025-09-19T20:42:00Z">
            <w:rPr>
              <w:rFonts w:ascii="Calibri" w:hAnsi="Calibri" w:cs="Calibri"/>
            </w:rPr>
          </w:rPrChange>
        </w:rPr>
        <w:t>Pirnay</w:t>
      </w:r>
      <w:proofErr w:type="spellEnd"/>
      <w:r w:rsidRPr="00502E64">
        <w:rPr>
          <w:rFonts w:cstheme="minorHAnsi"/>
          <w:rPrChange w:id="392" w:author="Samuel Greenrod" w:date="2025-09-19T13:42:00Z" w16du:dateUtc="2025-09-19T20:42:00Z">
            <w:rPr>
              <w:rFonts w:ascii="Calibri" w:hAnsi="Calibri" w:cs="Calibri"/>
            </w:rPr>
          </w:rPrChange>
        </w:rPr>
        <w:t xml:space="preserve"> JP, </w:t>
      </w:r>
      <w:proofErr w:type="spellStart"/>
      <w:r w:rsidRPr="00502E64">
        <w:rPr>
          <w:rFonts w:cstheme="minorHAnsi"/>
          <w:rPrChange w:id="393" w:author="Samuel Greenrod" w:date="2025-09-19T13:42:00Z" w16du:dateUtc="2025-09-19T20:42:00Z">
            <w:rPr>
              <w:rFonts w:ascii="Calibri" w:hAnsi="Calibri" w:cs="Calibri"/>
            </w:rPr>
          </w:rPrChange>
        </w:rPr>
        <w:t>Amighi</w:t>
      </w:r>
      <w:proofErr w:type="spellEnd"/>
      <w:r w:rsidRPr="00502E64">
        <w:rPr>
          <w:rFonts w:cstheme="minorHAnsi"/>
          <w:rPrChange w:id="394" w:author="Samuel Greenrod" w:date="2025-09-19T13:42:00Z" w16du:dateUtc="2025-09-19T20:42:00Z">
            <w:rPr>
              <w:rFonts w:ascii="Calibri" w:hAnsi="Calibri" w:cs="Calibri"/>
            </w:rPr>
          </w:rPrChange>
        </w:rPr>
        <w:t xml:space="preserve"> K, et al. A Design of Experiment Approach to Optimize Spray-Dried Powders Containing Pseudomonas </w:t>
      </w:r>
      <w:proofErr w:type="spellStart"/>
      <w:r w:rsidRPr="00502E64">
        <w:rPr>
          <w:rFonts w:cstheme="minorHAnsi"/>
          <w:rPrChange w:id="395" w:author="Samuel Greenrod" w:date="2025-09-19T13:42:00Z" w16du:dateUtc="2025-09-19T20:42:00Z">
            <w:rPr>
              <w:rFonts w:ascii="Calibri" w:hAnsi="Calibri" w:cs="Calibri"/>
            </w:rPr>
          </w:rPrChange>
        </w:rPr>
        <w:t>aeruginosaPodoviridae</w:t>
      </w:r>
      <w:proofErr w:type="spellEnd"/>
      <w:r w:rsidRPr="00502E64">
        <w:rPr>
          <w:rFonts w:cstheme="minorHAnsi"/>
          <w:rPrChange w:id="396" w:author="Samuel Greenrod" w:date="2025-09-19T13:42:00Z" w16du:dateUtc="2025-09-19T20:42:00Z">
            <w:rPr>
              <w:rFonts w:ascii="Calibri" w:hAnsi="Calibri" w:cs="Calibri"/>
            </w:rPr>
          </w:rPrChange>
        </w:rPr>
        <w:t xml:space="preserve"> and Myoviridae Bacteriophages. Viruses. 2021 Oct;13(10):1926. </w:t>
      </w:r>
    </w:p>
    <w:p w14:paraId="5AE198F4" w14:textId="77777777" w:rsidR="0072491E" w:rsidRPr="00502E64" w:rsidRDefault="0072491E" w:rsidP="0072491E">
      <w:pPr>
        <w:pStyle w:val="Bibliography"/>
        <w:rPr>
          <w:rFonts w:cstheme="minorHAnsi"/>
          <w:rPrChange w:id="397" w:author="Samuel Greenrod" w:date="2025-09-19T13:42:00Z" w16du:dateUtc="2025-09-19T20:42:00Z">
            <w:rPr>
              <w:rFonts w:ascii="Calibri" w:hAnsi="Calibri" w:cs="Calibri"/>
            </w:rPr>
          </w:rPrChange>
        </w:rPr>
      </w:pPr>
      <w:r w:rsidRPr="00502E64">
        <w:rPr>
          <w:rFonts w:cstheme="minorHAnsi"/>
          <w:rPrChange w:id="398" w:author="Samuel Greenrod" w:date="2025-09-19T13:42:00Z" w16du:dateUtc="2025-09-19T20:42:00Z">
            <w:rPr>
              <w:rFonts w:ascii="Calibri" w:hAnsi="Calibri" w:cs="Calibri"/>
            </w:rPr>
          </w:rPrChange>
        </w:rPr>
        <w:t xml:space="preserve">43. </w:t>
      </w:r>
      <w:r w:rsidRPr="00502E64">
        <w:rPr>
          <w:rFonts w:cstheme="minorHAnsi"/>
          <w:rPrChange w:id="399" w:author="Samuel Greenrod" w:date="2025-09-19T13:42:00Z" w16du:dateUtc="2025-09-19T20:42:00Z">
            <w:rPr>
              <w:rFonts w:ascii="Calibri" w:hAnsi="Calibri" w:cs="Calibri"/>
            </w:rPr>
          </w:rPrChange>
        </w:rPr>
        <w:tab/>
        <w:t xml:space="preserve">Visher E, Boots M. The problem of mediocre generalists: population genetics and eco-evolutionary perspectives on host breadth evolution in pathogens. Proc </w:t>
      </w:r>
      <w:proofErr w:type="spellStart"/>
      <w:r w:rsidRPr="00502E64">
        <w:rPr>
          <w:rFonts w:cstheme="minorHAnsi"/>
          <w:rPrChange w:id="400" w:author="Samuel Greenrod" w:date="2025-09-19T13:42:00Z" w16du:dateUtc="2025-09-19T20:42:00Z">
            <w:rPr>
              <w:rFonts w:ascii="Calibri" w:hAnsi="Calibri" w:cs="Calibri"/>
            </w:rPr>
          </w:rPrChange>
        </w:rPr>
        <w:t>Biol</w:t>
      </w:r>
      <w:proofErr w:type="spellEnd"/>
      <w:r w:rsidRPr="00502E64">
        <w:rPr>
          <w:rFonts w:cstheme="minorHAnsi"/>
          <w:rPrChange w:id="401" w:author="Samuel Greenrod" w:date="2025-09-19T13:42:00Z" w16du:dateUtc="2025-09-19T20:42:00Z">
            <w:rPr>
              <w:rFonts w:ascii="Calibri" w:hAnsi="Calibri" w:cs="Calibri"/>
            </w:rPr>
          </w:rPrChange>
        </w:rPr>
        <w:t xml:space="preserve"> Sci. 2020 Aug 26;287(1933):20201230. </w:t>
      </w:r>
    </w:p>
    <w:p w14:paraId="1BB5B344" w14:textId="77777777" w:rsidR="0072491E" w:rsidRPr="00502E64" w:rsidRDefault="0072491E" w:rsidP="0072491E">
      <w:pPr>
        <w:pStyle w:val="Bibliography"/>
        <w:rPr>
          <w:rFonts w:cstheme="minorHAnsi"/>
          <w:rPrChange w:id="402" w:author="Samuel Greenrod" w:date="2025-09-19T13:42:00Z" w16du:dateUtc="2025-09-19T20:42:00Z">
            <w:rPr>
              <w:rFonts w:ascii="Calibri" w:hAnsi="Calibri" w:cs="Calibri"/>
            </w:rPr>
          </w:rPrChange>
        </w:rPr>
      </w:pPr>
      <w:r w:rsidRPr="00502E64">
        <w:rPr>
          <w:rFonts w:cstheme="minorHAnsi"/>
          <w:rPrChange w:id="403" w:author="Samuel Greenrod" w:date="2025-09-19T13:42:00Z" w16du:dateUtc="2025-09-19T20:42:00Z">
            <w:rPr>
              <w:rFonts w:ascii="Calibri" w:hAnsi="Calibri" w:cs="Calibri"/>
            </w:rPr>
          </w:rPrChange>
        </w:rPr>
        <w:t xml:space="preserve">44. </w:t>
      </w:r>
      <w:r w:rsidRPr="00502E64">
        <w:rPr>
          <w:rFonts w:cstheme="minorHAnsi"/>
          <w:rPrChange w:id="404" w:author="Samuel Greenrod" w:date="2025-09-19T13:42:00Z" w16du:dateUtc="2025-09-19T20:42:00Z">
            <w:rPr>
              <w:rFonts w:ascii="Calibri" w:hAnsi="Calibri" w:cs="Calibri"/>
            </w:rPr>
          </w:rPrChange>
        </w:rPr>
        <w:tab/>
      </w:r>
      <w:proofErr w:type="spellStart"/>
      <w:r w:rsidRPr="00502E64">
        <w:rPr>
          <w:rFonts w:cstheme="minorHAnsi"/>
          <w:rPrChange w:id="405" w:author="Samuel Greenrod" w:date="2025-09-19T13:42:00Z" w16du:dateUtc="2025-09-19T20:42:00Z">
            <w:rPr>
              <w:rFonts w:ascii="Calibri" w:hAnsi="Calibri" w:cs="Calibri"/>
            </w:rPr>
          </w:rPrChange>
        </w:rPr>
        <w:t>Remold</w:t>
      </w:r>
      <w:proofErr w:type="spellEnd"/>
      <w:r w:rsidRPr="00502E64">
        <w:rPr>
          <w:rFonts w:cstheme="minorHAnsi"/>
          <w:rPrChange w:id="406" w:author="Samuel Greenrod" w:date="2025-09-19T13:42:00Z" w16du:dateUtc="2025-09-19T20:42:00Z">
            <w:rPr>
              <w:rFonts w:ascii="Calibri" w:hAnsi="Calibri" w:cs="Calibri"/>
            </w:rPr>
          </w:rPrChange>
        </w:rPr>
        <w:t xml:space="preserve"> S. Understanding specialism when the jack of all trades can be the master of all. Proceedings of the Royal Society B: Biological Sciences. 2012 Oct 24;279(1749):4861–9. </w:t>
      </w:r>
    </w:p>
    <w:p w14:paraId="24AAFD63" w14:textId="77777777" w:rsidR="0072491E" w:rsidRPr="00502E64" w:rsidRDefault="0072491E" w:rsidP="0072491E">
      <w:pPr>
        <w:pStyle w:val="Bibliography"/>
        <w:rPr>
          <w:rFonts w:cstheme="minorHAnsi"/>
          <w:rPrChange w:id="407" w:author="Samuel Greenrod" w:date="2025-09-19T13:42:00Z" w16du:dateUtc="2025-09-19T20:42:00Z">
            <w:rPr>
              <w:rFonts w:ascii="Calibri" w:hAnsi="Calibri" w:cs="Calibri"/>
            </w:rPr>
          </w:rPrChange>
        </w:rPr>
      </w:pPr>
      <w:r w:rsidRPr="00502E64">
        <w:rPr>
          <w:rFonts w:cstheme="minorHAnsi"/>
          <w:rPrChange w:id="408" w:author="Samuel Greenrod" w:date="2025-09-19T13:42:00Z" w16du:dateUtc="2025-09-19T20:42:00Z">
            <w:rPr>
              <w:rFonts w:ascii="Calibri" w:hAnsi="Calibri" w:cs="Calibri"/>
            </w:rPr>
          </w:rPrChange>
        </w:rPr>
        <w:t xml:space="preserve">45. </w:t>
      </w:r>
      <w:r w:rsidRPr="00502E64">
        <w:rPr>
          <w:rFonts w:cstheme="minorHAnsi"/>
          <w:rPrChange w:id="409" w:author="Samuel Greenrod" w:date="2025-09-19T13:42:00Z" w16du:dateUtc="2025-09-19T20:42:00Z">
            <w:rPr>
              <w:rFonts w:ascii="Calibri" w:hAnsi="Calibri" w:cs="Calibri"/>
            </w:rPr>
          </w:rPrChange>
        </w:rPr>
        <w:tab/>
        <w:t xml:space="preserve">Ashrafi R, </w:t>
      </w:r>
      <w:proofErr w:type="spellStart"/>
      <w:r w:rsidRPr="00502E64">
        <w:rPr>
          <w:rFonts w:cstheme="minorHAnsi"/>
          <w:rPrChange w:id="410" w:author="Samuel Greenrod" w:date="2025-09-19T13:42:00Z" w16du:dateUtc="2025-09-19T20:42:00Z">
            <w:rPr>
              <w:rFonts w:ascii="Calibri" w:hAnsi="Calibri" w:cs="Calibri"/>
            </w:rPr>
          </w:rPrChange>
        </w:rPr>
        <w:t>Bruneaux</w:t>
      </w:r>
      <w:proofErr w:type="spellEnd"/>
      <w:r w:rsidRPr="00502E64">
        <w:rPr>
          <w:rFonts w:cstheme="minorHAnsi"/>
          <w:rPrChange w:id="411" w:author="Samuel Greenrod" w:date="2025-09-19T13:42:00Z" w16du:dateUtc="2025-09-19T20:42:00Z">
            <w:rPr>
              <w:rFonts w:ascii="Calibri" w:hAnsi="Calibri" w:cs="Calibri"/>
            </w:rPr>
          </w:rPrChange>
        </w:rPr>
        <w:t xml:space="preserve"> M, Sundberg LR, Pulkkinen K, Valkonen J, Ketola T. Broad thermal tolerance is negatively correlated with virulence in an opportunistic bacterial pathogen. Evolutionary Applications. 2018;11(9):1700–14. </w:t>
      </w:r>
    </w:p>
    <w:p w14:paraId="4EC795F5" w14:textId="77777777" w:rsidR="0072491E" w:rsidRPr="00502E64" w:rsidRDefault="0072491E" w:rsidP="0072491E">
      <w:pPr>
        <w:pStyle w:val="Bibliography"/>
        <w:rPr>
          <w:rFonts w:cstheme="minorHAnsi"/>
          <w:rPrChange w:id="412" w:author="Samuel Greenrod" w:date="2025-09-19T13:42:00Z" w16du:dateUtc="2025-09-19T20:42:00Z">
            <w:rPr>
              <w:rFonts w:ascii="Calibri" w:hAnsi="Calibri" w:cs="Calibri"/>
            </w:rPr>
          </w:rPrChange>
        </w:rPr>
      </w:pPr>
      <w:r w:rsidRPr="00502E64">
        <w:rPr>
          <w:rFonts w:cstheme="minorHAnsi"/>
          <w:rPrChange w:id="413" w:author="Samuel Greenrod" w:date="2025-09-19T13:42:00Z" w16du:dateUtc="2025-09-19T20:42:00Z">
            <w:rPr>
              <w:rFonts w:ascii="Calibri" w:hAnsi="Calibri" w:cs="Calibri"/>
            </w:rPr>
          </w:rPrChange>
        </w:rPr>
        <w:t xml:space="preserve">46. </w:t>
      </w:r>
      <w:r w:rsidRPr="00502E64">
        <w:rPr>
          <w:rFonts w:cstheme="minorHAnsi"/>
          <w:rPrChange w:id="414" w:author="Samuel Greenrod" w:date="2025-09-19T13:42:00Z" w16du:dateUtc="2025-09-19T20:42:00Z">
            <w:rPr>
              <w:rFonts w:ascii="Calibri" w:hAnsi="Calibri" w:cs="Calibri"/>
            </w:rPr>
          </w:rPrChange>
        </w:rPr>
        <w:tab/>
        <w:t xml:space="preserve">Blount ZD, Lenski RE, </w:t>
      </w:r>
      <w:proofErr w:type="spellStart"/>
      <w:r w:rsidRPr="00502E64">
        <w:rPr>
          <w:rFonts w:cstheme="minorHAnsi"/>
          <w:rPrChange w:id="415" w:author="Samuel Greenrod" w:date="2025-09-19T13:42:00Z" w16du:dateUtc="2025-09-19T20:42:00Z">
            <w:rPr>
              <w:rFonts w:ascii="Calibri" w:hAnsi="Calibri" w:cs="Calibri"/>
            </w:rPr>
          </w:rPrChange>
        </w:rPr>
        <w:t>Losos</w:t>
      </w:r>
      <w:proofErr w:type="spellEnd"/>
      <w:r w:rsidRPr="00502E64">
        <w:rPr>
          <w:rFonts w:cstheme="minorHAnsi"/>
          <w:rPrChange w:id="416" w:author="Samuel Greenrod" w:date="2025-09-19T13:42:00Z" w16du:dateUtc="2025-09-19T20:42:00Z">
            <w:rPr>
              <w:rFonts w:ascii="Calibri" w:hAnsi="Calibri" w:cs="Calibri"/>
            </w:rPr>
          </w:rPrChange>
        </w:rPr>
        <w:t xml:space="preserve"> JB. Contingency and determinism in evolution: Replaying life’s tape. Science. 2018 Nov 9;362(6415):eaam5979. </w:t>
      </w:r>
    </w:p>
    <w:p w14:paraId="59D0AD6C" w14:textId="77777777" w:rsidR="0072491E" w:rsidRPr="00502E64" w:rsidRDefault="0072491E" w:rsidP="0072491E">
      <w:pPr>
        <w:pStyle w:val="Bibliography"/>
        <w:rPr>
          <w:rFonts w:cstheme="minorHAnsi"/>
          <w:rPrChange w:id="417" w:author="Samuel Greenrod" w:date="2025-09-19T13:42:00Z" w16du:dateUtc="2025-09-19T20:42:00Z">
            <w:rPr>
              <w:rFonts w:ascii="Calibri" w:hAnsi="Calibri" w:cs="Calibri"/>
            </w:rPr>
          </w:rPrChange>
        </w:rPr>
      </w:pPr>
      <w:r w:rsidRPr="00502E64">
        <w:rPr>
          <w:rFonts w:cstheme="minorHAnsi"/>
          <w:rPrChange w:id="418" w:author="Samuel Greenrod" w:date="2025-09-19T13:42:00Z" w16du:dateUtc="2025-09-19T20:42:00Z">
            <w:rPr>
              <w:rFonts w:ascii="Calibri" w:hAnsi="Calibri" w:cs="Calibri"/>
            </w:rPr>
          </w:rPrChange>
        </w:rPr>
        <w:t xml:space="preserve">47. </w:t>
      </w:r>
      <w:r w:rsidRPr="00502E64">
        <w:rPr>
          <w:rFonts w:cstheme="minorHAnsi"/>
          <w:rPrChange w:id="419" w:author="Samuel Greenrod" w:date="2025-09-19T13:42:00Z" w16du:dateUtc="2025-09-19T20:42:00Z">
            <w:rPr>
              <w:rFonts w:ascii="Calibri" w:hAnsi="Calibri" w:cs="Calibri"/>
            </w:rPr>
          </w:rPrChange>
        </w:rPr>
        <w:tab/>
        <w:t xml:space="preserve">Arribas M, Kubota K, Cabanillas L, Lázaro E. Adaptation to Fluctuating Temperatures in an RNA Virus Is Driven by the Most Stringent Selective Pressure. PLOS ONE. 2014 Jun 25;9(6):e100940. </w:t>
      </w:r>
    </w:p>
    <w:p w14:paraId="3599E4C6" w14:textId="77777777" w:rsidR="0072491E" w:rsidRPr="00502E64" w:rsidRDefault="0072491E" w:rsidP="0072491E">
      <w:pPr>
        <w:pStyle w:val="Bibliography"/>
        <w:rPr>
          <w:rFonts w:cstheme="minorHAnsi"/>
          <w:rPrChange w:id="420" w:author="Samuel Greenrod" w:date="2025-09-19T13:42:00Z" w16du:dateUtc="2025-09-19T20:42:00Z">
            <w:rPr>
              <w:rFonts w:ascii="Calibri" w:hAnsi="Calibri" w:cs="Calibri"/>
            </w:rPr>
          </w:rPrChange>
        </w:rPr>
      </w:pPr>
      <w:r w:rsidRPr="00502E64">
        <w:rPr>
          <w:rFonts w:cstheme="minorHAnsi"/>
          <w:rPrChange w:id="421" w:author="Samuel Greenrod" w:date="2025-09-19T13:42:00Z" w16du:dateUtc="2025-09-19T20:42:00Z">
            <w:rPr>
              <w:rFonts w:ascii="Calibri" w:hAnsi="Calibri" w:cs="Calibri"/>
            </w:rPr>
          </w:rPrChange>
        </w:rPr>
        <w:t xml:space="preserve">48. </w:t>
      </w:r>
      <w:r w:rsidRPr="00502E64">
        <w:rPr>
          <w:rFonts w:cstheme="minorHAnsi"/>
          <w:rPrChange w:id="422" w:author="Samuel Greenrod" w:date="2025-09-19T13:42:00Z" w16du:dateUtc="2025-09-19T20:42:00Z">
            <w:rPr>
              <w:rFonts w:ascii="Calibri" w:hAnsi="Calibri" w:cs="Calibri"/>
            </w:rPr>
          </w:rPrChange>
        </w:rPr>
        <w:tab/>
        <w:t xml:space="preserve">Barbosa M, Inocentes N, Soares AMVM, Oliveira M. Synergy effects of fluoxetine and variability in temperature lead to proportionally greater fitness costs in Daphnia: A multigenerational test. Aquatic Toxicology. 2017 Dec 1;193:268–75. </w:t>
      </w:r>
    </w:p>
    <w:p w14:paraId="6BEA3FEB" w14:textId="77777777" w:rsidR="0072491E" w:rsidRPr="00502E64" w:rsidRDefault="0072491E" w:rsidP="0072491E">
      <w:pPr>
        <w:pStyle w:val="Bibliography"/>
        <w:rPr>
          <w:rFonts w:cstheme="minorHAnsi"/>
          <w:rPrChange w:id="423" w:author="Samuel Greenrod" w:date="2025-09-19T13:42:00Z" w16du:dateUtc="2025-09-19T20:42:00Z">
            <w:rPr>
              <w:rFonts w:ascii="Calibri" w:hAnsi="Calibri" w:cs="Calibri"/>
            </w:rPr>
          </w:rPrChange>
        </w:rPr>
      </w:pPr>
      <w:r w:rsidRPr="00502E64">
        <w:rPr>
          <w:rFonts w:cstheme="minorHAnsi"/>
          <w:rPrChange w:id="424" w:author="Samuel Greenrod" w:date="2025-09-19T13:42:00Z" w16du:dateUtc="2025-09-19T20:42:00Z">
            <w:rPr>
              <w:rFonts w:ascii="Calibri" w:hAnsi="Calibri" w:cs="Calibri"/>
            </w:rPr>
          </w:rPrChange>
        </w:rPr>
        <w:t xml:space="preserve">49. </w:t>
      </w:r>
      <w:r w:rsidRPr="00502E64">
        <w:rPr>
          <w:rFonts w:cstheme="minorHAnsi"/>
          <w:rPrChange w:id="425" w:author="Samuel Greenrod" w:date="2025-09-19T13:42:00Z" w16du:dateUtc="2025-09-19T20:42:00Z">
            <w:rPr>
              <w:rFonts w:ascii="Calibri" w:hAnsi="Calibri" w:cs="Calibri"/>
            </w:rPr>
          </w:rPrChange>
        </w:rPr>
        <w:tab/>
      </w:r>
      <w:proofErr w:type="spellStart"/>
      <w:r w:rsidRPr="00502E64">
        <w:rPr>
          <w:rFonts w:cstheme="minorHAnsi"/>
          <w:rPrChange w:id="426" w:author="Samuel Greenrod" w:date="2025-09-19T13:42:00Z" w16du:dateUtc="2025-09-19T20:42:00Z">
            <w:rPr>
              <w:rFonts w:ascii="Calibri" w:hAnsi="Calibri" w:cs="Calibri"/>
            </w:rPr>
          </w:rPrChange>
        </w:rPr>
        <w:t>Cvijović</w:t>
      </w:r>
      <w:proofErr w:type="spellEnd"/>
      <w:r w:rsidRPr="00502E64">
        <w:rPr>
          <w:rFonts w:cstheme="minorHAnsi"/>
          <w:rPrChange w:id="427" w:author="Samuel Greenrod" w:date="2025-09-19T13:42:00Z" w16du:dateUtc="2025-09-19T20:42:00Z">
            <w:rPr>
              <w:rFonts w:ascii="Calibri" w:hAnsi="Calibri" w:cs="Calibri"/>
            </w:rPr>
          </w:rPrChange>
        </w:rPr>
        <w:t xml:space="preserve"> I, Good BH, Jerison ER, Desai MM. Fate of a mutation in a fluctuating environment. Proc Natl </w:t>
      </w:r>
      <w:proofErr w:type="spellStart"/>
      <w:r w:rsidRPr="00502E64">
        <w:rPr>
          <w:rFonts w:cstheme="minorHAnsi"/>
          <w:rPrChange w:id="428" w:author="Samuel Greenrod" w:date="2025-09-19T13:42:00Z" w16du:dateUtc="2025-09-19T20:42:00Z">
            <w:rPr>
              <w:rFonts w:ascii="Calibri" w:hAnsi="Calibri" w:cs="Calibri"/>
            </w:rPr>
          </w:rPrChange>
        </w:rPr>
        <w:t>Acad</w:t>
      </w:r>
      <w:proofErr w:type="spellEnd"/>
      <w:r w:rsidRPr="00502E64">
        <w:rPr>
          <w:rFonts w:cstheme="minorHAnsi"/>
          <w:rPrChange w:id="429" w:author="Samuel Greenrod" w:date="2025-09-19T13:42:00Z" w16du:dateUtc="2025-09-19T20:42:00Z">
            <w:rPr>
              <w:rFonts w:ascii="Calibri" w:hAnsi="Calibri" w:cs="Calibri"/>
            </w:rPr>
          </w:rPrChange>
        </w:rPr>
        <w:t xml:space="preserve"> Sci U S A. 2015 Sep 8;112(36):E5021–8. </w:t>
      </w:r>
    </w:p>
    <w:p w14:paraId="14A2F8DC" w14:textId="77777777" w:rsidR="0072491E" w:rsidRPr="00502E64" w:rsidRDefault="0072491E" w:rsidP="0072491E">
      <w:pPr>
        <w:pStyle w:val="Bibliography"/>
        <w:rPr>
          <w:rFonts w:cstheme="minorHAnsi"/>
          <w:rPrChange w:id="430" w:author="Samuel Greenrod" w:date="2025-09-19T13:42:00Z" w16du:dateUtc="2025-09-19T20:42:00Z">
            <w:rPr>
              <w:rFonts w:ascii="Calibri" w:hAnsi="Calibri" w:cs="Calibri"/>
            </w:rPr>
          </w:rPrChange>
        </w:rPr>
      </w:pPr>
      <w:r w:rsidRPr="00502E64">
        <w:rPr>
          <w:rFonts w:cstheme="minorHAnsi"/>
          <w:rPrChange w:id="431" w:author="Samuel Greenrod" w:date="2025-09-19T13:42:00Z" w16du:dateUtc="2025-09-19T20:42:00Z">
            <w:rPr>
              <w:rFonts w:ascii="Calibri" w:hAnsi="Calibri" w:cs="Calibri"/>
            </w:rPr>
          </w:rPrChange>
        </w:rPr>
        <w:t xml:space="preserve">50. </w:t>
      </w:r>
      <w:r w:rsidRPr="00502E64">
        <w:rPr>
          <w:rFonts w:cstheme="minorHAnsi"/>
          <w:rPrChange w:id="432" w:author="Samuel Greenrod" w:date="2025-09-19T13:42:00Z" w16du:dateUtc="2025-09-19T20:42:00Z">
            <w:rPr>
              <w:rFonts w:ascii="Calibri" w:hAnsi="Calibri" w:cs="Calibri"/>
            </w:rPr>
          </w:rPrChange>
        </w:rPr>
        <w:tab/>
      </w:r>
      <w:proofErr w:type="spellStart"/>
      <w:r w:rsidRPr="00502E64">
        <w:rPr>
          <w:rFonts w:cstheme="minorHAnsi"/>
          <w:rPrChange w:id="433" w:author="Samuel Greenrod" w:date="2025-09-19T13:42:00Z" w16du:dateUtc="2025-09-19T20:42:00Z">
            <w:rPr>
              <w:rFonts w:ascii="Calibri" w:hAnsi="Calibri" w:cs="Calibri"/>
            </w:rPr>
          </w:rPrChange>
        </w:rPr>
        <w:t>Jaureguiberry</w:t>
      </w:r>
      <w:proofErr w:type="spellEnd"/>
      <w:r w:rsidRPr="00502E64">
        <w:rPr>
          <w:rFonts w:cstheme="minorHAnsi"/>
          <w:rPrChange w:id="434" w:author="Samuel Greenrod" w:date="2025-09-19T13:42:00Z" w16du:dateUtc="2025-09-19T20:42:00Z">
            <w:rPr>
              <w:rFonts w:ascii="Calibri" w:hAnsi="Calibri" w:cs="Calibri"/>
            </w:rPr>
          </w:rPrChange>
        </w:rPr>
        <w:t xml:space="preserve"> P, </w:t>
      </w:r>
      <w:proofErr w:type="spellStart"/>
      <w:r w:rsidRPr="00502E64">
        <w:rPr>
          <w:rFonts w:cstheme="minorHAnsi"/>
          <w:rPrChange w:id="435" w:author="Samuel Greenrod" w:date="2025-09-19T13:42:00Z" w16du:dateUtc="2025-09-19T20:42:00Z">
            <w:rPr>
              <w:rFonts w:ascii="Calibri" w:hAnsi="Calibri" w:cs="Calibri"/>
            </w:rPr>
          </w:rPrChange>
        </w:rPr>
        <w:t>Titeux</w:t>
      </w:r>
      <w:proofErr w:type="spellEnd"/>
      <w:r w:rsidRPr="00502E64">
        <w:rPr>
          <w:rFonts w:cstheme="minorHAnsi"/>
          <w:rPrChange w:id="436" w:author="Samuel Greenrod" w:date="2025-09-19T13:42:00Z" w16du:dateUtc="2025-09-19T20:42:00Z">
            <w:rPr>
              <w:rFonts w:ascii="Calibri" w:hAnsi="Calibri" w:cs="Calibri"/>
            </w:rPr>
          </w:rPrChange>
        </w:rPr>
        <w:t xml:space="preserve"> N, Wiemers M, Bowler DE, </w:t>
      </w:r>
      <w:proofErr w:type="spellStart"/>
      <w:r w:rsidRPr="00502E64">
        <w:rPr>
          <w:rFonts w:cstheme="minorHAnsi"/>
          <w:rPrChange w:id="437" w:author="Samuel Greenrod" w:date="2025-09-19T13:42:00Z" w16du:dateUtc="2025-09-19T20:42:00Z">
            <w:rPr>
              <w:rFonts w:ascii="Calibri" w:hAnsi="Calibri" w:cs="Calibri"/>
            </w:rPr>
          </w:rPrChange>
        </w:rPr>
        <w:t>Coscieme</w:t>
      </w:r>
      <w:proofErr w:type="spellEnd"/>
      <w:r w:rsidRPr="00502E64">
        <w:rPr>
          <w:rFonts w:cstheme="minorHAnsi"/>
          <w:rPrChange w:id="438" w:author="Samuel Greenrod" w:date="2025-09-19T13:42:00Z" w16du:dateUtc="2025-09-19T20:42:00Z">
            <w:rPr>
              <w:rFonts w:ascii="Calibri" w:hAnsi="Calibri" w:cs="Calibri"/>
            </w:rPr>
          </w:rPrChange>
        </w:rPr>
        <w:t xml:space="preserve"> L, Golden AS, et al. The direct drivers of recent global anthropogenic biodiversity loss. Science Advances. 2022 Nov 9;8(45):eabm9982. </w:t>
      </w:r>
    </w:p>
    <w:p w14:paraId="10777A05" w14:textId="176A071F" w:rsidR="003F6D0D" w:rsidRDefault="00AC2555">
      <w:r w:rsidRPr="00502E64">
        <w:rPr>
          <w:rFonts w:cstheme="minorHAnsi"/>
        </w:rPr>
        <w:fldChar w:fldCharType="end"/>
      </w:r>
    </w:p>
    <w:p w14:paraId="4E9E44B6" w14:textId="77777777" w:rsidR="00570068" w:rsidRDefault="00570068"/>
    <w:p w14:paraId="0DEA7689" w14:textId="77777777" w:rsidR="00034E63" w:rsidRDefault="00034E63"/>
    <w:p w14:paraId="424CCA18" w14:textId="77777777" w:rsidR="00034E63" w:rsidRDefault="00034E63"/>
    <w:p w14:paraId="72EF47FE" w14:textId="77777777" w:rsidR="00034E63" w:rsidRDefault="00034E63"/>
    <w:p w14:paraId="0C42FD53" w14:textId="77777777" w:rsidR="00034E63" w:rsidRDefault="00034E63"/>
    <w:p w14:paraId="62EEE048" w14:textId="77777777" w:rsidR="00034E63" w:rsidRDefault="00034E63"/>
    <w:p w14:paraId="15509114" w14:textId="00CC80DB" w:rsidR="00034E63" w:rsidRPr="00D56147" w:rsidRDefault="00034E63">
      <w:pPr>
        <w:rPr>
          <w:b/>
          <w:bCs/>
          <w:sz w:val="28"/>
          <w:szCs w:val="28"/>
        </w:rPr>
      </w:pPr>
      <w:r w:rsidRPr="00D56147">
        <w:rPr>
          <w:b/>
          <w:bCs/>
          <w:sz w:val="28"/>
          <w:szCs w:val="28"/>
        </w:rPr>
        <w:lastRenderedPageBreak/>
        <w:t>Extended data</w:t>
      </w:r>
    </w:p>
    <w:p w14:paraId="3A219835" w14:textId="07F3ACA5" w:rsidR="00034E63" w:rsidRDefault="00034E63" w:rsidP="00D56147">
      <w:pPr>
        <w:jc w:val="both"/>
        <w:rPr>
          <w:noProof/>
        </w:rPr>
      </w:pPr>
      <w:r>
        <w:rPr>
          <w:noProof/>
        </w:rPr>
        <w:drawing>
          <wp:inline distT="0" distB="0" distL="0" distR="0" wp14:anchorId="2A32F555" wp14:editId="6F594D8A">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p>
    <w:p w14:paraId="5F6A4458" w14:textId="0A706A2B" w:rsidR="00034E63" w:rsidRPr="0072491E" w:rsidRDefault="00034E63" w:rsidP="00D56147">
      <w:pPr>
        <w:jc w:val="both"/>
        <w:rPr>
          <w:rPrChange w:id="439" w:author="Samuel Greenrod" w:date="2025-09-19T13:41:00Z" w16du:dateUtc="2025-09-19T20:41:00Z">
            <w:rPr>
              <w:sz w:val="24"/>
              <w:szCs w:val="24"/>
            </w:rPr>
          </w:rPrChange>
        </w:rPr>
      </w:pPr>
      <w:r w:rsidRPr="0072491E">
        <w:rPr>
          <w:b/>
          <w:bCs/>
          <w:rPrChange w:id="440" w:author="Samuel Greenrod" w:date="2025-09-19T13:41:00Z" w16du:dateUtc="2025-09-19T20:41:00Z">
            <w:rPr>
              <w:b/>
              <w:bCs/>
              <w:sz w:val="24"/>
              <w:szCs w:val="24"/>
            </w:rPr>
          </w:rPrChange>
        </w:rPr>
        <w:t>Figure S1. Fluctuating temperatures select for specialist mutations.</w:t>
      </w:r>
      <w:r w:rsidRPr="0072491E">
        <w:rPr>
          <w:rPrChange w:id="441" w:author="Samuel Greenrod" w:date="2025-09-19T13:41:00Z" w16du:dateUtc="2025-09-19T20:41:00Z">
            <w:rPr>
              <w:sz w:val="24"/>
              <w:szCs w:val="24"/>
            </w:rPr>
          </w:rPrChange>
        </w:rPr>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72491E">
        <w:rPr>
          <w:rFonts w:cstheme="minorHAnsi"/>
          <w:rPrChange w:id="442" w:author="Samuel Greenrod" w:date="2025-09-19T13:41:00Z" w16du:dateUtc="2025-09-19T20:41:00Z">
            <w:rPr>
              <w:rFonts w:cstheme="minorHAnsi"/>
              <w:sz w:val="24"/>
              <w:szCs w:val="24"/>
            </w:rPr>
          </w:rPrChange>
        </w:rPr>
        <w:t>φ</w:t>
      </w:r>
      <w:r w:rsidRPr="0072491E">
        <w:rPr>
          <w:rPrChange w:id="443" w:author="Samuel Greenrod" w:date="2025-09-19T13:41:00Z" w16du:dateUtc="2025-09-19T20:41:00Z">
            <w:rPr>
              <w:sz w:val="24"/>
              <w:szCs w:val="24"/>
            </w:rPr>
          </w:rPrChange>
        </w:rPr>
        <w:t>14-1 deletion at ~48kb which is a 1bp deletion but given a fixed size for visibility.</w:t>
      </w:r>
    </w:p>
    <w:p w14:paraId="2191E105" w14:textId="77777777" w:rsidR="00034E63" w:rsidRDefault="00034E63" w:rsidP="00034E63">
      <w:pPr>
        <w:rPr>
          <w:sz w:val="24"/>
          <w:szCs w:val="24"/>
        </w:rPr>
      </w:pPr>
    </w:p>
    <w:p w14:paraId="1C97A205" w14:textId="09DD2B8D" w:rsidR="00034E63" w:rsidRDefault="00034E63" w:rsidP="00034E63">
      <w:pPr>
        <w:rPr>
          <w:sz w:val="24"/>
          <w:szCs w:val="24"/>
        </w:rPr>
      </w:pPr>
      <w:r>
        <w:rPr>
          <w:noProof/>
          <w:sz w:val="24"/>
          <w:szCs w:val="24"/>
        </w:rPr>
        <w:lastRenderedPageBreak/>
        <w:drawing>
          <wp:inline distT="0" distB="0" distL="0" distR="0" wp14:anchorId="04DC7DED" wp14:editId="6F962D6B">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2CE0DBE4" w:rsidR="00034E63" w:rsidRPr="0072491E" w:rsidRDefault="00034E63" w:rsidP="00D56147">
      <w:pPr>
        <w:jc w:val="both"/>
        <w:rPr>
          <w:rPrChange w:id="444" w:author="Samuel Greenrod" w:date="2025-09-19T13:41:00Z" w16du:dateUtc="2025-09-19T20:41:00Z">
            <w:rPr>
              <w:sz w:val="24"/>
              <w:szCs w:val="24"/>
            </w:rPr>
          </w:rPrChange>
        </w:rPr>
      </w:pPr>
      <w:r w:rsidRPr="0072491E">
        <w:rPr>
          <w:b/>
          <w:bCs/>
          <w:rPrChange w:id="445" w:author="Samuel Greenrod" w:date="2025-09-19T13:41:00Z" w16du:dateUtc="2025-09-19T20:41:00Z">
            <w:rPr>
              <w:b/>
              <w:bCs/>
              <w:sz w:val="24"/>
              <w:szCs w:val="24"/>
            </w:rPr>
          </w:rPrChange>
        </w:rPr>
        <w:t>Figure S2. Competition restricts the acquisition of high frequency mutations.</w:t>
      </w:r>
      <w:r w:rsidRPr="0072491E">
        <w:rPr>
          <w:rPrChange w:id="446" w:author="Samuel Greenrod" w:date="2025-09-19T13:41:00Z" w16du:dateUtc="2025-09-19T20:41:00Z">
            <w:rPr>
              <w:sz w:val="24"/>
              <w:szCs w:val="24"/>
            </w:rPr>
          </w:rPrChange>
        </w:rPr>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72491E">
        <w:rPr>
          <w:rFonts w:cstheme="minorHAnsi"/>
          <w:rPrChange w:id="447" w:author="Samuel Greenrod" w:date="2025-09-19T13:41:00Z" w16du:dateUtc="2025-09-19T20:41:00Z">
            <w:rPr>
              <w:rFonts w:cstheme="minorHAnsi"/>
              <w:sz w:val="24"/>
              <w:szCs w:val="24"/>
            </w:rPr>
          </w:rPrChange>
        </w:rPr>
        <w:t>φ</w:t>
      </w:r>
      <w:r w:rsidRPr="0072491E">
        <w:rPr>
          <w:rPrChange w:id="448" w:author="Samuel Greenrod" w:date="2025-09-19T13:41:00Z" w16du:dateUtc="2025-09-19T20:41:00Z">
            <w:rPr>
              <w:sz w:val="24"/>
              <w:szCs w:val="24"/>
            </w:rPr>
          </w:rPrChange>
        </w:rPr>
        <w:t>14-1 deletion at ~48kb which is a 1bp deletion but given a fixed size for visibility.</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yla King" w:date="2025-09-14T13:25:00Z" w:initials="KK">
    <w:p w14:paraId="3A1B9175" w14:textId="77777777" w:rsidR="006B28B3" w:rsidRDefault="006B28B3" w:rsidP="006B28B3">
      <w:pPr>
        <w:pStyle w:val="CommentText"/>
      </w:pPr>
      <w:r>
        <w:rPr>
          <w:rStyle w:val="CommentReference"/>
        </w:rPr>
        <w:annotationRef/>
      </w:r>
      <w:r>
        <w:t>You say this as is it is fact. Should we qualify this statement at all? Is it a hypothesis? It could shape?</w:t>
      </w:r>
    </w:p>
  </w:comment>
  <w:comment w:id="2" w:author="Kayla King" w:date="2025-09-14T13:27:00Z" w:initials="KK">
    <w:p w14:paraId="5BF3577C" w14:textId="77777777" w:rsidR="006B28B3" w:rsidRDefault="006B28B3" w:rsidP="006B28B3">
      <w:pPr>
        <w:pStyle w:val="CommentText"/>
      </w:pPr>
      <w:r>
        <w:rPr>
          <w:rStyle w:val="CommentReference"/>
        </w:rPr>
        <w:annotationRef/>
      </w:r>
      <w:r>
        <w:t>I removed some redundancy. Tried to simplify.</w:t>
      </w:r>
    </w:p>
  </w:comment>
  <w:comment w:id="5" w:author="Craig Maclean" w:date="2025-09-08T08:49:00Z" w:initials="CM">
    <w:p w14:paraId="74D026D4" w14:textId="63919E9F" w:rsidR="00647ECA" w:rsidRDefault="00647ECA" w:rsidP="00647ECA">
      <w:r>
        <w:rPr>
          <w:rStyle w:val="CommentReference"/>
        </w:rPr>
        <w:annotationRef/>
      </w:r>
      <w:r>
        <w:rPr>
          <w:sz w:val="20"/>
          <w:szCs w:val="20"/>
        </w:rPr>
        <w:t>adaptation?</w:t>
      </w:r>
    </w:p>
  </w:comment>
  <w:comment w:id="6" w:author="Kayla King" w:date="2025-09-14T13:31:00Z" w:initials="KK">
    <w:p w14:paraId="0E83E396" w14:textId="77777777" w:rsidR="006B28B3" w:rsidRDefault="006B28B3" w:rsidP="006B28B3">
      <w:pPr>
        <w:pStyle w:val="CommentText"/>
      </w:pPr>
      <w:r>
        <w:rPr>
          <w:rStyle w:val="CommentReference"/>
        </w:rPr>
        <w:annotationRef/>
      </w:r>
      <w:r>
        <w:t>See Hector et al. TREE 2022.</w:t>
      </w:r>
    </w:p>
  </w:comment>
  <w:comment w:id="9" w:author="Samuel Greenrod" w:date="2025-09-19T12:35:00Z" w:initials="SG">
    <w:p w14:paraId="43C25F30" w14:textId="77777777" w:rsidR="00517F13" w:rsidRDefault="00517F13" w:rsidP="00517F13">
      <w:pPr>
        <w:pStyle w:val="CommentText"/>
      </w:pPr>
      <w:r>
        <w:rPr>
          <w:rStyle w:val="CommentReference"/>
        </w:rPr>
        <w:annotationRef/>
      </w:r>
      <w:r>
        <w:t>I have highlighted all instances where we have referred to the other paper - these references can be replaced with a link to the BioRxiv for the other paper before we submit.</w:t>
      </w:r>
    </w:p>
  </w:comment>
  <w:comment w:id="12" w:author="Kayla King" w:date="2025-09-14T13:40:00Z" w:initials="KK">
    <w:p w14:paraId="1A31F558" w14:textId="7C3C67A5" w:rsidR="00D92750" w:rsidRDefault="00D92750" w:rsidP="00D92750">
      <w:pPr>
        <w:pStyle w:val="CommentText"/>
      </w:pPr>
      <w:r>
        <w:rPr>
          <w:rStyle w:val="CommentReference"/>
        </w:rPr>
        <w:annotationRef/>
      </w:r>
      <w:r>
        <w:t>Be consistent with past or present tense.</w:t>
      </w:r>
    </w:p>
  </w:comment>
  <w:comment w:id="13" w:author="Kayla King" w:date="2025-09-14T13:40:00Z" w:initials="KK">
    <w:p w14:paraId="1E11FA62" w14:textId="77777777" w:rsidR="00D92750" w:rsidRDefault="00D92750" w:rsidP="00D92750">
      <w:pPr>
        <w:pStyle w:val="CommentText"/>
      </w:pPr>
      <w:r>
        <w:rPr>
          <w:rStyle w:val="CommentReference"/>
        </w:rPr>
        <w:annotationRef/>
      </w:r>
      <w:r>
        <w:t>Always use active voice.</w:t>
      </w:r>
    </w:p>
  </w:comment>
  <w:comment w:id="82" w:author="Craig Maclean" w:date="2025-09-08T09:05:00Z" w:initials="CM">
    <w:p w14:paraId="2E277C0D"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87" w:author="Kayla King" w:date="2025-09-14T13:51:00Z" w:initials="KK">
    <w:p w14:paraId="3007B408" w14:textId="77777777" w:rsidR="005823CB" w:rsidRDefault="005823CB" w:rsidP="005823CB">
      <w:pPr>
        <w:pStyle w:val="CommentText"/>
      </w:pPr>
      <w:r>
        <w:rPr>
          <w:rStyle w:val="CommentReference"/>
        </w:rPr>
        <w:annotationRef/>
      </w:r>
      <w:r>
        <w:t>Use this term more. It will help you avoid repeating flucuating and competition based selection.</w:t>
      </w:r>
    </w:p>
  </w:comment>
  <w:comment w:id="91" w:author="Craig Maclean" w:date="2025-09-08T09:14:00Z" w:initials="CM">
    <w:p w14:paraId="44CB897E" w14:textId="0C6A30AB" w:rsidR="00A724DC" w:rsidRDefault="00A724DC" w:rsidP="00A724DC">
      <w:r>
        <w:rPr>
          <w:rStyle w:val="CommentReference"/>
        </w:rPr>
        <w:annotationRef/>
      </w:r>
      <w:r>
        <w:rPr>
          <w:sz w:val="20"/>
          <w:szCs w:val="20"/>
        </w:rPr>
        <w:t>I am confused. I am guessing that this shows monoculture and co-culture results, but no legend in A.</w:t>
      </w:r>
    </w:p>
  </w:comment>
  <w:comment w:id="90" w:author="Samuel Greenrod" w:date="2025-09-12T09:05:00Z" w:initials="SG">
    <w:p w14:paraId="6DDBC369" w14:textId="77777777" w:rsidR="007870AE" w:rsidRDefault="0079377F" w:rsidP="007870AE">
      <w:pPr>
        <w:pStyle w:val="CommentText"/>
      </w:pPr>
      <w:r>
        <w:rPr>
          <w:rStyle w:val="CommentReference"/>
        </w:rPr>
        <w:annotationRef/>
      </w:r>
      <w:r w:rsidR="007870AE">
        <w:t>We are thinking of making all monocultures black and all co-cultures grey for publication to avoid so having so many colour combinations.</w:t>
      </w:r>
    </w:p>
  </w:comment>
  <w:comment w:id="119" w:author="Craig Maclean" w:date="2025-09-08T09:21:00Z" w:initials="CM">
    <w:p w14:paraId="195757EF" w14:textId="6897F266" w:rsidR="00A724DC" w:rsidRDefault="00A724DC" w:rsidP="00A724DC">
      <w:r>
        <w:rPr>
          <w:rStyle w:val="CommentReference"/>
        </w:rPr>
        <w:annotationRef/>
      </w:r>
      <w:r>
        <w:rPr>
          <w:sz w:val="20"/>
          <w:szCs w:val="20"/>
        </w:rPr>
        <w:t>something wrong here, orange and black not used consistently</w:t>
      </w:r>
    </w:p>
  </w:comment>
  <w:comment w:id="120" w:author="Samuel Greenrod" w:date="2025-09-10T15:16:00Z" w:initials="SG">
    <w:p w14:paraId="7865A398" w14:textId="77777777" w:rsidR="001B3986" w:rsidRDefault="001B3986" w:rsidP="001B3986">
      <w:pPr>
        <w:pStyle w:val="CommentText"/>
      </w:pPr>
      <w:r>
        <w:rPr>
          <w:rStyle w:val="CommentReference"/>
        </w:rPr>
        <w:annotationRef/>
      </w:r>
      <w:r>
        <w:t>Add reference to which data is being re-used</w:t>
      </w:r>
    </w:p>
  </w:comment>
  <w:comment w:id="121" w:author="Samuel Greenrod" w:date="2025-09-10T15:21:00Z" w:initials="SG">
    <w:p w14:paraId="7D9780AD" w14:textId="77777777" w:rsidR="001B3986" w:rsidRDefault="001B3986" w:rsidP="001B3986">
      <w:pPr>
        <w:pStyle w:val="CommentText"/>
      </w:pPr>
      <w:r>
        <w:rPr>
          <w:rStyle w:val="CommentReference"/>
        </w:rPr>
        <w:annotationRef/>
      </w:r>
      <w:r>
        <w:t>Remove black and use variations in shades for monoculture and co-culture</w:t>
      </w:r>
    </w:p>
  </w:comment>
  <w:comment w:id="148" w:author="Craig Maclean" w:date="2025-09-08T09:05:00Z" w:initials="CM">
    <w:p w14:paraId="0E4399F4"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155" w:author="Craig Maclean" w:date="2025-09-08T09:27:00Z" w:initials="CM">
    <w:p w14:paraId="1EB507A8" w14:textId="0569CD0E" w:rsidR="00924740" w:rsidRDefault="00924740" w:rsidP="00924740">
      <w:r>
        <w:rPr>
          <w:rStyle w:val="CommentReference"/>
        </w:rPr>
        <w:annotationRef/>
      </w:r>
      <w:r>
        <w:rPr>
          <w:sz w:val="20"/>
          <w:szCs w:val="20"/>
        </w:rPr>
        <w:t>Would break this up into two scentences to talk about the prediction and then the test.</w:t>
      </w:r>
    </w:p>
  </w:comment>
  <w:comment w:id="157" w:author="Craig Maclean" w:date="2025-09-08T09:32:00Z" w:initials="CM">
    <w:p w14:paraId="5D0357D3" w14:textId="77777777" w:rsidR="00924740" w:rsidRDefault="00924740" w:rsidP="00924740">
      <w:r>
        <w:rPr>
          <w:rStyle w:val="CommentReference"/>
        </w:rPr>
        <w:annotationRef/>
      </w:r>
      <w:r>
        <w:rPr>
          <w:sz w:val="20"/>
          <w:szCs w:val="20"/>
        </w:rPr>
        <w:t>I don't see how you could tell the difference between unique mutations or a mix of 37C and 42C mutations using this approach. Both would lead to clustering of fluctuating popuations.</w:t>
      </w:r>
    </w:p>
  </w:comment>
  <w:comment w:id="156" w:author="Samuel Greenrod" w:date="2025-09-10T15:48:00Z" w:initials="SG">
    <w:p w14:paraId="2E7BAF4E" w14:textId="77777777" w:rsidR="00FF6C97" w:rsidRDefault="00FF6C97" w:rsidP="00FF6C97">
      <w:pPr>
        <w:pStyle w:val="CommentText"/>
      </w:pPr>
      <w:r>
        <w:rPr>
          <w:rStyle w:val="CommentReference"/>
        </w:rPr>
        <w:annotationRef/>
      </w:r>
      <w:r>
        <w:t>Add analysis of diversification among groups</w:t>
      </w:r>
    </w:p>
  </w:comment>
  <w:comment w:id="160" w:author="Craig Maclean" w:date="2025-09-08T09:39:00Z" w:initials="CM">
    <w:p w14:paraId="4CC2945F" w14:textId="14E6E7F3" w:rsidR="001E065A" w:rsidRDefault="001E065A" w:rsidP="001E065A">
      <w:r>
        <w:rPr>
          <w:rStyle w:val="CommentReference"/>
        </w:rPr>
        <w:annotationRef/>
      </w:r>
      <w:r>
        <w:rPr>
          <w:sz w:val="20"/>
          <w:szCs w:val="20"/>
        </w:rPr>
        <w:t>In 3 label any genes that you discuss in the text.</w:t>
      </w:r>
    </w:p>
  </w:comment>
  <w:comment w:id="159" w:author="Samuel Greenrod" w:date="2025-09-10T15:49:00Z" w:initials="SG">
    <w:p w14:paraId="3205AFB2" w14:textId="77777777" w:rsidR="00FF6C97" w:rsidRDefault="00FF6C97" w:rsidP="00FF6C97">
      <w:pPr>
        <w:pStyle w:val="CommentText"/>
      </w:pPr>
      <w:r>
        <w:rPr>
          <w:rStyle w:val="CommentReference"/>
        </w:rPr>
        <w:annotationRef/>
      </w:r>
      <w:r>
        <w:t>Add diversification among groups as panel B</w:t>
      </w:r>
    </w:p>
  </w:comment>
  <w:comment w:id="161" w:author="Samuel Greenrod" w:date="2025-09-12T09:13:00Z" w:initials="SG">
    <w:p w14:paraId="45BFB1E5" w14:textId="77777777" w:rsidR="0079377F" w:rsidRDefault="0079377F" w:rsidP="0079377F">
      <w:pPr>
        <w:pStyle w:val="CommentText"/>
      </w:pPr>
      <w:r>
        <w:rPr>
          <w:rStyle w:val="CommentReference"/>
        </w:rPr>
        <w:annotationRef/>
      </w:r>
      <w:r>
        <w:t>F-test to look at spread</w:t>
      </w:r>
    </w:p>
  </w:comment>
  <w:comment w:id="162" w:author="Samuel Greenrod" w:date="2025-09-12T09:16:00Z" w:initials="SG">
    <w:p w14:paraId="2023A633" w14:textId="77777777" w:rsidR="00BB1343" w:rsidRDefault="00BB1343" w:rsidP="00BB1343">
      <w:pPr>
        <w:pStyle w:val="CommentText"/>
      </w:pPr>
      <w:r>
        <w:rPr>
          <w:rStyle w:val="CommentReference"/>
        </w:rPr>
        <w:annotationRef/>
      </w:r>
      <w:r>
        <w:t>Mention different evolution rate in abstract</w:t>
      </w:r>
    </w:p>
  </w:comment>
  <w:comment w:id="163" w:author="Samuel Greenrod" w:date="2025-09-12T09:23:00Z" w:initials="SG">
    <w:p w14:paraId="3CB6FB97" w14:textId="77777777" w:rsidR="00BB1343" w:rsidRDefault="00BB1343" w:rsidP="00BB1343">
      <w:pPr>
        <w:pStyle w:val="CommentText"/>
      </w:pPr>
      <w:r>
        <w:rPr>
          <w:rStyle w:val="CommentReference"/>
        </w:rPr>
        <w:annotationRef/>
      </w:r>
      <w:r>
        <w:t>In 14-1, state that two replicateshave faster evol rates, cluster with 42C, and contain dna ligase mutation. Greater spread in distance from ancestor linked to early historical contingency.</w:t>
      </w:r>
    </w:p>
  </w:comment>
  <w:comment w:id="164" w:author="Samuel Greenrod" w:date="2025-09-12T09:24:00Z" w:initials="SG">
    <w:p w14:paraId="01813EDA" w14:textId="77777777" w:rsidR="00BB1343" w:rsidRDefault="00BB1343" w:rsidP="00BB1343">
      <w:pPr>
        <w:pStyle w:val="CommentText"/>
      </w:pPr>
      <w:r>
        <w:rPr>
          <w:rStyle w:val="CommentReference"/>
        </w:rPr>
        <w:annotationRef/>
      </w:r>
      <w:r>
        <w:t>Do chi-squared on unique v shared bar chart</w:t>
      </w:r>
    </w:p>
  </w:comment>
  <w:comment w:id="165" w:author="Craig Maclean" w:date="2025-09-08T09:05:00Z" w:initials="CM">
    <w:p w14:paraId="7D2C57E0"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169" w:author="Kayla King" w:date="2025-09-14T13:43:00Z" w:initials="KK">
    <w:p w14:paraId="5CC95ECB" w14:textId="77777777" w:rsidR="00D92750" w:rsidRDefault="00D92750" w:rsidP="00D92750">
      <w:pPr>
        <w:pStyle w:val="CommentText"/>
      </w:pPr>
      <w:r>
        <w:rPr>
          <w:rStyle w:val="CommentReference"/>
        </w:rPr>
        <w:annotationRef/>
      </w:r>
      <w:r>
        <w:t>What would happen if you removed the one outlier in the fluctuating co of A on the left ? IS the pattern significant? You could run it withouth, and if significant, report that too.</w:t>
      </w:r>
    </w:p>
  </w:comment>
  <w:comment w:id="170" w:author="Samuel Greenrod" w:date="2025-09-10T15:45:00Z" w:initials="SG">
    <w:p w14:paraId="6E62E6F0" w14:textId="1FFFD80E" w:rsidR="00FF6C97" w:rsidRDefault="00FF6C97" w:rsidP="00FF6C97">
      <w:pPr>
        <w:pStyle w:val="CommentText"/>
      </w:pPr>
      <w:r>
        <w:rPr>
          <w:rStyle w:val="CommentReference"/>
        </w:rPr>
        <w:annotationRef/>
      </w:r>
      <w:r>
        <w:t>Only statistical comparisons marked are novel to this manuscript</w:t>
      </w:r>
    </w:p>
  </w:comment>
  <w:comment w:id="171" w:author="Samuel Greenrod" w:date="2025-09-10T15:51:00Z" w:initials="SG">
    <w:p w14:paraId="5BCA6C45" w14:textId="77777777" w:rsidR="00F47B99" w:rsidRDefault="00FF6C97" w:rsidP="00F47B99">
      <w:pPr>
        <w:pStyle w:val="CommentText"/>
      </w:pPr>
      <w:r>
        <w:rPr>
          <w:rStyle w:val="CommentReference"/>
        </w:rPr>
        <w:annotationRef/>
      </w:r>
      <w:r w:rsidR="00F47B99">
        <w:t>Panel A - fluctuating monoculture vs co-culture. Panel B - stat comparison between co-culture treatments. Add table (as supplementary) of putative adaptive SNPs</w:t>
      </w:r>
    </w:p>
  </w:comment>
  <w:comment w:id="172" w:author="Craig Maclean" w:date="2025-09-08T09:05:00Z" w:initials="CM">
    <w:p w14:paraId="1BA04D87"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173" w:author="Craig Maclean" w:date="2025-09-08T10:08:00Z" w:initials="CM">
    <w:p w14:paraId="54E4B18B" w14:textId="7EDEDB41" w:rsidR="00FE5440" w:rsidRDefault="00FE5440" w:rsidP="00FE5440">
      <w:r>
        <w:rPr>
          <w:rStyle w:val="CommentReference"/>
        </w:rPr>
        <w:annotationRef/>
      </w:r>
      <w:r>
        <w:rPr>
          <w:sz w:val="20"/>
          <w:szCs w:val="20"/>
        </w:rPr>
        <w:t>what do you mean by fitness phenotype? Intermediate thermal phenotype?</w:t>
      </w:r>
    </w:p>
  </w:comment>
  <w:comment w:id="174" w:author="Kayla King" w:date="2025-09-14T13:48:00Z" w:initials="KK">
    <w:p w14:paraId="573815B3" w14:textId="77777777" w:rsidR="005823CB" w:rsidRDefault="005823CB" w:rsidP="005823CB">
      <w:pPr>
        <w:pStyle w:val="CommentText"/>
      </w:pPr>
      <w:r>
        <w:rPr>
          <w:rStyle w:val="CommentReference"/>
        </w:rPr>
        <w:annotationRef/>
      </w:r>
      <w:r>
        <w:t>Correct?</w:t>
      </w:r>
    </w:p>
  </w:comment>
  <w:comment w:id="175" w:author="Kayla King" w:date="2025-09-14T13:48:00Z" w:initials="KK">
    <w:p w14:paraId="4144E944" w14:textId="77777777" w:rsidR="005823CB" w:rsidRDefault="005823CB" w:rsidP="005823CB">
      <w:pPr>
        <w:pStyle w:val="CommentText"/>
      </w:pPr>
      <w:r>
        <w:rPr>
          <w:rStyle w:val="CommentReference"/>
        </w:rPr>
        <w:annotationRef/>
      </w:r>
      <w:r>
        <w:t>Adaptation is not combined with those per se. Watch your wording here. Think through more carefully.</w:t>
      </w:r>
    </w:p>
  </w:comment>
  <w:comment w:id="176" w:author="Kayla King" w:date="2025-09-14T13:50:00Z" w:initials="KK">
    <w:p w14:paraId="683A4E88" w14:textId="77777777" w:rsidR="005823CB" w:rsidRDefault="005823CB" w:rsidP="005823CB">
      <w:pPr>
        <w:pStyle w:val="CommentText"/>
      </w:pPr>
      <w:r>
        <w:rPr>
          <w:rStyle w:val="CommentReference"/>
        </w:rPr>
        <w:annotationRef/>
      </w:r>
      <w:r>
        <w:t>Can you use this term above a bit more? It is a good one and reminds the reader that you have two sources of selection in some treatments.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1B9175" w15:done="1"/>
  <w15:commentEx w15:paraId="5BF3577C" w15:done="1"/>
  <w15:commentEx w15:paraId="74D026D4" w15:done="1"/>
  <w15:commentEx w15:paraId="0E83E396" w15:done="1"/>
  <w15:commentEx w15:paraId="43C25F30" w15:done="0"/>
  <w15:commentEx w15:paraId="1A31F558" w15:done="1"/>
  <w15:commentEx w15:paraId="1E11FA62" w15:paraIdParent="1A31F558" w15:done="1"/>
  <w15:commentEx w15:paraId="2E277C0D" w15:done="1"/>
  <w15:commentEx w15:paraId="3007B408" w15:done="1"/>
  <w15:commentEx w15:paraId="44CB897E" w15:done="1"/>
  <w15:commentEx w15:paraId="6DDBC369" w15:done="0"/>
  <w15:commentEx w15:paraId="195757EF" w15:done="1"/>
  <w15:commentEx w15:paraId="7865A398" w15:paraIdParent="195757EF" w15:done="1"/>
  <w15:commentEx w15:paraId="7D9780AD" w15:paraIdParent="195757EF" w15:done="1"/>
  <w15:commentEx w15:paraId="0E4399F4" w15:done="1"/>
  <w15:commentEx w15:paraId="1EB507A8" w15:done="1"/>
  <w15:commentEx w15:paraId="5D0357D3" w15:done="1"/>
  <w15:commentEx w15:paraId="2E7BAF4E" w15:done="1"/>
  <w15:commentEx w15:paraId="4CC2945F" w15:done="1"/>
  <w15:commentEx w15:paraId="3205AFB2" w15:paraIdParent="4CC2945F" w15:done="1"/>
  <w15:commentEx w15:paraId="45BFB1E5" w15:done="1"/>
  <w15:commentEx w15:paraId="2023A633" w15:paraIdParent="45BFB1E5" w15:done="1"/>
  <w15:commentEx w15:paraId="3CB6FB97" w15:paraIdParent="45BFB1E5" w15:done="1"/>
  <w15:commentEx w15:paraId="01813EDA" w15:paraIdParent="45BFB1E5" w15:done="1"/>
  <w15:commentEx w15:paraId="7D2C57E0" w15:done="1"/>
  <w15:commentEx w15:paraId="5CC95ECB" w15:done="1"/>
  <w15:commentEx w15:paraId="6E62E6F0" w15:done="1"/>
  <w15:commentEx w15:paraId="5BCA6C45" w15:paraIdParent="6E62E6F0" w15:done="1"/>
  <w15:commentEx w15:paraId="1BA04D87" w15:done="1"/>
  <w15:commentEx w15:paraId="54E4B18B" w15:done="1"/>
  <w15:commentEx w15:paraId="573815B3" w15:done="1"/>
  <w15:commentEx w15:paraId="4144E944" w15:done="1"/>
  <w15:commentEx w15:paraId="683A4E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A30BD4" w16cex:dateUtc="2025-09-14T20:25:00Z"/>
  <w16cex:commentExtensible w16cex:durableId="611ADC13" w16cex:dateUtc="2025-09-14T20:27:00Z"/>
  <w16cex:commentExtensible w16cex:durableId="1E1DF74E" w16cex:dateUtc="2025-09-08T07:49:00Z"/>
  <w16cex:commentExtensible w16cex:durableId="7F0C9BC5" w16cex:dateUtc="2025-09-14T20:31:00Z"/>
  <w16cex:commentExtensible w16cex:durableId="18DB3D63" w16cex:dateUtc="2025-09-19T19:35:00Z"/>
  <w16cex:commentExtensible w16cex:durableId="20392E6C" w16cex:dateUtc="2025-09-14T20:40:00Z"/>
  <w16cex:commentExtensible w16cex:durableId="42C0C46F" w16cex:dateUtc="2025-09-14T20:40:00Z"/>
  <w16cex:commentExtensible w16cex:durableId="35DB53B7" w16cex:dateUtc="2025-09-08T08:05:00Z"/>
  <w16cex:commentExtensible w16cex:durableId="7BA2AD9D" w16cex:dateUtc="2025-09-14T20:51:00Z"/>
  <w16cex:commentExtensible w16cex:durableId="44C34B2D" w16cex:dateUtc="2025-09-08T08:14:00Z"/>
  <w16cex:commentExtensible w16cex:durableId="5DB7DF2C" w16cex:dateUtc="2025-09-12T16:05:00Z"/>
  <w16cex:commentExtensible w16cex:durableId="5AE17C4C" w16cex:dateUtc="2025-09-08T08:21:00Z"/>
  <w16cex:commentExtensible w16cex:durableId="04E81D85" w16cex:dateUtc="2025-09-10T22:16:00Z"/>
  <w16cex:commentExtensible w16cex:durableId="14F16F4E" w16cex:dateUtc="2025-09-10T22:21:00Z"/>
  <w16cex:commentExtensible w16cex:durableId="726DA8A3" w16cex:dateUtc="2025-09-08T08:05:00Z"/>
  <w16cex:commentExtensible w16cex:durableId="5826DE71" w16cex:dateUtc="2025-09-08T08:27:00Z"/>
  <w16cex:commentExtensible w16cex:durableId="0F7622F5" w16cex:dateUtc="2025-09-08T08:32:00Z"/>
  <w16cex:commentExtensible w16cex:durableId="40644F70" w16cex:dateUtc="2025-09-10T22:48:00Z"/>
  <w16cex:commentExtensible w16cex:durableId="2A42451A" w16cex:dateUtc="2025-09-08T08:39:00Z"/>
  <w16cex:commentExtensible w16cex:durableId="684D574F" w16cex:dateUtc="2025-09-10T22:49:00Z"/>
  <w16cex:commentExtensible w16cex:durableId="4C4065E0" w16cex:dateUtc="2025-09-12T16:13:00Z"/>
  <w16cex:commentExtensible w16cex:durableId="3BED1CD6" w16cex:dateUtc="2025-09-12T16:16:00Z"/>
  <w16cex:commentExtensible w16cex:durableId="74A17840" w16cex:dateUtc="2025-09-12T16:23:00Z"/>
  <w16cex:commentExtensible w16cex:durableId="51EC428A" w16cex:dateUtc="2025-09-12T16:24:00Z"/>
  <w16cex:commentExtensible w16cex:durableId="44C554FD" w16cex:dateUtc="2025-09-08T08:05:00Z"/>
  <w16cex:commentExtensible w16cex:durableId="06F00C32" w16cex:dateUtc="2025-09-14T20:43:00Z"/>
  <w16cex:commentExtensible w16cex:durableId="19827409" w16cex:dateUtc="2025-09-10T22:45:00Z"/>
  <w16cex:commentExtensible w16cex:durableId="762D948C" w16cex:dateUtc="2025-09-10T22:51:00Z"/>
  <w16cex:commentExtensible w16cex:durableId="479E310D" w16cex:dateUtc="2025-09-08T08:05:00Z"/>
  <w16cex:commentExtensible w16cex:durableId="34782A45" w16cex:dateUtc="2025-09-08T09:08:00Z"/>
  <w16cex:commentExtensible w16cex:durableId="1C160AD6" w16cex:dateUtc="2025-09-14T20:48:00Z"/>
  <w16cex:commentExtensible w16cex:durableId="3DCEC8D5" w16cex:dateUtc="2025-09-14T20:48:00Z"/>
  <w16cex:commentExtensible w16cex:durableId="77796DA7" w16cex:dateUtc="2025-09-14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1B9175" w16cid:durableId="4AA30BD4"/>
  <w16cid:commentId w16cid:paraId="5BF3577C" w16cid:durableId="611ADC13"/>
  <w16cid:commentId w16cid:paraId="74D026D4" w16cid:durableId="1E1DF74E"/>
  <w16cid:commentId w16cid:paraId="0E83E396" w16cid:durableId="7F0C9BC5"/>
  <w16cid:commentId w16cid:paraId="43C25F30" w16cid:durableId="18DB3D63"/>
  <w16cid:commentId w16cid:paraId="1A31F558" w16cid:durableId="20392E6C"/>
  <w16cid:commentId w16cid:paraId="1E11FA62" w16cid:durableId="42C0C46F"/>
  <w16cid:commentId w16cid:paraId="2E277C0D" w16cid:durableId="35DB53B7"/>
  <w16cid:commentId w16cid:paraId="3007B408" w16cid:durableId="7BA2AD9D"/>
  <w16cid:commentId w16cid:paraId="44CB897E" w16cid:durableId="44C34B2D"/>
  <w16cid:commentId w16cid:paraId="6DDBC369" w16cid:durableId="5DB7DF2C"/>
  <w16cid:commentId w16cid:paraId="195757EF" w16cid:durableId="5AE17C4C"/>
  <w16cid:commentId w16cid:paraId="7865A398" w16cid:durableId="04E81D85"/>
  <w16cid:commentId w16cid:paraId="7D9780AD" w16cid:durableId="14F16F4E"/>
  <w16cid:commentId w16cid:paraId="0E4399F4" w16cid:durableId="726DA8A3"/>
  <w16cid:commentId w16cid:paraId="1EB507A8" w16cid:durableId="5826DE71"/>
  <w16cid:commentId w16cid:paraId="5D0357D3" w16cid:durableId="0F7622F5"/>
  <w16cid:commentId w16cid:paraId="2E7BAF4E" w16cid:durableId="40644F70"/>
  <w16cid:commentId w16cid:paraId="4CC2945F" w16cid:durableId="2A42451A"/>
  <w16cid:commentId w16cid:paraId="3205AFB2" w16cid:durableId="684D574F"/>
  <w16cid:commentId w16cid:paraId="45BFB1E5" w16cid:durableId="4C4065E0"/>
  <w16cid:commentId w16cid:paraId="2023A633" w16cid:durableId="3BED1CD6"/>
  <w16cid:commentId w16cid:paraId="3CB6FB97" w16cid:durableId="74A17840"/>
  <w16cid:commentId w16cid:paraId="01813EDA" w16cid:durableId="51EC428A"/>
  <w16cid:commentId w16cid:paraId="7D2C57E0" w16cid:durableId="44C554FD"/>
  <w16cid:commentId w16cid:paraId="5CC95ECB" w16cid:durableId="06F00C32"/>
  <w16cid:commentId w16cid:paraId="6E62E6F0" w16cid:durableId="19827409"/>
  <w16cid:commentId w16cid:paraId="5BCA6C45" w16cid:durableId="762D948C"/>
  <w16cid:commentId w16cid:paraId="1BA04D87" w16cid:durableId="479E310D"/>
  <w16cid:commentId w16cid:paraId="54E4B18B" w16cid:durableId="34782A45"/>
  <w16cid:commentId w16cid:paraId="573815B3" w16cid:durableId="1C160AD6"/>
  <w16cid:commentId w16cid:paraId="4144E944" w16cid:durableId="3DCEC8D5"/>
  <w16cid:commentId w16cid:paraId="683A4E88" w16cid:durableId="77796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A6635" w14:textId="77777777" w:rsidR="007D4903" w:rsidRDefault="007D4903" w:rsidP="00034E63">
      <w:pPr>
        <w:spacing w:after="0" w:line="240" w:lineRule="auto"/>
      </w:pPr>
      <w:r>
        <w:separator/>
      </w:r>
    </w:p>
  </w:endnote>
  <w:endnote w:type="continuationSeparator" w:id="0">
    <w:p w14:paraId="207933E6" w14:textId="77777777" w:rsidR="007D4903" w:rsidRDefault="007D4903"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B356" w14:textId="77777777" w:rsidR="007D4903" w:rsidRDefault="007D4903" w:rsidP="00034E63">
      <w:pPr>
        <w:spacing w:after="0" w:line="240" w:lineRule="auto"/>
      </w:pPr>
      <w:r>
        <w:separator/>
      </w:r>
    </w:p>
  </w:footnote>
  <w:footnote w:type="continuationSeparator" w:id="0">
    <w:p w14:paraId="08A46240" w14:textId="77777777" w:rsidR="007D4903" w:rsidRDefault="007D4903"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yla King">
    <w15:presenceInfo w15:providerId="AD" w15:userId="S::zool1125@ox.ac.uk::bd5deaca-159f-4d9a-ace1-015d4753beba"/>
  </w15:person>
  <w15:person w15:author="Samuel Greenrod">
    <w15:presenceInfo w15:providerId="Windows Live" w15:userId="f4bf26eb60ababa0"/>
  </w15:person>
  <w15:person w15:author="Craig Maclean">
    <w15:presenceInfo w15:providerId="AD" w15:userId="S::zool0780@ox.ac.uk::f34957f1-43a2-4b2d-aaa8-8b74445a23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9EE"/>
    <w:rsid w:val="00005C5A"/>
    <w:rsid w:val="00010222"/>
    <w:rsid w:val="00014CD6"/>
    <w:rsid w:val="00020DB8"/>
    <w:rsid w:val="000259FD"/>
    <w:rsid w:val="000303E6"/>
    <w:rsid w:val="00033C5F"/>
    <w:rsid w:val="00034E63"/>
    <w:rsid w:val="00044539"/>
    <w:rsid w:val="00053974"/>
    <w:rsid w:val="00057F49"/>
    <w:rsid w:val="00066540"/>
    <w:rsid w:val="00075842"/>
    <w:rsid w:val="0009336C"/>
    <w:rsid w:val="00093FA2"/>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5290F"/>
    <w:rsid w:val="002536E6"/>
    <w:rsid w:val="00255337"/>
    <w:rsid w:val="002561E1"/>
    <w:rsid w:val="002565F8"/>
    <w:rsid w:val="002569D0"/>
    <w:rsid w:val="00270F83"/>
    <w:rsid w:val="00272DB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669D"/>
    <w:rsid w:val="002D773A"/>
    <w:rsid w:val="002E11B9"/>
    <w:rsid w:val="002E46D7"/>
    <w:rsid w:val="002F2C98"/>
    <w:rsid w:val="00300FB9"/>
    <w:rsid w:val="003018D1"/>
    <w:rsid w:val="00325B0C"/>
    <w:rsid w:val="00330015"/>
    <w:rsid w:val="003379BE"/>
    <w:rsid w:val="00337AF5"/>
    <w:rsid w:val="00361909"/>
    <w:rsid w:val="003657C3"/>
    <w:rsid w:val="003800EF"/>
    <w:rsid w:val="0038605F"/>
    <w:rsid w:val="00397F03"/>
    <w:rsid w:val="003A2BFD"/>
    <w:rsid w:val="003A7A53"/>
    <w:rsid w:val="003B12BB"/>
    <w:rsid w:val="003B1C22"/>
    <w:rsid w:val="003B1D61"/>
    <w:rsid w:val="003B65A4"/>
    <w:rsid w:val="003C03C2"/>
    <w:rsid w:val="003D2971"/>
    <w:rsid w:val="003D6FEA"/>
    <w:rsid w:val="003E0B8A"/>
    <w:rsid w:val="003E3456"/>
    <w:rsid w:val="003E3F07"/>
    <w:rsid w:val="003E468C"/>
    <w:rsid w:val="003F1BE1"/>
    <w:rsid w:val="003F454A"/>
    <w:rsid w:val="003F6AF5"/>
    <w:rsid w:val="003F6D0D"/>
    <w:rsid w:val="00400BB4"/>
    <w:rsid w:val="0041000C"/>
    <w:rsid w:val="00420A26"/>
    <w:rsid w:val="00425931"/>
    <w:rsid w:val="00433C4E"/>
    <w:rsid w:val="00440B32"/>
    <w:rsid w:val="00441F88"/>
    <w:rsid w:val="004435B2"/>
    <w:rsid w:val="0044474A"/>
    <w:rsid w:val="004504FA"/>
    <w:rsid w:val="00474F4F"/>
    <w:rsid w:val="00476A54"/>
    <w:rsid w:val="00481C5B"/>
    <w:rsid w:val="00490C68"/>
    <w:rsid w:val="004958A4"/>
    <w:rsid w:val="004A3854"/>
    <w:rsid w:val="004A626F"/>
    <w:rsid w:val="004B55A0"/>
    <w:rsid w:val="004D1291"/>
    <w:rsid w:val="004D77F2"/>
    <w:rsid w:val="004E6882"/>
    <w:rsid w:val="004F26A0"/>
    <w:rsid w:val="005000C1"/>
    <w:rsid w:val="00502E64"/>
    <w:rsid w:val="0051210B"/>
    <w:rsid w:val="00517F13"/>
    <w:rsid w:val="005259B8"/>
    <w:rsid w:val="005266DA"/>
    <w:rsid w:val="00531ACC"/>
    <w:rsid w:val="00544562"/>
    <w:rsid w:val="00547F57"/>
    <w:rsid w:val="00570068"/>
    <w:rsid w:val="00576393"/>
    <w:rsid w:val="005769DE"/>
    <w:rsid w:val="005823CB"/>
    <w:rsid w:val="00594365"/>
    <w:rsid w:val="005A36E6"/>
    <w:rsid w:val="005A5AEB"/>
    <w:rsid w:val="005A73B6"/>
    <w:rsid w:val="005B18CE"/>
    <w:rsid w:val="005B1C68"/>
    <w:rsid w:val="005B5068"/>
    <w:rsid w:val="005B677E"/>
    <w:rsid w:val="005D1C2C"/>
    <w:rsid w:val="005D782B"/>
    <w:rsid w:val="005E5A28"/>
    <w:rsid w:val="005E6365"/>
    <w:rsid w:val="00600907"/>
    <w:rsid w:val="0060503B"/>
    <w:rsid w:val="006123D2"/>
    <w:rsid w:val="006167AD"/>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D1010"/>
    <w:rsid w:val="007D1988"/>
    <w:rsid w:val="007D4903"/>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733D"/>
    <w:rsid w:val="008A363D"/>
    <w:rsid w:val="008A38DD"/>
    <w:rsid w:val="008A4FC9"/>
    <w:rsid w:val="008A6241"/>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61352"/>
    <w:rsid w:val="00970ABF"/>
    <w:rsid w:val="009710D1"/>
    <w:rsid w:val="00980930"/>
    <w:rsid w:val="00984787"/>
    <w:rsid w:val="0099212E"/>
    <w:rsid w:val="00995950"/>
    <w:rsid w:val="009969DF"/>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3F64"/>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6030"/>
    <w:rsid w:val="00B77C75"/>
    <w:rsid w:val="00B86957"/>
    <w:rsid w:val="00B915F7"/>
    <w:rsid w:val="00B91FE0"/>
    <w:rsid w:val="00BA2A4A"/>
    <w:rsid w:val="00BA76CB"/>
    <w:rsid w:val="00BB070C"/>
    <w:rsid w:val="00BB1343"/>
    <w:rsid w:val="00BB45FC"/>
    <w:rsid w:val="00BC2890"/>
    <w:rsid w:val="00BC6355"/>
    <w:rsid w:val="00BD0AC3"/>
    <w:rsid w:val="00BE00F4"/>
    <w:rsid w:val="00BE7EAB"/>
    <w:rsid w:val="00BF29E6"/>
    <w:rsid w:val="00C11700"/>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D1438"/>
    <w:rsid w:val="00CD4A82"/>
    <w:rsid w:val="00CE2532"/>
    <w:rsid w:val="00CE5B02"/>
    <w:rsid w:val="00CE5B13"/>
    <w:rsid w:val="00D11C25"/>
    <w:rsid w:val="00D22D32"/>
    <w:rsid w:val="00D30C11"/>
    <w:rsid w:val="00D3256E"/>
    <w:rsid w:val="00D36751"/>
    <w:rsid w:val="00D439B7"/>
    <w:rsid w:val="00D43A85"/>
    <w:rsid w:val="00D452E3"/>
    <w:rsid w:val="00D56147"/>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456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31D"/>
    <w:rsid w:val="00EC4F87"/>
    <w:rsid w:val="00EC54EC"/>
    <w:rsid w:val="00EE18CE"/>
    <w:rsid w:val="00EF77C5"/>
    <w:rsid w:val="00F06954"/>
    <w:rsid w:val="00F06A68"/>
    <w:rsid w:val="00F07F61"/>
    <w:rsid w:val="00F1614A"/>
    <w:rsid w:val="00F25939"/>
    <w:rsid w:val="00F32BD7"/>
    <w:rsid w:val="00F42F85"/>
    <w:rsid w:val="00F47B99"/>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C3152"/>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FelixKrueger/TrimGalore"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hyperlink" Target="https://github.com/nanoporetech/medaka"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5281/zenodo.15706447"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tseemann/shovill" TargetMode="External"/><Relationship Id="rId23" Type="http://schemas.openxmlformats.org/officeDocument/2006/relationships/image" Target="media/image6.png"/><Relationship Id="rId10" Type="http://schemas.microsoft.com/office/2011/relationships/commentsExtended" Target="commentsExtended.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sourceforge.net/projects/bbmap/"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19</Pages>
  <Words>28607</Words>
  <Characters>163061</Characters>
  <Application>Microsoft Office Word</Application>
  <DocSecurity>0</DocSecurity>
  <Lines>1358</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11</cp:revision>
  <dcterms:created xsi:type="dcterms:W3CDTF">2025-09-15T00:13:00Z</dcterms:created>
  <dcterms:modified xsi:type="dcterms:W3CDTF">2025-09-19T20:42:00Z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id="dFG2Mrc5"/&gt;&lt;style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