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bookmarkStart w:id="0" w:name="_Hlk208580857"/>
      <w:bookmarkEnd w:id="0"/>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5ABE2E13"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00647ECA">
        <w:rPr>
          <w:b/>
          <w:bCs/>
          <w:sz w:val="24"/>
          <w:szCs w:val="24"/>
          <w:vertAlign w:val="superscript"/>
        </w:rPr>
        <w:t>,2</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w:t>
      </w:r>
      <w:r w:rsidR="00647ECA">
        <w:rPr>
          <w:b/>
          <w:bCs/>
          <w:sz w:val="24"/>
          <w:szCs w:val="24"/>
          <w:vertAlign w:val="superscript"/>
        </w:rPr>
        <w:t>3</w:t>
      </w:r>
      <w:r>
        <w:rPr>
          <w:b/>
          <w:bCs/>
          <w:sz w:val="24"/>
          <w:szCs w:val="24"/>
          <w:vertAlign w:val="superscript"/>
        </w:rPr>
        <w:t>,</w:t>
      </w:r>
      <w:proofErr w:type="gramStart"/>
      <w:r w:rsidR="00647ECA">
        <w:rPr>
          <w:b/>
          <w:bCs/>
          <w:sz w:val="24"/>
          <w:szCs w:val="24"/>
          <w:vertAlign w:val="superscript"/>
        </w:rPr>
        <w:t>4</w:t>
      </w:r>
      <w:r>
        <w:rPr>
          <w:b/>
          <w:bCs/>
          <w:sz w:val="24"/>
          <w:szCs w:val="24"/>
          <w:vertAlign w:val="superscript"/>
        </w:rPr>
        <w:t>,#</w:t>
      </w:r>
      <w:proofErr w:type="gramEnd"/>
    </w:p>
    <w:p w14:paraId="3E942F39" w14:textId="77777777" w:rsidR="005B1C68"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4AB9ECFA" w14:textId="6200D08F" w:rsidR="00647ECA" w:rsidRPr="00647ECA" w:rsidRDefault="00647ECA" w:rsidP="005B1C68">
      <w:pPr>
        <w:widowControl w:val="0"/>
        <w:tabs>
          <w:tab w:val="left" w:pos="793"/>
        </w:tabs>
        <w:autoSpaceDE w:val="0"/>
        <w:autoSpaceDN w:val="0"/>
        <w:spacing w:before="138" w:after="0" w:line="240" w:lineRule="auto"/>
      </w:pPr>
      <w:r>
        <w:rPr>
          <w:vertAlign w:val="superscript"/>
        </w:rPr>
        <w:t xml:space="preserve">2 </w:t>
      </w:r>
      <w:r>
        <w:t>All Souls College, High Street, Oxford OX1 4AL, UK</w:t>
      </w:r>
    </w:p>
    <w:p w14:paraId="55E4706D" w14:textId="4CFA7DA5" w:rsidR="005B1C68" w:rsidRDefault="00647ECA" w:rsidP="005B1C68">
      <w:pPr>
        <w:widowControl w:val="0"/>
        <w:tabs>
          <w:tab w:val="left" w:pos="793"/>
        </w:tabs>
        <w:autoSpaceDE w:val="0"/>
        <w:autoSpaceDN w:val="0"/>
        <w:spacing w:before="126" w:after="0" w:line="240" w:lineRule="auto"/>
      </w:pPr>
      <w:r>
        <w:rPr>
          <w:position w:val="7"/>
          <w:vertAlign w:val="superscript"/>
        </w:rPr>
        <w:t>3</w:t>
      </w:r>
      <w:r w:rsidR="005B1C68">
        <w:rPr>
          <w:position w:val="7"/>
        </w:rPr>
        <w:t xml:space="preserve"> </w:t>
      </w:r>
      <w:r w:rsidR="005B1C68" w:rsidRPr="00933D71">
        <w:t>Department</w:t>
      </w:r>
      <w:r w:rsidR="005B1C68" w:rsidRPr="00933D71">
        <w:rPr>
          <w:spacing w:val="-1"/>
        </w:rPr>
        <w:t xml:space="preserve"> </w:t>
      </w:r>
      <w:r w:rsidR="005B1C68" w:rsidRPr="00933D71">
        <w:t xml:space="preserve">of </w:t>
      </w:r>
      <w:r w:rsidR="005B1C68">
        <w:t>Zoology, University of British Columbia, Vancouver, Canada</w:t>
      </w:r>
    </w:p>
    <w:p w14:paraId="37B9F3D1" w14:textId="40B30E9D" w:rsidR="005B1C68" w:rsidRPr="00BD1E52" w:rsidRDefault="00647ECA" w:rsidP="005B1C68">
      <w:pPr>
        <w:widowControl w:val="0"/>
        <w:tabs>
          <w:tab w:val="left" w:pos="793"/>
        </w:tabs>
        <w:autoSpaceDE w:val="0"/>
        <w:autoSpaceDN w:val="0"/>
        <w:spacing w:before="126" w:after="0" w:line="240" w:lineRule="auto"/>
      </w:pPr>
      <w:r>
        <w:rPr>
          <w:vertAlign w:val="superscript"/>
        </w:rPr>
        <w:t>4</w:t>
      </w:r>
      <w:r w:rsidR="005B1C68">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7"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8"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25232384" w:rsidR="005B1C68" w:rsidRDefault="006123D2" w:rsidP="00232F27">
      <w:pPr>
        <w:jc w:val="both"/>
        <w:rPr>
          <w:sz w:val="24"/>
          <w:szCs w:val="24"/>
        </w:rPr>
      </w:pPr>
      <w:r>
        <w:rPr>
          <w:sz w:val="24"/>
          <w:szCs w:val="24"/>
        </w:rPr>
        <w:t>Temporal t</w:t>
      </w:r>
      <w:r w:rsidR="00E32992">
        <w:rPr>
          <w:sz w:val="24"/>
          <w:szCs w:val="24"/>
        </w:rPr>
        <w:t xml:space="preserve">hermal heterogeneity </w:t>
      </w:r>
      <w:r>
        <w:rPr>
          <w:sz w:val="24"/>
          <w:szCs w:val="24"/>
        </w:rPr>
        <w:t xml:space="preserve">is expected to </w:t>
      </w:r>
      <w:commentRangeStart w:id="1"/>
      <w:del w:id="2" w:author="Kayla King" w:date="2025-09-22T15:32:00Z" w16du:dateUtc="2025-09-22T22:32:00Z">
        <w:r w:rsidR="00232F27" w:rsidRPr="00232F27" w:rsidDel="00BE61A7">
          <w:rPr>
            <w:sz w:val="24"/>
            <w:szCs w:val="24"/>
          </w:rPr>
          <w:delText xml:space="preserve">shape evolutionary trajectories by </w:delText>
        </w:r>
        <w:r w:rsidR="00E32992" w:rsidDel="00BE61A7">
          <w:rPr>
            <w:sz w:val="24"/>
            <w:szCs w:val="24"/>
          </w:rPr>
          <w:delText>selecting for</w:delText>
        </w:r>
      </w:del>
      <w:ins w:id="3" w:author="Kayla King" w:date="2025-09-22T15:32:00Z" w16du:dateUtc="2025-09-22T22:32:00Z">
        <w:r w:rsidR="00BE61A7">
          <w:rPr>
            <w:sz w:val="24"/>
            <w:szCs w:val="24"/>
          </w:rPr>
          <w:t>favour</w:t>
        </w:r>
      </w:ins>
      <w:r w:rsidR="00E32992">
        <w:rPr>
          <w:sz w:val="24"/>
          <w:szCs w:val="24"/>
        </w:rPr>
        <w:t xml:space="preserve"> </w:t>
      </w:r>
      <w:r w:rsidR="004958A4">
        <w:rPr>
          <w:sz w:val="24"/>
          <w:szCs w:val="24"/>
        </w:rPr>
        <w:t xml:space="preserve">intermediate </w:t>
      </w:r>
      <w:r w:rsidR="00E32992">
        <w:rPr>
          <w:sz w:val="24"/>
          <w:szCs w:val="24"/>
        </w:rPr>
        <w:t>phenotypes</w:t>
      </w:r>
      <w:commentRangeEnd w:id="1"/>
      <w:r w:rsidR="00BE61A7">
        <w:rPr>
          <w:rStyle w:val="CommentReference"/>
        </w:rPr>
        <w:commentReference w:id="1"/>
      </w:r>
      <w:r w:rsidR="00E32992">
        <w:rPr>
          <w:sz w:val="24"/>
          <w:szCs w:val="24"/>
        </w:rPr>
        <w:t xml:space="preserve">. </w:t>
      </w:r>
      <w:r w:rsidR="002057E9">
        <w:rPr>
          <w:sz w:val="24"/>
          <w:szCs w:val="24"/>
        </w:rPr>
        <w:t>Yet</w:t>
      </w:r>
      <w:r w:rsidR="00E32992">
        <w:rPr>
          <w:sz w:val="24"/>
          <w:szCs w:val="24"/>
        </w:rPr>
        <w:t xml:space="preserve">, thermal </w:t>
      </w:r>
      <w:r w:rsidR="00F979B5">
        <w:rPr>
          <w:sz w:val="24"/>
          <w:szCs w:val="24"/>
        </w:rPr>
        <w:t>variation</w:t>
      </w:r>
      <w:r w:rsidR="00E32992">
        <w:rPr>
          <w:sz w:val="24"/>
          <w:szCs w:val="24"/>
        </w:rPr>
        <w:t xml:space="preserve"> </w:t>
      </w:r>
      <w:r w:rsidR="002057E9">
        <w:rPr>
          <w:sz w:val="24"/>
          <w:szCs w:val="24"/>
        </w:rPr>
        <w:t>typically</w:t>
      </w:r>
      <w:r w:rsidR="00E32992">
        <w:rPr>
          <w:sz w:val="24"/>
          <w:szCs w:val="24"/>
        </w:rPr>
        <w:t xml:space="preserve"> occurs in the presence of </w:t>
      </w:r>
      <w:r w:rsidR="00F979B5">
        <w:rPr>
          <w:sz w:val="24"/>
          <w:szCs w:val="24"/>
        </w:rPr>
        <w:t>additional</w:t>
      </w:r>
      <w:r w:rsidR="00E32992">
        <w:rPr>
          <w:sz w:val="24"/>
          <w:szCs w:val="24"/>
        </w:rPr>
        <w:t xml:space="preserve"> selection pressures which</w:t>
      </w:r>
      <w:r w:rsidR="00647ECA">
        <w:rPr>
          <w:sz w:val="24"/>
          <w:szCs w:val="24"/>
        </w:rPr>
        <w:t xml:space="preserve"> may</w:t>
      </w:r>
      <w:r w:rsidR="00E32992">
        <w:rPr>
          <w:sz w:val="24"/>
          <w:szCs w:val="24"/>
        </w:rPr>
        <w:t xml:space="preserve"> interact to constrain</w:t>
      </w:r>
      <w:r w:rsidR="00647ECA">
        <w:rPr>
          <w:sz w:val="24"/>
          <w:szCs w:val="24"/>
        </w:rPr>
        <w:t xml:space="preserve"> adaptation</w:t>
      </w:r>
      <w:r w:rsidR="006B28B3">
        <w:rPr>
          <w:sz w:val="24"/>
          <w:szCs w:val="24"/>
        </w:rPr>
        <w:t xml:space="preserve"> to temperature</w:t>
      </w:r>
      <w:r w:rsidR="00E32992">
        <w:rPr>
          <w:sz w:val="24"/>
          <w:szCs w:val="24"/>
        </w:rPr>
        <w:t>.</w:t>
      </w:r>
      <w:del w:id="4" w:author="Kayla King" w:date="2025-09-22T15:33:00Z" w16du:dateUtc="2025-09-22T22:33:00Z">
        <w:r w:rsidR="00E32992" w:rsidDel="00BE61A7">
          <w:rPr>
            <w:sz w:val="24"/>
            <w:szCs w:val="24"/>
          </w:rPr>
          <w:delText xml:space="preserve"> </w:delText>
        </w:r>
        <w:r w:rsidR="00232F27" w:rsidRPr="00232F27" w:rsidDel="00BE61A7">
          <w:rPr>
            <w:sz w:val="24"/>
            <w:szCs w:val="24"/>
          </w:rPr>
          <w:delText>In this study, w</w:delText>
        </w:r>
      </w:del>
      <w:ins w:id="5" w:author="Kayla King" w:date="2025-09-22T15:33:00Z" w16du:dateUtc="2025-09-22T22:33:00Z">
        <w:r w:rsidR="00BE61A7">
          <w:rPr>
            <w:sz w:val="24"/>
            <w:szCs w:val="24"/>
          </w:rPr>
          <w:t xml:space="preserve"> W</w:t>
        </w:r>
      </w:ins>
      <w:r w:rsidR="00232F27" w:rsidRPr="00232F27">
        <w:rPr>
          <w:sz w:val="24"/>
          <w:szCs w:val="24"/>
        </w:rPr>
        <w:t xml:space="preserve">e propagated </w:t>
      </w:r>
      <w:r w:rsidR="006B28B3">
        <w:rPr>
          <w:sz w:val="24"/>
          <w:szCs w:val="24"/>
        </w:rPr>
        <w:t>competing</w:t>
      </w:r>
      <w:r w:rsidR="00232F27" w:rsidRPr="00232F27">
        <w:rPr>
          <w:sz w:val="24"/>
          <w:szCs w:val="24"/>
        </w:rPr>
        <w:t xml:space="preserve"> </w:t>
      </w:r>
      <w:r w:rsidR="00E32992">
        <w:rPr>
          <w:sz w:val="24"/>
          <w:szCs w:val="24"/>
        </w:rPr>
        <w:t>lytic viral parasites (</w:t>
      </w:r>
      <w:proofErr w:type="spellStart"/>
      <w:r w:rsidR="00E32992">
        <w:rPr>
          <w:sz w:val="24"/>
          <w:szCs w:val="24"/>
        </w:rPr>
        <w:t>phages</w:t>
      </w:r>
      <w:proofErr w:type="spellEnd"/>
      <w:r w:rsidR="00E32992">
        <w:rPr>
          <w:sz w:val="24"/>
          <w:szCs w:val="24"/>
        </w:rPr>
        <w:t xml:space="preserve">) </w:t>
      </w:r>
      <w:r w:rsidR="00EC4F87">
        <w:rPr>
          <w:sz w:val="24"/>
          <w:szCs w:val="24"/>
        </w:rPr>
        <w:t>under fluctuating temperatures (37-42</w:t>
      </w:r>
      <w:r w:rsidR="001C030C">
        <w:rPr>
          <w:rFonts w:cstheme="minorHAnsi"/>
          <w:sz w:val="24"/>
          <w:szCs w:val="24"/>
        </w:rPr>
        <w:t>°</w:t>
      </w:r>
      <w:r w:rsidR="00EC4F87">
        <w:rPr>
          <w:sz w:val="24"/>
          <w:szCs w:val="24"/>
        </w:rPr>
        <w:t>C)</w:t>
      </w:r>
      <w:del w:id="6" w:author="Kayla King" w:date="2025-09-22T15:33:00Z" w16du:dateUtc="2025-09-22T22:33:00Z">
        <w:r w:rsidR="006B28B3" w:rsidDel="00BE61A7">
          <w:rPr>
            <w:sz w:val="24"/>
            <w:szCs w:val="24"/>
          </w:rPr>
          <w:delText>,</w:delText>
        </w:r>
      </w:del>
      <w:r w:rsidR="00EC4F87">
        <w:rPr>
          <w:sz w:val="24"/>
          <w:szCs w:val="24"/>
        </w:rPr>
        <w:t xml:space="preserve"> </w:t>
      </w:r>
      <w:r w:rsidR="00961352">
        <w:rPr>
          <w:sz w:val="24"/>
          <w:szCs w:val="24"/>
        </w:rPr>
        <w:t>in monoculture and in co-culture</w:t>
      </w:r>
      <w:r w:rsidR="00EC4F87">
        <w:rPr>
          <w:sz w:val="24"/>
          <w:szCs w:val="24"/>
        </w:rPr>
        <w:t>.</w:t>
      </w:r>
      <w:r w:rsidR="004958A4">
        <w:rPr>
          <w:sz w:val="24"/>
          <w:szCs w:val="24"/>
        </w:rPr>
        <w:t xml:space="preserve"> </w:t>
      </w:r>
      <w:r w:rsidR="006B28B3">
        <w:rPr>
          <w:sz w:val="24"/>
          <w:szCs w:val="24"/>
        </w:rPr>
        <w:t>Without</w:t>
      </w:r>
      <w:r w:rsidR="00647ECA">
        <w:rPr>
          <w:sz w:val="24"/>
          <w:szCs w:val="24"/>
        </w:rPr>
        <w:t xml:space="preserve"> competition,</w:t>
      </w:r>
      <w:r w:rsidR="00D452E3">
        <w:rPr>
          <w:sz w:val="24"/>
          <w:szCs w:val="24"/>
        </w:rPr>
        <w:t xml:space="preserve"> </w:t>
      </w:r>
      <w:r w:rsidR="00CC2E3A">
        <w:rPr>
          <w:sz w:val="24"/>
          <w:szCs w:val="24"/>
        </w:rPr>
        <w:t xml:space="preserve">fluctuating </w:t>
      </w:r>
      <w:r w:rsidR="00EC4F87">
        <w:rPr>
          <w:sz w:val="24"/>
          <w:szCs w:val="24"/>
        </w:rPr>
        <w:t>temperatures</w:t>
      </w:r>
      <w:r w:rsidR="00232F27" w:rsidRPr="00232F27">
        <w:rPr>
          <w:sz w:val="24"/>
          <w:szCs w:val="24"/>
        </w:rPr>
        <w:t xml:space="preserve"> </w:t>
      </w:r>
      <w:r w:rsidR="006B28B3">
        <w:rPr>
          <w:sz w:val="24"/>
          <w:szCs w:val="24"/>
        </w:rPr>
        <w:t>favoured</w:t>
      </w:r>
      <w:r w:rsidR="00232F27" w:rsidRPr="00232F27">
        <w:rPr>
          <w:sz w:val="24"/>
          <w:szCs w:val="24"/>
        </w:rPr>
        <w:t xml:space="preserve"> </w:t>
      </w:r>
      <w:r w:rsidR="004958A4">
        <w:rPr>
          <w:sz w:val="24"/>
          <w:szCs w:val="24"/>
        </w:rPr>
        <w:t>intermediate</w:t>
      </w:r>
      <w:r w:rsidR="00647ECA">
        <w:rPr>
          <w:sz w:val="24"/>
          <w:szCs w:val="24"/>
        </w:rPr>
        <w:t xml:space="preserve"> thermal </w:t>
      </w:r>
      <w:r w:rsidR="00232F27" w:rsidRPr="00232F27">
        <w:rPr>
          <w:sz w:val="24"/>
          <w:szCs w:val="24"/>
        </w:rPr>
        <w:t>phenotypes</w:t>
      </w:r>
      <w:r w:rsidR="004958A4">
        <w:rPr>
          <w:sz w:val="24"/>
          <w:szCs w:val="24"/>
        </w:rPr>
        <w:t xml:space="preserve"> and result</w:t>
      </w:r>
      <w:r w:rsidR="006B28B3">
        <w:rPr>
          <w:sz w:val="24"/>
          <w:szCs w:val="24"/>
        </w:rPr>
        <w:t>ed</w:t>
      </w:r>
      <w:r w:rsidR="004958A4">
        <w:rPr>
          <w:sz w:val="24"/>
          <w:szCs w:val="24"/>
        </w:rPr>
        <w:t xml:space="preserve"> in more variable evolutionary outcomes </w:t>
      </w:r>
      <w:r w:rsidR="00D452E3">
        <w:rPr>
          <w:sz w:val="24"/>
          <w:szCs w:val="24"/>
        </w:rPr>
        <w:t>compared</w:t>
      </w:r>
      <w:r w:rsidR="004958A4">
        <w:rPr>
          <w:sz w:val="24"/>
          <w:szCs w:val="24"/>
        </w:rPr>
        <w:t xml:space="preserve"> to static conditions</w:t>
      </w:r>
      <w:r w:rsidR="00EC4F87">
        <w:rPr>
          <w:sz w:val="24"/>
          <w:szCs w:val="24"/>
        </w:rPr>
        <w:t>. However, co</w:t>
      </w:r>
      <w:r w:rsidR="005823CB">
        <w:rPr>
          <w:sz w:val="24"/>
          <w:szCs w:val="24"/>
        </w:rPr>
        <w:t>-</w:t>
      </w:r>
      <w:r w:rsidR="00EC4F87">
        <w:rPr>
          <w:sz w:val="24"/>
          <w:szCs w:val="24"/>
        </w:rPr>
        <w:t>selection</w:t>
      </w:r>
      <w:r w:rsidR="006B28B3">
        <w:rPr>
          <w:sz w:val="24"/>
          <w:szCs w:val="24"/>
        </w:rPr>
        <w:t xml:space="preserve"> from</w:t>
      </w:r>
      <w:r w:rsidR="004958A4">
        <w:rPr>
          <w:sz w:val="24"/>
          <w:szCs w:val="24"/>
        </w:rPr>
        <w:t xml:space="preserve"> </w:t>
      </w:r>
      <w:r w:rsidR="00EC4F87">
        <w:rPr>
          <w:sz w:val="24"/>
          <w:szCs w:val="24"/>
        </w:rPr>
        <w:t>fluctuating temperatures and competition led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w:t>
      </w:r>
      <w:r w:rsidR="004958A4">
        <w:rPr>
          <w:sz w:val="24"/>
          <w:szCs w:val="24"/>
        </w:rPr>
        <w:t>,</w:t>
      </w:r>
      <w:r w:rsidR="00232F27" w:rsidRPr="00232F27">
        <w:rPr>
          <w:sz w:val="24"/>
          <w:szCs w:val="24"/>
        </w:rPr>
        <w:t xml:space="preserve"> and </w:t>
      </w:r>
      <w:r w:rsidR="00D704B6">
        <w:rPr>
          <w:sz w:val="24"/>
          <w:szCs w:val="24"/>
        </w:rPr>
        <w:t>fewer</w:t>
      </w:r>
      <w:r w:rsidR="00232F27" w:rsidRPr="00232F27">
        <w:rPr>
          <w:sz w:val="24"/>
          <w:szCs w:val="24"/>
        </w:rPr>
        <w:t xml:space="preserve"> putative adaptive mutations.</w:t>
      </w:r>
      <w:r w:rsidR="00E32992">
        <w:rPr>
          <w:sz w:val="24"/>
          <w:szCs w:val="24"/>
        </w:rPr>
        <w:t xml:space="preserve">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reduced adaptive capacity </w:t>
      </w:r>
      <w:r w:rsidR="006B28B3">
        <w:rPr>
          <w:sz w:val="24"/>
          <w:szCs w:val="24"/>
        </w:rPr>
        <w:t>in interacting communities amidst</w:t>
      </w:r>
      <w:r w:rsidR="00232F27" w:rsidRPr="00232F27">
        <w:rPr>
          <w:sz w:val="24"/>
          <w:szCs w:val="24"/>
        </w:rPr>
        <w:t xml:space="preserve">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3AEEA22E" w14:textId="26D54CB2"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diurnal (24</w:t>
      </w:r>
      <w:r w:rsidR="00D56147">
        <w:rPr>
          <w:sz w:val="24"/>
          <w:szCs w:val="24"/>
        </w:rPr>
        <w:t>-</w:t>
      </w:r>
      <w:r w:rsidR="00DA502E">
        <w:rPr>
          <w:sz w:val="24"/>
          <w:szCs w:val="24"/>
        </w:rPr>
        <w:t xml:space="preserve">hour) cycles. </w:t>
      </w:r>
      <w:r w:rsidR="0071204D">
        <w:rPr>
          <w:sz w:val="24"/>
          <w:szCs w:val="24"/>
        </w:rPr>
        <w:t xml:space="preserve">Very slow or rapid thermal </w:t>
      </w:r>
      <w:r w:rsidR="00A5436B">
        <w:rPr>
          <w:sz w:val="24"/>
          <w:szCs w:val="24"/>
        </w:rPr>
        <w:t xml:space="preserve">fluctuations </w:t>
      </w:r>
      <w:r w:rsidR="00102EE8">
        <w:rPr>
          <w:sz w:val="24"/>
          <w:szCs w:val="24"/>
        </w:rPr>
        <w:t xml:space="preserve">typically </w:t>
      </w:r>
      <w:r w:rsidR="00DA502E">
        <w:rPr>
          <w:sz w:val="24"/>
          <w:szCs w:val="24"/>
        </w:rPr>
        <w:t xml:space="preserve">lead </w:t>
      </w:r>
      <w:r w:rsidR="00E522FB">
        <w:rPr>
          <w:sz w:val="24"/>
          <w:szCs w:val="24"/>
        </w:rPr>
        <w:t xml:space="preserve">to </w:t>
      </w:r>
      <w:r w:rsidR="00DA502E">
        <w:rPr>
          <w:sz w:val="24"/>
          <w:szCs w:val="24"/>
        </w:rPr>
        <w:t>similar</w:t>
      </w:r>
      <w:r w:rsidR="00E522FB">
        <w:rPr>
          <w:sz w:val="24"/>
          <w:szCs w:val="24"/>
        </w:rPr>
        <w:t xml:space="preserve"> </w:t>
      </w:r>
      <w:r w:rsidR="00A5436B">
        <w:rPr>
          <w:sz w:val="24"/>
          <w:szCs w:val="24"/>
        </w:rPr>
        <w:t>adaptation</w:t>
      </w:r>
      <w:r w:rsidR="00DA502E">
        <w:rPr>
          <w:sz w:val="24"/>
          <w:szCs w:val="24"/>
        </w:rPr>
        <w:t xml:space="preserve"> to static environments</w:t>
      </w:r>
      <w:r w:rsidR="0071204D">
        <w:rPr>
          <w:sz w:val="24"/>
          <w:szCs w:val="24"/>
        </w:rPr>
        <w:t xml:space="preserve"> </w:t>
      </w:r>
      <w:r w:rsidR="00A5436B">
        <w:rPr>
          <w:sz w:val="24"/>
          <w:szCs w:val="24"/>
        </w:rPr>
        <w:t>through</w:t>
      </w:r>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w:t>
      </w:r>
      <w:r w:rsidR="006123D2">
        <w:rPr>
          <w:sz w:val="24"/>
          <w:szCs w:val="24"/>
        </w:rPr>
        <w:t>M</w:t>
      </w:r>
      <w:r w:rsidR="00DA502E">
        <w:rPr>
          <w:sz w:val="24"/>
          <w:szCs w:val="24"/>
        </w:rPr>
        <w:t>oderate</w:t>
      </w:r>
      <w:r w:rsidR="0071204D">
        <w:rPr>
          <w:sz w:val="24"/>
          <w:szCs w:val="24"/>
        </w:rPr>
        <w:t xml:space="preserve"> </w:t>
      </w:r>
      <w:r w:rsidR="00D452E3">
        <w:rPr>
          <w:sz w:val="24"/>
          <w:szCs w:val="24"/>
        </w:rPr>
        <w:t xml:space="preserve">fluctuations </w:t>
      </w:r>
      <w:r w:rsidR="00DA502E">
        <w:rPr>
          <w:sz w:val="24"/>
          <w:szCs w:val="24"/>
        </w:rPr>
        <w:t xml:space="preserve">select for </w:t>
      </w:r>
      <w:r w:rsidR="00102EE8">
        <w:rPr>
          <w:sz w:val="24"/>
          <w:szCs w:val="24"/>
        </w:rPr>
        <w:t xml:space="preserve">thermal </w:t>
      </w:r>
      <w:r w:rsidR="00DA502E">
        <w:rPr>
          <w:sz w:val="24"/>
          <w:szCs w:val="24"/>
        </w:rPr>
        <w:t xml:space="preserve">generalists which have intermediate </w:t>
      </w:r>
      <w:r w:rsidR="00D452E3">
        <w:rPr>
          <w:sz w:val="24"/>
          <w:szCs w:val="24"/>
        </w:rPr>
        <w:t xml:space="preserve">phenotypes </w:t>
      </w:r>
      <w:r w:rsidR="00DA502E">
        <w:rPr>
          <w:sz w:val="24"/>
          <w:szCs w:val="24"/>
        </w:rPr>
        <w:t xml:space="preserve">across temperatures </w:t>
      </w:r>
      <w:r w:rsidR="00DA502E">
        <w:rPr>
          <w:sz w:val="24"/>
          <w:szCs w:val="24"/>
        </w:rPr>
        <w:fldChar w:fldCharType="begin"/>
      </w:r>
      <w:r w:rsidR="00DA502E">
        <w:rPr>
          <w:sz w:val="24"/>
          <w:szCs w:val="24"/>
        </w:rPr>
        <w:instrText xml:space="preserve"> ADDIN ZOTERO_ITEM CSL_CITATION {"citationID":"pzXfg4UC","properties":{"formattedCitation":"[1,2]","plainCitation":"[1,2]","noteIndex":0},"citationItems":[{"id":1960,"uris":["http://zotero.org/users/local/sgFDdPY0/items/J3YVC7UI"],"itemData":{"id":1960,"type":"article-journal","abstract":"Environmental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DA502E">
        <w:rPr>
          <w:sz w:val="24"/>
          <w:szCs w:val="24"/>
        </w:rPr>
        <w:fldChar w:fldCharType="separate"/>
      </w:r>
      <w:r w:rsidR="00DA502E" w:rsidRPr="00DA502E">
        <w:rPr>
          <w:rFonts w:ascii="Calibri" w:hAnsi="Calibri" w:cs="Calibri"/>
          <w:sz w:val="24"/>
        </w:rPr>
        <w:t>[1,2]</w:t>
      </w:r>
      <w:r w:rsidR="00DA502E">
        <w:rPr>
          <w:sz w:val="24"/>
          <w:szCs w:val="24"/>
        </w:rPr>
        <w:fldChar w:fldCharType="end"/>
      </w:r>
      <w:r w:rsidR="00DA502E">
        <w:rPr>
          <w:sz w:val="24"/>
          <w:szCs w:val="24"/>
        </w:rPr>
        <w:t>.</w:t>
      </w:r>
      <w:r w:rsidR="00DB2065">
        <w:rPr>
          <w:sz w:val="24"/>
          <w:szCs w:val="24"/>
        </w:rPr>
        <w:t xml:space="preserve"> </w:t>
      </w:r>
      <w:r w:rsidR="00DA502E">
        <w:rPr>
          <w:sz w:val="24"/>
          <w:szCs w:val="24"/>
        </w:rPr>
        <w:t xml:space="preserve">Generalist phenotypes often arise through </w:t>
      </w:r>
      <w:r w:rsidR="00093FA2">
        <w:rPr>
          <w:sz w:val="24"/>
          <w:szCs w:val="24"/>
        </w:rPr>
        <w:t xml:space="preserve">the acquisition of multiple specialist mutations </w:t>
      </w:r>
      <w:r w:rsidR="00093FA2">
        <w:rPr>
          <w:sz w:val="24"/>
          <w:szCs w:val="24"/>
        </w:rPr>
        <w:fldChar w:fldCharType="begin"/>
      </w:r>
      <w:r w:rsidR="003D6FEA">
        <w:rPr>
          <w:sz w:val="24"/>
          <w:szCs w:val="24"/>
        </w:rPr>
        <w:instrText xml:space="preserve"> ADDIN ZOTERO_ITEM CSL_CITATION {"citationID":"Vl48yVhj","properties":{"formattedCitation":"[3]","plainCitation":"[3]","noteIndex":0},"citationItems":[{"id":1854,"uris":["http://zotero.org/users/local/sgFDdPY0/items/YSI93GCP"],"itemData":{"id":1854,"type":"article-journal","abstract":"Generalists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3D6FEA" w:rsidRPr="003D6FEA">
        <w:rPr>
          <w:rFonts w:ascii="Calibri" w:hAnsi="Calibri" w:cs="Calibri"/>
          <w:sz w:val="24"/>
        </w:rPr>
        <w:t>[3]</w:t>
      </w:r>
      <w:r w:rsidR="00093FA2">
        <w:rPr>
          <w:sz w:val="24"/>
          <w:szCs w:val="24"/>
        </w:rPr>
        <w:fldChar w:fldCharType="end"/>
      </w:r>
      <w:r w:rsidR="00D452E3">
        <w:rPr>
          <w:sz w:val="24"/>
          <w:szCs w:val="24"/>
        </w:rPr>
        <w:t xml:space="preserve"> or single pleiotropic mutations </w:t>
      </w:r>
      <w:r w:rsidR="00D452E3">
        <w:rPr>
          <w:sz w:val="24"/>
          <w:szCs w:val="24"/>
        </w:rPr>
        <w:fldChar w:fldCharType="begin"/>
      </w:r>
      <w:r w:rsidR="003D6FEA">
        <w:rPr>
          <w:sz w:val="24"/>
          <w:szCs w:val="24"/>
        </w:rPr>
        <w:instrText xml:space="preserve"> ADDIN ZOTERO_ITEM CSL_CITATION {"citationID":"QAcyh4lh","properties":{"formattedCitation":"[4]","plainCitation":"[4]","noteIndex":0},"citationItems":[{"id":3475,"uris":["http://zotero.org/users/local/sgFDdPY0/items/RER4SZ6V"],"itemData":{"id":3475,"type":"article-journal","abstract":"Adaptive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D452E3">
        <w:rPr>
          <w:sz w:val="24"/>
          <w:szCs w:val="24"/>
        </w:rPr>
        <w:fldChar w:fldCharType="separate"/>
      </w:r>
      <w:r w:rsidR="003D6FEA" w:rsidRPr="003D6FEA">
        <w:rPr>
          <w:rFonts w:ascii="Calibri" w:hAnsi="Calibri" w:cs="Calibri"/>
          <w:sz w:val="24"/>
        </w:rPr>
        <w:t>[4]</w:t>
      </w:r>
      <w:r w:rsidR="00D452E3">
        <w:rPr>
          <w:sz w:val="24"/>
          <w:szCs w:val="24"/>
        </w:rPr>
        <w:fldChar w:fldCharType="end"/>
      </w:r>
      <w:r w:rsidR="00DA502E">
        <w:rPr>
          <w:sz w:val="24"/>
          <w:szCs w:val="24"/>
        </w:rPr>
        <w:t xml:space="preserve">. </w:t>
      </w:r>
      <w:r w:rsidR="00DB2065">
        <w:rPr>
          <w:sz w:val="24"/>
          <w:szCs w:val="24"/>
        </w:rPr>
        <w:t>Th</w:t>
      </w:r>
      <w:r w:rsidR="00DA502E">
        <w:rPr>
          <w:sz w:val="24"/>
          <w:szCs w:val="24"/>
        </w:rPr>
        <w:t>ermal heterogeneity can</w:t>
      </w:r>
      <w:r w:rsidR="00DB2065">
        <w:rPr>
          <w:sz w:val="24"/>
          <w:szCs w:val="24"/>
        </w:rPr>
        <w:t xml:space="preserve"> also</w:t>
      </w:r>
      <w:r w:rsidR="00DA502E">
        <w:rPr>
          <w:sz w:val="24"/>
          <w:szCs w:val="24"/>
        </w:rPr>
        <w:t xml:space="preserve">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093FA2">
        <w:rPr>
          <w:sz w:val="24"/>
          <w:szCs w:val="24"/>
        </w:rPr>
        <w:instrText xml:space="preserve"> ADDIN ZOTERO_ITEM CSL_CITATION {"citationID":"LDe44kx8","properties":{"formattedCitation":"[5\\uc0\\u8211{}7]","plainCitation":"[5–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093FA2" w:rsidRPr="00093FA2">
        <w:rPr>
          <w:rFonts w:ascii="Calibri" w:hAnsi="Calibri" w:cs="Calibri"/>
          <w:sz w:val="24"/>
        </w:rPr>
        <w:t>[5–7]</w:t>
      </w:r>
      <w:r w:rsidR="0071204D">
        <w:rPr>
          <w:sz w:val="24"/>
          <w:szCs w:val="24"/>
        </w:rPr>
        <w:fldChar w:fldCharType="end"/>
      </w:r>
      <w:r w:rsidR="00DA502E">
        <w:rPr>
          <w:sz w:val="24"/>
          <w:szCs w:val="24"/>
        </w:rPr>
        <w:t xml:space="preserve"> leading to the maintenance of </w:t>
      </w:r>
      <w:r w:rsidR="00647ECA">
        <w:rPr>
          <w:sz w:val="24"/>
          <w:szCs w:val="24"/>
        </w:rPr>
        <w:t xml:space="preserve">thermal </w:t>
      </w:r>
      <w:r w:rsidR="00DA502E">
        <w:rPr>
          <w:sz w:val="24"/>
          <w:szCs w:val="24"/>
        </w:rPr>
        <w:t>specialist sub-populations</w:t>
      </w:r>
      <w:r w:rsidR="00093FA2">
        <w:rPr>
          <w:sz w:val="24"/>
          <w:szCs w:val="24"/>
        </w:rPr>
        <w:t xml:space="preserve"> </w:t>
      </w:r>
      <w:r w:rsidR="00093FA2">
        <w:rPr>
          <w:sz w:val="24"/>
          <w:szCs w:val="24"/>
        </w:rPr>
        <w:fldChar w:fldCharType="begin"/>
      </w:r>
      <w:r w:rsidR="00093FA2">
        <w:rPr>
          <w:sz w:val="24"/>
          <w:szCs w:val="24"/>
        </w:rPr>
        <w:instrText xml:space="preserve"> ADDIN ZOTERO_ITEM CSL_CITATION {"citationID":"tsEeqTTW","properties":{"formattedCitation":"[6]","plainCitation":"[6]","noteIndex":0},"citationItems":[{"id":3472,"uris":["http://zotero.org/users/local/sgFDdPY0/items/FJ2TAFQ9"],"itemData":{"id":3472,"type":"article-journal","abstract":"Although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093FA2" w:rsidRPr="00093FA2">
        <w:rPr>
          <w:rFonts w:ascii="Calibri" w:hAnsi="Calibri" w:cs="Calibri"/>
          <w:sz w:val="24"/>
        </w:rPr>
        <w:t>[6]</w:t>
      </w:r>
      <w:r w:rsidR="00093FA2">
        <w:rPr>
          <w:sz w:val="24"/>
          <w:szCs w:val="24"/>
        </w:rPr>
        <w:fldChar w:fldCharType="end"/>
      </w:r>
      <w:r w:rsidR="00093FA2">
        <w:rPr>
          <w:sz w:val="24"/>
          <w:szCs w:val="24"/>
        </w:rPr>
        <w:t xml:space="preserve">. </w:t>
      </w:r>
      <w:r w:rsidR="00CA2DED">
        <w:rPr>
          <w:sz w:val="24"/>
          <w:szCs w:val="24"/>
        </w:rPr>
        <w:t xml:space="preserve">The mechanisms of adaptation to 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102EE8">
        <w:rPr>
          <w:sz w:val="24"/>
          <w:szCs w:val="24"/>
        </w:rPr>
        <w:instrText xml:space="preserve"> ADDIN ZOTERO_ITEM CSL_CITATION {"citationID":"33vUq5cM","properties":{"formattedCitation":"[8]","plainCitation":"[8]","noteIndex":0},"citationItems":[{"id":1893,"uris":["http://zotero.org/users/local/sgFDdPY0/items/Y8GFBLU9"],"itemData":{"id":1893,"type":"article-journal","abstract":"Animals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102EE8" w:rsidRPr="00102EE8">
        <w:rPr>
          <w:rFonts w:ascii="Calibri" w:hAnsi="Calibri" w:cs="Calibri"/>
          <w:sz w:val="24"/>
        </w:rPr>
        <w:t>[8]</w:t>
      </w:r>
      <w:r w:rsidR="00102EE8">
        <w:rPr>
          <w:sz w:val="24"/>
          <w:szCs w:val="24"/>
        </w:rPr>
        <w:fldChar w:fldCharType="end"/>
      </w:r>
      <w:r w:rsidR="00CA2DED">
        <w:rPr>
          <w:sz w:val="24"/>
          <w:szCs w:val="24"/>
        </w:rPr>
        <w:t xml:space="preserve">; </w:t>
      </w:r>
      <w:r w:rsidR="00E522FB">
        <w:rPr>
          <w:sz w:val="24"/>
          <w:szCs w:val="24"/>
        </w:rPr>
        <w:t>fluctuations that</w:t>
      </w:r>
      <w:r w:rsidR="00CA2DED">
        <w:rPr>
          <w:sz w:val="24"/>
          <w:szCs w:val="24"/>
        </w:rPr>
        <w:t xml:space="preserve"> </w:t>
      </w:r>
      <w:r w:rsidR="006B28B3">
        <w:rPr>
          <w:sz w:val="24"/>
          <w:szCs w:val="24"/>
        </w:rPr>
        <w:t>favour</w:t>
      </w:r>
      <w:r w:rsidR="00CA2DED">
        <w:rPr>
          <w:sz w:val="24"/>
          <w:szCs w:val="24"/>
        </w:rPr>
        <w:t xml:space="preserve"> specialists in </w:t>
      </w:r>
      <w:r w:rsidR="002057E9">
        <w:rPr>
          <w:sz w:val="24"/>
          <w:szCs w:val="24"/>
        </w:rPr>
        <w:t>fast</w:t>
      </w:r>
      <w:r w:rsidR="006B28B3">
        <w:rPr>
          <w:sz w:val="24"/>
          <w:szCs w:val="24"/>
        </w:rPr>
        <w:t>-</w:t>
      </w:r>
      <w:r w:rsidR="00F979B5">
        <w:rPr>
          <w:sz w:val="24"/>
          <w:szCs w:val="24"/>
        </w:rPr>
        <w:t>replicating</w:t>
      </w:r>
      <w:r w:rsidR="00CA2DED">
        <w:rPr>
          <w:sz w:val="24"/>
          <w:szCs w:val="24"/>
        </w:rPr>
        <w:t xml:space="preserve"> species </w:t>
      </w:r>
      <w:r w:rsidR="00E522FB">
        <w:rPr>
          <w:sz w:val="24"/>
          <w:szCs w:val="24"/>
        </w:rPr>
        <w:t>may select for</w:t>
      </w:r>
      <w:r w:rsidR="00CA2DED">
        <w:rPr>
          <w:sz w:val="24"/>
          <w:szCs w:val="24"/>
        </w:rPr>
        <w:t xml:space="preserve"> generalists in slow</w:t>
      </w:r>
      <w:r w:rsidR="006B28B3">
        <w:rPr>
          <w:sz w:val="24"/>
          <w:szCs w:val="24"/>
        </w:rPr>
        <w:t>-</w:t>
      </w:r>
      <w:r w:rsidR="00F979B5">
        <w:rPr>
          <w:sz w:val="24"/>
          <w:szCs w:val="24"/>
        </w:rPr>
        <w:t>replicating</w:t>
      </w:r>
      <w:r w:rsidR="00CA2DED">
        <w:rPr>
          <w:sz w:val="24"/>
          <w:szCs w:val="24"/>
        </w:rPr>
        <w:t xml:space="preserve"> species. </w:t>
      </w:r>
    </w:p>
    <w:p w14:paraId="4A9AC7D6" w14:textId="5FEC1683" w:rsidR="00093FA2" w:rsidRDefault="00093FA2" w:rsidP="0083333C">
      <w:pPr>
        <w:jc w:val="both"/>
        <w:rPr>
          <w:sz w:val="24"/>
          <w:szCs w:val="24"/>
        </w:rPr>
      </w:pPr>
      <w:r>
        <w:rPr>
          <w:sz w:val="24"/>
          <w:szCs w:val="24"/>
        </w:rPr>
        <w:t xml:space="preserve">Thermal heterogeneity typically occurs in the context of multiple </w:t>
      </w:r>
      <w:r w:rsidR="006B28B3">
        <w:rPr>
          <w:sz w:val="24"/>
          <w:szCs w:val="24"/>
        </w:rPr>
        <w:t xml:space="preserve">selective pressures. For example, warming can impose selection on </w:t>
      </w:r>
      <w:r>
        <w:rPr>
          <w:sz w:val="24"/>
          <w:szCs w:val="24"/>
        </w:rPr>
        <w:t xml:space="preserve">species </w:t>
      </w:r>
      <w:r w:rsidR="00DB2065">
        <w:rPr>
          <w:sz w:val="24"/>
          <w:szCs w:val="24"/>
        </w:rPr>
        <w:t xml:space="preserve">that are </w:t>
      </w:r>
      <w:r>
        <w:rPr>
          <w:sz w:val="24"/>
          <w:szCs w:val="24"/>
        </w:rPr>
        <w:t>simultaneously adapt</w:t>
      </w:r>
      <w:r w:rsidR="006B28B3">
        <w:rPr>
          <w:sz w:val="24"/>
          <w:szCs w:val="24"/>
        </w:rPr>
        <w:t>ing</w:t>
      </w:r>
      <w:r>
        <w:rPr>
          <w:sz w:val="24"/>
          <w:szCs w:val="24"/>
        </w:rPr>
        <w:t xml:space="preserve"> to </w:t>
      </w:r>
      <w:r w:rsidR="006B28B3">
        <w:rPr>
          <w:sz w:val="24"/>
          <w:szCs w:val="24"/>
        </w:rPr>
        <w:t xml:space="preserve">other </w:t>
      </w:r>
      <w:r>
        <w:rPr>
          <w:sz w:val="24"/>
          <w:szCs w:val="24"/>
        </w:rPr>
        <w:t>abiotic stressors</w:t>
      </w:r>
      <w:r w:rsidR="006B28B3">
        <w:rPr>
          <w:sz w:val="24"/>
          <w:szCs w:val="24"/>
        </w:rPr>
        <w:t xml:space="preserve"> or to interactions with </w:t>
      </w:r>
      <w:r>
        <w:rPr>
          <w:sz w:val="24"/>
          <w:szCs w:val="24"/>
        </w:rPr>
        <w:t>predat</w:t>
      </w:r>
      <w:r w:rsidR="006B28B3">
        <w:rPr>
          <w:sz w:val="24"/>
          <w:szCs w:val="24"/>
        </w:rPr>
        <w:t xml:space="preserve">ors, </w:t>
      </w:r>
      <w:r>
        <w:rPr>
          <w:sz w:val="24"/>
          <w:szCs w:val="24"/>
        </w:rPr>
        <w:t>competit</w:t>
      </w:r>
      <w:r w:rsidR="006B28B3">
        <w:rPr>
          <w:sz w:val="24"/>
          <w:szCs w:val="24"/>
        </w:rPr>
        <w:t>ors, or antagonists</w:t>
      </w:r>
      <w:r>
        <w:rPr>
          <w:sz w:val="24"/>
          <w:szCs w:val="24"/>
        </w:rPr>
        <w:t xml:space="preserve"> </w:t>
      </w:r>
      <w:r>
        <w:rPr>
          <w:sz w:val="24"/>
          <w:szCs w:val="24"/>
        </w:rPr>
        <w:fldChar w:fldCharType="begin"/>
      </w:r>
      <w:r w:rsidR="003D6FEA">
        <w:rPr>
          <w:sz w:val="24"/>
          <w:szCs w:val="24"/>
        </w:rPr>
        <w:instrText xml:space="preserve"> ADDIN ZOTERO_ITEM CSL_CITATION {"citationID":"Lq9ElRWu","properties":{"formattedCitation":"[9,10]","plainCitation":"[9,10]","noteIndex":0},"citationItems":[{"id":3458,"uris":["http://zotero.org/users/local/sgFDdPY0/items/PYK9U7KE"],"itemData":{"id":3458,"type":"article-journal","abstract":"Abiotic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H."}],"issued":{"date-parts":[["2016",1,3]]}}},{"id":3607,"uris":["http://zotero.org/users/local/sgFDdPY0/items/6AZGY3C4"],"itemData":{"id":3607,"type":"article-journal","abstract":"Virtually all organisms are colonized by microbes. Average temperatures are rising because of global climate change – accompanied by increases in extreme climatic events and heat shock – and symbioses with microbes may determine species persistence in the 21st century. Although parasite infection typically reduces host upper thermal limits, interactions with beneficial microbes can facilitate host adaptation to warming. The effects of warming on the ecology and evolution of the microbial symbionts remain understudied but are important for understanding how climate change might affect host health and disease. We present a framework for untangling the contributions of symbiosis to predictions of host persistence in the face of global change.","collection-title":"Special issue: Symbiosis","container-title":"Trends in Ecology &amp; Evolution","DOI":"10.1016/j.tree.2022.03.011","ISSN":"0169-5347","issue":"7","journalAbbreviation":"Trends in Ecology &amp; Evolution","page":"611-624","source":"ScienceDirect","title":"Symbiosis and host responses to heating","volume":"37","author":[{"family":"Hector","given":"Tobias E."},{"family":"Hoang","given":"Kim L."},{"family":"Li","given":"Jingdi"},{"family":"King","given":"Kayla C."}],"issued":{"date-parts":[["2022",7,1]]}}}],"schema":"https://github.com/citation-style-language/schema/raw/master/csl-citation.json"} </w:instrText>
      </w:r>
      <w:r>
        <w:rPr>
          <w:sz w:val="24"/>
          <w:szCs w:val="24"/>
        </w:rPr>
        <w:fldChar w:fldCharType="separate"/>
      </w:r>
      <w:r w:rsidR="003D6FEA" w:rsidRPr="003D6FEA">
        <w:rPr>
          <w:rFonts w:ascii="Calibri" w:hAnsi="Calibri" w:cs="Calibri"/>
          <w:sz w:val="24"/>
        </w:rPr>
        <w:t>[9,10]</w:t>
      </w:r>
      <w:r>
        <w:rPr>
          <w:sz w:val="24"/>
          <w:szCs w:val="24"/>
        </w:rPr>
        <w:fldChar w:fldCharType="end"/>
      </w:r>
      <w:r>
        <w:rPr>
          <w:sz w:val="24"/>
          <w:szCs w:val="24"/>
        </w:rPr>
        <w:t xml:space="preserve">. The presence of multiple selection pressures </w:t>
      </w:r>
      <w:r w:rsidR="006B28B3">
        <w:rPr>
          <w:sz w:val="24"/>
          <w:szCs w:val="24"/>
        </w:rPr>
        <w:t>can</w:t>
      </w:r>
      <w:r>
        <w:rPr>
          <w:sz w:val="24"/>
          <w:szCs w:val="24"/>
        </w:rPr>
        <w:t xml:space="preserve"> constrain evolution rates through </w:t>
      </w:r>
      <w:r w:rsidR="00A5436B">
        <w:rPr>
          <w:sz w:val="24"/>
          <w:szCs w:val="24"/>
        </w:rPr>
        <w:t xml:space="preserve">combined </w:t>
      </w:r>
      <w:r>
        <w:rPr>
          <w:sz w:val="24"/>
          <w:szCs w:val="24"/>
        </w:rPr>
        <w:lastRenderedPageBreak/>
        <w:t xml:space="preserve">negative effects on species fitness which reduce population sizes and mutational supply </w:t>
      </w:r>
      <w:r>
        <w:rPr>
          <w:sz w:val="24"/>
          <w:szCs w:val="24"/>
        </w:rPr>
        <w:fldChar w:fldCharType="begin"/>
      </w:r>
      <w:r w:rsidR="003D6FEA">
        <w:rPr>
          <w:sz w:val="24"/>
          <w:szCs w:val="24"/>
        </w:rPr>
        <w:instrText xml:space="preserve"> ADDIN ZOTERO_ITEM CSL_CITATION {"citationID":"3k0QdxM4","properties":{"formattedCitation":"[11,12]","plainCitation":"[11,12]","noteIndex":0},"citationItems":[{"id":3430,"uris":["http://zotero.org/users/local/sgFDdPY0/items/27D5JGTI"],"itemData":{"id":3430,"type":"article-journal","abstract":"Humans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3D6FEA" w:rsidRPr="003D6FEA">
        <w:rPr>
          <w:rFonts w:ascii="Calibri" w:hAnsi="Calibri" w:cs="Calibri"/>
          <w:sz w:val="24"/>
        </w:rPr>
        <w:t>[11,12]</w:t>
      </w:r>
      <w:r>
        <w:rPr>
          <w:sz w:val="24"/>
          <w:szCs w:val="24"/>
        </w:rPr>
        <w:fldChar w:fldCharType="end"/>
      </w:r>
      <w:r>
        <w:rPr>
          <w:sz w:val="24"/>
          <w:szCs w:val="24"/>
        </w:rPr>
        <w:t xml:space="preserve">. </w:t>
      </w:r>
      <w:r w:rsidR="00DB2065">
        <w:rPr>
          <w:sz w:val="24"/>
          <w:szCs w:val="24"/>
        </w:rPr>
        <w:t>Co-selection</w:t>
      </w:r>
      <w:r>
        <w:rPr>
          <w:sz w:val="24"/>
          <w:szCs w:val="24"/>
        </w:rPr>
        <w:t xml:space="preserve"> can also restrict adaptation through</w:t>
      </w:r>
      <w:r w:rsidR="003B65A4">
        <w:rPr>
          <w:sz w:val="24"/>
          <w:szCs w:val="24"/>
        </w:rPr>
        <w:t xml:space="preserve"> pleiotropic</w:t>
      </w:r>
      <w:r>
        <w:rPr>
          <w:sz w:val="24"/>
          <w:szCs w:val="24"/>
        </w:rPr>
        <w:t xml:space="preserve"> fitness trade-offs</w:t>
      </w:r>
      <w:r w:rsidR="006B28B3">
        <w:rPr>
          <w:sz w:val="24"/>
          <w:szCs w:val="24"/>
        </w:rPr>
        <w:t xml:space="preserve">; </w:t>
      </w:r>
      <w:r w:rsidRPr="00CA3581">
        <w:rPr>
          <w:sz w:val="24"/>
          <w:szCs w:val="24"/>
        </w:rPr>
        <w:t xml:space="preserve"> high fitness under one stressor reduces fitness under another </w:t>
      </w:r>
      <w:r w:rsidRPr="00CA3581">
        <w:rPr>
          <w:sz w:val="24"/>
          <w:szCs w:val="24"/>
        </w:rPr>
        <w:fldChar w:fldCharType="begin"/>
      </w:r>
      <w:r w:rsidR="003D6FEA">
        <w:rPr>
          <w:sz w:val="24"/>
          <w:szCs w:val="24"/>
        </w:rPr>
        <w:instrText xml:space="preserve"> ADDIN ZOTERO_ITEM CSL_CITATION {"citationID":"KzDxQjL1","properties":{"formattedCitation":"[13,14]","plainCitation":"[13,14]","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Pr="00CA3581">
        <w:rPr>
          <w:sz w:val="24"/>
          <w:szCs w:val="24"/>
        </w:rPr>
        <w:fldChar w:fldCharType="separate"/>
      </w:r>
      <w:r w:rsidR="003D6FEA" w:rsidRPr="003D6FEA">
        <w:rPr>
          <w:rFonts w:ascii="Calibri" w:hAnsi="Calibri" w:cs="Calibri"/>
          <w:sz w:val="24"/>
        </w:rPr>
        <w:t>[13,14]</w:t>
      </w:r>
      <w:r w:rsidRPr="00CA3581">
        <w:rPr>
          <w:sz w:val="24"/>
          <w:szCs w:val="24"/>
        </w:rPr>
        <w:fldChar w:fldCharType="end"/>
      </w:r>
      <w:r w:rsidRPr="00CA3581">
        <w:rPr>
          <w:sz w:val="24"/>
          <w:szCs w:val="24"/>
        </w:rPr>
        <w:t xml:space="preserve">. </w:t>
      </w:r>
      <w:r w:rsidR="00A5436B" w:rsidRPr="00CA3581">
        <w:rPr>
          <w:sz w:val="24"/>
          <w:szCs w:val="24"/>
        </w:rPr>
        <w:t xml:space="preserve">Spatial </w:t>
      </w:r>
      <w:r w:rsidR="00A5436B" w:rsidRPr="00D56147">
        <w:rPr>
          <w:sz w:val="24"/>
          <w:szCs w:val="24"/>
        </w:rPr>
        <w:t>thermal</w:t>
      </w:r>
      <w:r w:rsidR="00A5436B" w:rsidRPr="00CA3581">
        <w:rPr>
          <w:sz w:val="24"/>
          <w:szCs w:val="24"/>
        </w:rPr>
        <w:t xml:space="preserve"> heterogeneity is expected to promote genetic divers</w:t>
      </w:r>
      <w:r w:rsidR="0084092A" w:rsidRPr="00D56147">
        <w:rPr>
          <w:sz w:val="24"/>
          <w:szCs w:val="24"/>
        </w:rPr>
        <w:t>ification</w:t>
      </w:r>
      <w:r w:rsidR="00A5436B" w:rsidRPr="00D56147">
        <w:rPr>
          <w:sz w:val="24"/>
          <w:szCs w:val="24"/>
        </w:rPr>
        <w:t xml:space="preserve"> by increasing niche differences </w:t>
      </w:r>
      <w:r w:rsidR="0084092A" w:rsidRPr="00D56147">
        <w:rPr>
          <w:sz w:val="24"/>
          <w:szCs w:val="24"/>
        </w:rPr>
        <w:fldChar w:fldCharType="begin"/>
      </w:r>
      <w:r w:rsidR="003D6FEA">
        <w:rPr>
          <w:sz w:val="24"/>
          <w:szCs w:val="24"/>
        </w:rPr>
        <w:instrText xml:space="preserve"> ADDIN ZOTERO_ITEM CSL_CITATION {"citationID":"gfUqUE3y","properties":{"formattedCitation":"[15]","plainCitation":"[15]","noteIndex":0},"citationItems":[{"id":3591,"uris":["http://zotero.org/users/local/sgFDdPY0/items/EBTGH6VA"],"itemData":{"id":3591,"type":"article-journal","abstract":"Spatial resource heterogeneity is expected to be a key driver for the evolution of diversity. However, direct empirical support for this prediction is limited to studies carried out in simplified laboratory environments. Here, we investigate how altering spatial heterogeneity of potting compost-by the addition of water and mixing-affects the evolutionary diversification of a bacterial species, Pseudomonas fluorescens, that is naturally found in the environment. There was a greater propensity of resource specialists to evolve in the unmanipulated compost, while more generalist phenotypes dominated the compost-water mix. Genomic data were consistent with these phenotypic findings. Competition experiments strongly suggest these results are due to diversifying selection as a result of resource heterogeneity, as opposed to other covariables. Overall, our findings corroborate theoretical and in vitro findings, but in semi-natural, more realistic conditions.","container-title":"Journal of Evolutionary Biology","DOI":"10.1111/jeb.13722","ISSN":"1420-9101","issue":"2","journalAbbreviation":"J Evol Biol","language":"eng","note":"PMID: 33111439\nPMCID: PMC7984246","page":"246-255","source":"PubMed","title":"Compost spatial heterogeneity promotes evolutionary diversification of a bacterium","volume":"34","author":[{"family":"Houte","given":"Stineke","non-dropping-particle":"van"},{"family":"Padfield","given":"Daniel"},{"family":"Gómez","given":"Pedro"},{"family":"Luján","given":"Adela M."},{"family":"Brockhurst","given":"Michael A."},{"family":"Paterson","given":"Steve"},{"family":"Buckling","given":"Angus"}],"issued":{"date-parts":[["2021",2]]}}}],"schema":"https://github.com/citation-style-language/schema/raw/master/csl-citation.json"} </w:instrText>
      </w:r>
      <w:r w:rsidR="0084092A" w:rsidRPr="00D56147">
        <w:rPr>
          <w:sz w:val="24"/>
          <w:szCs w:val="24"/>
        </w:rPr>
        <w:fldChar w:fldCharType="separate"/>
      </w:r>
      <w:r w:rsidR="003D6FEA" w:rsidRPr="003D6FEA">
        <w:rPr>
          <w:rFonts w:ascii="Calibri" w:hAnsi="Calibri" w:cs="Calibri"/>
          <w:sz w:val="24"/>
        </w:rPr>
        <w:t>[15]</w:t>
      </w:r>
      <w:r w:rsidR="0084092A" w:rsidRPr="00D56147">
        <w:rPr>
          <w:sz w:val="24"/>
          <w:szCs w:val="24"/>
        </w:rPr>
        <w:fldChar w:fldCharType="end"/>
      </w:r>
      <w:r w:rsidR="00A5436B" w:rsidRPr="00CA3581">
        <w:rPr>
          <w:sz w:val="24"/>
          <w:szCs w:val="24"/>
        </w:rPr>
        <w:t xml:space="preserve">. </w:t>
      </w:r>
      <w:r w:rsidR="0084092A" w:rsidRPr="00CA3581">
        <w:rPr>
          <w:sz w:val="24"/>
          <w:szCs w:val="24"/>
        </w:rPr>
        <w:t>Similar findings have been shown with regards to temporal heterogeneity</w:t>
      </w:r>
      <w:r w:rsidR="00DB2065">
        <w:rPr>
          <w:sz w:val="24"/>
          <w:szCs w:val="24"/>
        </w:rPr>
        <w:t xml:space="preserve"> </w:t>
      </w:r>
      <w:r w:rsidR="00DB2065">
        <w:rPr>
          <w:sz w:val="24"/>
          <w:szCs w:val="24"/>
        </w:rPr>
        <w:fldChar w:fldCharType="begin"/>
      </w:r>
      <w:r w:rsidR="00DB2065">
        <w:rPr>
          <w:sz w:val="24"/>
          <w:szCs w:val="24"/>
        </w:rPr>
        <w:instrText xml:space="preserve"> ADDIN ZOTERO_ITEM CSL_CITATION {"citationID":"To4b2RHO","properties":{"formattedCitation":"[16]","plainCitation":"[16]","noteIndex":0},"citationItems":[{"id":3187,"uris":["http://zotero.org/users/local/sgFDdPY0/items/7I2BSLY4"],"itemData":{"id":3187,"type":"article-journal","abstract":"Growing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sidR="00DB2065">
        <w:rPr>
          <w:sz w:val="24"/>
          <w:szCs w:val="24"/>
        </w:rPr>
        <w:fldChar w:fldCharType="separate"/>
      </w:r>
      <w:r w:rsidR="00DB2065" w:rsidRPr="003D6FEA">
        <w:rPr>
          <w:rFonts w:ascii="Calibri" w:hAnsi="Calibri" w:cs="Calibri"/>
          <w:sz w:val="24"/>
        </w:rPr>
        <w:t>[16]</w:t>
      </w:r>
      <w:r w:rsidR="00DB2065">
        <w:rPr>
          <w:sz w:val="24"/>
          <w:szCs w:val="24"/>
        </w:rPr>
        <w:fldChar w:fldCharType="end"/>
      </w:r>
      <w:r w:rsidR="006B28B3">
        <w:rPr>
          <w:sz w:val="24"/>
          <w:szCs w:val="24"/>
        </w:rPr>
        <w:t>. T</w:t>
      </w:r>
      <w:r w:rsidR="0084092A" w:rsidRPr="00CA3581">
        <w:rPr>
          <w:sz w:val="24"/>
          <w:szCs w:val="24"/>
        </w:rPr>
        <w:t>hermal</w:t>
      </w:r>
      <w:r w:rsidR="0084092A">
        <w:rPr>
          <w:sz w:val="24"/>
          <w:szCs w:val="24"/>
        </w:rPr>
        <w:t xml:space="preserve"> fluctuations </w:t>
      </w:r>
      <w:r w:rsidR="008F3BDE">
        <w:rPr>
          <w:sz w:val="24"/>
          <w:szCs w:val="24"/>
        </w:rPr>
        <w:t>may</w:t>
      </w:r>
      <w:r>
        <w:rPr>
          <w:sz w:val="24"/>
          <w:szCs w:val="24"/>
        </w:rPr>
        <w:t xml:space="preserve"> offset the diversity-suppressing impacts of </w:t>
      </w:r>
      <w:r w:rsidR="00DB2065">
        <w:rPr>
          <w:sz w:val="24"/>
          <w:szCs w:val="24"/>
        </w:rPr>
        <w:t>co-selection</w:t>
      </w:r>
      <w:r w:rsidR="008F3BDE">
        <w:rPr>
          <w:sz w:val="24"/>
          <w:szCs w:val="24"/>
        </w:rPr>
        <w:t xml:space="preserve">. However, </w:t>
      </w:r>
      <w:r w:rsidR="00517F13">
        <w:rPr>
          <w:sz w:val="24"/>
          <w:szCs w:val="24"/>
        </w:rPr>
        <w:t xml:space="preserve">some </w:t>
      </w:r>
      <w:r w:rsidR="008F3BDE">
        <w:rPr>
          <w:sz w:val="24"/>
          <w:szCs w:val="24"/>
        </w:rPr>
        <w:t xml:space="preserve">studies have indicated that </w:t>
      </w:r>
      <w:r w:rsidR="00DB2065">
        <w:rPr>
          <w:sz w:val="24"/>
          <w:szCs w:val="24"/>
        </w:rPr>
        <w:t xml:space="preserve">co-selection involving </w:t>
      </w:r>
      <w:r w:rsidR="00CA3581">
        <w:rPr>
          <w:sz w:val="24"/>
          <w:szCs w:val="24"/>
        </w:rPr>
        <w:t xml:space="preserve">temporal </w:t>
      </w:r>
      <w:r w:rsidR="008F3BDE">
        <w:rPr>
          <w:sz w:val="24"/>
          <w:szCs w:val="24"/>
        </w:rPr>
        <w:t>heterogeneity can</w:t>
      </w:r>
      <w:r>
        <w:rPr>
          <w:sz w:val="24"/>
          <w:szCs w:val="24"/>
        </w:rPr>
        <w:t xml:space="preserve"> exacerbate </w:t>
      </w:r>
      <w:r w:rsidR="00DB2065">
        <w:rPr>
          <w:sz w:val="24"/>
          <w:szCs w:val="24"/>
        </w:rPr>
        <w:t>evolutionary constraint</w:t>
      </w:r>
      <w:r>
        <w:rPr>
          <w:sz w:val="24"/>
          <w:szCs w:val="24"/>
        </w:rPr>
        <w:t xml:space="preserve"> </w:t>
      </w:r>
      <w:r>
        <w:rPr>
          <w:sz w:val="24"/>
          <w:szCs w:val="24"/>
        </w:rPr>
        <w:fldChar w:fldCharType="begin"/>
      </w:r>
      <w:r w:rsidR="003D6FEA">
        <w:rPr>
          <w:sz w:val="24"/>
          <w:szCs w:val="24"/>
        </w:rPr>
        <w:instrText xml:space="preserve"> ADDIN ZOTERO_ITEM CSL_CITATION {"citationID":"1x7NkLhK","properties":{"formattedCitation":"[17\\uc0\\u8211{}19]","plainCitation":"[17–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3D6FEA" w:rsidRPr="003D6FEA">
        <w:rPr>
          <w:rFonts w:ascii="Calibri" w:hAnsi="Calibri" w:cs="Calibri"/>
          <w:sz w:val="24"/>
        </w:rPr>
        <w:t>[17–19]</w:t>
      </w:r>
      <w:r>
        <w:rPr>
          <w:sz w:val="24"/>
          <w:szCs w:val="24"/>
        </w:rPr>
        <w:fldChar w:fldCharType="end"/>
      </w:r>
      <w:r>
        <w:rPr>
          <w:sz w:val="24"/>
          <w:szCs w:val="24"/>
        </w:rPr>
        <w:t xml:space="preserve">. The ability of species to adapt to </w:t>
      </w:r>
      <w:r w:rsidR="008F3BDE">
        <w:rPr>
          <w:sz w:val="24"/>
          <w:szCs w:val="24"/>
        </w:rPr>
        <w:t xml:space="preserve">thermal heterogeneity </w:t>
      </w:r>
      <w:r w:rsidR="006B28B3">
        <w:rPr>
          <w:sz w:val="24"/>
          <w:szCs w:val="24"/>
        </w:rPr>
        <w:t>amidst</w:t>
      </w:r>
      <w:r w:rsidR="008F3BDE">
        <w:rPr>
          <w:sz w:val="24"/>
          <w:szCs w:val="24"/>
        </w:rPr>
        <w:t xml:space="preserve"> other selection pressures </w:t>
      </w:r>
      <w:r>
        <w:rPr>
          <w:sz w:val="24"/>
          <w:szCs w:val="24"/>
        </w:rPr>
        <w:t xml:space="preserve">plays an important role in the maintenance of global biodiversity and species extinction risk </w:t>
      </w:r>
      <w:r>
        <w:rPr>
          <w:sz w:val="24"/>
          <w:szCs w:val="24"/>
        </w:rPr>
        <w:fldChar w:fldCharType="begin"/>
      </w:r>
      <w:r w:rsidR="003D6FEA">
        <w:rPr>
          <w:sz w:val="24"/>
          <w:szCs w:val="24"/>
        </w:rPr>
        <w:instrText xml:space="preserve"> ADDIN ZOTERO_ITEM CSL_CITATION {"citationID":"RURWsImG","properties":{"formattedCitation":"[11,20\\uc0\\u8211{}22]","plainCitation":"[11,20–22]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3D6FEA" w:rsidRPr="003D6FEA">
        <w:rPr>
          <w:rFonts w:ascii="Calibri" w:hAnsi="Calibri" w:cs="Calibri"/>
          <w:sz w:val="24"/>
        </w:rPr>
        <w:t>[11,20–22]</w:t>
      </w:r>
      <w:r>
        <w:rPr>
          <w:sz w:val="24"/>
          <w:szCs w:val="24"/>
        </w:rPr>
        <w:fldChar w:fldCharType="end"/>
      </w:r>
      <w:r>
        <w:rPr>
          <w:sz w:val="24"/>
          <w:szCs w:val="24"/>
        </w:rPr>
        <w:t>.</w:t>
      </w:r>
    </w:p>
    <w:p w14:paraId="01302447" w14:textId="2047CB8D" w:rsidR="00E31899" w:rsidRDefault="0081359D" w:rsidP="004435B2">
      <w:pPr>
        <w:jc w:val="both"/>
        <w:rPr>
          <w:sz w:val="24"/>
          <w:szCs w:val="24"/>
        </w:rPr>
      </w:pPr>
      <w:r>
        <w:rPr>
          <w:sz w:val="24"/>
          <w:szCs w:val="24"/>
        </w:rPr>
        <w:t>P</w:t>
      </w:r>
      <w:r w:rsidR="00075842">
        <w:rPr>
          <w:sz w:val="24"/>
          <w:szCs w:val="24"/>
        </w:rPr>
        <w:t>arasite</w:t>
      </w:r>
      <w:r w:rsidR="006B28B3">
        <w:rPr>
          <w:sz w:val="24"/>
          <w:szCs w:val="24"/>
        </w:rPr>
        <w:t xml:space="preserve">s, across the tree of life, </w:t>
      </w:r>
      <w:r w:rsidR="00FD41CB">
        <w:rPr>
          <w:sz w:val="24"/>
          <w:szCs w:val="24"/>
        </w:rPr>
        <w:t>provide an</w:t>
      </w:r>
      <w:r w:rsidR="00E522FB">
        <w:rPr>
          <w:sz w:val="24"/>
          <w:szCs w:val="24"/>
        </w:rPr>
        <w:t xml:space="preserve"> ideal </w:t>
      </w:r>
      <w:r w:rsidR="006B28B3">
        <w:rPr>
          <w:sz w:val="24"/>
          <w:szCs w:val="24"/>
        </w:rPr>
        <w:t>group of organisms</w:t>
      </w:r>
      <w:r w:rsidR="00E522FB">
        <w:rPr>
          <w:sz w:val="24"/>
          <w:szCs w:val="24"/>
        </w:rPr>
        <w:t xml:space="preserve"> to study adaptation to thermal heterogeneity</w:t>
      </w:r>
      <w:r w:rsidR="006B28B3">
        <w:rPr>
          <w:sz w:val="24"/>
          <w:szCs w:val="24"/>
        </w:rPr>
        <w:t>. Parasites are often</w:t>
      </w:r>
      <w:r w:rsidR="00E522FB">
        <w:rPr>
          <w:sz w:val="24"/>
          <w:szCs w:val="24"/>
        </w:rPr>
        <w:t xml:space="preserve"> expos</w:t>
      </w:r>
      <w:r w:rsidR="006B28B3">
        <w:rPr>
          <w:sz w:val="24"/>
          <w:szCs w:val="24"/>
        </w:rPr>
        <w:t>ed</w:t>
      </w:r>
      <w:r w:rsidR="00E522FB">
        <w:rPr>
          <w:sz w:val="24"/>
          <w:szCs w:val="24"/>
        </w:rPr>
        <w:t xml:space="preserv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6B28B3">
        <w:rPr>
          <w:sz w:val="24"/>
          <w:szCs w:val="24"/>
        </w:rPr>
        <w:t>They can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3D6FEA">
        <w:rPr>
          <w:sz w:val="24"/>
          <w:szCs w:val="24"/>
        </w:rPr>
        <w:instrText xml:space="preserve"> ADDIN ZOTERO_ITEM CSL_CITATION {"citationID":"dO07F9e0","properties":{"formattedCitation":"[23]","plainCitation":"[23]","noteIndex":0},"citationItems":[{"id":3526,"uris":["http://zotero.org/users/local/sgFDdPY0/items/WY6MPDUU"],"itemData":{"id":3526,"type":"article-journal","abstract":"Host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3D6FEA" w:rsidRPr="003D6FEA">
        <w:rPr>
          <w:rFonts w:ascii="Calibri" w:hAnsi="Calibri" w:cs="Calibri"/>
          <w:sz w:val="24"/>
        </w:rPr>
        <w:t>[23]</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parasites experience high</w:t>
      </w:r>
      <w:r w:rsidR="003B65A4">
        <w:rPr>
          <w:sz w:val="24"/>
          <w:szCs w:val="24"/>
        </w:rPr>
        <w:t xml:space="preserve"> temporal</w:t>
      </w:r>
      <w:r w:rsidR="00E52548">
        <w:rPr>
          <w:sz w:val="24"/>
          <w:szCs w:val="24"/>
        </w:rPr>
        <w:t xml:space="preserve"> </w:t>
      </w:r>
      <w:r w:rsidR="00CE5B02">
        <w:rPr>
          <w:sz w:val="24"/>
          <w:szCs w:val="24"/>
        </w:rPr>
        <w:t xml:space="preserve">thermal </w:t>
      </w:r>
      <w:r w:rsidR="008445EE">
        <w:rPr>
          <w:sz w:val="24"/>
          <w:szCs w:val="24"/>
        </w:rPr>
        <w:t>heterogeneity</w:t>
      </w:r>
      <w:r w:rsidR="00E52548">
        <w:rPr>
          <w:sz w:val="24"/>
          <w:szCs w:val="24"/>
        </w:rPr>
        <w:t xml:space="preserve"> </w:t>
      </w:r>
      <w:r w:rsidR="008F3BDE">
        <w:rPr>
          <w:sz w:val="24"/>
          <w:szCs w:val="24"/>
        </w:rPr>
        <w:t xml:space="preserve">(Greenrod et al., in press; </w:t>
      </w:r>
      <w:r w:rsidR="00E52548">
        <w:rPr>
          <w:sz w:val="24"/>
          <w:szCs w:val="24"/>
        </w:rPr>
        <w:fldChar w:fldCharType="begin"/>
      </w:r>
      <w:r w:rsidR="003D6FEA">
        <w:rPr>
          <w:sz w:val="24"/>
          <w:szCs w:val="24"/>
        </w:rPr>
        <w:instrText xml:space="preserve"> ADDIN ZOTERO_ITEM CSL_CITATION {"citationID":"qSDlVQOP","properties":{"formattedCitation":"[24]","plainCitation":"[24]","noteIndex":0},"citationItems":[{"id":3442,"uris":["http://zotero.org/users/local/sgFDdPY0/items/GA87MPVU"],"itemData":{"id":3442,"type":"article-journal","abstract":"Parasite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3D6FEA" w:rsidRPr="003D6FEA">
        <w:rPr>
          <w:rFonts w:ascii="Calibri" w:hAnsi="Calibri" w:cs="Calibri"/>
          <w:sz w:val="24"/>
        </w:rPr>
        <w:t>[24]</w:t>
      </w:r>
      <w:r w:rsidR="00E52548">
        <w:rPr>
          <w:sz w:val="24"/>
          <w:szCs w:val="24"/>
        </w:rPr>
        <w:fldChar w:fldCharType="end"/>
      </w:r>
      <w:r w:rsidR="008F3BDE">
        <w:rPr>
          <w:sz w:val="24"/>
          <w:szCs w:val="24"/>
        </w:rPr>
        <w:t>)</w:t>
      </w:r>
      <w:r w:rsidR="008445EE">
        <w:rPr>
          <w:sz w:val="24"/>
          <w:szCs w:val="24"/>
        </w:rPr>
        <w:t xml:space="preserve">. </w:t>
      </w:r>
      <w:r w:rsidR="00D92750">
        <w:rPr>
          <w:sz w:val="24"/>
          <w:szCs w:val="24"/>
        </w:rPr>
        <w:t>During the infection stage, p</w:t>
      </w:r>
      <w:r w:rsidR="00903D28">
        <w:rPr>
          <w:sz w:val="24"/>
          <w:szCs w:val="24"/>
        </w:rPr>
        <w:t xml:space="preserve">arasites can also induce fevers in hosts </w:t>
      </w:r>
      <w:r w:rsidR="00D92750">
        <w:rPr>
          <w:sz w:val="24"/>
          <w:szCs w:val="24"/>
        </w:rPr>
        <w:t>driving</w:t>
      </w:r>
      <w:r w:rsidR="00903D28">
        <w:rPr>
          <w:sz w:val="24"/>
          <w:szCs w:val="24"/>
        </w:rPr>
        <w:t xml:space="preserve"> thermal changes </w:t>
      </w:r>
      <w:r w:rsidR="00903D28">
        <w:rPr>
          <w:sz w:val="24"/>
          <w:szCs w:val="24"/>
        </w:rPr>
        <w:fldChar w:fldCharType="begin"/>
      </w:r>
      <w:r w:rsidR="003D6FEA">
        <w:rPr>
          <w:sz w:val="24"/>
          <w:szCs w:val="24"/>
        </w:rPr>
        <w:instrText xml:space="preserve"> ADDIN ZOTERO_ITEM CSL_CITATION {"citationID":"eA9BEJSa","properties":{"formattedCitation":"[25]","plainCitation":"[25]","noteIndex":0},"citationItems":[{"id":3519,"uris":["http://zotero.org/users/local/sgFDdPY0/items/5RQAWAY9"],"itemData":{"id":3519,"type":"article-journal","abstract":"Although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3D6FEA" w:rsidRPr="003D6FEA">
        <w:rPr>
          <w:rFonts w:ascii="Calibri" w:hAnsi="Calibri" w:cs="Calibri"/>
          <w:sz w:val="24"/>
        </w:rPr>
        <w:t>[25]</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3D6FEA">
        <w:rPr>
          <w:sz w:val="24"/>
          <w:szCs w:val="24"/>
        </w:rPr>
        <w:instrText xml:space="preserve"> ADDIN ZOTERO_ITEM CSL_CITATION {"citationID":"YHxSOF8h","properties":{"formattedCitation":"[26]","plainCitation":"[26]","noteIndex":0},"citationItems":[{"id":3185,"uris":["http://zotero.org/users/local/sgFDdPY0/items/YPC63ZJ4"],"itemData":{"id":3185,"type":"article-journal","abstract":"Climate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3D6FEA" w:rsidRPr="003D6FEA">
        <w:rPr>
          <w:rFonts w:ascii="Calibri" w:hAnsi="Calibri" w:cs="Calibri"/>
          <w:sz w:val="24"/>
        </w:rPr>
        <w:t>[26]</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3D6FEA">
        <w:rPr>
          <w:sz w:val="24"/>
          <w:szCs w:val="24"/>
        </w:rPr>
        <w:instrText xml:space="preserve"> ADDIN ZOTERO_ITEM CSL_CITATION {"citationID":"PlilhPyA","properties":{"formattedCitation":"[27]","plainCitation":"[27]","noteIndex":0},"citationItems":[{"id":3439,"uris":["http://zotero.org/users/local/sgFDdPY0/items/BK2F3H76"],"itemData":{"id":3439,"type":"article-journal","abstract":"Host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3D6FEA" w:rsidRPr="003D6FEA">
        <w:rPr>
          <w:rFonts w:ascii="Calibri" w:hAnsi="Calibri" w:cs="Calibri"/>
          <w:sz w:val="24"/>
        </w:rPr>
        <w:t>[27]</w:t>
      </w:r>
      <w:r w:rsidR="00020DB8">
        <w:rPr>
          <w:sz w:val="24"/>
          <w:szCs w:val="24"/>
        </w:rPr>
        <w:fldChar w:fldCharType="end"/>
      </w:r>
      <w:r w:rsidR="00F979B5">
        <w:rPr>
          <w:sz w:val="24"/>
          <w:szCs w:val="24"/>
        </w:rPr>
        <w:t xml:space="preserve"> and competition with </w:t>
      </w:r>
      <w:r w:rsidR="00D92750">
        <w:rPr>
          <w:sz w:val="24"/>
          <w:szCs w:val="24"/>
        </w:rPr>
        <w:t>co-infecting</w:t>
      </w:r>
      <w:r w:rsidR="00F979B5">
        <w:rPr>
          <w:sz w:val="24"/>
          <w:szCs w:val="24"/>
        </w:rPr>
        <w:t xml:space="preserve"> parasites </w:t>
      </w:r>
      <w:r w:rsidR="00D92750">
        <w:rPr>
          <w:sz w:val="24"/>
          <w:szCs w:val="24"/>
        </w:rPr>
        <w:t>in th</w:t>
      </w:r>
      <w:r w:rsidR="00F979B5">
        <w:rPr>
          <w:sz w:val="24"/>
          <w:szCs w:val="24"/>
        </w:rPr>
        <w:t>e same host population or individual</w:t>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{"citationID":"vi2YoWUa","properties":{"formattedCitation":"[28]","plainCitation":"[28]","noteIndex":0},"citationItems":[{"id":1860,"uris":["http://zotero.org/users/local/sgFDdPY0/items/WW2BYK4L"],"itemData":{"id":1860,"type":"article-journal","abstract":"In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3D6FEA" w:rsidRPr="003D6FEA">
        <w:rPr>
          <w:rFonts w:ascii="Calibri" w:hAnsi="Calibri" w:cs="Calibri"/>
          <w:sz w:val="24"/>
        </w:rPr>
        <w:t>[28]</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3D6FEA">
        <w:rPr>
          <w:sz w:val="24"/>
          <w:szCs w:val="24"/>
        </w:rPr>
        <w:instrText xml:space="preserve"> ADDIN ZOTERO_ITEM CSL_CITATION {"citationID":"ojqHMUfk","properties":{"formattedCitation":"[29]","plainCitation":"[29]","noteIndex":0},"citationItems":[{"id":1929,"uris":["http://zotero.org/users/local/sgFDdPY0/items/FYFAL3CB"],"itemData":{"id":1929,"type":"article-journal","abstract":"Virulence,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3D6FEA" w:rsidRPr="003D6FEA">
        <w:rPr>
          <w:rFonts w:ascii="Calibri" w:hAnsi="Calibri" w:cs="Calibri"/>
          <w:sz w:val="24"/>
        </w:rPr>
        <w:t>[29]</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w:t>
      </w:r>
      <w:r w:rsidR="00D92750">
        <w:rPr>
          <w:sz w:val="24"/>
          <w:szCs w:val="24"/>
        </w:rPr>
        <w:t>-based</w:t>
      </w:r>
      <w:r w:rsidR="00947B22">
        <w:rPr>
          <w:sz w:val="24"/>
          <w:szCs w:val="24"/>
        </w:rPr>
        <w:t xml:space="preserve"> selection can</w:t>
      </w:r>
      <w:r w:rsidR="008445EE">
        <w:rPr>
          <w:sz w:val="24"/>
          <w:szCs w:val="24"/>
        </w:rPr>
        <w:t xml:space="preserve"> </w:t>
      </w:r>
      <w:r w:rsidR="00D92750">
        <w:rPr>
          <w:sz w:val="24"/>
          <w:szCs w:val="24"/>
        </w:rPr>
        <w:t>shape</w:t>
      </w:r>
      <w:r w:rsidR="008445EE">
        <w:rPr>
          <w:sz w:val="24"/>
          <w:szCs w:val="24"/>
        </w:rPr>
        <w:t xml:space="preserve"> parasite evolution</w:t>
      </w:r>
      <w:r w:rsidR="00DB22A9">
        <w:rPr>
          <w:sz w:val="24"/>
          <w:szCs w:val="24"/>
        </w:rPr>
        <w:t xml:space="preserve"> (</w:t>
      </w:r>
      <w:r w:rsidR="00DB22A9" w:rsidRPr="00D56147">
        <w:rPr>
          <w:sz w:val="24"/>
          <w:szCs w:val="24"/>
          <w:highlight w:val="yellow"/>
        </w:rPr>
        <w:t>Greenrod et al., unpublished</w:t>
      </w:r>
      <w:r w:rsidR="00DB22A9">
        <w:rPr>
          <w:sz w:val="24"/>
          <w:szCs w:val="24"/>
        </w:rPr>
        <w:t>,</w:t>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{"citationID":"QtYT2v98","properties":{"formattedCitation":"[30]","plainCitation":"[30]","noteIndex":0},"citationItems":[{"id":1923,"uris":["http://zotero.org/users/local/sgFDdPY0/items/ZWQQBE93"],"itemData":{"id":1923,"type":"article-journal","abstract":"Evolution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3D6FEA" w:rsidRPr="003D6FEA">
        <w:rPr>
          <w:rFonts w:ascii="Calibri" w:hAnsi="Calibri" w:cs="Calibri"/>
          <w:sz w:val="24"/>
        </w:rPr>
        <w:t>[30]</w:t>
      </w:r>
      <w:r w:rsidR="00E52548">
        <w:rPr>
          <w:sz w:val="24"/>
          <w:szCs w:val="24"/>
        </w:rPr>
        <w:fldChar w:fldCharType="end"/>
      </w:r>
      <w:r w:rsidR="00DB22A9">
        <w:rPr>
          <w:sz w:val="24"/>
          <w:szCs w:val="24"/>
        </w:rPr>
        <w:t>)</w:t>
      </w:r>
      <w:r w:rsidR="008445EE">
        <w:rPr>
          <w:sz w:val="24"/>
          <w:szCs w:val="24"/>
        </w:rPr>
        <w:t xml:space="preserve">. </w:t>
      </w:r>
    </w:p>
    <w:p w14:paraId="388847CE" w14:textId="7A473B31" w:rsidR="00631797" w:rsidRPr="001B3010" w:rsidRDefault="00D92750" w:rsidP="001B3010">
      <w:pPr>
        <w:jc w:val="both"/>
        <w:rPr>
          <w:sz w:val="24"/>
          <w:szCs w:val="24"/>
        </w:rPr>
      </w:pPr>
      <w:r>
        <w:rPr>
          <w:sz w:val="24"/>
          <w:szCs w:val="24"/>
        </w:rPr>
        <w:t xml:space="preserve">We predicted that </w:t>
      </w:r>
      <w:del w:id="7" w:author="Samuel Greenrod" w:date="2025-09-24T12:43:00Z" w16du:dateUtc="2025-09-24T11:43:00Z">
        <w:r w:rsidDel="005B2418">
          <w:rPr>
            <w:sz w:val="24"/>
            <w:szCs w:val="24"/>
          </w:rPr>
          <w:delText>w</w:delText>
        </w:r>
        <w:r w:rsidR="00D30C11" w:rsidDel="005B2418">
          <w:rPr>
            <w:sz w:val="24"/>
            <w:szCs w:val="24"/>
          </w:rPr>
          <w:delText>hil</w:delText>
        </w:r>
        <w:r w:rsidR="00947B22" w:rsidDel="005B2418">
          <w:rPr>
            <w:sz w:val="24"/>
            <w:szCs w:val="24"/>
          </w:rPr>
          <w:delText>e</w:delText>
        </w:r>
        <w:r w:rsidR="00D30C11" w:rsidDel="005B2418">
          <w:rPr>
            <w:sz w:val="24"/>
            <w:szCs w:val="24"/>
          </w:rPr>
          <w:delText xml:space="preserve"> </w:delText>
        </w:r>
      </w:del>
      <w:r w:rsidR="00947B22">
        <w:rPr>
          <w:sz w:val="24"/>
          <w:szCs w:val="24"/>
        </w:rPr>
        <w:t>thermal</w:t>
      </w:r>
      <w:r w:rsidR="00FD7B82">
        <w:rPr>
          <w:sz w:val="24"/>
          <w:szCs w:val="24"/>
        </w:rPr>
        <w:t xml:space="preserve"> heterogeneity </w:t>
      </w:r>
      <w:del w:id="8" w:author="Samuel Greenrod" w:date="2025-09-24T12:43:00Z" w16du:dateUtc="2025-09-24T11:43:00Z">
        <w:r w:rsidR="00DB2065" w:rsidDel="005B2418">
          <w:rPr>
            <w:sz w:val="24"/>
            <w:szCs w:val="24"/>
          </w:rPr>
          <w:delText xml:space="preserve">may </w:delText>
        </w:r>
      </w:del>
      <w:ins w:id="9" w:author="Samuel Greenrod" w:date="2025-09-24T12:43:00Z" w16du:dateUtc="2025-09-24T11:43:00Z">
        <w:r w:rsidR="005B2418">
          <w:rPr>
            <w:sz w:val="24"/>
            <w:szCs w:val="24"/>
          </w:rPr>
          <w:t>would</w:t>
        </w:r>
        <w:r w:rsidR="005B2418">
          <w:rPr>
            <w:sz w:val="24"/>
            <w:szCs w:val="24"/>
          </w:rPr>
          <w:t xml:space="preserve"> </w:t>
        </w:r>
      </w:ins>
      <w:r w:rsidR="003E468C">
        <w:rPr>
          <w:sz w:val="24"/>
          <w:szCs w:val="24"/>
        </w:rPr>
        <w:t>select for</w:t>
      </w:r>
      <w:r w:rsidR="00020DB8">
        <w:rPr>
          <w:sz w:val="24"/>
          <w:szCs w:val="24"/>
        </w:rPr>
        <w:t xml:space="preserve"> </w:t>
      </w:r>
      <w:commentRangeStart w:id="10"/>
      <w:r w:rsidR="00020DB8">
        <w:rPr>
          <w:sz w:val="24"/>
          <w:szCs w:val="24"/>
        </w:rPr>
        <w:t>generalis</w:t>
      </w:r>
      <w:commentRangeEnd w:id="10"/>
      <w:r w:rsidR="00BE61A7">
        <w:rPr>
          <w:rStyle w:val="CommentReference"/>
        </w:rPr>
        <w:commentReference w:id="10"/>
      </w:r>
      <w:r w:rsidR="00020DB8">
        <w:rPr>
          <w:sz w:val="24"/>
          <w:szCs w:val="24"/>
        </w:rPr>
        <w:t xml:space="preserve">t </w:t>
      </w:r>
      <w:r w:rsidR="00E522FB">
        <w:rPr>
          <w:sz w:val="24"/>
          <w:szCs w:val="24"/>
        </w:rPr>
        <w:t xml:space="preserve">parasite </w:t>
      </w:r>
      <w:r w:rsidR="003E468C">
        <w:rPr>
          <w:sz w:val="24"/>
          <w:szCs w:val="24"/>
        </w:rPr>
        <w:t>populations</w:t>
      </w:r>
      <w:ins w:id="11" w:author="Samuel Greenrod" w:date="2025-09-24T12:44:00Z" w16du:dateUtc="2025-09-24T11:44:00Z">
        <w:r w:rsidR="005B2418">
          <w:rPr>
            <w:sz w:val="24"/>
            <w:szCs w:val="24"/>
          </w:rPr>
          <w:t>,</w:t>
        </w:r>
      </w:ins>
      <w:ins w:id="12" w:author="Samuel Greenrod" w:date="2025-09-24T12:42:00Z" w16du:dateUtc="2025-09-24T11:42:00Z">
        <w:r w:rsidR="005B2418">
          <w:rPr>
            <w:sz w:val="24"/>
            <w:szCs w:val="24"/>
          </w:rPr>
          <w:t xml:space="preserve"> which have intermedia</w:t>
        </w:r>
      </w:ins>
      <w:ins w:id="13" w:author="Samuel Greenrod" w:date="2025-09-24T12:43:00Z" w16du:dateUtc="2025-09-24T11:43:00Z">
        <w:r w:rsidR="005B2418">
          <w:rPr>
            <w:sz w:val="24"/>
            <w:szCs w:val="24"/>
          </w:rPr>
          <w:t>te phenotypes</w:t>
        </w:r>
      </w:ins>
      <w:ins w:id="14" w:author="Samuel Greenrod" w:date="2025-09-24T12:44:00Z" w16du:dateUtc="2025-09-24T11:44:00Z">
        <w:r w:rsidR="005B2418">
          <w:rPr>
            <w:sz w:val="24"/>
            <w:szCs w:val="24"/>
          </w:rPr>
          <w:t>,</w:t>
        </w:r>
      </w:ins>
      <w:r w:rsidR="003E468C">
        <w:rPr>
          <w:sz w:val="24"/>
          <w:szCs w:val="24"/>
        </w:rPr>
        <w:t xml:space="preserve">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ins w:id="15" w:author="Samuel Greenrod" w:date="2025-09-24T12:43:00Z" w16du:dateUtc="2025-09-24T11:43:00Z">
        <w:r w:rsidR="005B2418">
          <w:rPr>
            <w:sz w:val="24"/>
            <w:szCs w:val="24"/>
          </w:rPr>
          <w:t>. We also predicted that</w:t>
        </w:r>
      </w:ins>
      <w:del w:id="16" w:author="Samuel Greenrod" w:date="2025-09-24T12:43:00Z" w16du:dateUtc="2025-09-24T11:43:00Z">
        <w:r w:rsidR="00D30C11" w:rsidDel="005B2418">
          <w:rPr>
            <w:sz w:val="24"/>
            <w:szCs w:val="24"/>
          </w:rPr>
          <w:delText>,</w:delText>
        </w:r>
      </w:del>
      <w:r w:rsidR="00D30C11">
        <w:rPr>
          <w:sz w:val="24"/>
          <w:szCs w:val="24"/>
        </w:rPr>
        <w:t xml:space="preserve"> </w:t>
      </w:r>
      <w:del w:id="17" w:author="Samuel Greenrod" w:date="2025-09-24T12:44:00Z" w16du:dateUtc="2025-09-24T11:44:00Z">
        <w:r w:rsidR="00D30C11" w:rsidDel="005B2418">
          <w:rPr>
            <w:sz w:val="24"/>
            <w:szCs w:val="24"/>
          </w:rPr>
          <w:delText>the addition of</w:delText>
        </w:r>
      </w:del>
      <w:ins w:id="18" w:author="Samuel Greenrod" w:date="2025-09-24T12:44:00Z" w16du:dateUtc="2025-09-24T11:44:00Z">
        <w:r w:rsidR="005B2418">
          <w:rPr>
            <w:sz w:val="24"/>
            <w:szCs w:val="24"/>
          </w:rPr>
          <w:t>co-selection with</w:t>
        </w:r>
      </w:ins>
      <w:r w:rsidR="00D30C11">
        <w:rPr>
          <w:sz w:val="24"/>
          <w:szCs w:val="24"/>
        </w:rPr>
        <w:t xml:space="preserve"> other environmental stressors </w:t>
      </w:r>
      <w:del w:id="19" w:author="Samuel Greenrod" w:date="2025-09-24T12:44:00Z" w16du:dateUtc="2025-09-24T11:44:00Z">
        <w:r w:rsidR="00D30C11" w:rsidDel="005B2418">
          <w:rPr>
            <w:sz w:val="24"/>
            <w:szCs w:val="24"/>
          </w:rPr>
          <w:delText xml:space="preserve">should </w:delText>
        </w:r>
      </w:del>
      <w:ins w:id="20" w:author="Samuel Greenrod" w:date="2025-09-24T12:44:00Z" w16du:dateUtc="2025-09-24T11:44:00Z">
        <w:r w:rsidR="005B2418">
          <w:rPr>
            <w:sz w:val="24"/>
            <w:szCs w:val="24"/>
          </w:rPr>
          <w:t>w</w:t>
        </w:r>
        <w:r w:rsidR="005B2418">
          <w:rPr>
            <w:sz w:val="24"/>
            <w:szCs w:val="24"/>
          </w:rPr>
          <w:t xml:space="preserve">ould </w:t>
        </w:r>
      </w:ins>
      <w:r w:rsidR="00D30C11">
        <w:rPr>
          <w:sz w:val="24"/>
          <w:szCs w:val="24"/>
        </w:rPr>
        <w:t xml:space="preserve">constrain </w:t>
      </w:r>
      <w:r w:rsidR="00E522FB">
        <w:rPr>
          <w:sz w:val="24"/>
          <w:szCs w:val="24"/>
        </w:rPr>
        <w:t xml:space="preserve">parasite </w:t>
      </w:r>
      <w:r w:rsidR="00D30C11">
        <w:rPr>
          <w:sz w:val="24"/>
          <w:szCs w:val="24"/>
        </w:rPr>
        <w:t>adaptation</w:t>
      </w:r>
      <w:r w:rsidR="00DC3FCC">
        <w:rPr>
          <w:sz w:val="24"/>
          <w:szCs w:val="24"/>
        </w:rPr>
        <w:t xml:space="preserve"> </w:t>
      </w:r>
      <w:r w:rsidR="00DC3FCC">
        <w:rPr>
          <w:sz w:val="24"/>
          <w:szCs w:val="24"/>
        </w:rPr>
        <w:fldChar w:fldCharType="begin"/>
      </w:r>
      <w:r w:rsidR="003D6FEA">
        <w:rPr>
          <w:sz w:val="24"/>
          <w:szCs w:val="24"/>
        </w:rPr>
        <w:instrText xml:space="preserve"> ADDIN ZOTERO_ITEM CSL_CITATION {"citationID":"yBX7GCPD","properties":{"formattedCitation":"[17]","plainCitation":"[17]","noteIndex":0},"citationItems":[{"id":3436,"uris":["http://zotero.org/users/local/sgFDdPY0/items/LM4QMI28"],"itemData":{"id":3436,"type":"article-journal","abstract":"The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3D6FEA" w:rsidRPr="003D6FEA">
        <w:rPr>
          <w:rFonts w:ascii="Calibri" w:hAnsi="Calibri" w:cs="Calibri"/>
          <w:sz w:val="24"/>
        </w:rPr>
        <w:t>[17]</w:t>
      </w:r>
      <w:r w:rsidR="00DC3FCC">
        <w:rPr>
          <w:sz w:val="24"/>
          <w:szCs w:val="24"/>
        </w:rPr>
        <w:fldChar w:fldCharType="end"/>
      </w:r>
      <w:r w:rsidR="008A38DD">
        <w:rPr>
          <w:sz w:val="24"/>
          <w:szCs w:val="24"/>
        </w:rPr>
        <w:t xml:space="preserve">. </w:t>
      </w:r>
      <w:r w:rsidR="00D30C11">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w:t>
      </w:r>
      <w:proofErr w:type="spellStart"/>
      <w:r w:rsidR="008A38DD">
        <w:rPr>
          <w:sz w:val="24"/>
          <w:szCs w:val="24"/>
        </w:rPr>
        <w:t>Phages</w:t>
      </w:r>
      <w:proofErr w:type="spellEnd"/>
      <w:r w:rsidR="008A38DD">
        <w:rPr>
          <w:sz w:val="24"/>
          <w:szCs w:val="24"/>
        </w:rPr>
        <w:t xml:space="preserve"> </w:t>
      </w:r>
      <w:r>
        <w:rPr>
          <w:sz w:val="24"/>
          <w:szCs w:val="24"/>
        </w:rPr>
        <w:t>evolved</w:t>
      </w:r>
      <w:r w:rsidR="008A38DD">
        <w:rPr>
          <w:sz w:val="24"/>
          <w:szCs w:val="24"/>
        </w:rPr>
        <w:t xml:space="preserve"> with </w:t>
      </w:r>
      <w:r w:rsidR="00CB6F1F">
        <w:rPr>
          <w:sz w:val="24"/>
          <w:szCs w:val="24"/>
        </w:rPr>
        <w:t xml:space="preserve">a </w:t>
      </w:r>
      <w:r>
        <w:rPr>
          <w:sz w:val="24"/>
          <w:szCs w:val="24"/>
        </w:rPr>
        <w:t>static</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populations</w:t>
      </w:r>
      <w:r>
        <w:rPr>
          <w:sz w:val="24"/>
          <w:szCs w:val="24"/>
        </w:rPr>
        <w:t xml:space="preserve"> evolved under fluctuating temperatures</w:t>
      </w:r>
      <w:r w:rsidR="008A38DD">
        <w:rPr>
          <w:sz w:val="24"/>
          <w:szCs w:val="24"/>
        </w:rPr>
        <w:t xml:space="preserve"> </w:t>
      </w:r>
      <w:r>
        <w:rPr>
          <w:sz w:val="24"/>
          <w:szCs w:val="24"/>
        </w:rPr>
        <w:t xml:space="preserve">concurrently </w:t>
      </w:r>
      <w:r w:rsidR="008A38DD">
        <w:rPr>
          <w:sz w:val="24"/>
          <w:szCs w:val="24"/>
        </w:rPr>
        <w:t xml:space="preserve">with </w:t>
      </w:r>
      <w:r>
        <w:rPr>
          <w:sz w:val="24"/>
          <w:szCs w:val="24"/>
        </w:rPr>
        <w:t xml:space="preserve">those evolved under a </w:t>
      </w:r>
      <w:r w:rsidR="008A38DD">
        <w:rPr>
          <w:sz w:val="24"/>
          <w:szCs w:val="24"/>
        </w:rPr>
        <w:t xml:space="preserve">static </w:t>
      </w:r>
      <w:r>
        <w:rPr>
          <w:sz w:val="24"/>
          <w:szCs w:val="24"/>
        </w:rPr>
        <w:t>regime</w:t>
      </w:r>
      <w:r w:rsidR="008A38DD">
        <w:rPr>
          <w:sz w:val="24"/>
          <w:szCs w:val="24"/>
        </w:rPr>
        <w:t xml:space="preserve">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C)</w:t>
      </w:r>
      <w:r>
        <w:rPr>
          <w:sz w:val="24"/>
          <w:szCs w:val="24"/>
        </w:rPr>
        <w:t>, the latter</w:t>
      </w:r>
      <w:r w:rsidR="008A38DD">
        <w:rPr>
          <w:sz w:val="24"/>
          <w:szCs w:val="24"/>
        </w:rPr>
        <w:t xml:space="preserve"> </w:t>
      </w:r>
      <w:r w:rsidR="00CB6F1F">
        <w:rPr>
          <w:sz w:val="24"/>
          <w:szCs w:val="24"/>
        </w:rPr>
        <w:t>presented in</w:t>
      </w:r>
      <w:r w:rsidR="008A38DD">
        <w:rPr>
          <w:sz w:val="24"/>
          <w:szCs w:val="24"/>
        </w:rPr>
        <w:t xml:space="preserve"> </w:t>
      </w:r>
      <w:r w:rsidR="008A38DD" w:rsidRPr="00D56147">
        <w:rPr>
          <w:sz w:val="24"/>
          <w:szCs w:val="24"/>
          <w:highlight w:val="yellow"/>
        </w:rPr>
        <w:t>Greenrod et al. (</w:t>
      </w:r>
      <w:r w:rsidR="00CB6F1F" w:rsidRPr="00D56147">
        <w:rPr>
          <w:sz w:val="24"/>
          <w:szCs w:val="24"/>
          <w:highlight w:val="yellow"/>
        </w:rPr>
        <w:t>unpublished</w:t>
      </w:r>
      <w:r w:rsidR="008A38DD" w:rsidRPr="00D56147">
        <w:rPr>
          <w:sz w:val="24"/>
          <w:szCs w:val="24"/>
          <w:highlight w:val="yellow"/>
        </w:rPr>
        <w:t>).</w:t>
      </w:r>
      <w:r w:rsidR="008A38DD">
        <w:rPr>
          <w:sz w:val="24"/>
          <w:szCs w:val="24"/>
        </w:rPr>
        <w:t xml:space="preserve"> </w:t>
      </w:r>
      <w:r w:rsidR="001B3010" w:rsidRPr="001B3010">
        <w:rPr>
          <w:sz w:val="24"/>
          <w:szCs w:val="24"/>
        </w:rPr>
        <w:t xml:space="preserve">We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r w:rsidRPr="00C754E8">
        <w:rPr>
          <w:b/>
          <w:bCs/>
          <w:sz w:val="28"/>
          <w:szCs w:val="28"/>
        </w:rPr>
        <w:t>Methods and Materials</w:t>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112AC191" w:rsidR="00C754E8" w:rsidRPr="00C754E8" w:rsidRDefault="00C754E8" w:rsidP="00C754E8">
      <w:pPr>
        <w:jc w:val="both"/>
        <w:rPr>
          <w:sz w:val="24"/>
          <w:szCs w:val="24"/>
        </w:rPr>
      </w:pPr>
      <w:r w:rsidRPr="00C754E8">
        <w:rPr>
          <w:sz w:val="24"/>
          <w:szCs w:val="24"/>
        </w:rPr>
        <w:t xml:space="preserve">This study builds on a previously published experimental framework </w:t>
      </w:r>
      <w:r w:rsidRPr="00D56147">
        <w:rPr>
          <w:sz w:val="24"/>
          <w:szCs w:val="24"/>
          <w:highlight w:val="yellow"/>
        </w:rPr>
        <w:t>(Greenrod et al., unpublished)</w:t>
      </w:r>
      <w:r>
        <w:rPr>
          <w:sz w:val="24"/>
          <w:szCs w:val="24"/>
        </w:rPr>
        <w:t xml:space="preserve"> </w:t>
      </w:r>
      <w:r w:rsidRPr="00C754E8">
        <w:rPr>
          <w:sz w:val="24"/>
          <w:szCs w:val="24"/>
        </w:rPr>
        <w:t xml:space="preserve">using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w:t>
      </w:r>
      <w:proofErr w:type="spellStart"/>
      <w:r w:rsidRPr="00C754E8">
        <w:rPr>
          <w:sz w:val="24"/>
          <w:szCs w:val="24"/>
        </w:rPr>
        <w:t>phages</w:t>
      </w:r>
      <w:proofErr w:type="spellEnd"/>
      <w:r w:rsidRPr="00C754E8">
        <w:rPr>
          <w:sz w:val="24"/>
          <w:szCs w:val="24"/>
        </w:rPr>
        <w:t xml:space="preserve">, φLUZ19 and φ14-1, were </w:t>
      </w:r>
      <w:r w:rsidR="002565F8">
        <w:rPr>
          <w:sz w:val="24"/>
          <w:szCs w:val="24"/>
        </w:rPr>
        <w:t>used</w:t>
      </w:r>
      <w:r w:rsidRPr="00C754E8">
        <w:rPr>
          <w:sz w:val="24"/>
          <w:szCs w:val="24"/>
        </w:rPr>
        <w:t xml:space="preserve"> due to their known thermal response differences: φLUZ19 </w:t>
      </w:r>
      <w:r w:rsidRPr="00C754E8">
        <w:rPr>
          <w:sz w:val="24"/>
          <w:szCs w:val="24"/>
        </w:rPr>
        <w:lastRenderedPageBreak/>
        <w:t xml:space="preserve">performs well at both 37°C and 42°C, while φ14-1 is growth-restricted at 42°C </w:t>
      </w:r>
      <w:r w:rsidR="005000C1">
        <w:rPr>
          <w:sz w:val="24"/>
          <w:szCs w:val="24"/>
        </w:rPr>
        <w:fldChar w:fldCharType="begin"/>
      </w:r>
      <w:r w:rsidR="003D6FEA">
        <w:rPr>
          <w:sz w:val="24"/>
          <w:szCs w:val="24"/>
        </w:rPr>
        <w:instrText xml:space="preserve"> ADDIN ZOTERO_ITEM CSL_CITATION {"citationID":"La5EerWz","properties":{"formattedCitation":"[31]","plainCitation":"[31]","noteIndex":0},"citationItems":[{"id":2201,"uris":["http://zotero.org/users/local/sgFDdPY0/items/ZKZP7LIY"],"itemData":{"id":2201,"type":"article-journal","container-title":"Applied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3D6FEA" w:rsidRPr="003D6FEA">
        <w:rPr>
          <w:rFonts w:ascii="Calibri" w:hAnsi="Calibri" w:cs="Calibri"/>
          <w:sz w:val="24"/>
        </w:rPr>
        <w:t>[31]</w:t>
      </w:r>
      <w:r w:rsidR="005000C1">
        <w:rPr>
          <w:sz w:val="24"/>
          <w:szCs w:val="24"/>
        </w:rPr>
        <w:fldChar w:fldCharType="end"/>
      </w:r>
      <w:r w:rsidRPr="00C754E8">
        <w:rPr>
          <w:sz w:val="24"/>
          <w:szCs w:val="24"/>
        </w:rPr>
        <w:t xml:space="preserve">. Phage lysates and bacterial stocks were prepared </w:t>
      </w:r>
      <w:r w:rsidR="005000C1">
        <w:rPr>
          <w:sz w:val="24"/>
          <w:szCs w:val="24"/>
        </w:rPr>
        <w:t xml:space="preserve">as in ref </w:t>
      </w:r>
      <w:r w:rsidR="005000C1">
        <w:rPr>
          <w:sz w:val="24"/>
          <w:szCs w:val="24"/>
        </w:rPr>
        <w:fldChar w:fldCharType="begin"/>
      </w:r>
      <w:r w:rsidR="003D6FEA">
        <w:rPr>
          <w:sz w:val="24"/>
          <w:szCs w:val="24"/>
        </w:rPr>
        <w:instrText xml:space="preserve"> ADDIN ZOTERO_ITEM CSL_CITATION {"citationID":"ve1dHb37","properties":{"formattedCitation":"[31]","plainCitation":"[31]","noteIndex":0},"citationItems":[{"id":2201,"uris":["http://zotero.org/users/local/sgFDdPY0/items/ZKZP7LIY"],"itemData":{"id":2201,"type":"article-journal","container-title":"Applied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3D6FEA" w:rsidRPr="003D6FEA">
        <w:rPr>
          <w:rFonts w:ascii="Calibri" w:hAnsi="Calibri" w:cs="Calibri"/>
          <w:sz w:val="24"/>
        </w:rPr>
        <w:t>[31]</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18B5945E" w:rsidR="00C754E8" w:rsidRPr="00C754E8" w:rsidRDefault="00C754E8" w:rsidP="00C754E8">
      <w:pPr>
        <w:jc w:val="both"/>
        <w:rPr>
          <w:sz w:val="24"/>
          <w:szCs w:val="24"/>
        </w:rPr>
      </w:pPr>
      <w:r w:rsidRPr="00C754E8">
        <w:rPr>
          <w:sz w:val="24"/>
          <w:szCs w:val="24"/>
        </w:rPr>
        <w:t>The experimental evolution design closely followed that of</w:t>
      </w:r>
      <w:r w:rsidR="005000C1">
        <w:rPr>
          <w:sz w:val="24"/>
          <w:szCs w:val="24"/>
        </w:rPr>
        <w:t xml:space="preserve"> </w:t>
      </w:r>
      <w:r w:rsidR="005000C1" w:rsidRPr="00D56147">
        <w:rPr>
          <w:sz w:val="24"/>
          <w:szCs w:val="24"/>
          <w:highlight w:val="yellow"/>
        </w:rPr>
        <w:t>Greenrod et al.</w:t>
      </w:r>
      <w:r w:rsidRPr="00D56147">
        <w:rPr>
          <w:sz w:val="24"/>
          <w:szCs w:val="24"/>
          <w:highlight w:val="yellow"/>
        </w:rPr>
        <w:t>,</w:t>
      </w:r>
      <w:r w:rsidRPr="00C754E8">
        <w:rPr>
          <w:sz w:val="24"/>
          <w:szCs w:val="24"/>
        </w:rPr>
        <w:t xml:space="preserve"> with additional treatments incorporating fluctuating temperatures. </w:t>
      </w:r>
      <w:proofErr w:type="spellStart"/>
      <w:r w:rsidRPr="00C754E8">
        <w:rPr>
          <w:sz w:val="24"/>
          <w:szCs w:val="24"/>
        </w:rPr>
        <w:t>Phages</w:t>
      </w:r>
      <w:proofErr w:type="spellEnd"/>
      <w:r w:rsidRPr="00C754E8">
        <w:rPr>
          <w:sz w:val="24"/>
          <w:szCs w:val="24"/>
        </w:rPr>
        <w:t xml:space="preserve">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4B6F2F06" w:rsidR="00C754E8" w:rsidRPr="00C754E8" w:rsidRDefault="005000C1" w:rsidP="00C754E8">
      <w:pPr>
        <w:jc w:val="both"/>
        <w:rPr>
          <w:sz w:val="24"/>
          <w:szCs w:val="24"/>
        </w:rPr>
      </w:pPr>
      <w:r w:rsidRPr="000E6C18">
        <w:rPr>
          <w:sz w:val="24"/>
          <w:szCs w:val="24"/>
        </w:rPr>
        <w:t xml:space="preserve">Phage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w:t>
      </w:r>
      <w:proofErr w:type="gramStart"/>
      <w:r w:rsidRPr="000E6C18">
        <w:rPr>
          <w:sz w:val="24"/>
          <w:szCs w:val="24"/>
        </w:rPr>
        <w:t>loose-lid</w:t>
      </w:r>
      <w:proofErr w:type="gramEnd"/>
      <w:r w:rsidRPr="000E6C18">
        <w:rPr>
          <w:sz w:val="24"/>
          <w:szCs w:val="24"/>
        </w:rPr>
        <w:t xml:space="preserve">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F77E493"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 </w:t>
      </w:r>
      <w:proofErr w:type="spellStart"/>
      <w:r w:rsidRPr="00C754E8">
        <w:rPr>
          <w:sz w:val="24"/>
          <w:szCs w:val="24"/>
        </w:rPr>
        <w:t>μ</w:t>
      </w:r>
      <w:r w:rsidR="005000C1">
        <w:rPr>
          <w:sz w:val="24"/>
          <w:szCs w:val="24"/>
        </w:rPr>
        <w:t>m</w:t>
      </w:r>
      <w:proofErr w:type="spellEnd"/>
      <w:r w:rsidRPr="00C754E8">
        <w:rPr>
          <w:sz w:val="24"/>
          <w:szCs w:val="24"/>
        </w:rPr>
        <w:t xml:space="preserve"> filters. Filtrates were stored at 4°C. In subsequent passages, 300 </w:t>
      </w:r>
      <w:proofErr w:type="spellStart"/>
      <w:r w:rsidRPr="00C754E8">
        <w:rPr>
          <w:sz w:val="24"/>
          <w:szCs w:val="24"/>
        </w:rPr>
        <w:t>μ</w:t>
      </w:r>
      <w:r w:rsidR="005000C1">
        <w:rPr>
          <w:sz w:val="24"/>
          <w:szCs w:val="24"/>
        </w:rPr>
        <w:t>l</w:t>
      </w:r>
      <w:proofErr w:type="spellEnd"/>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7EB4184F" w:rsidR="00C754E8" w:rsidRPr="00C754E8" w:rsidRDefault="00C754E8" w:rsidP="00C754E8">
      <w:pPr>
        <w:jc w:val="both"/>
        <w:rPr>
          <w:sz w:val="24"/>
          <w:szCs w:val="24"/>
        </w:rPr>
      </w:pPr>
      <w:r w:rsidRPr="00C754E8">
        <w:rPr>
          <w:sz w:val="24"/>
          <w:szCs w:val="24"/>
        </w:rPr>
        <w:t xml:space="preserve">Phage titres were determined via the double-layer overlay method </w:t>
      </w:r>
      <w:r w:rsidR="00EB091C">
        <w:rPr>
          <w:sz w:val="24"/>
          <w:szCs w:val="24"/>
        </w:rPr>
        <w:fldChar w:fldCharType="begin"/>
      </w:r>
      <w:r w:rsidR="003D6FEA">
        <w:rPr>
          <w:sz w:val="24"/>
          <w:szCs w:val="24"/>
        </w:rPr>
        <w:instrText xml:space="preserve"> ADDIN ZOTERO_ITEM CSL_CITATION {"citationID":"ndXfAzbw","properties":{"formattedCitation":"[32]","plainCitation":"[32]","noteIndex":0},"citationItems":[{"id":1524,"uris":["http://zotero.org/users/local/sgFDdPY0/items/S4ZYV8A8"],"itemData":{"id":1524,"type":"chapter","abstract":"The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3D6FEA" w:rsidRPr="003D6FEA">
        <w:rPr>
          <w:rFonts w:ascii="Calibri" w:hAnsi="Calibri" w:cs="Calibri"/>
          <w:sz w:val="24"/>
        </w:rPr>
        <w:t>[32]</w:t>
      </w:r>
      <w:r w:rsidR="00EB091C">
        <w:rPr>
          <w:sz w:val="24"/>
          <w:szCs w:val="24"/>
        </w:rPr>
        <w:fldChar w:fldCharType="end"/>
      </w:r>
      <w:r w:rsidR="00EB091C">
        <w:rPr>
          <w:sz w:val="24"/>
          <w:szCs w:val="24"/>
        </w:rPr>
        <w:t xml:space="preserve"> </w:t>
      </w:r>
      <w:r w:rsidRPr="00C754E8">
        <w:rPr>
          <w:sz w:val="24"/>
          <w:szCs w:val="24"/>
        </w:rPr>
        <w:t xml:space="preserve">using φLUZ19- or φ14-1-resistant PAO1 strains for selective plating. 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sequencing</w:t>
      </w:r>
      <w:r w:rsidR="00685CF6">
        <w:rPr>
          <w:sz w:val="24"/>
          <w:szCs w:val="24"/>
        </w:rPr>
        <w:t xml:space="preserve"> </w:t>
      </w:r>
      <w:r w:rsidR="00685CF6" w:rsidRPr="00D56147">
        <w:rPr>
          <w:sz w:val="24"/>
          <w:szCs w:val="24"/>
          <w:highlight w:val="yellow"/>
        </w:rPr>
        <w:t>(Greenrod et al., unpublished)</w:t>
      </w:r>
      <w:r w:rsidRPr="00D56147">
        <w:rPr>
          <w:sz w:val="24"/>
          <w:szCs w:val="24"/>
          <w:highlight w:val="yellow"/>
        </w:rPr>
        <w:t>.</w:t>
      </w:r>
      <w:r w:rsidRPr="00C754E8">
        <w:rPr>
          <w:sz w:val="24"/>
          <w:szCs w:val="24"/>
        </w:rPr>
        <w:t xml:space="preserve"> All monoculture and co-culture samples were quantified using the appropriate resistant strains to ensure consistency.</w:t>
      </w:r>
    </w:p>
    <w:p w14:paraId="00D8F447" w14:textId="11D8BC6E" w:rsidR="00C754E8" w:rsidRPr="00685CF6" w:rsidRDefault="00C754E8" w:rsidP="00C754E8">
      <w:pPr>
        <w:jc w:val="both"/>
        <w:rPr>
          <w:b/>
          <w:bCs/>
          <w:i/>
          <w:iCs/>
          <w:sz w:val="24"/>
          <w:szCs w:val="24"/>
        </w:rPr>
      </w:pPr>
      <w:r w:rsidRPr="00685CF6">
        <w:rPr>
          <w:b/>
          <w:bCs/>
          <w:i/>
          <w:iCs/>
          <w:sz w:val="24"/>
          <w:szCs w:val="24"/>
        </w:rPr>
        <w:t xml:space="preserve">Phage </w:t>
      </w:r>
      <w:r w:rsidR="00DF2B3B">
        <w:rPr>
          <w:b/>
          <w:bCs/>
          <w:i/>
          <w:iCs/>
          <w:sz w:val="24"/>
          <w:szCs w:val="24"/>
        </w:rPr>
        <w:t>Separation</w:t>
      </w:r>
      <w:r w:rsidR="00DF2B3B" w:rsidRPr="00685CF6">
        <w:rPr>
          <w:b/>
          <w:bCs/>
          <w:i/>
          <w:iCs/>
          <w:sz w:val="24"/>
          <w:szCs w:val="24"/>
        </w:rPr>
        <w:t xml:space="preserve"> </w:t>
      </w:r>
      <w:r w:rsidRPr="00685CF6">
        <w:rPr>
          <w:b/>
          <w:bCs/>
          <w:i/>
          <w:iCs/>
          <w:sz w:val="24"/>
          <w:szCs w:val="24"/>
        </w:rPr>
        <w:t>and Concentration</w:t>
      </w:r>
    </w:p>
    <w:p w14:paraId="48BE5CDB" w14:textId="14ADC8DF"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 followed by </w:t>
      </w:r>
      <w:r w:rsidR="002B495C">
        <w:rPr>
          <w:sz w:val="24"/>
          <w:szCs w:val="24"/>
        </w:rPr>
        <w:t xml:space="preserve">phage extraction from </w:t>
      </w:r>
      <w:r w:rsidRPr="00C754E8">
        <w:rPr>
          <w:sz w:val="24"/>
          <w:szCs w:val="24"/>
        </w:rPr>
        <w:t xml:space="preserve">top agar </w:t>
      </w:r>
      <w:r w:rsidR="002B495C">
        <w:rPr>
          <w:sz w:val="24"/>
          <w:szCs w:val="24"/>
        </w:rPr>
        <w:t xml:space="preserve">through overnight mixing with phage </w:t>
      </w:r>
      <w:r w:rsidR="002B495C" w:rsidRPr="000E6C18">
        <w:rPr>
          <w:sz w:val="24"/>
          <w:szCs w:val="24"/>
        </w:rPr>
        <w:t>buffer (NaCl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w:t>
      </w:r>
      <w:proofErr w:type="spellStart"/>
      <w:r w:rsidR="002B495C" w:rsidRPr="000E6C18">
        <w:rPr>
          <w:sz w:val="24"/>
          <w:szCs w:val="24"/>
        </w:rPr>
        <w:t>Gelatin</w:t>
      </w:r>
      <w:proofErr w:type="spellEnd"/>
      <w:r w:rsidR="002B495C" w:rsidRPr="000E6C18">
        <w:rPr>
          <w:sz w:val="24"/>
          <w:szCs w:val="24"/>
        </w:rPr>
        <w:t xml:space="preserve"> (0.01%))</w:t>
      </w:r>
      <w:r w:rsidRPr="00C754E8">
        <w:rPr>
          <w:sz w:val="24"/>
          <w:szCs w:val="24"/>
        </w:rPr>
        <w:t xml:space="preserve">.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in </w:t>
      </w:r>
      <w:r w:rsidRPr="00D56147">
        <w:rPr>
          <w:sz w:val="24"/>
          <w:szCs w:val="24"/>
          <w:highlight w:val="yellow"/>
        </w:rPr>
        <w:t>Greenrod et al.</w:t>
      </w:r>
    </w:p>
    <w:p w14:paraId="49FD1BEE" w14:textId="77777777" w:rsidR="00C754E8" w:rsidRPr="00C41526" w:rsidRDefault="00C754E8" w:rsidP="00C754E8">
      <w:pPr>
        <w:jc w:val="both"/>
        <w:rPr>
          <w:b/>
          <w:bCs/>
          <w:sz w:val="24"/>
          <w:szCs w:val="24"/>
        </w:rPr>
      </w:pPr>
      <w:r w:rsidRPr="00C41526">
        <w:rPr>
          <w:b/>
          <w:bCs/>
          <w:sz w:val="24"/>
          <w:szCs w:val="24"/>
        </w:rPr>
        <w:t>Fitness Assays</w:t>
      </w:r>
    </w:p>
    <w:p w14:paraId="0E255DDE" w14:textId="77777777" w:rsidR="00C754E8" w:rsidRPr="00C41526" w:rsidRDefault="00C754E8" w:rsidP="00C754E8">
      <w:pPr>
        <w:jc w:val="both"/>
        <w:rPr>
          <w:b/>
          <w:bCs/>
          <w:i/>
          <w:iCs/>
          <w:sz w:val="24"/>
          <w:szCs w:val="24"/>
        </w:rPr>
      </w:pPr>
      <w:r w:rsidRPr="00C41526">
        <w:rPr>
          <w:b/>
          <w:bCs/>
          <w:i/>
          <w:iCs/>
          <w:sz w:val="24"/>
          <w:szCs w:val="24"/>
        </w:rPr>
        <w:t>Growth Rates</w:t>
      </w:r>
    </w:p>
    <w:p w14:paraId="68476CD5" w14:textId="71552D94" w:rsidR="00EB091C" w:rsidRPr="000E6C18" w:rsidRDefault="00EB091C" w:rsidP="00EB091C">
      <w:pPr>
        <w:spacing w:line="276" w:lineRule="auto"/>
        <w:jc w:val="both"/>
        <w:rPr>
          <w:sz w:val="24"/>
          <w:szCs w:val="24"/>
        </w:rPr>
      </w:pPr>
      <w:r w:rsidRPr="00C41526">
        <w:rPr>
          <w:sz w:val="24"/>
          <w:szCs w:val="24"/>
        </w:rPr>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mixed with 10</w:t>
      </w:r>
      <w:r w:rsidRPr="00C41526">
        <w:rPr>
          <w:sz w:val="24"/>
          <w:szCs w:val="24"/>
          <w:vertAlign w:val="superscript"/>
        </w:rPr>
        <w:t>8</w:t>
      </w:r>
      <w:r w:rsidRPr="00C41526">
        <w:rPr>
          <w:sz w:val="24"/>
          <w:szCs w:val="24"/>
        </w:rPr>
        <w:t xml:space="preserve"> CFU/ml wild-type PAO1 to a final MOI = ~0.0001. φLUZ19 was sampled at 2h, 4h, and 8h; φ14-1 at 4h and 8h due to </w:t>
      </w:r>
      <w:r w:rsidRPr="00C41526">
        <w:rPr>
          <w:sz w:val="24"/>
          <w:szCs w:val="24"/>
        </w:rPr>
        <w:lastRenderedPageBreak/>
        <w:t>delayed replication. Phage quantification was performed through sterile-filtration through 0.22</w:t>
      </w:r>
      <w:r w:rsidRPr="00C41526">
        <w:rPr>
          <w:rFonts w:cstheme="minorHAnsi"/>
          <w:sz w:val="24"/>
          <w:szCs w:val="24"/>
        </w:rPr>
        <w:t>μ</w:t>
      </w:r>
      <w:r w:rsidRPr="00C41526">
        <w:rPr>
          <w:sz w:val="24"/>
          <w:szCs w:val="24"/>
        </w:rPr>
        <w:t>m filters (Agilent) followed by centrifugation at 2,230xg for 5 mins before spotting onto resistant PAO1 double-layer overlay plates. Each fitness assay included a single replicate of each evolved phage line and</w:t>
      </w:r>
      <w:r w:rsidRPr="000E6C18">
        <w:rPr>
          <w:sz w:val="24"/>
          <w:szCs w:val="24"/>
        </w:rPr>
        <w:t xml:space="preserve"> three replicates of the phage ancestor. Fitness 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06494B4D"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in </w:t>
      </w:r>
      <w:r w:rsidR="002B495C" w:rsidRPr="00D56147">
        <w:rPr>
          <w:sz w:val="24"/>
          <w:szCs w:val="24"/>
          <w:highlight w:val="yellow"/>
        </w:rPr>
        <w:t>Greenrod et al</w:t>
      </w:r>
      <w:r w:rsidR="003B65A4" w:rsidRPr="00D56147">
        <w:rPr>
          <w:sz w:val="24"/>
          <w:szCs w:val="24"/>
          <w:highlight w:val="yellow"/>
        </w:rPr>
        <w:t xml:space="preserve"> (</w:t>
      </w:r>
      <w:r w:rsidR="00F42F85" w:rsidRPr="00D56147">
        <w:rPr>
          <w:sz w:val="24"/>
          <w:szCs w:val="24"/>
          <w:highlight w:val="yellow"/>
        </w:rPr>
        <w:t>unpublished</w:t>
      </w:r>
      <w:r w:rsidR="003B65A4" w:rsidRPr="00D56147">
        <w:rPr>
          <w:sz w:val="24"/>
          <w:szCs w:val="24"/>
          <w:highlight w:val="yellow"/>
        </w:rPr>
        <w:t>)</w:t>
      </w:r>
      <w:r w:rsidR="002B495C" w:rsidRPr="00D56147">
        <w:rPr>
          <w:sz w:val="24"/>
          <w:szCs w:val="24"/>
          <w:highlight w:val="yellow"/>
        </w:rPr>
        <w:t>.</w:t>
      </w:r>
      <w:r w:rsidR="002B495C">
        <w:rPr>
          <w:sz w:val="24"/>
          <w:szCs w:val="24"/>
        </w:rPr>
        <w:t xml:space="preserve"> Briefly,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w:t>
      </w:r>
      <w:proofErr w:type="spellStart"/>
      <w:r w:rsidRPr="00C754E8">
        <w:rPr>
          <w:sz w:val="24"/>
          <w:szCs w:val="24"/>
        </w:rPr>
        <w:t>NanoDrop</w:t>
      </w:r>
      <w:proofErr w:type="spellEnd"/>
      <w:r w:rsidRPr="00C754E8">
        <w:rPr>
          <w:sz w:val="24"/>
          <w:szCs w:val="24"/>
        </w:rPr>
        <w:t xml:space="preserve"> </w:t>
      </w:r>
      <w:r w:rsidR="002B495C">
        <w:rPr>
          <w:sz w:val="24"/>
          <w:szCs w:val="24"/>
        </w:rPr>
        <w:t>2000c (</w:t>
      </w:r>
      <w:proofErr w:type="spellStart"/>
      <w:r w:rsidR="002B495C">
        <w:rPr>
          <w:sz w:val="24"/>
          <w:szCs w:val="24"/>
        </w:rPr>
        <w:t>Thermo</w:t>
      </w:r>
      <w:proofErr w:type="spellEnd"/>
      <w:r w:rsidR="002B495C">
        <w:rPr>
          <w:sz w:val="24"/>
          <w:szCs w:val="24"/>
        </w:rPr>
        <w:t xml:space="preserve"> Scientific) </w:t>
      </w:r>
      <w:r w:rsidRPr="00C754E8">
        <w:rPr>
          <w:sz w:val="24"/>
          <w:szCs w:val="24"/>
        </w:rPr>
        <w:t>and quantified with Qubit</w:t>
      </w:r>
      <w:r w:rsidR="002B495C">
        <w:rPr>
          <w:sz w:val="24"/>
          <w:szCs w:val="24"/>
        </w:rPr>
        <w:t xml:space="preserve"> 4 (</w:t>
      </w:r>
      <w:proofErr w:type="spellStart"/>
      <w:r w:rsidR="002B495C">
        <w:rPr>
          <w:sz w:val="24"/>
          <w:szCs w:val="24"/>
        </w:rPr>
        <w:t>Thermofisher</w:t>
      </w:r>
      <w:proofErr w:type="spellEnd"/>
      <w:r w:rsidR="002B495C">
        <w:rPr>
          <w:sz w:val="24"/>
          <w:szCs w:val="24"/>
        </w:rPr>
        <w:t>)</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w:t>
      </w:r>
      <w:proofErr w:type="spellStart"/>
      <w:r w:rsidRPr="00C754E8">
        <w:rPr>
          <w:sz w:val="24"/>
          <w:szCs w:val="24"/>
        </w:rPr>
        <w:t>MicrobesNG</w:t>
      </w:r>
      <w:proofErr w:type="spellEnd"/>
      <w:r w:rsidRPr="00C754E8">
        <w:rPr>
          <w:sz w:val="24"/>
          <w:szCs w:val="24"/>
        </w:rPr>
        <w:t xml:space="preserve"> using hybrid (short and long-read)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07F4F189" w:rsidR="00C754E8" w:rsidRPr="00C754E8" w:rsidRDefault="00750BA0" w:rsidP="00C754E8">
      <w:pPr>
        <w:jc w:val="both"/>
        <w:rPr>
          <w:sz w:val="24"/>
          <w:szCs w:val="24"/>
        </w:rPr>
      </w:pPr>
      <w:r>
        <w:rPr>
          <w:sz w:val="24"/>
          <w:szCs w:val="24"/>
        </w:rPr>
        <w:t xml:space="preserve">Sequences are analysed using identical protocols to </w:t>
      </w:r>
      <w:r w:rsidRPr="00D56147">
        <w:rPr>
          <w:sz w:val="24"/>
          <w:szCs w:val="24"/>
          <w:highlight w:val="yellow"/>
        </w:rPr>
        <w:t>Greenrod et al., (unpublished).</w:t>
      </w:r>
      <w:r>
        <w:rPr>
          <w:sz w:val="24"/>
          <w:szCs w:val="24"/>
        </w:rPr>
        <w:t xml:space="preserve"> </w:t>
      </w:r>
      <w:r w:rsidR="00C754E8" w:rsidRPr="00C754E8">
        <w:rPr>
          <w:sz w:val="24"/>
          <w:szCs w:val="24"/>
        </w:rPr>
        <w:t>Reads were pre-processed with Trim Galore</w:t>
      </w:r>
      <w:r w:rsidR="00AE616A">
        <w:rPr>
          <w:sz w:val="24"/>
          <w:szCs w:val="24"/>
        </w:rPr>
        <w:t xml:space="preserve"> (v.0.5.0) (</w:t>
      </w:r>
      <w:hyperlink r:id="rId13"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w:t>
      </w:r>
      <w:proofErr w:type="spellStart"/>
      <w:r w:rsidR="00C754E8" w:rsidRPr="00C754E8">
        <w:rPr>
          <w:sz w:val="24"/>
          <w:szCs w:val="24"/>
        </w:rPr>
        <w:t>downsampled</w:t>
      </w:r>
      <w:proofErr w:type="spellEnd"/>
      <w:r w:rsidR="00C754E8" w:rsidRPr="00C754E8">
        <w:rPr>
          <w:sz w:val="24"/>
          <w:szCs w:val="24"/>
        </w:rPr>
        <w:t xml:space="preserve"> using </w:t>
      </w:r>
      <w:proofErr w:type="spellStart"/>
      <w:r w:rsidR="00C754E8" w:rsidRPr="00C754E8">
        <w:rPr>
          <w:sz w:val="24"/>
          <w:szCs w:val="24"/>
        </w:rPr>
        <w:t>bbnorm</w:t>
      </w:r>
      <w:proofErr w:type="spellEnd"/>
      <w:r w:rsidR="00AE616A">
        <w:rPr>
          <w:sz w:val="24"/>
          <w:szCs w:val="24"/>
        </w:rPr>
        <w:t xml:space="preserve"> from the </w:t>
      </w:r>
      <w:proofErr w:type="spellStart"/>
      <w:r w:rsidR="00AE616A">
        <w:rPr>
          <w:sz w:val="24"/>
          <w:szCs w:val="24"/>
        </w:rPr>
        <w:t>bbmap</w:t>
      </w:r>
      <w:proofErr w:type="spellEnd"/>
      <w:r w:rsidR="00AE616A">
        <w:rPr>
          <w:sz w:val="24"/>
          <w:szCs w:val="24"/>
        </w:rPr>
        <w:t xml:space="preserve"> package (v.39.18) (</w:t>
      </w:r>
      <w:hyperlink r:id="rId14"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assemblies generated with </w:t>
      </w:r>
      <w:proofErr w:type="spellStart"/>
      <w:r w:rsidR="00C754E8" w:rsidRPr="00C754E8">
        <w:rPr>
          <w:sz w:val="24"/>
          <w:szCs w:val="24"/>
        </w:rPr>
        <w:t>shovill</w:t>
      </w:r>
      <w:proofErr w:type="spellEnd"/>
      <w:r w:rsidR="00AE616A">
        <w:rPr>
          <w:sz w:val="24"/>
          <w:szCs w:val="24"/>
        </w:rPr>
        <w:t xml:space="preserve"> (v1.1.0) (</w:t>
      </w:r>
      <w:hyperlink r:id="rId15"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84092A">
        <w:rPr>
          <w:sz w:val="24"/>
          <w:szCs w:val="24"/>
        </w:rPr>
        <w:instrText xml:space="preserve"> ADDIN ZOTERO_ITEM CSL_CITATION {"citationID":"d7aJHyV9","properties":{"formattedCitation":"[33]","plainCitation":"[33]","noteIndex":0},"citationItems":[{"id":3231,"uris":["http://zotero.org/users/local/sgFDdPY0/items/W8QZQMMN"],"itemData":{"id":3231,"type":"article-journal","abstract":"The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84092A" w:rsidRPr="0084092A">
        <w:rPr>
          <w:rFonts w:ascii="Calibri" w:hAnsi="Calibri" w:cs="Calibri"/>
          <w:sz w:val="24"/>
        </w:rPr>
        <w:t>[33]</w:t>
      </w:r>
      <w:r w:rsidR="00AE616A">
        <w:rPr>
          <w:sz w:val="24"/>
          <w:szCs w:val="24"/>
        </w:rPr>
        <w:fldChar w:fldCharType="end"/>
      </w:r>
      <w:r w:rsidR="00C754E8" w:rsidRPr="00C754E8">
        <w:rPr>
          <w:sz w:val="24"/>
          <w:szCs w:val="24"/>
        </w:rPr>
        <w:t xml:space="preserve">. Variants were identified using </w:t>
      </w:r>
      <w:proofErr w:type="spellStart"/>
      <w:r w:rsidR="00AE616A">
        <w:rPr>
          <w:sz w:val="24"/>
          <w:szCs w:val="24"/>
        </w:rPr>
        <w:t>breseq</w:t>
      </w:r>
      <w:proofErr w:type="spellEnd"/>
      <w:r w:rsidR="00AE616A">
        <w:rPr>
          <w:sz w:val="24"/>
          <w:szCs w:val="24"/>
        </w:rPr>
        <w:t xml:space="preserve"> (v.0.36.1) </w:t>
      </w:r>
      <w:r w:rsidR="00AE616A">
        <w:rPr>
          <w:sz w:val="24"/>
          <w:szCs w:val="24"/>
        </w:rPr>
        <w:fldChar w:fldCharType="begin"/>
      </w:r>
      <w:r w:rsidR="0084092A">
        <w:rPr>
          <w:sz w:val="24"/>
          <w:szCs w:val="24"/>
        </w:rPr>
        <w:instrText xml:space="preserve"> ADDIN ZOTERO_ITEM CSL_CITATION {"citationID":"BfQt8DYr","properties":{"formattedCitation":"[34]","plainCitation":"[34]","noteIndex":0},"citationItems":[{"id":3239,"uris":["http://zotero.org/users/local/sgFDdPY0/items/8M754VT3"],"itemData":{"id":3239,"type":"article-journal","abstract":"Next-generation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84092A" w:rsidRPr="0084092A">
        <w:rPr>
          <w:rFonts w:ascii="Calibri" w:hAnsi="Calibri" w:cs="Calibri"/>
          <w:sz w:val="24"/>
        </w:rPr>
        <w:t>[34]</w:t>
      </w:r>
      <w:r w:rsidR="00AE616A">
        <w:rPr>
          <w:sz w:val="24"/>
          <w:szCs w:val="24"/>
        </w:rPr>
        <w:fldChar w:fldCharType="end"/>
      </w:r>
      <w:r w:rsidR="00AE616A">
        <w:rPr>
          <w:sz w:val="24"/>
          <w:szCs w:val="24"/>
        </w:rPr>
        <w:t xml:space="preserve"> under default parameters </w:t>
      </w:r>
      <w:r w:rsidR="00C754E8" w:rsidRPr="00C754E8">
        <w:rPr>
          <w:sz w:val="24"/>
          <w:szCs w:val="24"/>
        </w:rPr>
        <w:t xml:space="preserve">with default parameters. Ancestral assemblies were annotated with </w:t>
      </w:r>
      <w:proofErr w:type="spellStart"/>
      <w:r w:rsidR="00AE616A">
        <w:rPr>
          <w:sz w:val="24"/>
          <w:szCs w:val="24"/>
        </w:rPr>
        <w:t>prokka</w:t>
      </w:r>
      <w:proofErr w:type="spellEnd"/>
      <w:r w:rsidR="00AE616A">
        <w:rPr>
          <w:sz w:val="24"/>
          <w:szCs w:val="24"/>
        </w:rPr>
        <w:t xml:space="preserve"> (v.1.14.5) </w:t>
      </w:r>
      <w:r w:rsidR="00AE616A">
        <w:rPr>
          <w:sz w:val="24"/>
          <w:szCs w:val="24"/>
        </w:rPr>
        <w:fldChar w:fldCharType="begin"/>
      </w:r>
      <w:r w:rsidR="0084092A">
        <w:rPr>
          <w:sz w:val="24"/>
          <w:szCs w:val="24"/>
        </w:rPr>
        <w:instrText xml:space="preserve"> ADDIN ZOTERO_ITEM CSL_CITATION {"citationID":"wlwDOgNo","properties":{"formattedCitation":"[35]","plainCitation":"[35]","noteIndex":0},"citationItems":[{"id":3236,"uris":["http://zotero.org/users/local/sgFDdPY0/items/KGCTJJMJ"],"itemData":{"id":3236,"type":"article-journal","abstract":"Summary: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84092A" w:rsidRPr="0084092A">
        <w:rPr>
          <w:rFonts w:ascii="Calibri" w:hAnsi="Calibri" w:cs="Calibri"/>
          <w:sz w:val="24"/>
        </w:rPr>
        <w:t>[35]</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3BEF2C8F" w:rsidR="00AE616A" w:rsidRDefault="00C754E8" w:rsidP="00C754E8">
      <w:pPr>
        <w:jc w:val="both"/>
        <w:rPr>
          <w:sz w:val="24"/>
          <w:szCs w:val="24"/>
        </w:rPr>
      </w:pPr>
      <w:r w:rsidRPr="00C754E8">
        <w:rPr>
          <w:sz w:val="24"/>
          <w:szCs w:val="24"/>
        </w:rPr>
        <w:t xml:space="preserve">Wild-type and resistant PAO1 genomes were assembled using </w:t>
      </w:r>
      <w:proofErr w:type="spellStart"/>
      <w:r w:rsidR="00AE616A" w:rsidRPr="00947624">
        <w:rPr>
          <w:sz w:val="24"/>
          <w:szCs w:val="24"/>
        </w:rPr>
        <w:t>Autocycler</w:t>
      </w:r>
      <w:proofErr w:type="spellEnd"/>
      <w:r w:rsidR="00AE616A" w:rsidRPr="00947624">
        <w:rPr>
          <w:sz w:val="24"/>
          <w:szCs w:val="24"/>
        </w:rPr>
        <w:t xml:space="preserve">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84092A">
        <w:rPr>
          <w:sz w:val="24"/>
          <w:szCs w:val="24"/>
        </w:rPr>
        <w:instrText xml:space="preserve"> ADDIN ZOTERO_ITEM CSL_CITATION {"citationID":"gUAheIpf","properties":{"formattedCitation":"[36]","plainCitation":"[36]","noteIndex":0},"citationItems":[{"id":3348,"uris":["http://zotero.org/users/local/sgFDdPY0/items/IQZNAX2E"],"itemData":{"id":3348,"type":"article","abstract":"Motivation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84092A" w:rsidRPr="0084092A">
        <w:rPr>
          <w:rFonts w:ascii="Calibri" w:hAnsi="Calibri" w:cs="Calibri"/>
          <w:sz w:val="24"/>
        </w:rPr>
        <w:t>[36]</w:t>
      </w:r>
      <w:r w:rsidR="00AE616A">
        <w:rPr>
          <w:sz w:val="24"/>
          <w:szCs w:val="24"/>
        </w:rPr>
        <w:fldChar w:fldCharType="end"/>
      </w:r>
      <w:r w:rsidR="00AE616A">
        <w:rPr>
          <w:sz w:val="24"/>
          <w:szCs w:val="24"/>
        </w:rPr>
        <w:t xml:space="preserve"> </w:t>
      </w:r>
      <w:r w:rsidRPr="00C754E8">
        <w:rPr>
          <w:sz w:val="24"/>
          <w:szCs w:val="24"/>
        </w:rPr>
        <w:t xml:space="preserve">and polished via </w:t>
      </w:r>
      <w:proofErr w:type="spellStart"/>
      <w:r w:rsidR="00AE616A" w:rsidRPr="00947624">
        <w:rPr>
          <w:sz w:val="24"/>
          <w:szCs w:val="24"/>
        </w:rPr>
        <w:t>Polypolish</w:t>
      </w:r>
      <w:proofErr w:type="spellEnd"/>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84092A">
        <w:rPr>
          <w:sz w:val="24"/>
          <w:szCs w:val="24"/>
        </w:rPr>
        <w:instrText xml:space="preserve"> ADDIN ZOTERO_ITEM CSL_CITATION {"citationID":"SPrlQnCq","properties":{"formattedCitation":"[37]","plainCitation":"[37]","noteIndex":0},"citationItems":[{"id":3364,"uris":["http://zotero.org/users/local/sgFDdPY0/items/ZK9RFZRS"],"itemData":{"id":3364,"type":"article-journal","abstract":"Long-read-only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84092A" w:rsidRPr="0084092A">
        <w:rPr>
          <w:rFonts w:ascii="Calibri" w:hAnsi="Calibri" w:cs="Calibri"/>
          <w:sz w:val="24"/>
        </w:rPr>
        <w:t>[37]</w:t>
      </w:r>
      <w:r w:rsidR="00AE616A">
        <w:rPr>
          <w:sz w:val="24"/>
          <w:szCs w:val="24"/>
        </w:rPr>
        <w:fldChar w:fldCharType="end"/>
      </w:r>
      <w:r w:rsidRPr="00C754E8">
        <w:rPr>
          <w:sz w:val="24"/>
          <w:szCs w:val="24"/>
        </w:rPr>
        <w:t xml:space="preserve">. Final assemblies were re-oriented with </w:t>
      </w:r>
      <w:proofErr w:type="spellStart"/>
      <w:r w:rsidR="00AE616A" w:rsidRPr="00947624">
        <w:rPr>
          <w:sz w:val="24"/>
          <w:szCs w:val="24"/>
        </w:rPr>
        <w:t>Dnaapler</w:t>
      </w:r>
      <w:proofErr w:type="spellEnd"/>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84092A">
        <w:rPr>
          <w:sz w:val="24"/>
          <w:szCs w:val="24"/>
        </w:rPr>
        <w:instrText xml:space="preserve"> ADDIN ZOTERO_ITEM CSL_CITATION {"citationID":"QylljoRA","properties":{"formattedCitation":"[38]","plainCitation":"[38]","noteIndex":0},"citationItems":[{"id":3369,"uris":["http://zotero.org/users/local/sgFDdPY0/items/T4SGB6I9"],"itemData":{"id":3369,"type":"article-journal","abstract":"Bouras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84092A" w:rsidRPr="0084092A">
        <w:rPr>
          <w:rFonts w:ascii="Calibri" w:hAnsi="Calibri" w:cs="Calibri"/>
          <w:sz w:val="24"/>
        </w:rPr>
        <w:t>[38]</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w:t>
      </w:r>
      <w:proofErr w:type="spellStart"/>
      <w:r w:rsidR="00AE616A">
        <w:rPr>
          <w:sz w:val="24"/>
          <w:szCs w:val="24"/>
        </w:rPr>
        <w:t>prokka</w:t>
      </w:r>
      <w:proofErr w:type="spellEnd"/>
      <w:r w:rsidRPr="00C754E8">
        <w:rPr>
          <w:sz w:val="24"/>
          <w:szCs w:val="24"/>
        </w:rPr>
        <w:t xml:space="preserve"> </w:t>
      </w:r>
      <w:r w:rsidR="00AE616A">
        <w:rPr>
          <w:sz w:val="24"/>
          <w:szCs w:val="24"/>
        </w:rPr>
        <w:t xml:space="preserve">(v.1.14.5) </w:t>
      </w:r>
      <w:r w:rsidR="00AE616A">
        <w:rPr>
          <w:sz w:val="24"/>
          <w:szCs w:val="24"/>
        </w:rPr>
        <w:fldChar w:fldCharType="begin"/>
      </w:r>
      <w:r w:rsidR="0084092A">
        <w:rPr>
          <w:sz w:val="24"/>
          <w:szCs w:val="24"/>
        </w:rPr>
        <w:instrText xml:space="preserve"> ADDIN ZOTERO_ITEM CSL_CITATION {"citationID":"Ppg1fiVF","properties":{"formattedCitation":"[35]","plainCitation":"[35]","noteIndex":0},"citationItems":[{"id":3236,"uris":["http://zotero.org/users/local/sgFDdPY0/items/KGCTJJMJ"],"itemData":{"id":3236,"type":"article-journal","abstract":"Summary: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84092A" w:rsidRPr="0084092A">
        <w:rPr>
          <w:rFonts w:ascii="Calibri" w:hAnsi="Calibri" w:cs="Calibri"/>
          <w:sz w:val="24"/>
        </w:rPr>
        <w:t>[35]</w:t>
      </w:r>
      <w:r w:rsidR="00AE616A">
        <w:rPr>
          <w:sz w:val="24"/>
          <w:szCs w:val="24"/>
        </w:rPr>
        <w:fldChar w:fldCharType="end"/>
      </w:r>
      <w:r w:rsidRPr="00C754E8">
        <w:rPr>
          <w:sz w:val="24"/>
          <w:szCs w:val="24"/>
        </w:rPr>
        <w:t xml:space="preserve">. </w:t>
      </w:r>
      <w:r w:rsidR="00AE616A" w:rsidRPr="00947624">
        <w:rPr>
          <w:sz w:val="24"/>
          <w:szCs w:val="24"/>
        </w:rPr>
        <w:t xml:space="preserve">The workflow was deployed using a </w:t>
      </w:r>
      <w:proofErr w:type="spellStart"/>
      <w:r w:rsidR="00AE616A" w:rsidRPr="00947624">
        <w:rPr>
          <w:sz w:val="24"/>
          <w:szCs w:val="24"/>
        </w:rPr>
        <w:t>Dockerised</w:t>
      </w:r>
      <w:proofErr w:type="spellEnd"/>
      <w:r w:rsidR="00AE616A" w:rsidRPr="00947624">
        <w:rPr>
          <w:sz w:val="24"/>
          <w:szCs w:val="24"/>
        </w:rPr>
        <w:t xml:space="preserve"> </w:t>
      </w:r>
      <w:proofErr w:type="spellStart"/>
      <w:r w:rsidR="00AE616A" w:rsidRPr="00947624">
        <w:rPr>
          <w:sz w:val="24"/>
          <w:szCs w:val="24"/>
        </w:rPr>
        <w:t>Nextflow</w:t>
      </w:r>
      <w:proofErr w:type="spellEnd"/>
      <w:r w:rsidR="00AE616A" w:rsidRPr="00947624">
        <w:rPr>
          <w:sz w:val="24"/>
          <w:szCs w:val="24"/>
        </w:rPr>
        <w:t xml:space="preserve"> pipeline (v. 1.0.2) available at </w:t>
      </w:r>
      <w:hyperlink r:id="rId16"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84092A">
        <w:rPr>
          <w:sz w:val="24"/>
          <w:szCs w:val="24"/>
        </w:rPr>
        <w:instrText xml:space="preserve"> ADDIN ZOTERO_ITEM CSL_CITATION {"citationID":"yiV4PvBi","properties":{"formattedCitation":"[39]","plainCitation":"[39]","noteIndex":0},"citationItems":[{"id":3404,"uris":["http://zotero.org/users/local/sgFDdPY0/items/3LTJI8TF"],"itemData":{"id":3404,"type":"article-journal","abstract":"Recent advances in sequencing technologies promise ultra-long reads of </w:instrText>
      </w:r>
      <w:r w:rsidR="0084092A">
        <w:rPr>
          <w:rFonts w:ascii="Cambria Math" w:hAnsi="Cambria Math" w:cs="Cambria Math"/>
          <w:sz w:val="24"/>
          <w:szCs w:val="24"/>
        </w:rPr>
        <w:instrText>∼</w:instrText>
      </w:r>
      <w:r w:rsidR="0084092A">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84092A">
        <w:rPr>
          <w:rFonts w:ascii="Cambria Math" w:hAnsi="Cambria Math" w:cs="Cambria Math"/>
          <w:sz w:val="24"/>
          <w:szCs w:val="24"/>
        </w:rPr>
        <w:instrText>∼</w:instrText>
      </w:r>
      <w:r w:rsidR="0084092A">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84092A" w:rsidRPr="0084092A">
        <w:rPr>
          <w:rFonts w:ascii="Calibri" w:hAnsi="Calibri" w:cs="Calibri"/>
          <w:sz w:val="24"/>
        </w:rPr>
        <w:t>[39]</w:t>
      </w:r>
      <w:r w:rsidR="00AE616A">
        <w:rPr>
          <w:sz w:val="24"/>
          <w:szCs w:val="24"/>
        </w:rPr>
        <w:fldChar w:fldCharType="end"/>
      </w:r>
      <w:r w:rsidR="00AE616A">
        <w:rPr>
          <w:sz w:val="24"/>
          <w:szCs w:val="24"/>
        </w:rPr>
        <w:t xml:space="preserve"> and variant calling with medaka (v.2.1) (</w:t>
      </w:r>
      <w:hyperlink r:id="rId17" w:history="1">
        <w:r w:rsidR="00AE616A" w:rsidRPr="000D4D81">
          <w:rPr>
            <w:rStyle w:val="Hyperlink"/>
            <w:sz w:val="24"/>
            <w:szCs w:val="24"/>
          </w:rPr>
          <w:t>https://github.com/nanoporetech/medaka</w:t>
        </w:r>
      </w:hyperlink>
      <w:r w:rsidR="00AE616A">
        <w:rPr>
          <w:sz w:val="24"/>
          <w:szCs w:val="24"/>
        </w:rPr>
        <w:t>).</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5003FBCA" w14:textId="4929B17D" w:rsidR="005B1C68" w:rsidRPr="00C754E8" w:rsidRDefault="00750BA0" w:rsidP="00C754E8">
      <w:pPr>
        <w:jc w:val="both"/>
        <w:rPr>
          <w:rFonts w:cstheme="minorHAnsi"/>
        </w:rPr>
      </w:pPr>
      <w:r>
        <w:rPr>
          <w:sz w:val="24"/>
          <w:szCs w:val="24"/>
        </w:rPr>
        <w:t xml:space="preserve">All statistical analyses and data visualisation were conducted using packages in R and RStudio </w:t>
      </w:r>
      <w:r>
        <w:rPr>
          <w:sz w:val="24"/>
          <w:szCs w:val="24"/>
        </w:rPr>
        <w:fldChar w:fldCharType="begin"/>
      </w:r>
      <w:r w:rsidR="0084092A">
        <w:rPr>
          <w:sz w:val="24"/>
          <w:szCs w:val="24"/>
        </w:rPr>
        <w:instrText xml:space="preserve"> ADDIN ZOTERO_ITEM CSL_CITATION {"citationID":"EsGsfbQn","properties":{"formattedCitation":"[40,41]","plainCitation":"[40,41]","noteIndex":0},"citationItems":[{"id":931,"uris":["http://zotero.org/users/local/sgFDdPY0/items/7UUTDTSU"],"itemData":{"id":931,"type":"software","event-place":"RStudio,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84092A" w:rsidRPr="0084092A">
        <w:rPr>
          <w:rFonts w:ascii="Calibri" w:hAnsi="Calibri" w:cs="Calibri"/>
          <w:sz w:val="24"/>
        </w:rPr>
        <w:t>[40,41]</w:t>
      </w:r>
      <w:r>
        <w:rPr>
          <w:sz w:val="24"/>
          <w:szCs w:val="24"/>
        </w:rPr>
        <w:fldChar w:fldCharType="end"/>
      </w:r>
      <w:r>
        <w:rPr>
          <w:sz w:val="24"/>
          <w:szCs w:val="24"/>
        </w:rPr>
        <w:t xml:space="preserve">. Phage growth and evolution rates were compared between lines using linear mixed effect models where the response variable was phage density (pfu/ml) or genetic distance from ancestor, explanatory variable </w:t>
      </w:r>
      <w:proofErr w:type="gramStart"/>
      <w:r>
        <w:rPr>
          <w:sz w:val="24"/>
          <w:szCs w:val="24"/>
        </w:rPr>
        <w:t>was evolved</w:t>
      </w:r>
      <w:proofErr w:type="gramEnd"/>
      <w:r>
        <w:rPr>
          <w:sz w:val="24"/>
          <w:szCs w:val="24"/>
        </w:rPr>
        <w:t xml:space="preserve"> line, and batch was a random effect. </w:t>
      </w:r>
      <w:r w:rsidR="002B301D">
        <w:rPr>
          <w:sz w:val="24"/>
          <w:szCs w:val="24"/>
        </w:rPr>
        <w:t xml:space="preserve">Within-group variation in genetic distance from ancestor was analysed using Levene’s test. The </w:t>
      </w:r>
      <w:r w:rsidR="002B301D">
        <w:rPr>
          <w:sz w:val="24"/>
          <w:szCs w:val="24"/>
        </w:rPr>
        <w:lastRenderedPageBreak/>
        <w:t xml:space="preserve">prevalence of unique compared to shared mutations across evolved lines was analysed using Fisher’s exact test. </w:t>
      </w:r>
      <w:r>
        <w:rPr>
          <w:sz w:val="24"/>
          <w:szCs w:val="24"/>
        </w:rPr>
        <w:t xml:space="preserve">Phage genetic distance between groups was also compared by constructing neighbour-joining trees based on Euclidean genetic distance. </w:t>
      </w:r>
      <w:r w:rsidR="00C754E8" w:rsidRPr="00C754E8">
        <w:rPr>
          <w:sz w:val="24"/>
          <w:szCs w:val="24"/>
        </w:rPr>
        <w:t xml:space="preserve">All data and analysis scripts are available at </w:t>
      </w:r>
      <w:r w:rsidR="002B301D" w:rsidRPr="002752F1">
        <w:rPr>
          <w:sz w:val="24"/>
          <w:szCs w:val="24"/>
        </w:rPr>
        <w:t>https://github.com/SamuelGreenrod/Evol_fluctuating</w:t>
      </w:r>
      <w:r w:rsidR="002B301D" w:rsidRPr="00517F13">
        <w:rPr>
          <w:sz w:val="24"/>
          <w:szCs w:val="24"/>
        </w:rPr>
        <w:t>.</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2ADEA863" w:rsidR="00DD0CDB" w:rsidRPr="00F07F61" w:rsidRDefault="00F06954" w:rsidP="00F07F61">
      <w:pPr>
        <w:jc w:val="both"/>
        <w:rPr>
          <w:rFonts w:cstheme="minorHAnsi"/>
          <w:b/>
          <w:bCs/>
          <w:sz w:val="24"/>
          <w:szCs w:val="24"/>
        </w:rPr>
      </w:pPr>
      <w:bookmarkStart w:id="21" w:name="_Hlk208589233"/>
      <w:r>
        <w:rPr>
          <w:rFonts w:cstheme="minorHAnsi"/>
          <w:b/>
          <w:bCs/>
          <w:sz w:val="24"/>
          <w:szCs w:val="24"/>
        </w:rPr>
        <w:t>Fluctuating temperatures</w:t>
      </w:r>
      <w:r w:rsidR="00291CB0">
        <w:rPr>
          <w:rFonts w:cstheme="minorHAnsi"/>
          <w:b/>
          <w:bCs/>
          <w:sz w:val="24"/>
          <w:szCs w:val="24"/>
        </w:rPr>
        <w:t xml:space="preserve"> select for generalist phenotypes</w:t>
      </w:r>
      <w:r w:rsidR="002C0D74">
        <w:rPr>
          <w:rFonts w:cstheme="minorHAnsi"/>
          <w:b/>
          <w:bCs/>
          <w:sz w:val="24"/>
          <w:szCs w:val="24"/>
        </w:rPr>
        <w:t xml:space="preserve"> in monoculture</w:t>
      </w:r>
    </w:p>
    <w:bookmarkEnd w:id="21"/>
    <w:p w14:paraId="2E33167C" w14:textId="5B31A3C6" w:rsidR="000259FD" w:rsidRPr="00F07F61" w:rsidRDefault="00143998" w:rsidP="00F07F61">
      <w:pPr>
        <w:jc w:val="both"/>
        <w:rPr>
          <w:rFonts w:cstheme="minorHAnsi"/>
          <w:sz w:val="24"/>
          <w:szCs w:val="24"/>
        </w:rPr>
      </w:pPr>
      <w:r>
        <w:rPr>
          <w:rFonts w:cstheme="minorHAnsi"/>
          <w:sz w:val="24"/>
          <w:szCs w:val="24"/>
        </w:rPr>
        <w:t xml:space="preserve">Fluctuating environments </w:t>
      </w:r>
      <w:r w:rsidR="00D92750">
        <w:rPr>
          <w:rFonts w:cstheme="minorHAnsi"/>
          <w:sz w:val="24"/>
          <w:szCs w:val="24"/>
        </w:rPr>
        <w:t>can favour</w:t>
      </w:r>
      <w:r>
        <w:rPr>
          <w:rFonts w:cstheme="minorHAnsi"/>
          <w:sz w:val="24"/>
          <w:szCs w:val="24"/>
        </w:rPr>
        <w:t xml:space="preserve"> generalists </w:t>
      </w:r>
      <w:r w:rsidR="00D92750">
        <w:rPr>
          <w:rFonts w:cstheme="minorHAnsi"/>
          <w:sz w:val="24"/>
          <w:szCs w:val="24"/>
        </w:rPr>
        <w:t>with</w:t>
      </w:r>
      <w:r>
        <w:rPr>
          <w:rFonts w:cstheme="minorHAnsi"/>
          <w:sz w:val="24"/>
          <w:szCs w:val="24"/>
        </w:rPr>
        <w:t xml:space="preser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r>
        <w:rPr>
          <w:rFonts w:cstheme="minorHAnsi"/>
          <w:sz w:val="24"/>
          <w:szCs w:val="24"/>
        </w:rPr>
        <w:t>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 xml:space="preserve">14-1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 xml:space="preserve">C </w:t>
      </w:r>
      <w:r w:rsidR="00DE2AD1">
        <w:rPr>
          <w:rFonts w:cstheme="minorHAnsi"/>
          <w:sz w:val="24"/>
          <w:szCs w:val="24"/>
        </w:rPr>
        <w:t>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sidDel="003B65A4">
        <w:rPr>
          <w:rFonts w:cstheme="minorHAnsi"/>
          <w:sz w:val="24"/>
          <w:szCs w:val="24"/>
        </w:rPr>
        <w:t>I</w:t>
      </w:r>
      <w:r w:rsidR="002D773A" w:rsidRPr="00F07F61" w:rsidDel="003B65A4">
        <w:rPr>
          <w:rFonts w:cstheme="minorHAnsi"/>
          <w:sz w:val="24"/>
          <w:szCs w:val="24"/>
        </w:rPr>
        <w:t xml:space="preserve">n monoculture, </w:t>
      </w:r>
      <w:r w:rsidDel="003B65A4">
        <w:rPr>
          <w:rFonts w:cstheme="minorHAnsi"/>
          <w:sz w:val="24"/>
          <w:szCs w:val="24"/>
        </w:rPr>
        <w:t>φ</w:t>
      </w:r>
      <w:r w:rsidR="002D773A" w:rsidRPr="00F07F61" w:rsidDel="003B65A4">
        <w:rPr>
          <w:rFonts w:cstheme="minorHAnsi"/>
          <w:sz w:val="24"/>
          <w:szCs w:val="24"/>
        </w:rPr>
        <w:t>14-1 grew during 37</w:t>
      </w:r>
      <w:r w:rsidDel="003B65A4">
        <w:rPr>
          <w:rFonts w:cstheme="minorHAnsi"/>
          <w:sz w:val="24"/>
          <w:szCs w:val="24"/>
        </w:rPr>
        <w:t>°</w:t>
      </w:r>
      <w:r w:rsidR="002D773A" w:rsidRPr="00F07F61" w:rsidDel="003B65A4">
        <w:rPr>
          <w:rFonts w:cstheme="minorHAnsi"/>
          <w:sz w:val="24"/>
          <w:szCs w:val="24"/>
        </w:rPr>
        <w:t xml:space="preserve">C </w:t>
      </w:r>
      <w:r w:rsidR="00DE2AD1" w:rsidDel="003B65A4">
        <w:rPr>
          <w:rFonts w:cstheme="minorHAnsi"/>
          <w:sz w:val="24"/>
          <w:szCs w:val="24"/>
        </w:rPr>
        <w:t xml:space="preserve">passages </w:t>
      </w:r>
      <w:r w:rsidR="002D773A" w:rsidRPr="00F07F61" w:rsidDel="003B65A4">
        <w:rPr>
          <w:rFonts w:cstheme="minorHAnsi"/>
          <w:sz w:val="24"/>
          <w:szCs w:val="24"/>
        </w:rPr>
        <w:t>but showed little growth in 42</w:t>
      </w:r>
      <w:r w:rsidDel="003B65A4">
        <w:rPr>
          <w:rFonts w:cstheme="minorHAnsi"/>
          <w:sz w:val="24"/>
          <w:szCs w:val="24"/>
        </w:rPr>
        <w:t>°</w:t>
      </w:r>
      <w:r w:rsidR="002D773A" w:rsidRPr="00F07F61" w:rsidDel="003B65A4">
        <w:rPr>
          <w:rFonts w:cstheme="minorHAnsi"/>
          <w:sz w:val="24"/>
          <w:szCs w:val="24"/>
        </w:rPr>
        <w:t>C passages</w:t>
      </w:r>
      <w:r w:rsidR="00C27692" w:rsidDel="003B65A4">
        <w:rPr>
          <w:rFonts w:cstheme="minorHAnsi"/>
          <w:sz w:val="24"/>
          <w:szCs w:val="24"/>
        </w:rPr>
        <w:t xml:space="preserve"> (Fig</w:t>
      </w:r>
      <w:ins w:id="22" w:author="Samuel Greenrod" w:date="2025-09-24T12:48:00Z" w16du:dateUtc="2025-09-24T11:48:00Z">
        <w:r w:rsidR="00553782">
          <w:rPr>
            <w:rFonts w:cstheme="minorHAnsi"/>
            <w:sz w:val="24"/>
            <w:szCs w:val="24"/>
          </w:rPr>
          <w:t>.</w:t>
        </w:r>
      </w:ins>
      <w:r w:rsidR="00C27692" w:rsidDel="003B65A4">
        <w:rPr>
          <w:rFonts w:cstheme="minorHAnsi"/>
          <w:sz w:val="24"/>
          <w:szCs w:val="24"/>
        </w:rPr>
        <w:t xml:space="preserve"> 1</w:t>
      </w:r>
      <w:ins w:id="23" w:author="Samuel Greenrod" w:date="2025-09-24T12:48:00Z" w16du:dateUtc="2025-09-24T11:48:00Z">
        <w:r w:rsidR="00553782">
          <w:rPr>
            <w:rFonts w:cstheme="minorHAnsi"/>
            <w:sz w:val="24"/>
            <w:szCs w:val="24"/>
          </w:rPr>
          <w:t>A</w:t>
        </w:r>
      </w:ins>
      <w:del w:id="24" w:author="Samuel Greenrod" w:date="2025-09-24T12:48:00Z" w16du:dateUtc="2025-09-24T11:48:00Z">
        <w:r w:rsidR="00C27692" w:rsidDel="00553782">
          <w:rPr>
            <w:rFonts w:cstheme="minorHAnsi"/>
            <w:sz w:val="24"/>
            <w:szCs w:val="24"/>
          </w:rPr>
          <w:delText>a</w:delText>
        </w:r>
      </w:del>
      <w:r w:rsidR="00C27692" w:rsidDel="003B65A4">
        <w:rPr>
          <w:rFonts w:cstheme="minorHAnsi"/>
          <w:sz w:val="24"/>
          <w:szCs w:val="24"/>
        </w:rPr>
        <w:t>)</w:t>
      </w:r>
      <w:r w:rsidR="002D773A" w:rsidRPr="00F07F61" w:rsidDel="003B65A4">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in all passages</w:t>
      </w:r>
      <w:r w:rsidR="00D92750">
        <w:rPr>
          <w:rFonts w:cstheme="minorHAnsi"/>
          <w:sz w:val="24"/>
          <w:szCs w:val="24"/>
        </w:rPr>
        <w:t xml:space="preserve">. This phage </w:t>
      </w:r>
      <w:r w:rsidR="00FA3F24">
        <w:rPr>
          <w:rFonts w:cstheme="minorHAnsi"/>
          <w:sz w:val="24"/>
          <w:szCs w:val="24"/>
        </w:rPr>
        <w:t xml:space="preserve">showed low </w:t>
      </w:r>
      <w:r w:rsidR="00D92750">
        <w:rPr>
          <w:rFonts w:cstheme="minorHAnsi"/>
          <w:sz w:val="24"/>
          <w:szCs w:val="24"/>
        </w:rPr>
        <w:t xml:space="preserve">variation in </w:t>
      </w:r>
      <w:r w:rsidR="00DE2AD1">
        <w:rPr>
          <w:rFonts w:cstheme="minorHAnsi"/>
          <w:sz w:val="24"/>
          <w:szCs w:val="24"/>
        </w:rPr>
        <w:t>inter-passage densit</w:t>
      </w:r>
      <w:r w:rsidR="00D92750">
        <w:rPr>
          <w:rFonts w:cstheme="minorHAnsi"/>
          <w:sz w:val="24"/>
          <w:szCs w:val="24"/>
        </w:rPr>
        <w:t>ies.</w:t>
      </w:r>
    </w:p>
    <w:p w14:paraId="7F0A8896" w14:textId="047B8E7D"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fitness </w:t>
      </w:r>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w:t>
      </w:r>
      <w:ins w:id="25" w:author="Samuel Greenrod" w:date="2025-09-24T12:48:00Z" w16du:dateUtc="2025-09-24T11:48:00Z">
        <w:r w:rsidR="00553782">
          <w:rPr>
            <w:rFonts w:cstheme="minorHAnsi"/>
            <w:sz w:val="24"/>
            <w:szCs w:val="24"/>
          </w:rPr>
          <w:t>.</w:t>
        </w:r>
      </w:ins>
      <w:r w:rsidR="00C27692">
        <w:rPr>
          <w:rFonts w:cstheme="minorHAnsi"/>
          <w:sz w:val="24"/>
          <w:szCs w:val="24"/>
        </w:rPr>
        <w:t xml:space="preserve"> 1</w:t>
      </w:r>
      <w:ins w:id="26" w:author="Samuel Greenrod" w:date="2025-09-24T12:48:00Z" w16du:dateUtc="2025-09-24T11:48:00Z">
        <w:r w:rsidR="00553782">
          <w:rPr>
            <w:rFonts w:cstheme="minorHAnsi"/>
            <w:sz w:val="24"/>
            <w:szCs w:val="24"/>
          </w:rPr>
          <w:t>B</w:t>
        </w:r>
      </w:ins>
      <w:del w:id="27" w:author="Samuel Greenrod" w:date="2025-09-24T12:48:00Z" w16du:dateUtc="2025-09-24T11:48:00Z">
        <w:r w:rsidR="00C27692" w:rsidDel="00553782">
          <w:rPr>
            <w:rFonts w:cstheme="minorHAnsi"/>
            <w:sz w:val="24"/>
            <w:szCs w:val="24"/>
          </w:rPr>
          <w:delText>b</w:delText>
        </w:r>
      </w:del>
      <w:r w:rsidR="00C27692">
        <w:rPr>
          <w:rFonts w:cstheme="minorHAnsi"/>
          <w:sz w:val="24"/>
          <w:szCs w:val="24"/>
        </w:rPr>
        <w:t>)</w:t>
      </w:r>
      <w:r w:rsidRPr="00F07F61">
        <w:rPr>
          <w:rFonts w:cstheme="minorHAnsi"/>
          <w:sz w:val="24"/>
          <w:szCs w:val="24"/>
        </w:rPr>
        <w:t xml:space="preserve">. We found a significant interaction between evolved line and temperature regarding growth rates for </w:t>
      </w:r>
      <w:r w:rsidR="007D1988">
        <w:rPr>
          <w:rFonts w:cstheme="minorHAnsi"/>
          <w:sz w:val="24"/>
          <w:szCs w:val="24"/>
        </w:rPr>
        <w:t xml:space="preserve">both </w:t>
      </w:r>
      <w:proofErr w:type="spellStart"/>
      <w:r w:rsidR="007D1988">
        <w:rPr>
          <w:rFonts w:cstheme="minorHAnsi"/>
          <w:sz w:val="24"/>
          <w:szCs w:val="24"/>
        </w:rPr>
        <w:t>phages</w:t>
      </w:r>
      <w:proofErr w:type="spellEnd"/>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w:t>
      </w:r>
      <w:proofErr w:type="gramStart"/>
      <w:r w:rsidR="00F07F61">
        <w:rPr>
          <w:rFonts w:cstheme="minorHAnsi"/>
          <w:sz w:val="24"/>
          <w:szCs w:val="24"/>
        </w:rPr>
        <w:t>t(</w:t>
      </w:r>
      <w:proofErr w:type="gramEnd"/>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w:t>
      </w:r>
      <w:proofErr w:type="gramStart"/>
      <w:r w:rsidR="00AF35F0">
        <w:rPr>
          <w:rFonts w:cstheme="minorHAnsi"/>
          <w:sz w:val="24"/>
          <w:szCs w:val="24"/>
        </w:rPr>
        <w:t>t(</w:t>
      </w:r>
      <w:proofErr w:type="gramEnd"/>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proofErr w:type="spellStart"/>
      <w:r w:rsidR="00BB45FC">
        <w:rPr>
          <w:rFonts w:cstheme="minorHAnsi"/>
          <w:sz w:val="24"/>
          <w:szCs w:val="24"/>
        </w:rPr>
        <w:t>phages</w:t>
      </w:r>
      <w:proofErr w:type="spellEnd"/>
      <w:r w:rsidR="00BB45FC">
        <w:rPr>
          <w:rFonts w:cstheme="minorHAnsi"/>
          <w:sz w:val="24"/>
          <w:szCs w:val="24"/>
        </w:rPr>
        <w:t xml:space="preserve"> </w:t>
      </w:r>
      <w:r w:rsidR="00F32BD7">
        <w:rPr>
          <w:rFonts w:cstheme="minorHAnsi"/>
          <w:sz w:val="24"/>
          <w:szCs w:val="24"/>
        </w:rPr>
        <w:t xml:space="preserve">had reached carrying capacity. For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w:t>
      </w:r>
      <w:proofErr w:type="gramStart"/>
      <w:r w:rsidR="00F32BD7">
        <w:rPr>
          <w:rFonts w:cstheme="minorHAnsi"/>
          <w:sz w:val="24"/>
          <w:szCs w:val="24"/>
        </w:rPr>
        <w:t>t(</w:t>
      </w:r>
      <w:proofErr w:type="gramEnd"/>
      <w:r w:rsidR="00F32BD7">
        <w:rPr>
          <w:rFonts w:cstheme="minorHAnsi"/>
          <w:sz w:val="24"/>
          <w:szCs w:val="24"/>
        </w:rPr>
        <w:t>29) = -19.3, p &lt; 0.001). However, growth was not significantly different to 42</w:t>
      </w:r>
      <w:r w:rsidR="00F06954">
        <w:rPr>
          <w:rFonts w:cstheme="minorHAnsi"/>
          <w:sz w:val="24"/>
          <w:szCs w:val="24"/>
        </w:rPr>
        <w:t>°</w:t>
      </w:r>
      <w:r w:rsidR="00F32BD7">
        <w:rPr>
          <w:rFonts w:cstheme="minorHAnsi"/>
          <w:sz w:val="24"/>
          <w:szCs w:val="24"/>
        </w:rPr>
        <w:t>C evolved populations (</w:t>
      </w:r>
      <w:proofErr w:type="gramStart"/>
      <w:r w:rsidR="00F32BD7">
        <w:rPr>
          <w:rFonts w:cstheme="minorHAnsi"/>
          <w:sz w:val="24"/>
          <w:szCs w:val="24"/>
        </w:rPr>
        <w:t>t(</w:t>
      </w:r>
      <w:proofErr w:type="gramEnd"/>
      <w:r w:rsidR="00F32BD7">
        <w:rPr>
          <w:rFonts w:cstheme="minorHAnsi"/>
          <w:sz w:val="24"/>
          <w:szCs w:val="24"/>
        </w:rPr>
        <w:t>29) =-1.65, p = 0.37). The opposite findings were observed at 37</w:t>
      </w:r>
      <w:r w:rsidR="00F06954">
        <w:rPr>
          <w:rFonts w:cstheme="minorHAnsi"/>
          <w:sz w:val="24"/>
          <w:szCs w:val="24"/>
        </w:rPr>
        <w:t>°</w:t>
      </w:r>
      <w:r w:rsidR="00F32BD7">
        <w:rPr>
          <w:rFonts w:cstheme="minorHAnsi"/>
          <w:sz w:val="24"/>
          <w:szCs w:val="24"/>
        </w:rPr>
        <w:t>C; fluctuating evolved lines had significantly higher growth rates than 42</w:t>
      </w:r>
      <w:r w:rsidR="00F06954">
        <w:rPr>
          <w:rFonts w:cstheme="minorHAnsi"/>
          <w:sz w:val="24"/>
          <w:szCs w:val="24"/>
        </w:rPr>
        <w:t>°</w:t>
      </w:r>
      <w:r w:rsidR="00F32BD7">
        <w:rPr>
          <w:rFonts w:cstheme="minorHAnsi"/>
          <w:sz w:val="24"/>
          <w:szCs w:val="24"/>
        </w:rPr>
        <w:t>C evolved lines but similar growth rates to 37</w:t>
      </w:r>
      <w:r w:rsidR="00F06954">
        <w:rPr>
          <w:rFonts w:cstheme="minorHAnsi"/>
          <w:sz w:val="24"/>
          <w:szCs w:val="24"/>
        </w:rPr>
        <w:t>°</w:t>
      </w:r>
      <w:r w:rsidR="00F32BD7">
        <w:rPr>
          <w:rFonts w:cstheme="minorHAnsi"/>
          <w:sz w:val="24"/>
          <w:szCs w:val="24"/>
        </w:rPr>
        <w:t>C evolved lines (42</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-5.2, p &lt; 0.001; 37</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-0.99, p = 0.75).</w:t>
      </w:r>
    </w:p>
    <w:p w14:paraId="12F20189" w14:textId="4858EF43" w:rsidR="00DD0CDB" w:rsidRPr="00A13ABE" w:rsidRDefault="007349F2" w:rsidP="00A13ABE">
      <w:pPr>
        <w:jc w:val="both"/>
        <w:rPr>
          <w:sz w:val="24"/>
          <w:szCs w:val="24"/>
        </w:rPr>
      </w:pPr>
      <w:del w:id="28" w:author="Samuel Greenrod" w:date="2025-09-24T14:10:00Z" w16du:dateUtc="2025-09-24T13:10:00Z">
        <w:r w:rsidDel="00617C2E">
          <w:rPr>
            <w:noProof/>
            <w:sz w:val="24"/>
            <w:szCs w:val="24"/>
          </w:rPr>
          <w:lastRenderedPageBreak/>
          <w:drawing>
            <wp:inline distT="0" distB="0" distL="0" distR="0" wp14:anchorId="40A03905" wp14:editId="7D564CE7">
              <wp:extent cx="5734402" cy="5162550"/>
              <wp:effectExtent l="0" t="0" r="0" b="0"/>
              <wp:docPr id="1703942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26" name="Picture 1"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8291" cy="5166051"/>
                      </a:xfrm>
                      <a:prstGeom prst="rect">
                        <a:avLst/>
                      </a:prstGeom>
                    </pic:spPr>
                  </pic:pic>
                </a:graphicData>
              </a:graphic>
            </wp:inline>
          </w:drawing>
        </w:r>
      </w:del>
      <w:ins w:id="29" w:author="Samuel Greenrod" w:date="2025-09-24T14:10:00Z" w16du:dateUtc="2025-09-24T13:10:00Z">
        <w:r w:rsidR="00617C2E">
          <w:rPr>
            <w:noProof/>
            <w:sz w:val="24"/>
            <w:szCs w:val="24"/>
          </w:rPr>
          <w:drawing>
            <wp:inline distT="0" distB="0" distL="0" distR="0" wp14:anchorId="16DFAB91" wp14:editId="3847A23E">
              <wp:extent cx="5513843" cy="4953010"/>
              <wp:effectExtent l="0" t="0" r="0" b="0"/>
              <wp:docPr id="31488743"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8743" name="Picture 3"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13843" cy="4953010"/>
                      </a:xfrm>
                      <a:prstGeom prst="rect">
                        <a:avLst/>
                      </a:prstGeom>
                    </pic:spPr>
                  </pic:pic>
                </a:graphicData>
              </a:graphic>
            </wp:inline>
          </w:drawing>
        </w:r>
      </w:ins>
    </w:p>
    <w:p w14:paraId="3053FBD7" w14:textId="741BF918" w:rsidR="00660686" w:rsidRPr="002752F1" w:rsidRDefault="00660686" w:rsidP="00660686">
      <w:pPr>
        <w:jc w:val="both"/>
      </w:pPr>
      <w:r w:rsidRPr="002752F1">
        <w:rPr>
          <w:b/>
          <w:bCs/>
        </w:rPr>
        <w:t xml:space="preserve">Figure 1. </w:t>
      </w:r>
      <w:r w:rsidR="00F06954" w:rsidRPr="002752F1">
        <w:rPr>
          <w:b/>
          <w:bCs/>
        </w:rPr>
        <w:t>Fluctuating environments</w:t>
      </w:r>
      <w:r w:rsidRPr="002752F1">
        <w:rPr>
          <w:b/>
          <w:bCs/>
        </w:rPr>
        <w:t xml:space="preserve"> select for </w:t>
      </w:r>
      <w:r w:rsidR="00AA3F9A" w:rsidRPr="002752F1">
        <w:rPr>
          <w:b/>
          <w:bCs/>
        </w:rPr>
        <w:t>generalist phenotypes</w:t>
      </w:r>
      <w:r w:rsidR="002C0D74" w:rsidRPr="002752F1">
        <w:rPr>
          <w:b/>
          <w:bCs/>
        </w:rPr>
        <w:t xml:space="preserve"> in </w:t>
      </w:r>
      <w:commentRangeStart w:id="30"/>
      <w:r w:rsidR="002C0D74" w:rsidRPr="002752F1">
        <w:rPr>
          <w:b/>
          <w:bCs/>
        </w:rPr>
        <w:t>monoculture</w:t>
      </w:r>
      <w:commentRangeEnd w:id="30"/>
      <w:r w:rsidR="00BE61A7">
        <w:rPr>
          <w:rStyle w:val="CommentReference"/>
        </w:rPr>
        <w:commentReference w:id="30"/>
      </w:r>
      <w:r w:rsidRPr="002752F1">
        <w:rPr>
          <w:b/>
          <w:bCs/>
        </w:rPr>
        <w:t>.</w:t>
      </w:r>
      <w:r w:rsidRPr="002752F1">
        <w:t xml:space="preserve"> </w:t>
      </w:r>
      <w:r w:rsidRPr="002752F1">
        <w:rPr>
          <w:b/>
          <w:bCs/>
        </w:rPr>
        <w:t>A</w:t>
      </w:r>
      <w:r w:rsidRPr="002752F1">
        <w:t xml:space="preserve">) </w:t>
      </w:r>
      <w:ins w:id="31" w:author="Samuel Greenrod" w:date="2025-09-24T12:45:00Z" w16du:dateUtc="2025-09-24T11:45:00Z">
        <w:r w:rsidR="005B2418">
          <w:t xml:space="preserve">While </w:t>
        </w:r>
        <w:r w:rsidR="005B2418">
          <w:rPr>
            <w:rFonts w:cstheme="minorHAnsi"/>
          </w:rPr>
          <w:t>φ</w:t>
        </w:r>
        <w:r w:rsidR="005B2418">
          <w:t xml:space="preserve">14-1 densities fluctuated between passages, </w:t>
        </w:r>
        <w:r w:rsidR="005B2418">
          <w:rPr>
            <w:rFonts w:cstheme="minorHAnsi"/>
          </w:rPr>
          <w:t>φ</w:t>
        </w:r>
        <w:r w:rsidR="005B2418">
          <w:t xml:space="preserve">LUZ19 reached and maintained high densities. </w:t>
        </w:r>
      </w:ins>
      <w:ins w:id="32" w:author="Samuel Greenrod" w:date="2025-09-24T12:46:00Z" w16du:dateUtc="2025-09-24T11:46:00Z">
        <w:r w:rsidR="005B2418">
          <w:t>Lines show p</w:t>
        </w:r>
      </w:ins>
      <w:del w:id="33" w:author="Samuel Greenrod" w:date="2025-09-24T12:46:00Z" w16du:dateUtc="2025-09-24T11:46:00Z">
        <w:r w:rsidRPr="002752F1" w:rsidDel="005B2418">
          <w:delText>P</w:delText>
        </w:r>
      </w:del>
      <w:r w:rsidRPr="002752F1">
        <w:t xml:space="preserve">opulation dynamics of </w:t>
      </w:r>
      <w:proofErr w:type="spellStart"/>
      <w:r w:rsidRPr="002752F1">
        <w:t>phages</w:t>
      </w:r>
      <w:proofErr w:type="spellEnd"/>
      <w:r w:rsidRPr="002752F1">
        <w:t xml:space="preserve"> </w:t>
      </w:r>
      <w:r w:rsidR="002C0D74" w:rsidRPr="002752F1">
        <w:t xml:space="preserve">passaged </w:t>
      </w:r>
      <w:r w:rsidRPr="002752F1">
        <w:t>in monoculture</w:t>
      </w:r>
      <w:r w:rsidR="00A45D1B" w:rsidRPr="002752F1">
        <w:t xml:space="preserve"> under fluctuating temperatures</w:t>
      </w:r>
      <w:r w:rsidRPr="002752F1">
        <w:t xml:space="preserve">. </w:t>
      </w:r>
      <w:bookmarkStart w:id="34" w:name="_Hlk209620712"/>
      <w:ins w:id="35" w:author="Samuel Greenrod" w:date="2025-09-24T15:37:00Z" w16du:dateUtc="2025-09-24T14:37:00Z">
        <w:r w:rsidR="00D1177D">
          <w:t xml:space="preserve">Values show densities at the end of each passage prior to dilution. </w:t>
        </w:r>
      </w:ins>
      <w:bookmarkEnd w:id="34"/>
      <w:r w:rsidRPr="002752F1">
        <w:t xml:space="preserve">Plot background colour reflects the temperature during that passage where </w:t>
      </w:r>
      <w:r w:rsidR="002C0D74" w:rsidRPr="002752F1">
        <w:t xml:space="preserve">light </w:t>
      </w:r>
      <w:r w:rsidRPr="002752F1">
        <w:t>blue is 37</w:t>
      </w:r>
      <w:r w:rsidR="00F06954" w:rsidRPr="002752F1">
        <w:rPr>
          <w:rFonts w:cstheme="minorHAnsi"/>
        </w:rPr>
        <w:t>°</w:t>
      </w:r>
      <w:r w:rsidRPr="002752F1">
        <w:t xml:space="preserve">C and </w:t>
      </w:r>
      <w:r w:rsidR="002C0D74" w:rsidRPr="002752F1">
        <w:t xml:space="preserve">light </w:t>
      </w:r>
      <w:r w:rsidRPr="002752F1">
        <w:t>red is 42</w:t>
      </w:r>
      <w:r w:rsidR="00F06954" w:rsidRPr="002752F1">
        <w:rPr>
          <w:rFonts w:cstheme="minorHAnsi"/>
        </w:rPr>
        <w:t>°</w:t>
      </w:r>
      <w:r w:rsidRPr="002752F1">
        <w:t>C.</w:t>
      </w:r>
      <w:r w:rsidR="002C0D74" w:rsidRPr="002752F1">
        <w:t xml:space="preserve"> Evolutionary passages involved incubation of bacteria and phage for 8h after which </w:t>
      </w:r>
      <w:proofErr w:type="spellStart"/>
      <w:r w:rsidR="002C0D74" w:rsidRPr="002752F1">
        <w:t>phages</w:t>
      </w:r>
      <w:proofErr w:type="spellEnd"/>
      <w:r w:rsidR="002C0D74" w:rsidRPr="002752F1">
        <w:t xml:space="preserve"> were separated from bacteria and then inoculated into a fresh bacterial culture. </w:t>
      </w:r>
      <w:r w:rsidRPr="002752F1">
        <w:rPr>
          <w:b/>
          <w:bCs/>
        </w:rPr>
        <w:t>B</w:t>
      </w:r>
      <w:r w:rsidRPr="002752F1">
        <w:t>)</w:t>
      </w:r>
      <w:ins w:id="36" w:author="Samuel Greenrod" w:date="2025-09-24T12:46:00Z" w16du:dateUtc="2025-09-24T11:46:00Z">
        <w:r w:rsidR="005B2418">
          <w:t xml:space="preserve"> Fluctuating temperatures selected for intermediate phenotypes with </w:t>
        </w:r>
      </w:ins>
      <w:ins w:id="37" w:author="Samuel Greenrod" w:date="2025-09-24T12:47:00Z" w16du:dateUtc="2025-09-24T11:47:00Z">
        <w:r w:rsidR="005B2418">
          <w:rPr>
            <w:rFonts w:cstheme="minorHAnsi"/>
          </w:rPr>
          <w:t>φ</w:t>
        </w:r>
      </w:ins>
      <w:ins w:id="38" w:author="Samuel Greenrod" w:date="2025-09-24T12:46:00Z" w16du:dateUtc="2025-09-24T11:46:00Z">
        <w:r w:rsidR="005B2418">
          <w:t xml:space="preserve">14-1 and </w:t>
        </w:r>
      </w:ins>
      <w:ins w:id="39" w:author="Samuel Greenrod" w:date="2025-09-24T12:47:00Z" w16du:dateUtc="2025-09-24T11:47:00Z">
        <w:r w:rsidR="005B2418">
          <w:t>high growth</w:t>
        </w:r>
      </w:ins>
      <w:ins w:id="40" w:author="Samuel Greenrod" w:date="2025-09-24T12:46:00Z" w16du:dateUtc="2025-09-24T11:46:00Z">
        <w:r w:rsidR="005B2418">
          <w:t xml:space="preserve"> phenotypes</w:t>
        </w:r>
      </w:ins>
      <w:ins w:id="41" w:author="Samuel Greenrod" w:date="2025-09-24T12:47:00Z" w16du:dateUtc="2025-09-24T11:47:00Z">
        <w:r w:rsidR="005B2418">
          <w:t xml:space="preserve"> with </w:t>
        </w:r>
        <w:r w:rsidR="005B2418">
          <w:rPr>
            <w:rFonts w:cstheme="minorHAnsi"/>
          </w:rPr>
          <w:t>φ</w:t>
        </w:r>
        <w:r w:rsidR="005B2418">
          <w:t>LUZ19.</w:t>
        </w:r>
      </w:ins>
      <w:ins w:id="42" w:author="Samuel Greenrod" w:date="2025-09-24T12:46:00Z" w16du:dateUtc="2025-09-24T11:46:00Z">
        <w:r w:rsidR="005B2418">
          <w:t xml:space="preserve"> </w:t>
        </w:r>
      </w:ins>
      <w:r w:rsidRPr="002752F1">
        <w:t xml:space="preserve"> </w:t>
      </w:r>
      <w:r w:rsidR="002C0D74" w:rsidRPr="002752F1">
        <w:t xml:space="preserve">Boxplots show the </w:t>
      </w:r>
      <w:r w:rsidRPr="002752F1">
        <w:t xml:space="preserve">growth rates of evolved phage lines relative to the ancestor measured after 2h for </w:t>
      </w:r>
      <w:r w:rsidR="00F06954" w:rsidRPr="002752F1">
        <w:rPr>
          <w:rFonts w:cstheme="minorHAnsi"/>
        </w:rPr>
        <w:t>φ</w:t>
      </w:r>
      <w:r w:rsidRPr="002752F1">
        <w:t xml:space="preserve">LUZ19 and 4h for </w:t>
      </w:r>
      <w:r w:rsidR="00F06954" w:rsidRPr="002752F1">
        <w:rPr>
          <w:rFonts w:cstheme="minorHAnsi"/>
        </w:rPr>
        <w:t>φ</w:t>
      </w:r>
      <w:r w:rsidRPr="002752F1">
        <w:t>14-1</w:t>
      </w:r>
      <w:r w:rsidR="003E3456" w:rsidRPr="002752F1">
        <w:t>. Six biological replicates were assayed</w:t>
      </w:r>
      <w:ins w:id="43" w:author="Kayla King" w:date="2025-09-22T15:35:00Z" w16du:dateUtc="2025-09-22T22:35:00Z">
        <w:r w:rsidR="00BE61A7">
          <w:t>,</w:t>
        </w:r>
      </w:ins>
      <w:r w:rsidR="003E3456" w:rsidRPr="002752F1">
        <w:t xml:space="preserve"> and data points show the average of three technical replicates</w:t>
      </w:r>
      <w:r w:rsidRPr="002752F1">
        <w:t>. Panel strip colo</w:t>
      </w:r>
      <w:r w:rsidR="00F06954" w:rsidRPr="002752F1">
        <w:t>u</w:t>
      </w:r>
      <w:r w:rsidRPr="002752F1">
        <w:t xml:space="preserve">r reflects the temperature that growth was tested at where </w:t>
      </w:r>
      <w:r w:rsidR="002C0D74" w:rsidRPr="002752F1">
        <w:t xml:space="preserve">light </w:t>
      </w:r>
      <w:r w:rsidRPr="002752F1">
        <w:t>blue is 37</w:t>
      </w:r>
      <w:r w:rsidR="00F06954" w:rsidRPr="002752F1">
        <w:rPr>
          <w:rFonts w:cstheme="minorHAnsi"/>
        </w:rPr>
        <w:t>°</w:t>
      </w:r>
      <w:r w:rsidRPr="002752F1">
        <w:t xml:space="preserve">C and </w:t>
      </w:r>
      <w:r w:rsidR="002C0D74" w:rsidRPr="002752F1">
        <w:t xml:space="preserve">light </w:t>
      </w:r>
      <w:r w:rsidRPr="002752F1">
        <w:t>red is 42</w:t>
      </w:r>
      <w:r w:rsidR="00F06954" w:rsidRPr="002752F1">
        <w:rPr>
          <w:rFonts w:cstheme="minorHAnsi"/>
        </w:rPr>
        <w:t>°</w:t>
      </w:r>
      <w:r w:rsidRPr="002752F1">
        <w:t>C.</w:t>
      </w:r>
      <w:r w:rsidR="002C0D74" w:rsidRPr="002752F1">
        <w:t xml:space="preserve"> Fluctuating populations are presented in purple with 37</w:t>
      </w:r>
      <w:r w:rsidR="002C0D74" w:rsidRPr="002752F1">
        <w:rPr>
          <w:rFonts w:cstheme="minorHAnsi"/>
        </w:rPr>
        <w:t>°</w:t>
      </w:r>
      <w:r w:rsidR="002C0D74" w:rsidRPr="002752F1">
        <w:t>C static populations in blue and 42</w:t>
      </w:r>
      <w:r w:rsidR="002C0D74" w:rsidRPr="002752F1">
        <w:rPr>
          <w:rFonts w:cstheme="minorHAnsi"/>
        </w:rPr>
        <w:t>°</w:t>
      </w:r>
      <w:r w:rsidR="002C0D74" w:rsidRPr="002752F1">
        <w:t xml:space="preserve">C static populations in red. </w:t>
      </w:r>
      <w:r w:rsidRPr="002752F1">
        <w:t xml:space="preserve"> </w:t>
      </w:r>
      <w:r w:rsidR="002C0D74" w:rsidRPr="002752F1">
        <w:t>Ancestral growth is shown by dashed grey line with standard errors shown as a grey box</w:t>
      </w:r>
      <w:r w:rsidR="003E3456" w:rsidRPr="002752F1">
        <w:t xml:space="preserve"> (n = 3)</w:t>
      </w:r>
      <w:r w:rsidR="002C0D74" w:rsidRPr="002752F1">
        <w:t xml:space="preserve">. </w:t>
      </w:r>
      <w:r w:rsidRPr="002752F1">
        <w:t>*** = p &lt; 0.001. Absence of asterisk reflects non-significance.</w:t>
      </w:r>
      <w:r w:rsidR="00845CCB" w:rsidRPr="002752F1">
        <w:t xml:space="preserve"> Phage icons reflect electron microscopy images of each phage </w:t>
      </w:r>
      <w:r w:rsidR="00845CCB" w:rsidRPr="002752F1">
        <w:fldChar w:fldCharType="begin"/>
      </w:r>
      <w:r w:rsidR="0084092A" w:rsidRPr="002752F1">
        <w:instrText xml:space="preserve"> ADDIN ZOTERO_ITEM CSL_CITATION {"citationID":"TeWHC9kB","properties":{"formattedCitation":"[42]","plainCitation":"[42]","noteIndex":0},"citationItems":[{"id":3223,"uris":["http://zotero.org/users/local/sgFDdPY0/items/MK5KDL63"],"itemData":{"id":3223,"type":"article-journal","abstract":"In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845CCB" w:rsidRPr="002752F1">
        <w:fldChar w:fldCharType="separate"/>
      </w:r>
      <w:r w:rsidR="0084092A" w:rsidRPr="002752F1">
        <w:rPr>
          <w:rFonts w:ascii="Calibri" w:hAnsi="Calibri" w:cs="Calibri"/>
          <w:szCs w:val="20"/>
        </w:rPr>
        <w:t>[42]</w:t>
      </w:r>
      <w:r w:rsidR="00845CCB" w:rsidRPr="002752F1">
        <w:fldChar w:fldCharType="end"/>
      </w:r>
      <w:r w:rsidR="00845CCB" w:rsidRPr="002752F1">
        <w:t xml:space="preserve"> and are used hereafter to refer to </w:t>
      </w:r>
      <w:proofErr w:type="spellStart"/>
      <w:r w:rsidR="00845CCB" w:rsidRPr="002752F1">
        <w:t>phages</w:t>
      </w:r>
      <w:proofErr w:type="spellEnd"/>
      <w:r w:rsidR="00845CCB" w:rsidRPr="002752F1">
        <w:t xml:space="preserve"> in figures.</w:t>
      </w:r>
      <w:r w:rsidR="00F72FD0" w:rsidRPr="002752F1">
        <w:t xml:space="preserve"> Static temperature data was adapted from </w:t>
      </w:r>
      <w:r w:rsidR="00F72FD0" w:rsidRPr="002752F1">
        <w:rPr>
          <w:highlight w:val="yellow"/>
        </w:rPr>
        <w:t>Greenrod et al (unpublished).</w:t>
      </w:r>
    </w:p>
    <w:p w14:paraId="62811862" w14:textId="77777777" w:rsidR="000E7150" w:rsidRPr="00A13ABE" w:rsidRDefault="000E7150" w:rsidP="00660686">
      <w:pPr>
        <w:jc w:val="both"/>
        <w:rPr>
          <w:sz w:val="24"/>
          <w:szCs w:val="24"/>
        </w:rPr>
      </w:pPr>
    </w:p>
    <w:p w14:paraId="2FC9EDA1" w14:textId="58BF47C8" w:rsidR="00DD0CDB" w:rsidRPr="00A13ABE" w:rsidRDefault="00397F03" w:rsidP="00A13ABE">
      <w:pPr>
        <w:jc w:val="both"/>
        <w:rPr>
          <w:b/>
          <w:bCs/>
          <w:sz w:val="24"/>
          <w:szCs w:val="24"/>
        </w:rPr>
      </w:pPr>
      <w:bookmarkStart w:id="44" w:name="_Hlk208589242"/>
      <w:commentRangeStart w:id="45"/>
      <w:r>
        <w:rPr>
          <w:b/>
          <w:bCs/>
          <w:sz w:val="24"/>
          <w:szCs w:val="24"/>
        </w:rPr>
        <w:t>Co</w:t>
      </w:r>
      <w:r w:rsidR="005823CB">
        <w:rPr>
          <w:b/>
          <w:bCs/>
          <w:sz w:val="24"/>
          <w:szCs w:val="24"/>
        </w:rPr>
        <w:t xml:space="preserve">-selection </w:t>
      </w:r>
      <w:commentRangeEnd w:id="45"/>
      <w:r w:rsidR="00BE61A7">
        <w:rPr>
          <w:rStyle w:val="CommentReference"/>
        </w:rPr>
        <w:commentReference w:id="45"/>
      </w:r>
      <w:r w:rsidR="005823CB">
        <w:rPr>
          <w:b/>
          <w:bCs/>
          <w:sz w:val="24"/>
          <w:szCs w:val="24"/>
        </w:rPr>
        <w:t xml:space="preserve">from </w:t>
      </w:r>
      <w:r>
        <w:rPr>
          <w:b/>
          <w:bCs/>
          <w:sz w:val="24"/>
          <w:szCs w:val="24"/>
        </w:rPr>
        <w:t>fluctuati</w:t>
      </w:r>
      <w:r w:rsidR="005823CB">
        <w:rPr>
          <w:b/>
          <w:bCs/>
          <w:sz w:val="24"/>
          <w:szCs w:val="24"/>
        </w:rPr>
        <w:t>ng temperatures</w:t>
      </w:r>
      <w:r w:rsidR="003D2971">
        <w:rPr>
          <w:b/>
          <w:bCs/>
          <w:sz w:val="24"/>
          <w:szCs w:val="24"/>
        </w:rPr>
        <w:t xml:space="preserve"> and </w:t>
      </w:r>
      <w:r>
        <w:rPr>
          <w:b/>
          <w:bCs/>
          <w:sz w:val="24"/>
          <w:szCs w:val="24"/>
        </w:rPr>
        <w:t xml:space="preserve">competition </w:t>
      </w:r>
      <w:r w:rsidR="00DD0CDB" w:rsidRPr="00A13ABE">
        <w:rPr>
          <w:b/>
          <w:bCs/>
          <w:sz w:val="24"/>
          <w:szCs w:val="24"/>
        </w:rPr>
        <w:t>constrain</w:t>
      </w:r>
      <w:r w:rsidR="006123D2">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bookmarkEnd w:id="44"/>
    <w:p w14:paraId="455B2168" w14:textId="2668CDF2" w:rsidR="00441F88" w:rsidRPr="00A13ABE" w:rsidRDefault="00D452E3" w:rsidP="00A13ABE">
      <w:pPr>
        <w:jc w:val="both"/>
        <w:rPr>
          <w:sz w:val="24"/>
          <w:szCs w:val="24"/>
        </w:rPr>
      </w:pPr>
      <w:r>
        <w:rPr>
          <w:sz w:val="24"/>
          <w:szCs w:val="24"/>
        </w:rPr>
        <w:lastRenderedPageBreak/>
        <w:t xml:space="preserve">The presence of additional selection pressures </w:t>
      </w:r>
      <w:r w:rsidR="007870AE">
        <w:rPr>
          <w:sz w:val="24"/>
          <w:szCs w:val="24"/>
        </w:rPr>
        <w:t>is</w:t>
      </w:r>
      <w:r>
        <w:rPr>
          <w:sz w:val="24"/>
          <w:szCs w:val="24"/>
        </w:rPr>
        <w:t xml:space="preserve"> expected to constrain adaptation </w:t>
      </w:r>
      <w:r w:rsidR="007870AE">
        <w:rPr>
          <w:sz w:val="24"/>
          <w:szCs w:val="24"/>
        </w:rPr>
        <w:t>to</w:t>
      </w:r>
      <w:r>
        <w:rPr>
          <w:sz w:val="24"/>
          <w:szCs w:val="24"/>
        </w:rPr>
        <w:t xml:space="preserve"> f</w:t>
      </w:r>
      <w:r w:rsidR="00397F03">
        <w:rPr>
          <w:sz w:val="24"/>
          <w:szCs w:val="24"/>
        </w:rPr>
        <w:t xml:space="preserve">luctuating </w:t>
      </w:r>
      <w:r w:rsidR="00600907">
        <w:rPr>
          <w:sz w:val="24"/>
          <w:szCs w:val="24"/>
        </w:rPr>
        <w:t xml:space="preserve">temperatures </w:t>
      </w:r>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fldChar w:fldCharType="begin"/>
      </w:r>
      <w:r w:rsidR="003D6FEA">
        <w:rPr>
          <w:sz w:val="24"/>
          <w:szCs w:val="24"/>
        </w:rPr>
        <w:instrText xml:space="preserve"> ADDIN ZOTERO_ITEM CSL_CITATION {"citationID":"Ej2gM0Kx","properties":{"formattedCitation":"[11,18,19]","plainCitation":"[11,18,19]","noteIndex":0},"citationItems":[{"id":3430,"uris":["http://zotero.org/users/local/sgFDdPY0/items/27D5JGTI"],"itemData":{"id":3430,"type":"article-journal","abstract":"Humans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sidR="00F06954">
        <w:rPr>
          <w:sz w:val="24"/>
          <w:szCs w:val="24"/>
        </w:rPr>
        <w:fldChar w:fldCharType="separate"/>
      </w:r>
      <w:r w:rsidR="003D6FEA" w:rsidRPr="003D6FEA">
        <w:rPr>
          <w:rFonts w:ascii="Calibri" w:hAnsi="Calibri" w:cs="Calibri"/>
          <w:sz w:val="24"/>
        </w:rPr>
        <w:t>[11,18,19]</w:t>
      </w:r>
      <w:r w:rsidR="00F06954">
        <w:rPr>
          <w:sz w:val="24"/>
          <w:szCs w:val="24"/>
        </w:rPr>
        <w:fldChar w:fldCharType="end"/>
      </w:r>
      <w:r w:rsidR="00A23224" w:rsidRPr="00A13ABE">
        <w:rPr>
          <w:sz w:val="24"/>
          <w:szCs w:val="24"/>
        </w:rPr>
        <w:t xml:space="preserve">. </w:t>
      </w:r>
      <w:r w:rsidR="00490C68">
        <w:rPr>
          <w:sz w:val="24"/>
          <w:szCs w:val="24"/>
        </w:rPr>
        <w:t xml:space="preserve">We hypothesised that </w:t>
      </w:r>
      <w:proofErr w:type="spellStart"/>
      <w:r w:rsidR="00490C68">
        <w:rPr>
          <w:sz w:val="24"/>
          <w:szCs w:val="24"/>
        </w:rPr>
        <w:t>phages</w:t>
      </w:r>
      <w:proofErr w:type="spellEnd"/>
      <w:r w:rsidR="00490C68">
        <w:rPr>
          <w:sz w:val="24"/>
          <w:szCs w:val="24"/>
        </w:rPr>
        <w:t xml:space="preserve"> evolved under </w:t>
      </w:r>
      <w:r w:rsidR="007870AE">
        <w:rPr>
          <w:sz w:val="24"/>
          <w:szCs w:val="24"/>
        </w:rPr>
        <w:t xml:space="preserve">co-selection from </w:t>
      </w:r>
      <w:r w:rsidR="00397F03">
        <w:rPr>
          <w:sz w:val="24"/>
          <w:szCs w:val="24"/>
        </w:rPr>
        <w:t>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w:t>
      </w:r>
      <w:r w:rsidR="003D2971">
        <w:rPr>
          <w:sz w:val="24"/>
          <w:szCs w:val="24"/>
        </w:rPr>
        <w:t xml:space="preserve">under static </w:t>
      </w:r>
      <w:r w:rsidR="007870AE">
        <w:rPr>
          <w:sz w:val="24"/>
          <w:szCs w:val="24"/>
        </w:rPr>
        <w:t xml:space="preserve">temperatures or fluctuating </w:t>
      </w:r>
      <w:r w:rsidR="003D2971">
        <w:rPr>
          <w:sz w:val="24"/>
          <w:szCs w:val="24"/>
        </w:rPr>
        <w:t>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14-1 densities fluctuat</w:t>
      </w:r>
      <w:r w:rsidR="00490C68">
        <w:rPr>
          <w:sz w:val="24"/>
          <w:szCs w:val="24"/>
        </w:rPr>
        <w:t>e</w:t>
      </w:r>
      <w:r w:rsidR="00D92750">
        <w:rPr>
          <w:sz w:val="24"/>
          <w:szCs w:val="24"/>
        </w:rPr>
        <w:t>d</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w:t>
      </w:r>
      <w:r w:rsidR="00D92750">
        <w:rPr>
          <w:sz w:val="24"/>
          <w:szCs w:val="24"/>
        </w:rPr>
        <w:t xml:space="preserve">then </w:t>
      </w:r>
      <w:r w:rsidR="00C27692">
        <w:rPr>
          <w:sz w:val="24"/>
          <w:szCs w:val="24"/>
        </w:rPr>
        <w:t>stabilised between passages</w:t>
      </w:r>
      <w:r w:rsidR="00F77CC8">
        <w:rPr>
          <w:sz w:val="24"/>
          <w:szCs w:val="24"/>
        </w:rPr>
        <w:t xml:space="preserve"> (Fig</w:t>
      </w:r>
      <w:ins w:id="46" w:author="Samuel Greenrod" w:date="2025-09-24T12:48:00Z" w16du:dateUtc="2025-09-24T11:48:00Z">
        <w:r w:rsidR="00553782">
          <w:rPr>
            <w:sz w:val="24"/>
            <w:szCs w:val="24"/>
          </w:rPr>
          <w:t>.</w:t>
        </w:r>
      </w:ins>
      <w:r w:rsidR="00F77CC8">
        <w:rPr>
          <w:sz w:val="24"/>
          <w:szCs w:val="24"/>
        </w:rPr>
        <w:t xml:space="preserve"> 2</w:t>
      </w:r>
      <w:ins w:id="47" w:author="Samuel Greenrod" w:date="2025-09-24T12:48:00Z" w16du:dateUtc="2025-09-24T11:48:00Z">
        <w:r w:rsidR="00553782">
          <w:rPr>
            <w:sz w:val="24"/>
            <w:szCs w:val="24"/>
          </w:rPr>
          <w:t>A</w:t>
        </w:r>
      </w:ins>
      <w:del w:id="48" w:author="Samuel Greenrod" w:date="2025-09-24T12:48:00Z" w16du:dateUtc="2025-09-24T11:48:00Z">
        <w:r w:rsidR="00F77CC8" w:rsidDel="00553782">
          <w:rPr>
            <w:sz w:val="24"/>
            <w:szCs w:val="24"/>
          </w:rPr>
          <w:delText>a</w:delText>
        </w:r>
      </w:del>
      <w:r w:rsidR="00F77CC8">
        <w:rPr>
          <w:sz w:val="24"/>
          <w:szCs w:val="24"/>
        </w:rPr>
        <w:t>)</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D92750">
        <w:rPr>
          <w:sz w:val="24"/>
          <w:szCs w:val="24"/>
        </w:rPr>
        <w:t>were</w:t>
      </w:r>
      <w:r w:rsidR="00441F88" w:rsidRPr="00A13ABE">
        <w:rPr>
          <w:sz w:val="24"/>
          <w:szCs w:val="24"/>
        </w:rPr>
        <w:t xml:space="preserve"> stable in monoculture</w:t>
      </w:r>
      <w:r w:rsidR="00D92750">
        <w:rPr>
          <w:sz w:val="24"/>
          <w:szCs w:val="24"/>
        </w:rPr>
        <w:t>, but during</w:t>
      </w:r>
      <w:r w:rsidR="00441F88" w:rsidRPr="00A13ABE">
        <w:rPr>
          <w:sz w:val="24"/>
          <w:szCs w:val="24"/>
        </w:rPr>
        <w:t xml:space="preserve"> fluctuati</w:t>
      </w:r>
      <w:r w:rsidR="00D92750">
        <w:rPr>
          <w:sz w:val="24"/>
          <w:szCs w:val="24"/>
        </w:rPr>
        <w:t>ons</w:t>
      </w:r>
      <w:r w:rsidR="00441F88" w:rsidRPr="00A13ABE">
        <w:rPr>
          <w:sz w:val="24"/>
          <w:szCs w:val="24"/>
        </w:rPr>
        <w:t xml:space="preserve"> in co-culture</w:t>
      </w:r>
      <w:r w:rsidR="00D92750">
        <w:rPr>
          <w:sz w:val="24"/>
          <w:szCs w:val="24"/>
        </w:rPr>
        <w:t>, experienced</w:t>
      </w:r>
      <w:r w:rsidR="006167AD" w:rsidRPr="00A13ABE">
        <w:rPr>
          <w:sz w:val="24"/>
          <w:szCs w:val="24"/>
        </w:rPr>
        <w:t xml:space="preserve">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1B4BD40F" w14:textId="7B195991" w:rsidR="00854468" w:rsidRDefault="00044539" w:rsidP="00D56147">
      <w:pPr>
        <w:jc w:val="both"/>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w:t>
      </w:r>
      <w:ins w:id="49" w:author="Samuel Greenrod" w:date="2025-09-24T12:48:00Z" w16du:dateUtc="2025-09-24T11:48:00Z">
        <w:r w:rsidR="00553782">
          <w:rPr>
            <w:sz w:val="24"/>
            <w:szCs w:val="24"/>
          </w:rPr>
          <w:t>.</w:t>
        </w:r>
      </w:ins>
      <w:r w:rsidR="00C27692">
        <w:rPr>
          <w:sz w:val="24"/>
          <w:szCs w:val="24"/>
        </w:rPr>
        <w:t xml:space="preserve"> 2</w:t>
      </w:r>
      <w:ins w:id="50" w:author="Samuel Greenrod" w:date="2025-09-24T12:48:00Z" w16du:dateUtc="2025-09-24T11:48:00Z">
        <w:r w:rsidR="00553782">
          <w:rPr>
            <w:sz w:val="24"/>
            <w:szCs w:val="24"/>
          </w:rPr>
          <w:t>B</w:t>
        </w:r>
      </w:ins>
      <w:del w:id="51" w:author="Samuel Greenrod" w:date="2025-09-24T12:48:00Z" w16du:dateUtc="2025-09-24T11:48:00Z">
        <w:r w:rsidR="00C27692" w:rsidDel="00553782">
          <w:rPr>
            <w:sz w:val="24"/>
            <w:szCs w:val="24"/>
          </w:rPr>
          <w:delText>b</w:delText>
        </w:r>
      </w:del>
      <w:r w:rsidR="00C27692">
        <w:rPr>
          <w:sz w:val="24"/>
          <w:szCs w:val="24"/>
        </w:rPr>
        <w:t>)</w:t>
      </w:r>
      <w:r>
        <w:rPr>
          <w:sz w:val="24"/>
          <w:szCs w:val="24"/>
        </w:rPr>
        <w:t xml:space="preserve">. </w:t>
      </w:r>
      <w:r w:rsidR="0018010A" w:rsidRPr="00F07F61">
        <w:rPr>
          <w:rFonts w:cstheme="minorHAnsi"/>
          <w:sz w:val="24"/>
          <w:szCs w:val="24"/>
        </w:rPr>
        <w:t xml:space="preserve">We found a significant interaction between evolved </w:t>
      </w:r>
      <w:del w:id="52" w:author="Samuel Greenrod" w:date="2025-09-24T15:39:00Z" w16du:dateUtc="2025-09-24T14:39:00Z">
        <w:r w:rsidR="0018010A" w:rsidRPr="00F07F61" w:rsidDel="00D1177D">
          <w:rPr>
            <w:rFonts w:cstheme="minorHAnsi"/>
            <w:sz w:val="24"/>
            <w:szCs w:val="24"/>
          </w:rPr>
          <w:delText>line</w:delText>
        </w:r>
        <w:r w:rsidR="0018010A" w:rsidDel="00D1177D">
          <w:rPr>
            <w:rFonts w:cstheme="minorHAnsi"/>
            <w:sz w:val="24"/>
            <w:szCs w:val="24"/>
          </w:rPr>
          <w:delText xml:space="preserve"> </w:delText>
        </w:r>
      </w:del>
      <w:ins w:id="53" w:author="Samuel Greenrod" w:date="2025-09-24T15:39:00Z" w16du:dateUtc="2025-09-24T14:39:00Z">
        <w:r w:rsidR="00D1177D">
          <w:rPr>
            <w:rFonts w:cstheme="minorHAnsi"/>
            <w:sz w:val="24"/>
            <w:szCs w:val="24"/>
          </w:rPr>
          <w:t>treatment</w:t>
        </w:r>
        <w:r w:rsidR="00D1177D">
          <w:rPr>
            <w:rFonts w:cstheme="minorHAnsi"/>
            <w:sz w:val="24"/>
            <w:szCs w:val="24"/>
          </w:rPr>
          <w:t xml:space="preserve"> </w:t>
        </w:r>
      </w:ins>
      <w:r w:rsidR="0018010A">
        <w:rPr>
          <w:rFonts w:cstheme="minorHAnsi"/>
          <w:sz w:val="24"/>
          <w:szCs w:val="24"/>
        </w:rPr>
        <w:t>(monoculture and co-culture)</w:t>
      </w:r>
      <w:r w:rsidR="0018010A" w:rsidRPr="00F07F61">
        <w:rPr>
          <w:rFonts w:cstheme="minorHAnsi"/>
          <w:sz w:val="24"/>
          <w:szCs w:val="24"/>
        </w:rPr>
        <w:t xml:space="preserve"> and temperature regarding growth rates for </w:t>
      </w:r>
      <w:r w:rsidR="0018010A">
        <w:rPr>
          <w:rFonts w:cstheme="minorHAnsi"/>
          <w:sz w:val="24"/>
          <w:szCs w:val="24"/>
        </w:rPr>
        <w:t xml:space="preserve">both </w:t>
      </w:r>
      <w:proofErr w:type="spellStart"/>
      <w:r w:rsidR="0018010A">
        <w:rPr>
          <w:rFonts w:cstheme="minorHAnsi"/>
          <w:sz w:val="24"/>
          <w:szCs w:val="24"/>
        </w:rPr>
        <w:t>phages</w:t>
      </w:r>
      <w:proofErr w:type="spellEnd"/>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fitness 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fitness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w:t>
      </w:r>
      <w:proofErr w:type="gramStart"/>
      <w:r w:rsidR="0018010A">
        <w:rPr>
          <w:sz w:val="24"/>
          <w:szCs w:val="24"/>
        </w:rPr>
        <w:t>t(</w:t>
      </w:r>
      <w:proofErr w:type="gramEnd"/>
      <w:r w:rsidR="0018010A">
        <w:rPr>
          <w:sz w:val="24"/>
          <w:szCs w:val="24"/>
        </w:rPr>
        <w:t>59) = -1.0, p = 0.99)</w:t>
      </w:r>
      <w:r w:rsidR="00441F88" w:rsidRPr="00A13ABE">
        <w:rPr>
          <w:sz w:val="24"/>
          <w:szCs w:val="24"/>
        </w:rPr>
        <w:t xml:space="preserve">. </w:t>
      </w:r>
      <w:proofErr w:type="gramStart"/>
      <w:r w:rsidR="002C21A2">
        <w:rPr>
          <w:sz w:val="24"/>
          <w:szCs w:val="24"/>
        </w:rPr>
        <w:t>Similar to</w:t>
      </w:r>
      <w:proofErr w:type="gramEnd"/>
      <w:r w:rsidR="002C21A2">
        <w:rPr>
          <w:sz w:val="24"/>
          <w:szCs w:val="24"/>
        </w:rPr>
        <w:t xml:space="preserve">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LUZ19 population fitness</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-0.42, p = 1.0;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had significantly lower fitness 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10.1, p &lt; 0.</w:t>
      </w:r>
      <w:r w:rsidR="00D452E3" w:rsidRPr="00D452E3">
        <w:rPr>
          <w:b/>
          <w:bCs/>
          <w:noProof/>
          <w:sz w:val="24"/>
          <w:szCs w:val="24"/>
        </w:rPr>
        <w:t xml:space="preserve"> </w:t>
      </w:r>
      <w:r w:rsidR="0018010A">
        <w:rPr>
          <w:sz w:val="24"/>
          <w:szCs w:val="24"/>
        </w:rPr>
        <w:t>0001;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4.9, p &lt; 0.001)</w:t>
      </w:r>
      <w:r w:rsidR="00441F88" w:rsidRPr="00A13ABE">
        <w:rPr>
          <w:sz w:val="24"/>
          <w:szCs w:val="24"/>
        </w:rPr>
        <w:t>.</w:t>
      </w:r>
      <w:r w:rsidR="006167AD" w:rsidRPr="00A13ABE">
        <w:rPr>
          <w:sz w:val="24"/>
          <w:szCs w:val="24"/>
        </w:rPr>
        <w:t xml:space="preserve"> </w:t>
      </w:r>
    </w:p>
    <w:p w14:paraId="14C26C8F" w14:textId="5418A353" w:rsidR="00854468" w:rsidRPr="002752F1" w:rsidRDefault="00995950" w:rsidP="00AD4206">
      <w:pPr>
        <w:jc w:val="both"/>
      </w:pPr>
      <w:del w:id="54" w:author="Samuel Greenrod" w:date="2025-09-24T14:09:00Z" w16du:dateUtc="2025-09-24T13:09:00Z">
        <w:r w:rsidRPr="002752F1" w:rsidDel="00617C2E">
          <w:rPr>
            <w:b/>
            <w:bCs/>
            <w:noProof/>
          </w:rPr>
          <w:lastRenderedPageBreak/>
          <w:drawing>
            <wp:anchor distT="0" distB="0" distL="114300" distR="114300" simplePos="0" relativeHeight="251659264" behindDoc="0" locked="0" layoutInCell="1" allowOverlap="1" wp14:anchorId="12D70963" wp14:editId="2238B274">
              <wp:simplePos x="0" y="0"/>
              <wp:positionH relativeFrom="margin">
                <wp:align>right</wp:align>
              </wp:positionH>
              <wp:positionV relativeFrom="paragraph">
                <wp:posOffset>0</wp:posOffset>
              </wp:positionV>
              <wp:extent cx="5732780" cy="5219700"/>
              <wp:effectExtent l="0" t="0" r="1270" b="0"/>
              <wp:wrapTopAndBottom/>
              <wp:docPr id="188485235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52354" name="Picture 2"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780" cy="5219700"/>
                      </a:xfrm>
                      <a:prstGeom prst="rect">
                        <a:avLst/>
                      </a:prstGeom>
                    </pic:spPr>
                  </pic:pic>
                </a:graphicData>
              </a:graphic>
              <wp14:sizeRelH relativeFrom="page">
                <wp14:pctWidth>0</wp14:pctWidth>
              </wp14:sizeRelH>
              <wp14:sizeRelV relativeFrom="page">
                <wp14:pctHeight>0</wp14:pctHeight>
              </wp14:sizeRelV>
            </wp:anchor>
          </w:drawing>
        </w:r>
      </w:del>
      <w:ins w:id="55" w:author="Samuel Greenrod" w:date="2025-09-24T14:10:00Z" w16du:dateUtc="2025-09-24T13:10:00Z">
        <w:r w:rsidR="00617C2E">
          <w:rPr>
            <w:b/>
            <w:bCs/>
            <w:noProof/>
          </w:rPr>
          <w:drawing>
            <wp:inline distT="0" distB="0" distL="0" distR="0" wp14:anchorId="503E8EB4" wp14:editId="6E00BBBE">
              <wp:extent cx="5593091" cy="5087122"/>
              <wp:effectExtent l="0" t="0" r="7620" b="0"/>
              <wp:docPr id="1034917704"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7704" name="Picture 2" descr="A screenshot of a computer scree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93091" cy="5087122"/>
                      </a:xfrm>
                      <a:prstGeom prst="rect">
                        <a:avLst/>
                      </a:prstGeom>
                    </pic:spPr>
                  </pic:pic>
                </a:graphicData>
              </a:graphic>
            </wp:inline>
          </w:drawing>
        </w:r>
      </w:ins>
      <w:r w:rsidR="00854468" w:rsidRPr="002752F1">
        <w:rPr>
          <w:b/>
          <w:bCs/>
        </w:rPr>
        <w:t>Figure 2.</w:t>
      </w:r>
      <w:r w:rsidR="006B390A" w:rsidRPr="002752F1">
        <w:rPr>
          <w:b/>
          <w:bCs/>
        </w:rPr>
        <w:t xml:space="preserve"> </w:t>
      </w:r>
      <w:r w:rsidR="005823CB" w:rsidRPr="002752F1">
        <w:rPr>
          <w:b/>
          <w:bCs/>
        </w:rPr>
        <w:t>Co-selection in communities</w:t>
      </w:r>
      <w:r w:rsidR="006B390A" w:rsidRPr="002752F1">
        <w:rPr>
          <w:b/>
          <w:bCs/>
        </w:rPr>
        <w:t xml:space="preserve"> constrain</w:t>
      </w:r>
      <w:r w:rsidR="00A83F64" w:rsidRPr="002752F1">
        <w:rPr>
          <w:b/>
          <w:bCs/>
        </w:rPr>
        <w:t>s</w:t>
      </w:r>
      <w:r w:rsidR="006B390A" w:rsidRPr="002752F1">
        <w:rPr>
          <w:b/>
          <w:bCs/>
        </w:rPr>
        <w:t xml:space="preserve"> </w:t>
      </w:r>
      <w:del w:id="56" w:author="Kayla King" w:date="2025-09-22T15:36:00Z" w16du:dateUtc="2025-09-22T22:36:00Z">
        <w:r w:rsidR="00B915F7" w:rsidRPr="002752F1" w:rsidDel="00BE61A7">
          <w:rPr>
            <w:b/>
            <w:bCs/>
          </w:rPr>
          <w:delText xml:space="preserve">thermal </w:delText>
        </w:r>
      </w:del>
      <w:r w:rsidR="00B915F7" w:rsidRPr="002752F1">
        <w:rPr>
          <w:b/>
          <w:bCs/>
        </w:rPr>
        <w:t>adaptation</w:t>
      </w:r>
      <w:ins w:id="57" w:author="Kayla King" w:date="2025-09-22T15:36:00Z" w16du:dateUtc="2025-09-22T22:36:00Z">
        <w:r w:rsidR="00BE61A7">
          <w:rPr>
            <w:b/>
            <w:bCs/>
          </w:rPr>
          <w:t xml:space="preserve"> to thermal fluctuations</w:t>
        </w:r>
      </w:ins>
      <w:r w:rsidR="00B915F7" w:rsidRPr="002752F1">
        <w:rPr>
          <w:b/>
          <w:bCs/>
        </w:rPr>
        <w:t xml:space="preserve">. </w:t>
      </w:r>
      <w:r w:rsidR="00C9203C" w:rsidRPr="002752F1">
        <w:rPr>
          <w:b/>
          <w:bCs/>
        </w:rPr>
        <w:t>A</w:t>
      </w:r>
      <w:r w:rsidR="00C9203C" w:rsidRPr="002752F1">
        <w:t xml:space="preserve">) </w:t>
      </w:r>
      <w:ins w:id="58" w:author="Samuel Greenrod" w:date="2025-09-24T12:49:00Z" w16du:dateUtc="2025-09-24T11:49:00Z">
        <w:r w:rsidR="00553782">
          <w:rPr>
            <w:rFonts w:cstheme="minorHAnsi"/>
          </w:rPr>
          <w:t>φ</w:t>
        </w:r>
      </w:ins>
      <w:ins w:id="59" w:author="Samuel Greenrod" w:date="2025-09-24T12:48:00Z" w16du:dateUtc="2025-09-24T11:48:00Z">
        <w:r w:rsidR="00553782">
          <w:t xml:space="preserve">14-1 densities rapidly </w:t>
        </w:r>
      </w:ins>
      <w:ins w:id="60" w:author="Samuel Greenrod" w:date="2025-09-24T12:49:00Z" w16du:dateUtc="2025-09-24T11:49:00Z">
        <w:r w:rsidR="00553782">
          <w:t>increased and stabilised</w:t>
        </w:r>
      </w:ins>
      <w:ins w:id="61" w:author="Samuel Greenrod" w:date="2025-09-24T12:48:00Z" w16du:dateUtc="2025-09-24T11:48:00Z">
        <w:r w:rsidR="00553782">
          <w:t xml:space="preserve"> in co-culture whereas</w:t>
        </w:r>
      </w:ins>
      <w:ins w:id="62" w:author="Samuel Greenrod" w:date="2025-09-24T12:49:00Z" w16du:dateUtc="2025-09-24T11:49:00Z">
        <w:r w:rsidR="00553782">
          <w:t xml:space="preserve"> </w:t>
        </w:r>
        <w:r w:rsidR="00553782">
          <w:rPr>
            <w:rFonts w:cstheme="minorHAnsi"/>
          </w:rPr>
          <w:t>φ</w:t>
        </w:r>
        <w:r w:rsidR="00553782">
          <w:t>LUZ19 densities remained suppressed and fluctuated. Lines show p</w:t>
        </w:r>
      </w:ins>
      <w:del w:id="63" w:author="Samuel Greenrod" w:date="2025-09-24T12:49:00Z" w16du:dateUtc="2025-09-24T11:49:00Z">
        <w:r w:rsidR="00C9203C" w:rsidRPr="002752F1" w:rsidDel="00553782">
          <w:delText>P</w:delText>
        </w:r>
      </w:del>
      <w:r w:rsidR="00C9203C" w:rsidRPr="002752F1">
        <w:t xml:space="preserve">opulation dynamics of </w:t>
      </w:r>
      <w:proofErr w:type="spellStart"/>
      <w:r w:rsidR="00C9203C" w:rsidRPr="002752F1">
        <w:t>phages</w:t>
      </w:r>
      <w:proofErr w:type="spellEnd"/>
      <w:r w:rsidR="00C9203C" w:rsidRPr="002752F1">
        <w:t xml:space="preserve"> evolved in monoculture</w:t>
      </w:r>
      <w:r w:rsidR="00A724DC" w:rsidRPr="002752F1">
        <w:t xml:space="preserve"> and co-culture</w:t>
      </w:r>
      <w:r w:rsidR="00C9203C" w:rsidRPr="002752F1">
        <w:t>. Plot background colour reflects the temperature during that passage where blue is 37</w:t>
      </w:r>
      <w:r w:rsidR="00B915F7" w:rsidRPr="002752F1">
        <w:rPr>
          <w:rFonts w:cstheme="minorHAnsi"/>
        </w:rPr>
        <w:t>°</w:t>
      </w:r>
      <w:r w:rsidR="00C9203C" w:rsidRPr="002752F1">
        <w:t>C and red is 42</w:t>
      </w:r>
      <w:r w:rsidR="00B915F7" w:rsidRPr="002752F1">
        <w:rPr>
          <w:rFonts w:cstheme="minorHAnsi"/>
        </w:rPr>
        <w:t>°</w:t>
      </w:r>
      <w:r w:rsidR="00C9203C" w:rsidRPr="002752F1">
        <w:t xml:space="preserve">C. </w:t>
      </w:r>
      <w:r w:rsidR="00C9203C" w:rsidRPr="002752F1">
        <w:rPr>
          <w:b/>
          <w:bCs/>
        </w:rPr>
        <w:t>B</w:t>
      </w:r>
      <w:r w:rsidR="00C9203C" w:rsidRPr="002752F1">
        <w:t xml:space="preserve">) Boxplots show growth rates of evolved </w:t>
      </w:r>
      <w:proofErr w:type="spellStart"/>
      <w:r w:rsidR="00C9203C" w:rsidRPr="002752F1">
        <w:t>phages</w:t>
      </w:r>
      <w:proofErr w:type="spellEnd"/>
      <w:r w:rsidR="00C9203C" w:rsidRPr="002752F1">
        <w:t xml:space="preserve"> as in </w:t>
      </w:r>
      <w:r w:rsidR="00F72FD0" w:rsidRPr="002752F1">
        <w:t xml:space="preserve">Fig </w:t>
      </w:r>
      <w:r w:rsidR="00C9203C" w:rsidRPr="002752F1">
        <w:t>1B but compar</w:t>
      </w:r>
      <w:r w:rsidR="00667EBF" w:rsidRPr="002752F1">
        <w:t>e</w:t>
      </w:r>
      <w:r w:rsidR="00C9203C" w:rsidRPr="002752F1">
        <w:t xml:space="preserve"> populations evolved in monoculture (</w:t>
      </w:r>
      <w:r w:rsidR="003E3456" w:rsidRPr="002752F1">
        <w:t>37</w:t>
      </w:r>
      <w:r w:rsidR="003E3456" w:rsidRPr="002752F1">
        <w:rPr>
          <w:rFonts w:cstheme="minorHAnsi"/>
        </w:rPr>
        <w:t>°</w:t>
      </w:r>
      <w:r w:rsidR="003E3456" w:rsidRPr="002752F1">
        <w:t>C static in blue, 42</w:t>
      </w:r>
      <w:r w:rsidR="003E3456" w:rsidRPr="002752F1">
        <w:rPr>
          <w:rFonts w:cstheme="minorHAnsi"/>
        </w:rPr>
        <w:t>°</w:t>
      </w:r>
      <w:r w:rsidR="003E3456" w:rsidRPr="002752F1">
        <w:t>C static in red, and fluctuating in purple</w:t>
      </w:r>
      <w:r w:rsidR="00C9203C" w:rsidRPr="002752F1">
        <w:t>) and co-culture (</w:t>
      </w:r>
      <w:r w:rsidR="003E3456" w:rsidRPr="002752F1">
        <w:t>37</w:t>
      </w:r>
      <w:r w:rsidR="003E3456" w:rsidRPr="002752F1">
        <w:rPr>
          <w:rFonts w:cstheme="minorHAnsi"/>
        </w:rPr>
        <w:t>°</w:t>
      </w:r>
      <w:r w:rsidR="003E3456" w:rsidRPr="002752F1">
        <w:t>C static in light blue, 42</w:t>
      </w:r>
      <w:r w:rsidR="003E3456" w:rsidRPr="002752F1">
        <w:rPr>
          <w:rFonts w:cstheme="minorHAnsi"/>
        </w:rPr>
        <w:t>°</w:t>
      </w:r>
      <w:r w:rsidR="003E3456" w:rsidRPr="002752F1">
        <w:t>C static in light red, and fluctuating in light purple</w:t>
      </w:r>
      <w:r w:rsidR="00C9203C" w:rsidRPr="002752F1">
        <w:t xml:space="preserve">). Assay temperature and significance values are presented as in </w:t>
      </w:r>
      <w:r w:rsidR="003E3456" w:rsidRPr="002752F1">
        <w:t>Fig 1B</w:t>
      </w:r>
      <w:r w:rsidR="00C9203C" w:rsidRPr="002752F1">
        <w:t xml:space="preserve">. </w:t>
      </w:r>
      <w:r w:rsidR="003E3456" w:rsidRPr="002752F1">
        <w:t xml:space="preserve">Six biological replicates were </w:t>
      </w:r>
      <w:proofErr w:type="gramStart"/>
      <w:r w:rsidR="003E3456" w:rsidRPr="002752F1">
        <w:t>assayed</w:t>
      </w:r>
      <w:proofErr w:type="gramEnd"/>
      <w:r w:rsidR="003E3456" w:rsidRPr="002752F1">
        <w:t xml:space="preserve"> and data points show the average of three technical replicates. Ancestral growth rates are shown by grey dashed line with standard errors shown as a grey box (n = 3). </w:t>
      </w:r>
      <w:r w:rsidR="00854468" w:rsidRPr="002752F1">
        <w:t>* = p &lt; 0.05. Absence of asterisk reflects non-significant difference.</w:t>
      </w:r>
      <w:r w:rsidR="00A724DC" w:rsidRPr="002752F1">
        <w:t xml:space="preserve"> </w:t>
      </w:r>
      <w:r w:rsidR="00F72FD0" w:rsidRPr="002752F1">
        <w:t xml:space="preserve">Static temperature data was adapted from </w:t>
      </w:r>
      <w:r w:rsidR="00F72FD0" w:rsidRPr="002752F1">
        <w:rPr>
          <w:highlight w:val="yellow"/>
        </w:rPr>
        <w:t>Greenrod et al (unpublished).</w:t>
      </w:r>
    </w:p>
    <w:p w14:paraId="5C5FA4B2" w14:textId="2D1F4CB8" w:rsidR="00854468" w:rsidRDefault="00854468" w:rsidP="00AD4206">
      <w:pPr>
        <w:jc w:val="both"/>
      </w:pPr>
    </w:p>
    <w:p w14:paraId="166C8CC7" w14:textId="77777777" w:rsidR="000E7150" w:rsidRDefault="000E7150" w:rsidP="00AD4206">
      <w:pPr>
        <w:jc w:val="both"/>
        <w:rPr>
          <w:b/>
          <w:bCs/>
          <w:sz w:val="24"/>
          <w:szCs w:val="24"/>
        </w:rPr>
      </w:pPr>
      <w:bookmarkStart w:id="64" w:name="_Hlk208589250"/>
    </w:p>
    <w:p w14:paraId="628505E9" w14:textId="0C62C033" w:rsidR="00A13ABE" w:rsidRPr="000D3A8C" w:rsidRDefault="00B915F7" w:rsidP="00AD4206">
      <w:pPr>
        <w:jc w:val="both"/>
        <w:rPr>
          <w:b/>
          <w:bCs/>
          <w:sz w:val="24"/>
          <w:szCs w:val="24"/>
        </w:rPr>
      </w:pPr>
      <w:r>
        <w:rPr>
          <w:b/>
          <w:bCs/>
          <w:sz w:val="24"/>
          <w:szCs w:val="24"/>
        </w:rPr>
        <w:t xml:space="preserve">Fluctuating environments </w:t>
      </w:r>
      <w:r w:rsidR="00D92750">
        <w:rPr>
          <w:b/>
          <w:bCs/>
          <w:sz w:val="24"/>
          <w:szCs w:val="24"/>
        </w:rPr>
        <w:t>favour</w:t>
      </w:r>
      <w:r w:rsidR="008E73D0">
        <w:rPr>
          <w:b/>
          <w:bCs/>
          <w:sz w:val="24"/>
          <w:szCs w:val="24"/>
        </w:rPr>
        <w:t xml:space="preserve"> specialist mutations</w:t>
      </w:r>
    </w:p>
    <w:bookmarkEnd w:id="64"/>
    <w:p w14:paraId="5132708C" w14:textId="7F553AAD"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w:t>
      </w:r>
      <w:r w:rsidR="006123D2">
        <w:rPr>
          <w:sz w:val="24"/>
          <w:szCs w:val="24"/>
        </w:rPr>
        <w:t xml:space="preserve">generally </w:t>
      </w:r>
      <w:r>
        <w:rPr>
          <w:sz w:val="24"/>
          <w:szCs w:val="24"/>
        </w:rPr>
        <w:t xml:space="preserve">select for </w:t>
      </w:r>
      <w:r w:rsidR="004D77F2">
        <w:rPr>
          <w:sz w:val="24"/>
          <w:szCs w:val="24"/>
        </w:rPr>
        <w:t xml:space="preserve">multiple specialist mutations </w:t>
      </w:r>
      <w:r w:rsidR="004D77F2">
        <w:rPr>
          <w:sz w:val="24"/>
          <w:szCs w:val="24"/>
        </w:rPr>
        <w:fldChar w:fldCharType="begin"/>
      </w:r>
      <w:r w:rsidR="003D6FEA">
        <w:rPr>
          <w:sz w:val="24"/>
          <w:szCs w:val="24"/>
        </w:rPr>
        <w:instrText xml:space="preserve"> ADDIN ZOTERO_ITEM CSL_CITATION {"citationID":"2lxzAhWG","properties":{"formattedCitation":"[3]","plainCitation":"[3]","noteIndex":0},"citationItems":[{"id":1854,"uris":["http://zotero.org/users/local/sgFDdPY0/items/YSI93GCP"],"itemData":{"id":1854,"type":"article-journal","abstract":"Generalists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4D77F2">
        <w:rPr>
          <w:sz w:val="24"/>
          <w:szCs w:val="24"/>
        </w:rPr>
        <w:fldChar w:fldCharType="separate"/>
      </w:r>
      <w:r w:rsidR="003D6FEA" w:rsidRPr="003D6FEA">
        <w:rPr>
          <w:rFonts w:ascii="Calibri" w:hAnsi="Calibri" w:cs="Calibri"/>
          <w:sz w:val="24"/>
        </w:rPr>
        <w:t>[3]</w:t>
      </w:r>
      <w:r w:rsidR="004D77F2">
        <w:rPr>
          <w:sz w:val="24"/>
          <w:szCs w:val="24"/>
        </w:rPr>
        <w:fldChar w:fldCharType="end"/>
      </w:r>
      <w:r w:rsidR="004D77F2">
        <w:rPr>
          <w:sz w:val="24"/>
          <w:szCs w:val="24"/>
        </w:rPr>
        <w:t xml:space="preserve">. We hypothesised that fluctuating evolved populations would </w:t>
      </w:r>
      <w:r w:rsidR="00123C62">
        <w:rPr>
          <w:sz w:val="24"/>
          <w:szCs w:val="24"/>
        </w:rPr>
        <w:t xml:space="preserve">show genetic similarities to both high and low temperature static lines. </w:t>
      </w:r>
      <w:r w:rsidR="004D77F2">
        <w:rPr>
          <w:sz w:val="24"/>
          <w:szCs w:val="24"/>
        </w:rPr>
        <w:t>P</w:t>
      </w:r>
      <w:r w:rsidR="001346AE">
        <w:rPr>
          <w:sz w:val="24"/>
          <w:szCs w:val="24"/>
        </w:rPr>
        <w:t>hage genomic</w:t>
      </w:r>
      <w:r w:rsidR="00E24081">
        <w:rPr>
          <w:sz w:val="24"/>
          <w:szCs w:val="24"/>
        </w:rPr>
        <w:t xml:space="preserve"> evolution</w:t>
      </w:r>
      <w:r w:rsidR="004D77F2">
        <w:rPr>
          <w:sz w:val="24"/>
          <w:szCs w:val="24"/>
        </w:rPr>
        <w:t xml:space="preserve"> was assessed</w:t>
      </w:r>
      <w:r w:rsidR="008A363D">
        <w:rPr>
          <w:sz w:val="24"/>
          <w:szCs w:val="24"/>
        </w:rPr>
        <w:t xml:space="preserve"> </w:t>
      </w:r>
      <w:r w:rsidR="00F72FD0">
        <w:rPr>
          <w:sz w:val="24"/>
          <w:szCs w:val="24"/>
        </w:rPr>
        <w:t xml:space="preserve">by constructing </w:t>
      </w:r>
      <w:r w:rsidR="00F72FD0">
        <w:rPr>
          <w:sz w:val="24"/>
          <w:szCs w:val="24"/>
        </w:rPr>
        <w:lastRenderedPageBreak/>
        <w:t>neighbour-joining tree</w:t>
      </w:r>
      <w:r w:rsidR="007870AE">
        <w:rPr>
          <w:sz w:val="24"/>
          <w:szCs w:val="24"/>
        </w:rPr>
        <w:t>s</w:t>
      </w:r>
      <w:r w:rsidR="00F72FD0">
        <w:rPr>
          <w:sz w:val="24"/>
          <w:szCs w:val="24"/>
        </w:rPr>
        <w:t xml:space="preserve"> </w:t>
      </w:r>
      <w:r w:rsidR="008A363D">
        <w:rPr>
          <w:sz w:val="24"/>
          <w:szCs w:val="24"/>
        </w:rPr>
        <w:t xml:space="preserve">based on </w:t>
      </w:r>
      <w:r w:rsidR="00F72FD0">
        <w:rPr>
          <w:sz w:val="24"/>
          <w:szCs w:val="24"/>
        </w:rPr>
        <w:t>Euclidean genetic distances (Fig</w:t>
      </w:r>
      <w:ins w:id="65" w:author="Samuel Greenrod" w:date="2025-09-24T12:50:00Z" w16du:dateUtc="2025-09-24T11:50:00Z">
        <w:r w:rsidR="00553782">
          <w:rPr>
            <w:sz w:val="24"/>
            <w:szCs w:val="24"/>
          </w:rPr>
          <w:t>.</w:t>
        </w:r>
      </w:ins>
      <w:r w:rsidR="00F72FD0">
        <w:rPr>
          <w:sz w:val="24"/>
          <w:szCs w:val="24"/>
        </w:rPr>
        <w:t xml:space="preserve"> 3</w:t>
      </w:r>
      <w:ins w:id="66" w:author="Samuel Greenrod" w:date="2025-09-24T12:50:00Z" w16du:dateUtc="2025-09-24T11:50:00Z">
        <w:r w:rsidR="00553782">
          <w:rPr>
            <w:sz w:val="24"/>
            <w:szCs w:val="24"/>
          </w:rPr>
          <w:t>A</w:t>
        </w:r>
      </w:ins>
      <w:del w:id="67" w:author="Samuel Greenrod" w:date="2025-09-24T12:50:00Z" w16du:dateUtc="2025-09-24T11:50:00Z">
        <w:r w:rsidR="00F72FD0" w:rsidDel="00553782">
          <w:rPr>
            <w:sz w:val="24"/>
            <w:szCs w:val="24"/>
          </w:rPr>
          <w:delText>a</w:delText>
        </w:r>
      </w:del>
      <w:r w:rsidR="00F72FD0">
        <w:rPr>
          <w:sz w:val="24"/>
          <w:szCs w:val="24"/>
        </w:rPr>
        <w:t>)</w:t>
      </w:r>
      <w:r w:rsidR="004D77F2">
        <w:rPr>
          <w:sz w:val="24"/>
          <w:szCs w:val="24"/>
        </w:rPr>
        <w:t>.</w:t>
      </w:r>
      <w:r w:rsidR="00E24081">
        <w:rPr>
          <w:sz w:val="24"/>
          <w:szCs w:val="24"/>
        </w:rPr>
        <w:t xml:space="preserve"> </w:t>
      </w:r>
      <w:r w:rsidR="00BF29E6">
        <w:rPr>
          <w:sz w:val="24"/>
          <w:szCs w:val="24"/>
        </w:rPr>
        <w:t xml:space="preserve">Fluctuating evolved populations did not form a unique clade but instead were found to </w:t>
      </w:r>
      <w:r w:rsidR="007870AE">
        <w:rPr>
          <w:sz w:val="24"/>
          <w:szCs w:val="24"/>
        </w:rPr>
        <w:t xml:space="preserve">co-locate </w:t>
      </w:r>
      <w:r w:rsidR="00BF29E6">
        <w:rPr>
          <w:sz w:val="24"/>
          <w:szCs w:val="24"/>
        </w:rPr>
        <w:t xml:space="preserve">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BF29E6">
        <w:rPr>
          <w:sz w:val="24"/>
          <w:szCs w:val="24"/>
        </w:rPr>
        <w:t xml:space="preserve">. </w:t>
      </w:r>
      <w:r w:rsidR="00BF29E6">
        <w:rPr>
          <w:rFonts w:cstheme="minorHAnsi"/>
          <w:sz w:val="24"/>
          <w:szCs w:val="24"/>
        </w:rPr>
        <w:t>φ</w:t>
      </w:r>
      <w:r w:rsidR="001346AE">
        <w:rPr>
          <w:sz w:val="24"/>
          <w:szCs w:val="24"/>
        </w:rPr>
        <w:t xml:space="preserve">14-1 fluctuating populations </w:t>
      </w:r>
      <w:r w:rsidR="00CC3445">
        <w:rPr>
          <w:sz w:val="24"/>
          <w:szCs w:val="24"/>
        </w:rPr>
        <w:t xml:space="preserve">were distributed across the </w:t>
      </w:r>
      <w:r w:rsidR="00F72FD0">
        <w:rPr>
          <w:sz w:val="24"/>
          <w:szCs w:val="24"/>
        </w:rPr>
        <w:t xml:space="preserve">tree </w:t>
      </w:r>
      <w:r w:rsidR="00CC3445">
        <w:rPr>
          <w:sz w:val="24"/>
          <w:szCs w:val="24"/>
        </w:rPr>
        <w:t xml:space="preserve">and </w:t>
      </w:r>
      <w:r w:rsidR="00F72FD0">
        <w:rPr>
          <w:sz w:val="24"/>
          <w:szCs w:val="24"/>
        </w:rPr>
        <w:t xml:space="preserve">generally </w:t>
      </w:r>
      <w:r w:rsidR="00CC3445">
        <w:rPr>
          <w:sz w:val="24"/>
          <w:szCs w:val="24"/>
        </w:rPr>
        <w:t>did not cluster with static populations</w:t>
      </w:r>
      <w:r w:rsidR="001346AE">
        <w:rPr>
          <w:sz w:val="24"/>
          <w:szCs w:val="24"/>
        </w:rPr>
        <w:t xml:space="preserve">. </w:t>
      </w:r>
      <w:r w:rsidR="00D92750">
        <w:rPr>
          <w:sz w:val="24"/>
          <w:szCs w:val="24"/>
        </w:rPr>
        <w:t>Conversely</w:t>
      </w:r>
      <w:r w:rsidR="00BF29E6">
        <w:rPr>
          <w:sz w:val="24"/>
          <w:szCs w:val="24"/>
        </w:rPr>
        <w:t xml:space="preserve">, </w:t>
      </w:r>
      <w:r w:rsidR="00E24081">
        <w:rPr>
          <w:rFonts w:cstheme="minorHAnsi"/>
          <w:sz w:val="24"/>
          <w:szCs w:val="24"/>
        </w:rPr>
        <w:t>φ</w:t>
      </w:r>
      <w:r w:rsidR="001346AE">
        <w:rPr>
          <w:sz w:val="24"/>
          <w:szCs w:val="24"/>
        </w:rPr>
        <w:t xml:space="preserve">LUZ19 fluctuating populations were primarily found within </w:t>
      </w:r>
      <w:r w:rsidR="00CC3445">
        <w:rPr>
          <w:sz w:val="24"/>
          <w:szCs w:val="24"/>
        </w:rPr>
        <w:t xml:space="preserve">the </w:t>
      </w:r>
      <w:r w:rsidR="001346AE">
        <w:rPr>
          <w:sz w:val="24"/>
          <w:szCs w:val="24"/>
        </w:rPr>
        <w:t>42</w:t>
      </w:r>
      <w:r w:rsidR="00BF29E6">
        <w:rPr>
          <w:rFonts w:cstheme="minorHAnsi"/>
          <w:sz w:val="24"/>
          <w:szCs w:val="24"/>
        </w:rPr>
        <w:t>°</w:t>
      </w:r>
      <w:r w:rsidR="001346AE">
        <w:rPr>
          <w:sz w:val="24"/>
          <w:szCs w:val="24"/>
        </w:rPr>
        <w:t>C static clade</w:t>
      </w:r>
      <w:r w:rsidR="00BF29E6">
        <w:rPr>
          <w:sz w:val="24"/>
          <w:szCs w:val="24"/>
        </w:rPr>
        <w:t>.</w:t>
      </w:r>
    </w:p>
    <w:p w14:paraId="7E598EA9" w14:textId="2050730C" w:rsidR="005A5AEB" w:rsidRDefault="004D77F2" w:rsidP="00AD4206">
      <w:pPr>
        <w:jc w:val="both"/>
        <w:rPr>
          <w:sz w:val="24"/>
          <w:szCs w:val="24"/>
        </w:rPr>
      </w:pPr>
      <w:r>
        <w:rPr>
          <w:sz w:val="24"/>
          <w:szCs w:val="24"/>
        </w:rPr>
        <w:t>We further analysed static and fluctuating population genetic similarities by measuring evolution rates based on Euclidean genetic distance from ancestor</w:t>
      </w:r>
      <w:r w:rsidR="00F25939">
        <w:rPr>
          <w:sz w:val="24"/>
          <w:szCs w:val="24"/>
        </w:rPr>
        <w:t xml:space="preserve"> (Fig</w:t>
      </w:r>
      <w:ins w:id="68" w:author="Samuel Greenrod" w:date="2025-09-24T12:50:00Z" w16du:dateUtc="2025-09-24T11:50:00Z">
        <w:r w:rsidR="00553782">
          <w:rPr>
            <w:sz w:val="24"/>
            <w:szCs w:val="24"/>
          </w:rPr>
          <w:t>.</w:t>
        </w:r>
      </w:ins>
      <w:r w:rsidR="00F25939">
        <w:rPr>
          <w:sz w:val="24"/>
          <w:szCs w:val="24"/>
        </w:rPr>
        <w:t xml:space="preserve"> 3</w:t>
      </w:r>
      <w:ins w:id="69" w:author="Samuel Greenrod" w:date="2025-09-24T12:50:00Z" w16du:dateUtc="2025-09-24T11:50:00Z">
        <w:r w:rsidR="00553782">
          <w:rPr>
            <w:sz w:val="24"/>
            <w:szCs w:val="24"/>
          </w:rPr>
          <w:t>B</w:t>
        </w:r>
      </w:ins>
      <w:del w:id="70" w:author="Samuel Greenrod" w:date="2025-09-24T12:50:00Z" w16du:dateUtc="2025-09-24T11:50:00Z">
        <w:r w:rsidR="00F25939" w:rsidDel="00553782">
          <w:rPr>
            <w:sz w:val="24"/>
            <w:szCs w:val="24"/>
          </w:rPr>
          <w:delText>b</w:delText>
        </w:r>
      </w:del>
      <w:r w:rsidR="00F25939">
        <w:rPr>
          <w:sz w:val="24"/>
          <w:szCs w:val="24"/>
        </w:rPr>
        <w:t>)</w:t>
      </w:r>
      <w:r>
        <w:rPr>
          <w:sz w:val="24"/>
          <w:szCs w:val="24"/>
        </w:rPr>
        <w:t xml:space="preserve">. </w:t>
      </w:r>
      <w:r w:rsidR="00733904">
        <w:rPr>
          <w:sz w:val="24"/>
          <w:szCs w:val="24"/>
        </w:rPr>
        <w:t>For</w:t>
      </w:r>
      <w:r>
        <w:rPr>
          <w:sz w:val="24"/>
          <w:szCs w:val="24"/>
        </w:rPr>
        <w:t xml:space="preserve"> </w:t>
      </w:r>
      <w:r w:rsidR="00AF0DB2">
        <w:rPr>
          <w:rFonts w:cstheme="minorHAnsi"/>
          <w:sz w:val="24"/>
          <w:szCs w:val="24"/>
        </w:rPr>
        <w:t>φ</w:t>
      </w:r>
      <w:r>
        <w:rPr>
          <w:sz w:val="24"/>
          <w:szCs w:val="24"/>
        </w:rPr>
        <w:t>14-1, fluctuating evolved populations had significantly lower evolution rates than 42</w:t>
      </w:r>
      <w:r w:rsidR="00AF0DB2">
        <w:rPr>
          <w:rFonts w:cstheme="minorHAnsi"/>
          <w:sz w:val="24"/>
          <w:szCs w:val="24"/>
        </w:rPr>
        <w:t>°</w:t>
      </w:r>
      <w:r>
        <w:rPr>
          <w:sz w:val="24"/>
          <w:szCs w:val="24"/>
        </w:rPr>
        <w:t>C static populations</w:t>
      </w:r>
      <w:r w:rsidR="00AF0DB2">
        <w:rPr>
          <w:sz w:val="24"/>
          <w:szCs w:val="24"/>
        </w:rPr>
        <w:t xml:space="preserve"> (</w:t>
      </w:r>
      <w:proofErr w:type="gramStart"/>
      <w:r w:rsidR="00AF0DB2">
        <w:rPr>
          <w:sz w:val="24"/>
          <w:szCs w:val="24"/>
        </w:rPr>
        <w:t>t(</w:t>
      </w:r>
      <w:proofErr w:type="gramEnd"/>
      <w:r w:rsidR="00AF0DB2">
        <w:rPr>
          <w:sz w:val="24"/>
          <w:szCs w:val="24"/>
        </w:rPr>
        <w:t xml:space="preserve">15) = -4.1, p &lt; 0.01). However, evolution rates were </w:t>
      </w:r>
      <w:r w:rsidR="005A5AEB">
        <w:rPr>
          <w:sz w:val="24"/>
          <w:szCs w:val="24"/>
        </w:rPr>
        <w:t>equal</w:t>
      </w:r>
      <w:r w:rsidR="00AF0DB2">
        <w:rPr>
          <w:sz w:val="24"/>
          <w:szCs w:val="24"/>
        </w:rPr>
        <w:t xml:space="preserve"> between fluctuating and </w:t>
      </w:r>
      <w:r>
        <w:rPr>
          <w:sz w:val="24"/>
          <w:szCs w:val="24"/>
        </w:rPr>
        <w:t>37</w:t>
      </w:r>
      <w:r w:rsidR="00AF0DB2">
        <w:rPr>
          <w:rFonts w:cstheme="minorHAnsi"/>
          <w:sz w:val="24"/>
          <w:szCs w:val="24"/>
        </w:rPr>
        <w:t>°</w:t>
      </w:r>
      <w:r>
        <w:rPr>
          <w:sz w:val="24"/>
          <w:szCs w:val="24"/>
        </w:rPr>
        <w:t>C static populations</w:t>
      </w:r>
      <w:r w:rsidR="00AF0DB2">
        <w:rPr>
          <w:sz w:val="24"/>
          <w:szCs w:val="24"/>
        </w:rPr>
        <w:t xml:space="preserve"> (</w:t>
      </w:r>
      <w:proofErr w:type="gramStart"/>
      <w:r w:rsidR="00AF0DB2">
        <w:rPr>
          <w:sz w:val="24"/>
          <w:szCs w:val="24"/>
        </w:rPr>
        <w:t>t(</w:t>
      </w:r>
      <w:proofErr w:type="gramEnd"/>
      <w:r w:rsidR="00AF0DB2">
        <w:rPr>
          <w:sz w:val="24"/>
          <w:szCs w:val="24"/>
        </w:rPr>
        <w:t>15) = -0.51, p = 0.87)</w:t>
      </w:r>
      <w:r>
        <w:rPr>
          <w:sz w:val="24"/>
          <w:szCs w:val="24"/>
        </w:rPr>
        <w:t>.</w:t>
      </w:r>
      <w:r w:rsidR="005A5AEB">
        <w:rPr>
          <w:sz w:val="24"/>
          <w:szCs w:val="24"/>
        </w:rPr>
        <w:t xml:space="preserve"> </w:t>
      </w:r>
      <w:r w:rsidR="00733904">
        <w:rPr>
          <w:sz w:val="24"/>
          <w:szCs w:val="24"/>
        </w:rPr>
        <w:t xml:space="preserve">There was no significant difference in evolution rates between </w:t>
      </w:r>
      <w:r w:rsidR="00733904">
        <w:rPr>
          <w:rFonts w:cstheme="minorHAnsi"/>
          <w:sz w:val="24"/>
          <w:szCs w:val="24"/>
        </w:rPr>
        <w:t>φ</w:t>
      </w:r>
      <w:r>
        <w:rPr>
          <w:sz w:val="24"/>
          <w:szCs w:val="24"/>
        </w:rPr>
        <w:t xml:space="preserve">LUZ19 fluctuating populations </w:t>
      </w:r>
      <w:r w:rsidR="00733904">
        <w:rPr>
          <w:sz w:val="24"/>
          <w:szCs w:val="24"/>
        </w:rPr>
        <w:t xml:space="preserve">and either </w:t>
      </w:r>
      <w:r>
        <w:rPr>
          <w:sz w:val="24"/>
          <w:szCs w:val="24"/>
        </w:rPr>
        <w:t>37</w:t>
      </w:r>
      <w:r w:rsidR="00733904">
        <w:rPr>
          <w:rFonts w:cstheme="minorHAnsi"/>
          <w:sz w:val="24"/>
          <w:szCs w:val="24"/>
        </w:rPr>
        <w:t>°</w:t>
      </w:r>
      <w:r>
        <w:rPr>
          <w:sz w:val="24"/>
          <w:szCs w:val="24"/>
        </w:rPr>
        <w:t xml:space="preserve">C </w:t>
      </w:r>
      <w:r w:rsidR="00F72FD0">
        <w:rPr>
          <w:sz w:val="24"/>
          <w:szCs w:val="24"/>
        </w:rPr>
        <w:t>or</w:t>
      </w:r>
      <w:r>
        <w:rPr>
          <w:sz w:val="24"/>
          <w:szCs w:val="24"/>
        </w:rPr>
        <w:t xml:space="preserve"> 42</w:t>
      </w:r>
      <w:r w:rsidR="00733904">
        <w:rPr>
          <w:rFonts w:cstheme="minorHAnsi"/>
          <w:sz w:val="24"/>
          <w:szCs w:val="24"/>
        </w:rPr>
        <w:t>°</w:t>
      </w:r>
      <w:r>
        <w:rPr>
          <w:sz w:val="24"/>
          <w:szCs w:val="24"/>
        </w:rPr>
        <w:t>C static populations</w:t>
      </w:r>
      <w:r w:rsidR="00733904">
        <w:rPr>
          <w:sz w:val="24"/>
          <w:szCs w:val="24"/>
        </w:rPr>
        <w:t xml:space="preserve"> (37</w:t>
      </w:r>
      <w:r w:rsidR="00733904">
        <w:rPr>
          <w:rFonts w:cstheme="minorHAnsi"/>
          <w:sz w:val="24"/>
          <w:szCs w:val="24"/>
        </w:rPr>
        <w:t>°</w:t>
      </w:r>
      <w:r w:rsidR="00733904">
        <w:rPr>
          <w:sz w:val="24"/>
          <w:szCs w:val="24"/>
        </w:rPr>
        <w:t xml:space="preserve">C: </w:t>
      </w:r>
      <w:proofErr w:type="gramStart"/>
      <w:r w:rsidR="00733904">
        <w:rPr>
          <w:sz w:val="24"/>
          <w:szCs w:val="24"/>
        </w:rPr>
        <w:t>t(</w:t>
      </w:r>
      <w:proofErr w:type="gramEnd"/>
      <w:r w:rsidR="00733904">
        <w:rPr>
          <w:sz w:val="24"/>
          <w:szCs w:val="24"/>
        </w:rPr>
        <w:t>15) = -0.46, p = 0.89; 42</w:t>
      </w:r>
      <w:r w:rsidR="00733904">
        <w:rPr>
          <w:rFonts w:cstheme="minorHAnsi"/>
          <w:sz w:val="24"/>
          <w:szCs w:val="24"/>
        </w:rPr>
        <w:t>°</w:t>
      </w:r>
      <w:r w:rsidR="00733904">
        <w:rPr>
          <w:sz w:val="24"/>
          <w:szCs w:val="24"/>
        </w:rPr>
        <w:t xml:space="preserve">C: </w:t>
      </w:r>
      <w:proofErr w:type="gramStart"/>
      <w:r w:rsidR="00733904">
        <w:rPr>
          <w:sz w:val="24"/>
          <w:szCs w:val="24"/>
        </w:rPr>
        <w:t>t(</w:t>
      </w:r>
      <w:proofErr w:type="gramEnd"/>
      <w:r w:rsidR="00733904">
        <w:rPr>
          <w:sz w:val="24"/>
          <w:szCs w:val="24"/>
        </w:rPr>
        <w:t>15) = -0.75, p = 0.74)</w:t>
      </w:r>
      <w:r>
        <w:rPr>
          <w:sz w:val="24"/>
          <w:szCs w:val="24"/>
        </w:rPr>
        <w:t xml:space="preserve">. Notably, </w:t>
      </w:r>
      <w:r w:rsidR="00733904">
        <w:rPr>
          <w:rFonts w:cstheme="minorHAnsi"/>
          <w:sz w:val="24"/>
          <w:szCs w:val="24"/>
        </w:rPr>
        <w:t>φ</w:t>
      </w:r>
      <w:r>
        <w:rPr>
          <w:sz w:val="24"/>
          <w:szCs w:val="24"/>
        </w:rPr>
        <w:t>14-1 fluctuating populations had</w:t>
      </w:r>
      <w:r w:rsidR="005A5AEB">
        <w:rPr>
          <w:sz w:val="24"/>
          <w:szCs w:val="24"/>
        </w:rPr>
        <w:t xml:space="preserve"> significantly greater within-group variation in evolution rates compared to 42</w:t>
      </w:r>
      <w:r w:rsidR="005A5AEB">
        <w:rPr>
          <w:rFonts w:cstheme="minorHAnsi"/>
          <w:sz w:val="24"/>
          <w:szCs w:val="24"/>
        </w:rPr>
        <w:t>°</w:t>
      </w:r>
      <w:r w:rsidR="005A5AEB">
        <w:rPr>
          <w:sz w:val="24"/>
          <w:szCs w:val="24"/>
        </w:rPr>
        <w:t>C static populations (</w:t>
      </w:r>
      <w:proofErr w:type="gramStart"/>
      <w:r w:rsidR="005A5AEB">
        <w:rPr>
          <w:sz w:val="24"/>
          <w:szCs w:val="24"/>
        </w:rPr>
        <w:t>t(</w:t>
      </w:r>
      <w:proofErr w:type="gramEnd"/>
      <w:r w:rsidR="005A5AEB">
        <w:rPr>
          <w:sz w:val="24"/>
          <w:szCs w:val="24"/>
        </w:rPr>
        <w:t>15) = 2.9, p &lt; 0.05) but not 37</w:t>
      </w:r>
      <w:r w:rsidR="005A5AEB">
        <w:rPr>
          <w:rFonts w:cstheme="minorHAnsi"/>
          <w:sz w:val="24"/>
          <w:szCs w:val="24"/>
        </w:rPr>
        <w:t>°</w:t>
      </w:r>
      <w:r w:rsidR="005A5AEB">
        <w:rPr>
          <w:sz w:val="24"/>
          <w:szCs w:val="24"/>
        </w:rPr>
        <w:t>C static populations (</w:t>
      </w:r>
      <w:proofErr w:type="gramStart"/>
      <w:r w:rsidR="005A5AEB">
        <w:rPr>
          <w:sz w:val="24"/>
          <w:szCs w:val="24"/>
        </w:rPr>
        <w:t>t(</w:t>
      </w:r>
      <w:proofErr w:type="gramEnd"/>
      <w:r w:rsidR="005A5AEB">
        <w:rPr>
          <w:sz w:val="24"/>
          <w:szCs w:val="24"/>
        </w:rPr>
        <w:t xml:space="preserve">15) = -0.70, p = 0.77). </w:t>
      </w:r>
      <w:r w:rsidR="005A5AEB">
        <w:rPr>
          <w:rFonts w:cstheme="minorHAnsi"/>
          <w:sz w:val="24"/>
          <w:szCs w:val="24"/>
        </w:rPr>
        <w:t>φ</w:t>
      </w:r>
      <w:r w:rsidR="005A5AEB">
        <w:rPr>
          <w:sz w:val="24"/>
          <w:szCs w:val="24"/>
        </w:rPr>
        <w:t xml:space="preserve">LUZ19 fluctuating populations had no significant difference in within-group variation </w:t>
      </w:r>
      <w:r w:rsidR="008A363D">
        <w:rPr>
          <w:sz w:val="24"/>
          <w:szCs w:val="24"/>
        </w:rPr>
        <w:t xml:space="preserve">compared to static populations </w:t>
      </w:r>
      <w:r w:rsidR="005A5AEB">
        <w:rPr>
          <w:sz w:val="24"/>
          <w:szCs w:val="24"/>
        </w:rPr>
        <w:t>(37</w:t>
      </w:r>
      <w:r w:rsidR="005A5AEB">
        <w:rPr>
          <w:rFonts w:cstheme="minorHAnsi"/>
          <w:sz w:val="24"/>
          <w:szCs w:val="24"/>
        </w:rPr>
        <w:t>°</w:t>
      </w:r>
      <w:r w:rsidR="005A5AEB">
        <w:rPr>
          <w:sz w:val="24"/>
          <w:szCs w:val="24"/>
        </w:rPr>
        <w:t xml:space="preserve">C: </w:t>
      </w:r>
      <w:proofErr w:type="gramStart"/>
      <w:r w:rsidR="005A5AEB">
        <w:rPr>
          <w:sz w:val="24"/>
          <w:szCs w:val="24"/>
        </w:rPr>
        <w:t>t(</w:t>
      </w:r>
      <w:proofErr w:type="gramEnd"/>
      <w:r w:rsidR="005A5AEB">
        <w:rPr>
          <w:sz w:val="24"/>
          <w:szCs w:val="24"/>
        </w:rPr>
        <w:t>15) = 2.0, p = 0.15; 42</w:t>
      </w:r>
      <w:r w:rsidR="005A5AEB">
        <w:rPr>
          <w:rFonts w:cstheme="minorHAnsi"/>
          <w:sz w:val="24"/>
          <w:szCs w:val="24"/>
        </w:rPr>
        <w:t>°</w:t>
      </w:r>
      <w:r w:rsidR="005A5AEB">
        <w:rPr>
          <w:sz w:val="24"/>
          <w:szCs w:val="24"/>
        </w:rPr>
        <w:t xml:space="preserve">C: </w:t>
      </w:r>
      <w:proofErr w:type="gramStart"/>
      <w:r w:rsidR="005A5AEB">
        <w:rPr>
          <w:sz w:val="24"/>
          <w:szCs w:val="24"/>
        </w:rPr>
        <w:t>t(</w:t>
      </w:r>
      <w:proofErr w:type="gramEnd"/>
      <w:r w:rsidR="005A5AEB">
        <w:rPr>
          <w:sz w:val="24"/>
          <w:szCs w:val="24"/>
        </w:rPr>
        <w:t>15) = -0.10, p = 0.99).</w:t>
      </w:r>
    </w:p>
    <w:p w14:paraId="2EBEAED1" w14:textId="089D17D6" w:rsidR="00576393" w:rsidRDefault="00F72FD0" w:rsidP="00AD4206">
      <w:pPr>
        <w:jc w:val="both"/>
        <w:rPr>
          <w:sz w:val="24"/>
          <w:szCs w:val="24"/>
        </w:rPr>
      </w:pPr>
      <w:r>
        <w:rPr>
          <w:sz w:val="24"/>
          <w:szCs w:val="24"/>
        </w:rPr>
        <w:t>We then</w:t>
      </w:r>
      <w:r w:rsidR="00014CD6">
        <w:rPr>
          <w:sz w:val="24"/>
          <w:szCs w:val="24"/>
        </w:rPr>
        <w:t xml:space="preserve"> </w:t>
      </w:r>
      <w:r w:rsidR="00CA0080">
        <w:rPr>
          <w:sz w:val="24"/>
          <w:szCs w:val="24"/>
        </w:rPr>
        <w:t>determined the prevalence of high frequency variants (&gt; 20% frequency)</w:t>
      </w:r>
      <w:r w:rsidR="00014CD6">
        <w:rPr>
          <w:sz w:val="24"/>
          <w:szCs w:val="24"/>
        </w:rPr>
        <w:t xml:space="preserve"> that were unique to or shared between evolved lines (Fig</w:t>
      </w:r>
      <w:ins w:id="71" w:author="Samuel Greenrod" w:date="2025-09-24T12:50:00Z" w16du:dateUtc="2025-09-24T11:50:00Z">
        <w:r w:rsidR="00553782">
          <w:rPr>
            <w:sz w:val="24"/>
            <w:szCs w:val="24"/>
          </w:rPr>
          <w:t>.</w:t>
        </w:r>
      </w:ins>
      <w:r w:rsidR="00014CD6">
        <w:rPr>
          <w:sz w:val="24"/>
          <w:szCs w:val="24"/>
        </w:rPr>
        <w:t xml:space="preserve"> 3</w:t>
      </w:r>
      <w:ins w:id="72" w:author="Samuel Greenrod" w:date="2025-09-24T12:50:00Z" w16du:dateUtc="2025-09-24T11:50:00Z">
        <w:r w:rsidR="00553782">
          <w:rPr>
            <w:sz w:val="24"/>
            <w:szCs w:val="24"/>
          </w:rPr>
          <w:t>C</w:t>
        </w:r>
      </w:ins>
      <w:del w:id="73" w:author="Samuel Greenrod" w:date="2025-09-24T12:50:00Z" w16du:dateUtc="2025-09-24T11:50:00Z">
        <w:r w:rsidR="00AF0DB2" w:rsidDel="00553782">
          <w:rPr>
            <w:sz w:val="24"/>
            <w:szCs w:val="24"/>
          </w:rPr>
          <w:delText>c</w:delText>
        </w:r>
      </w:del>
      <w:r w:rsidR="00014CD6">
        <w:rPr>
          <w:sz w:val="24"/>
          <w:szCs w:val="24"/>
        </w:rPr>
        <w:t xml:space="preserve">). </w:t>
      </w:r>
      <w:r w:rsidR="007870AE">
        <w:rPr>
          <w:sz w:val="24"/>
          <w:szCs w:val="24"/>
        </w:rPr>
        <w:t>For</w:t>
      </w:r>
      <w:r w:rsidR="00AA78E0">
        <w:rPr>
          <w:sz w:val="24"/>
          <w:szCs w:val="24"/>
        </w:rPr>
        <w:t xml:space="preserve"> </w:t>
      </w:r>
      <w:r w:rsidR="00AF0DB2">
        <w:rPr>
          <w:rFonts w:cstheme="minorHAnsi"/>
          <w:sz w:val="24"/>
          <w:szCs w:val="24"/>
        </w:rPr>
        <w:t>φ</w:t>
      </w:r>
      <w:r w:rsidR="00AA78E0">
        <w:rPr>
          <w:sz w:val="24"/>
          <w:szCs w:val="24"/>
        </w:rPr>
        <w:t>14-1, 2/11 (18%) of 37</w:t>
      </w:r>
      <w:r w:rsidR="00AF0DB2">
        <w:rPr>
          <w:rFonts w:cstheme="minorHAnsi"/>
          <w:sz w:val="24"/>
          <w:szCs w:val="24"/>
        </w:rPr>
        <w:t>°</w:t>
      </w:r>
      <w:r w:rsidR="00AA78E0">
        <w:rPr>
          <w:sz w:val="24"/>
          <w:szCs w:val="24"/>
        </w:rPr>
        <w:t>C static variants and 5/15 (33%) of 42</w:t>
      </w:r>
      <w:r w:rsidR="00AF0DB2">
        <w:rPr>
          <w:rFonts w:cstheme="minorHAnsi"/>
          <w:sz w:val="24"/>
          <w:szCs w:val="24"/>
        </w:rPr>
        <w:t>°</w:t>
      </w:r>
      <w:r w:rsidR="00AA78E0">
        <w:rPr>
          <w:sz w:val="24"/>
          <w:szCs w:val="24"/>
        </w:rPr>
        <w:t>C static variants were shared with other evolved lines compared to 4/9 (44%)</w:t>
      </w:r>
      <w:r w:rsidR="007870AE">
        <w:rPr>
          <w:sz w:val="24"/>
          <w:szCs w:val="24"/>
        </w:rPr>
        <w:t xml:space="preserve"> variants</w:t>
      </w:r>
      <w:r w:rsidR="00AA78E0">
        <w:rPr>
          <w:sz w:val="24"/>
          <w:szCs w:val="24"/>
        </w:rPr>
        <w:t xml:space="preserve"> in fluctuating evolved populations. </w:t>
      </w:r>
      <w:r w:rsidR="007870AE">
        <w:rPr>
          <w:sz w:val="24"/>
          <w:szCs w:val="24"/>
        </w:rPr>
        <w:t xml:space="preserve">For </w:t>
      </w:r>
      <w:r w:rsidR="00AF0DB2">
        <w:rPr>
          <w:rFonts w:cstheme="minorHAnsi"/>
          <w:sz w:val="24"/>
          <w:szCs w:val="24"/>
        </w:rPr>
        <w:t>φ</w:t>
      </w:r>
      <w:r w:rsidR="00AA78E0">
        <w:rPr>
          <w:sz w:val="24"/>
          <w:szCs w:val="24"/>
        </w:rPr>
        <w:t>LUZ19, shared variants constituted 8/32 (35%) of 37</w:t>
      </w:r>
      <w:r w:rsidR="00AF0DB2">
        <w:rPr>
          <w:rFonts w:cstheme="minorHAnsi"/>
          <w:sz w:val="24"/>
          <w:szCs w:val="24"/>
        </w:rPr>
        <w:t>°</w:t>
      </w:r>
      <w:r w:rsidR="00AA78E0">
        <w:rPr>
          <w:sz w:val="24"/>
          <w:szCs w:val="24"/>
        </w:rPr>
        <w:t>C static and 9/20 (45%) of 42</w:t>
      </w:r>
      <w:r w:rsidR="00AF0DB2">
        <w:rPr>
          <w:rFonts w:cstheme="minorHAnsi"/>
          <w:sz w:val="24"/>
          <w:szCs w:val="24"/>
        </w:rPr>
        <w:t>°</w:t>
      </w:r>
      <w:r w:rsidR="00AA78E0">
        <w:rPr>
          <w:sz w:val="24"/>
          <w:szCs w:val="24"/>
        </w:rPr>
        <w:t xml:space="preserve">C static variants compared to 12/17 (71%) in fluctuating evolved populations. </w:t>
      </w:r>
      <w:r w:rsidR="00CA0080">
        <w:rPr>
          <w:sz w:val="24"/>
          <w:szCs w:val="24"/>
        </w:rPr>
        <w:t xml:space="preserve">Despite </w:t>
      </w:r>
      <w:r w:rsidR="00AF0DB2">
        <w:rPr>
          <w:sz w:val="24"/>
          <w:szCs w:val="24"/>
        </w:rPr>
        <w:t>the trend for more shared mutations in fluctuating evolved populations</w:t>
      </w:r>
      <w:r w:rsidR="00CA0080">
        <w:rPr>
          <w:sz w:val="24"/>
          <w:szCs w:val="24"/>
        </w:rPr>
        <w:t xml:space="preserve">, </w:t>
      </w:r>
      <w:r w:rsidR="00AF0DB2">
        <w:rPr>
          <w:sz w:val="24"/>
          <w:szCs w:val="24"/>
        </w:rPr>
        <w:t>there was no</w:t>
      </w:r>
      <w:r w:rsidR="00CA0080">
        <w:rPr>
          <w:sz w:val="24"/>
          <w:szCs w:val="24"/>
        </w:rPr>
        <w:t xml:space="preserve"> significant difference in the </w:t>
      </w:r>
      <w:r w:rsidR="00AF0DB2">
        <w:rPr>
          <w:sz w:val="24"/>
          <w:szCs w:val="24"/>
        </w:rPr>
        <w:t xml:space="preserve">prevalence of shared mutations relative to unique mutations between evolved lines for </w:t>
      </w:r>
      <w:r w:rsidR="00AF0DB2">
        <w:rPr>
          <w:rFonts w:cstheme="minorHAnsi"/>
          <w:sz w:val="24"/>
          <w:szCs w:val="24"/>
        </w:rPr>
        <w:t>φ</w:t>
      </w:r>
      <w:r w:rsidR="00AF0DB2">
        <w:rPr>
          <w:sz w:val="24"/>
          <w:szCs w:val="24"/>
        </w:rPr>
        <w:t xml:space="preserve">14-1 or </w:t>
      </w:r>
      <w:r w:rsidR="00AF0DB2">
        <w:rPr>
          <w:rFonts w:cstheme="minorHAnsi"/>
          <w:sz w:val="24"/>
          <w:szCs w:val="24"/>
        </w:rPr>
        <w:t>φ</w:t>
      </w:r>
      <w:r w:rsidR="00AF0DB2">
        <w:rPr>
          <w:sz w:val="24"/>
          <w:szCs w:val="24"/>
        </w:rPr>
        <w:t xml:space="preserve">LUZ19 (Fisher’s exact test: </w:t>
      </w:r>
      <w:r w:rsidR="00AF0DB2">
        <w:rPr>
          <w:rFonts w:cstheme="minorHAnsi"/>
          <w:sz w:val="24"/>
          <w:szCs w:val="24"/>
        </w:rPr>
        <w:t>φ</w:t>
      </w:r>
      <w:r w:rsidR="00AF0DB2">
        <w:rPr>
          <w:sz w:val="24"/>
          <w:szCs w:val="24"/>
        </w:rPr>
        <w:t xml:space="preserve">14-1, p = 0.47; </w:t>
      </w:r>
      <w:r w:rsidR="00AF0DB2">
        <w:rPr>
          <w:rFonts w:cstheme="minorHAnsi"/>
          <w:sz w:val="24"/>
          <w:szCs w:val="24"/>
        </w:rPr>
        <w:t>φ</w:t>
      </w:r>
      <w:r w:rsidR="00AF0DB2">
        <w:rPr>
          <w:sz w:val="24"/>
          <w:szCs w:val="24"/>
        </w:rPr>
        <w:t>LUZ19, p = 0.08).</w:t>
      </w:r>
      <w:r w:rsidR="008A363D">
        <w:rPr>
          <w:sz w:val="24"/>
          <w:szCs w:val="24"/>
        </w:rPr>
        <w:t xml:space="preserve"> </w:t>
      </w:r>
    </w:p>
    <w:p w14:paraId="6DBFEF2F" w14:textId="6894D7A3" w:rsidR="00D36751" w:rsidRDefault="008A363D" w:rsidP="00AD4206">
      <w:pPr>
        <w:jc w:val="both"/>
        <w:rPr>
          <w:sz w:val="24"/>
          <w:szCs w:val="24"/>
        </w:rPr>
      </w:pPr>
      <w:r>
        <w:rPr>
          <w:sz w:val="24"/>
          <w:szCs w:val="24"/>
        </w:rPr>
        <w:t>Finally, we investigated which mutations drove clustering between fluctuating and static populations (Fig</w:t>
      </w:r>
      <w:ins w:id="74" w:author="Samuel Greenrod" w:date="2025-09-24T12:50:00Z" w16du:dateUtc="2025-09-24T11:50:00Z">
        <w:r w:rsidR="00553782">
          <w:rPr>
            <w:sz w:val="24"/>
            <w:szCs w:val="24"/>
          </w:rPr>
          <w:t>.</w:t>
        </w:r>
      </w:ins>
      <w:r>
        <w:rPr>
          <w:sz w:val="24"/>
          <w:szCs w:val="24"/>
        </w:rPr>
        <w:t xml:space="preserve"> S1</w:t>
      </w:r>
      <w:r w:rsidR="00034E63">
        <w:rPr>
          <w:sz w:val="24"/>
          <w:szCs w:val="24"/>
        </w:rPr>
        <w:t>; Table S1</w:t>
      </w:r>
      <w:r>
        <w:rPr>
          <w:sz w:val="24"/>
          <w:szCs w:val="24"/>
        </w:rPr>
        <w:t xml:space="preserve">). While </w:t>
      </w:r>
      <w:r w:rsidR="002D44C9">
        <w:rPr>
          <w:rFonts w:cstheme="minorHAnsi"/>
          <w:sz w:val="24"/>
          <w:szCs w:val="24"/>
        </w:rPr>
        <w:t>φ</w:t>
      </w:r>
      <w:r>
        <w:rPr>
          <w:sz w:val="24"/>
          <w:szCs w:val="24"/>
        </w:rPr>
        <w:t>14-1 fluctuating and 37</w:t>
      </w:r>
      <w:r w:rsidR="002D44C9">
        <w:rPr>
          <w:rFonts w:cstheme="minorHAnsi"/>
          <w:sz w:val="24"/>
          <w:szCs w:val="24"/>
        </w:rPr>
        <w:t>°</w:t>
      </w:r>
      <w:r>
        <w:rPr>
          <w:sz w:val="24"/>
          <w:szCs w:val="24"/>
        </w:rPr>
        <w:t>C static populations showed little clustering, two fluctuating populations clustered with the 42</w:t>
      </w:r>
      <w:r w:rsidR="002D44C9">
        <w:rPr>
          <w:rFonts w:cstheme="minorHAnsi"/>
          <w:sz w:val="24"/>
          <w:szCs w:val="24"/>
        </w:rPr>
        <w:t>°</w:t>
      </w:r>
      <w:r>
        <w:rPr>
          <w:sz w:val="24"/>
          <w:szCs w:val="24"/>
        </w:rPr>
        <w:t>C static clade. These</w:t>
      </w:r>
      <w:r w:rsidR="00576393">
        <w:rPr>
          <w:sz w:val="24"/>
          <w:szCs w:val="24"/>
        </w:rPr>
        <w:t xml:space="preserve"> two replicate populations contained </w:t>
      </w:r>
      <w:r>
        <w:rPr>
          <w:sz w:val="24"/>
          <w:szCs w:val="24"/>
        </w:rPr>
        <w:t xml:space="preserve">parallel </w:t>
      </w:r>
      <w:r w:rsidR="00576393">
        <w:rPr>
          <w:sz w:val="24"/>
          <w:szCs w:val="24"/>
        </w:rPr>
        <w:t>deletion</w:t>
      </w:r>
      <w:r>
        <w:rPr>
          <w:sz w:val="24"/>
          <w:szCs w:val="24"/>
        </w:rPr>
        <w:t>s</w:t>
      </w:r>
      <w:r w:rsidR="00576393">
        <w:rPr>
          <w:sz w:val="24"/>
          <w:szCs w:val="24"/>
        </w:rPr>
        <w:t xml:space="preserve"> in a hypothetical protein with high similarity to a DNA ligase</w:t>
      </w:r>
      <w:r w:rsidR="00E24081">
        <w:rPr>
          <w:sz w:val="24"/>
          <w:szCs w:val="24"/>
        </w:rPr>
        <w:t xml:space="preserve"> (</w:t>
      </w:r>
      <w:proofErr w:type="spellStart"/>
      <w:del w:id="75" w:author="Samuel Greenrod" w:date="2025-09-24T12:51:00Z" w16du:dateUtc="2025-09-24T11:51:00Z">
        <w:r w:rsidR="00E24081" w:rsidDel="00553782">
          <w:rPr>
            <w:sz w:val="24"/>
            <w:szCs w:val="24"/>
          </w:rPr>
          <w:delText>BlastP: 97.83% identity, 95% sequence overlap</w:delText>
        </w:r>
      </w:del>
      <w:ins w:id="76" w:author="Samuel Greenrod" w:date="2025-09-24T12:51:00Z" w16du:dateUtc="2025-09-24T11:51:00Z">
        <w:r w:rsidR="00553782">
          <w:rPr>
            <w:sz w:val="24"/>
            <w:szCs w:val="24"/>
          </w:rPr>
          <w:t>BlastP</w:t>
        </w:r>
        <w:proofErr w:type="spellEnd"/>
        <w:r w:rsidR="00553782">
          <w:rPr>
            <w:sz w:val="24"/>
            <w:szCs w:val="24"/>
          </w:rPr>
          <w:t xml:space="preserve">: 97.47% identity, 95% sequence overlap with </w:t>
        </w:r>
        <w:r w:rsidR="00553782" w:rsidRPr="000633FD">
          <w:rPr>
            <w:sz w:val="24"/>
            <w:szCs w:val="24"/>
          </w:rPr>
          <w:t>Pseudomonas phage PhL_UNISO_PA-DSM_ph0031</w:t>
        </w:r>
        <w:r w:rsidR="00553782">
          <w:rPr>
            <w:sz w:val="24"/>
            <w:szCs w:val="24"/>
          </w:rPr>
          <w:t xml:space="preserve"> DNA ligase protein</w:t>
        </w:r>
      </w:ins>
      <w:r w:rsidR="00E24081">
        <w:rPr>
          <w:sz w:val="24"/>
          <w:szCs w:val="24"/>
        </w:rPr>
        <w:t>)</w:t>
      </w:r>
      <w:r w:rsidR="00576393">
        <w:rPr>
          <w:sz w:val="24"/>
          <w:szCs w:val="24"/>
        </w:rPr>
        <w:t xml:space="preserve">, previously </w:t>
      </w:r>
      <w:r>
        <w:rPr>
          <w:sz w:val="24"/>
          <w:szCs w:val="24"/>
        </w:rPr>
        <w:t>identified in all 42</w:t>
      </w:r>
      <w:r w:rsidR="002D44C9">
        <w:rPr>
          <w:rFonts w:cstheme="minorHAnsi"/>
          <w:sz w:val="24"/>
          <w:szCs w:val="24"/>
        </w:rPr>
        <w:t>°</w:t>
      </w:r>
      <w:r>
        <w:rPr>
          <w:sz w:val="24"/>
          <w:szCs w:val="24"/>
        </w:rPr>
        <w:t>C static populations</w:t>
      </w:r>
      <w:r w:rsidR="00576393">
        <w:rPr>
          <w:sz w:val="24"/>
          <w:szCs w:val="24"/>
        </w:rPr>
        <w:t xml:space="preserve"> </w:t>
      </w:r>
      <w:r w:rsidR="00576393" w:rsidRPr="00D56147">
        <w:rPr>
          <w:sz w:val="24"/>
          <w:szCs w:val="24"/>
          <w:highlight w:val="yellow"/>
        </w:rPr>
        <w:t>(Greenrod et al., unpublished)</w:t>
      </w:r>
      <w:r w:rsidR="00D36751" w:rsidRPr="00D56147">
        <w:rPr>
          <w:sz w:val="24"/>
          <w:szCs w:val="24"/>
          <w:highlight w:val="yellow"/>
        </w:rPr>
        <w:t>.</w:t>
      </w:r>
      <w:r w:rsidR="00D36751">
        <w:rPr>
          <w:sz w:val="24"/>
          <w:szCs w:val="24"/>
        </w:rPr>
        <w:t xml:space="preserve"> </w:t>
      </w:r>
      <w:r>
        <w:rPr>
          <w:sz w:val="24"/>
          <w:szCs w:val="24"/>
        </w:rPr>
        <w:t xml:space="preserve">The clustering of 5/6 </w:t>
      </w:r>
      <w:r w:rsidR="00BF29E6">
        <w:rPr>
          <w:rFonts w:cstheme="minorHAnsi"/>
          <w:sz w:val="24"/>
          <w:szCs w:val="24"/>
        </w:rPr>
        <w:t>φ</w:t>
      </w:r>
      <w:r w:rsidR="00D36751">
        <w:rPr>
          <w:sz w:val="24"/>
          <w:szCs w:val="24"/>
        </w:rPr>
        <w:t xml:space="preserve">LUZ19 </w:t>
      </w:r>
      <w:r>
        <w:rPr>
          <w:sz w:val="24"/>
          <w:szCs w:val="24"/>
        </w:rPr>
        <w:t xml:space="preserve">fluctuating </w:t>
      </w:r>
      <w:r w:rsidR="00D36751">
        <w:rPr>
          <w:sz w:val="24"/>
          <w:szCs w:val="24"/>
        </w:rPr>
        <w:t xml:space="preserve">populations </w:t>
      </w:r>
      <w:r>
        <w:rPr>
          <w:sz w:val="24"/>
          <w:szCs w:val="24"/>
        </w:rPr>
        <w:t>with the 42</w:t>
      </w:r>
      <w:r w:rsidR="00854239">
        <w:rPr>
          <w:rFonts w:cstheme="minorHAnsi"/>
          <w:sz w:val="24"/>
          <w:szCs w:val="24"/>
        </w:rPr>
        <w:t>°</w:t>
      </w:r>
      <w:r>
        <w:rPr>
          <w:sz w:val="24"/>
          <w:szCs w:val="24"/>
        </w:rPr>
        <w:t>C static populations were attributed to parallel insertions in</w:t>
      </w:r>
      <w:r w:rsidR="00D36751">
        <w:rPr>
          <w:sz w:val="24"/>
          <w:szCs w:val="24"/>
        </w:rPr>
        <w:t xml:space="preserve"> a</w:t>
      </w:r>
      <w:r w:rsidR="00547F57">
        <w:rPr>
          <w:sz w:val="24"/>
          <w:szCs w:val="24"/>
        </w:rPr>
        <w:t xml:space="preserve">n intergenic region between two </w:t>
      </w:r>
      <w:r w:rsidR="00D36751">
        <w:rPr>
          <w:sz w:val="24"/>
          <w:szCs w:val="24"/>
        </w:rPr>
        <w:t>hypothetical protein</w:t>
      </w:r>
      <w:r w:rsidR="00547F57">
        <w:rPr>
          <w:sz w:val="24"/>
          <w:szCs w:val="24"/>
        </w:rPr>
        <w:t>s</w:t>
      </w:r>
      <w:r w:rsidR="00D36751">
        <w:rPr>
          <w:sz w:val="24"/>
          <w:szCs w:val="24"/>
        </w:rPr>
        <w:t xml:space="preserve">. </w:t>
      </w:r>
      <w:r>
        <w:rPr>
          <w:sz w:val="24"/>
          <w:szCs w:val="24"/>
        </w:rPr>
        <w:t>This</w:t>
      </w:r>
      <w:r w:rsidR="00547F57">
        <w:rPr>
          <w:sz w:val="24"/>
          <w:szCs w:val="24"/>
        </w:rPr>
        <w:t xml:space="preserve"> intergenic insertion </w:t>
      </w:r>
      <w:r>
        <w:rPr>
          <w:sz w:val="24"/>
          <w:szCs w:val="24"/>
        </w:rPr>
        <w:t xml:space="preserve">was also previously identified </w:t>
      </w:r>
      <w:r w:rsidR="00547F57">
        <w:rPr>
          <w:sz w:val="24"/>
          <w:szCs w:val="24"/>
        </w:rPr>
        <w:t xml:space="preserve">in </w:t>
      </w:r>
      <w:r>
        <w:rPr>
          <w:sz w:val="24"/>
          <w:szCs w:val="24"/>
        </w:rPr>
        <w:t xml:space="preserve">all </w:t>
      </w:r>
      <w:r w:rsidR="00547F57">
        <w:rPr>
          <w:sz w:val="24"/>
          <w:szCs w:val="24"/>
        </w:rPr>
        <w:t>42</w:t>
      </w:r>
      <w:r w:rsidR="00BF29E6">
        <w:rPr>
          <w:rFonts w:cstheme="minorHAnsi"/>
          <w:sz w:val="24"/>
          <w:szCs w:val="24"/>
        </w:rPr>
        <w:t>°</w:t>
      </w:r>
      <w:r w:rsidR="00547F57">
        <w:rPr>
          <w:sz w:val="24"/>
          <w:szCs w:val="24"/>
        </w:rPr>
        <w:t xml:space="preserve">C </w:t>
      </w:r>
      <w:r>
        <w:rPr>
          <w:sz w:val="24"/>
          <w:szCs w:val="24"/>
        </w:rPr>
        <w:t>static populations</w:t>
      </w:r>
      <w:r w:rsidR="00547F57">
        <w:rPr>
          <w:sz w:val="24"/>
          <w:szCs w:val="24"/>
        </w:rPr>
        <w:t xml:space="preserve"> </w:t>
      </w:r>
      <w:r w:rsidR="00547F57" w:rsidRPr="00D56147">
        <w:rPr>
          <w:sz w:val="24"/>
          <w:szCs w:val="24"/>
          <w:highlight w:val="yellow"/>
        </w:rPr>
        <w:t>(Greenrod et al., unpublished).</w:t>
      </w:r>
      <w:r w:rsidR="00547F57">
        <w:rPr>
          <w:sz w:val="24"/>
          <w:szCs w:val="24"/>
        </w:rPr>
        <w:t xml:space="preserve"> </w:t>
      </w:r>
    </w:p>
    <w:p w14:paraId="111B3960" w14:textId="3D8E3E73" w:rsidR="00272DB1" w:rsidRDefault="00272DB1">
      <w:pPr>
        <w:rPr>
          <w:sz w:val="24"/>
          <w:szCs w:val="24"/>
        </w:rPr>
      </w:pPr>
    </w:p>
    <w:p w14:paraId="4B9F80D1" w14:textId="01B99FA5" w:rsidR="00845CCB" w:rsidRPr="00F36D27" w:rsidRDefault="000E7150" w:rsidP="00845CCB">
      <w:pPr>
        <w:jc w:val="both"/>
      </w:pPr>
      <w:del w:id="77" w:author="Samuel Greenrod" w:date="2025-09-24T14:09:00Z" w16du:dateUtc="2025-09-24T13:09:00Z">
        <w:r w:rsidDel="00617C2E">
          <w:rPr>
            <w:noProof/>
            <w:sz w:val="24"/>
            <w:szCs w:val="24"/>
          </w:rPr>
          <w:lastRenderedPageBreak/>
          <w:drawing>
            <wp:anchor distT="0" distB="0" distL="114300" distR="114300" simplePos="0" relativeHeight="251660288" behindDoc="0" locked="0" layoutInCell="1" allowOverlap="1" wp14:anchorId="24E1D51C" wp14:editId="636461CD">
              <wp:simplePos x="0" y="0"/>
              <wp:positionH relativeFrom="margin">
                <wp:align>right</wp:align>
              </wp:positionH>
              <wp:positionV relativeFrom="paragraph">
                <wp:posOffset>2540</wp:posOffset>
              </wp:positionV>
              <wp:extent cx="5731510" cy="6834505"/>
              <wp:effectExtent l="0" t="0" r="2540" b="4445"/>
              <wp:wrapTopAndBottom/>
              <wp:docPr id="159341940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19405" name="Picture 5" descr="A screenshot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6834505"/>
                      </a:xfrm>
                      <a:prstGeom prst="rect">
                        <a:avLst/>
                      </a:prstGeom>
                    </pic:spPr>
                  </pic:pic>
                </a:graphicData>
              </a:graphic>
              <wp14:sizeRelH relativeFrom="page">
                <wp14:pctWidth>0</wp14:pctWidth>
              </wp14:sizeRelH>
              <wp14:sizeRelV relativeFrom="page">
                <wp14:pctHeight>0</wp14:pctHeight>
              </wp14:sizeRelV>
            </wp:anchor>
          </w:drawing>
        </w:r>
      </w:del>
      <w:ins w:id="78" w:author="Samuel Greenrod" w:date="2025-09-24T14:18:00Z" w16du:dateUtc="2025-09-24T13:18:00Z">
        <w:r w:rsidR="00001BC4">
          <w:rPr>
            <w:b/>
            <w:bCs/>
            <w:noProof/>
            <w:sz w:val="24"/>
            <w:szCs w:val="24"/>
          </w:rPr>
          <w:drawing>
            <wp:inline distT="0" distB="0" distL="0" distR="0" wp14:anchorId="492E29D3" wp14:editId="668C3A8C">
              <wp:extent cx="5731510" cy="6834505"/>
              <wp:effectExtent l="0" t="0" r="2540" b="4445"/>
              <wp:docPr id="2092238316" name="Picture 6"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38316" name="Picture 6" descr="A screenshot of a dia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6834505"/>
                      </a:xfrm>
                      <a:prstGeom prst="rect">
                        <a:avLst/>
                      </a:prstGeom>
                    </pic:spPr>
                  </pic:pic>
                </a:graphicData>
              </a:graphic>
            </wp:inline>
          </w:drawing>
        </w:r>
      </w:ins>
      <w:r w:rsidR="00845CCB" w:rsidRPr="009969DF">
        <w:rPr>
          <w:b/>
          <w:bCs/>
          <w:sz w:val="24"/>
          <w:szCs w:val="24"/>
        </w:rPr>
        <w:t xml:space="preserve">Figure 3. Fluctuating temperatures </w:t>
      </w:r>
      <w:r w:rsidR="00E00527">
        <w:rPr>
          <w:b/>
          <w:bCs/>
          <w:sz w:val="24"/>
          <w:szCs w:val="24"/>
        </w:rPr>
        <w:t xml:space="preserve">select </w:t>
      </w:r>
      <w:r w:rsidR="008E73D0">
        <w:rPr>
          <w:b/>
          <w:bCs/>
          <w:sz w:val="24"/>
          <w:szCs w:val="24"/>
        </w:rPr>
        <w:t>for specialist mutations</w:t>
      </w:r>
      <w:r w:rsidR="00845CCB" w:rsidRPr="009969DF">
        <w:rPr>
          <w:b/>
          <w:bCs/>
          <w:sz w:val="24"/>
          <w:szCs w:val="24"/>
        </w:rPr>
        <w:t>.</w:t>
      </w:r>
      <w:r w:rsidR="00845CCB">
        <w:rPr>
          <w:sz w:val="24"/>
          <w:szCs w:val="24"/>
        </w:rPr>
        <w:t xml:space="preserve"> </w:t>
      </w:r>
      <w:r w:rsidR="00845CCB" w:rsidRPr="009969DF">
        <w:rPr>
          <w:b/>
          <w:bCs/>
          <w:sz w:val="24"/>
          <w:szCs w:val="24"/>
        </w:rPr>
        <w:t>A</w:t>
      </w:r>
      <w:r w:rsidR="00845CCB">
        <w:rPr>
          <w:sz w:val="24"/>
          <w:szCs w:val="24"/>
        </w:rPr>
        <w:t xml:space="preserve">) </w:t>
      </w:r>
      <w:ins w:id="79" w:author="Samuel Greenrod" w:date="2025-09-24T12:51:00Z" w16du:dateUtc="2025-09-24T11:51:00Z">
        <w:r w:rsidR="00553782">
          <w:rPr>
            <w:sz w:val="24"/>
            <w:szCs w:val="24"/>
          </w:rPr>
          <w:t xml:space="preserve">Fluctuating evolved populations </w:t>
        </w:r>
      </w:ins>
      <w:ins w:id="80" w:author="Samuel Greenrod" w:date="2025-09-24T12:52:00Z" w16du:dateUtc="2025-09-24T11:52:00Z">
        <w:r w:rsidR="00553C91">
          <w:rPr>
            <w:sz w:val="24"/>
            <w:szCs w:val="24"/>
          </w:rPr>
          <w:t>are widely distributed across 37</w:t>
        </w:r>
        <w:r w:rsidR="00553C91">
          <w:rPr>
            <w:rFonts w:cstheme="minorHAnsi"/>
            <w:sz w:val="24"/>
            <w:szCs w:val="24"/>
          </w:rPr>
          <w:t>°</w:t>
        </w:r>
        <w:r w:rsidR="00553C91">
          <w:rPr>
            <w:sz w:val="24"/>
            <w:szCs w:val="24"/>
          </w:rPr>
          <w:t>C and 42</w:t>
        </w:r>
        <w:r w:rsidR="00553C91">
          <w:rPr>
            <w:rFonts w:cstheme="minorHAnsi"/>
            <w:sz w:val="24"/>
            <w:szCs w:val="24"/>
          </w:rPr>
          <w:t>°</w:t>
        </w:r>
        <w:r w:rsidR="00553C91">
          <w:rPr>
            <w:sz w:val="24"/>
            <w:szCs w:val="24"/>
          </w:rPr>
          <w:t xml:space="preserve">C genetic clusters. </w:t>
        </w:r>
      </w:ins>
      <w:r w:rsidR="00845CCB">
        <w:rPr>
          <w:sz w:val="24"/>
          <w:szCs w:val="24"/>
        </w:rPr>
        <w:t>Neighbour-joining trees constructed using Euclidean genetic distances. Genetic distances were calculated based on the presence and frequency of mutations present at &gt; 10% frequency. Tree is rooted at the ancestor and populations are coloured by evolved treatment.</w:t>
      </w:r>
      <w:r w:rsidR="00845CCB" w:rsidRPr="00D56147">
        <w:rPr>
          <w:b/>
          <w:bCs/>
          <w:sz w:val="24"/>
          <w:szCs w:val="24"/>
        </w:rPr>
        <w:t xml:space="preserve"> </w:t>
      </w:r>
      <w:r w:rsidR="00A4223F" w:rsidRPr="00D56147">
        <w:rPr>
          <w:b/>
          <w:bCs/>
          <w:sz w:val="24"/>
          <w:szCs w:val="24"/>
        </w:rPr>
        <w:t>B</w:t>
      </w:r>
      <w:r w:rsidR="00A4223F">
        <w:rPr>
          <w:sz w:val="24"/>
          <w:szCs w:val="24"/>
        </w:rPr>
        <w:t xml:space="preserve">) </w:t>
      </w:r>
      <w:ins w:id="81" w:author="Samuel Greenrod" w:date="2025-09-24T12:54:00Z" w16du:dateUtc="2025-09-24T11:54:00Z">
        <w:r w:rsidR="00553C91">
          <w:rPr>
            <w:rFonts w:cstheme="minorHAnsi"/>
            <w:sz w:val="24"/>
            <w:szCs w:val="24"/>
          </w:rPr>
          <w:t>φ</w:t>
        </w:r>
      </w:ins>
      <w:ins w:id="82" w:author="Samuel Greenrod" w:date="2025-09-24T12:52:00Z" w16du:dateUtc="2025-09-24T11:52:00Z">
        <w:r w:rsidR="00553C91">
          <w:rPr>
            <w:sz w:val="24"/>
            <w:szCs w:val="24"/>
          </w:rPr>
          <w:t xml:space="preserve">14-1 fluctuating </w:t>
        </w:r>
      </w:ins>
      <w:ins w:id="83" w:author="Samuel Greenrod" w:date="2025-09-24T12:53:00Z" w16du:dateUtc="2025-09-24T11:53:00Z">
        <w:r w:rsidR="00553C91">
          <w:rPr>
            <w:sz w:val="24"/>
            <w:szCs w:val="24"/>
          </w:rPr>
          <w:t xml:space="preserve">evolved </w:t>
        </w:r>
      </w:ins>
      <w:ins w:id="84" w:author="Samuel Greenrod" w:date="2025-09-24T12:52:00Z" w16du:dateUtc="2025-09-24T11:52:00Z">
        <w:r w:rsidR="00553C91">
          <w:rPr>
            <w:sz w:val="24"/>
            <w:szCs w:val="24"/>
          </w:rPr>
          <w:t xml:space="preserve">populations have lower evolution rates </w:t>
        </w:r>
      </w:ins>
      <w:ins w:id="85" w:author="Samuel Greenrod" w:date="2025-09-24T12:53:00Z" w16du:dateUtc="2025-09-24T11:53:00Z">
        <w:r w:rsidR="00553C91">
          <w:rPr>
            <w:sz w:val="24"/>
            <w:szCs w:val="24"/>
          </w:rPr>
          <w:t>than 42</w:t>
        </w:r>
      </w:ins>
      <w:ins w:id="86" w:author="Samuel Greenrod" w:date="2025-09-24T12:54:00Z" w16du:dateUtc="2025-09-24T11:54:00Z">
        <w:r w:rsidR="00553C91">
          <w:rPr>
            <w:rFonts w:cstheme="minorHAnsi"/>
            <w:sz w:val="24"/>
            <w:szCs w:val="24"/>
          </w:rPr>
          <w:t>°</w:t>
        </w:r>
      </w:ins>
      <w:ins w:id="87" w:author="Samuel Greenrod" w:date="2025-09-24T12:53:00Z" w16du:dateUtc="2025-09-24T11:53:00Z">
        <w:r w:rsidR="00553C91">
          <w:rPr>
            <w:sz w:val="24"/>
            <w:szCs w:val="24"/>
          </w:rPr>
          <w:t xml:space="preserve">C evolved populations but greater evolution rate variability. </w:t>
        </w:r>
      </w:ins>
      <w:r w:rsidR="00A4223F" w:rsidRPr="0025290F">
        <w:rPr>
          <w:sz w:val="24"/>
          <w:szCs w:val="24"/>
        </w:rPr>
        <w:t xml:space="preserve">Box plots show evolution rates, measured based on </w:t>
      </w:r>
      <w:r w:rsidR="00A4223F">
        <w:rPr>
          <w:sz w:val="24"/>
          <w:szCs w:val="24"/>
        </w:rPr>
        <w:t xml:space="preserve">Euclidean </w:t>
      </w:r>
      <w:r w:rsidR="00A4223F" w:rsidRPr="0025290F">
        <w:rPr>
          <w:sz w:val="24"/>
          <w:szCs w:val="24"/>
        </w:rPr>
        <w:t xml:space="preserve">genetic distance from the ancestor, for </w:t>
      </w:r>
      <w:r w:rsidR="00A4223F">
        <w:rPr>
          <w:sz w:val="24"/>
          <w:szCs w:val="24"/>
        </w:rPr>
        <w:t xml:space="preserve">evolved monoculture phage populations. </w:t>
      </w:r>
      <w:r w:rsidR="00A4223F" w:rsidRPr="0025290F">
        <w:rPr>
          <w:sz w:val="24"/>
          <w:szCs w:val="24"/>
        </w:rPr>
        <w:t xml:space="preserve">*** = p &lt; 0.001. </w:t>
      </w:r>
      <w:r w:rsidR="00275E12">
        <w:rPr>
          <w:b/>
          <w:bCs/>
          <w:sz w:val="24"/>
          <w:szCs w:val="24"/>
        </w:rPr>
        <w:t>C</w:t>
      </w:r>
      <w:r w:rsidR="00845CCB">
        <w:rPr>
          <w:sz w:val="24"/>
          <w:szCs w:val="24"/>
        </w:rPr>
        <w:t xml:space="preserve">) </w:t>
      </w:r>
      <w:ins w:id="88" w:author="Samuel Greenrod" w:date="2025-09-24T12:54:00Z" w16du:dateUtc="2025-09-24T11:54:00Z">
        <w:r w:rsidR="00553C91">
          <w:rPr>
            <w:sz w:val="24"/>
            <w:szCs w:val="24"/>
          </w:rPr>
          <w:t xml:space="preserve">Fluctuating evolved populations have a higher proportion of shared mutations. </w:t>
        </w:r>
      </w:ins>
      <w:r w:rsidR="00275E12">
        <w:rPr>
          <w:sz w:val="24"/>
          <w:szCs w:val="24"/>
        </w:rPr>
        <w:t>Stacked b</w:t>
      </w:r>
      <w:r w:rsidR="00845CCB">
        <w:rPr>
          <w:sz w:val="24"/>
          <w:szCs w:val="24"/>
        </w:rPr>
        <w:t xml:space="preserve">ar charts showing the number of </w:t>
      </w:r>
      <w:r w:rsidR="00275E12">
        <w:rPr>
          <w:sz w:val="24"/>
          <w:szCs w:val="24"/>
        </w:rPr>
        <w:t>high frequency</w:t>
      </w:r>
      <w:r w:rsidR="00845CCB">
        <w:rPr>
          <w:sz w:val="24"/>
          <w:szCs w:val="24"/>
        </w:rPr>
        <w:t xml:space="preserve"> </w:t>
      </w:r>
      <w:r w:rsidR="008E73D0">
        <w:rPr>
          <w:sz w:val="24"/>
          <w:szCs w:val="24"/>
        </w:rPr>
        <w:t xml:space="preserve">variants </w:t>
      </w:r>
      <w:r w:rsidR="00845CCB">
        <w:rPr>
          <w:sz w:val="24"/>
          <w:szCs w:val="24"/>
        </w:rPr>
        <w:t xml:space="preserve">(&gt; 20% frequency) that are </w:t>
      </w:r>
      <w:r w:rsidR="00845CCB">
        <w:rPr>
          <w:sz w:val="24"/>
          <w:szCs w:val="24"/>
        </w:rPr>
        <w:lastRenderedPageBreak/>
        <w:t xml:space="preserve">unique to or shared between evolved lines. </w:t>
      </w:r>
      <w:r w:rsidR="00275E12">
        <w:rPr>
          <w:sz w:val="24"/>
          <w:szCs w:val="24"/>
        </w:rPr>
        <w:t>Bars are coloured by evolved line. Unique genes are shown as clear bars and shared genes are shown as striped bars.</w:t>
      </w:r>
      <w:r w:rsidR="00A4223F">
        <w:rPr>
          <w:sz w:val="24"/>
          <w:szCs w:val="24"/>
        </w:rPr>
        <w:t xml:space="preserve"> </w:t>
      </w:r>
      <w:r w:rsidR="00F72FD0" w:rsidRPr="00A13ABE">
        <w:rPr>
          <w:sz w:val="24"/>
          <w:szCs w:val="24"/>
        </w:rPr>
        <w:t xml:space="preserve">Static temperature data was adapted from </w:t>
      </w:r>
      <w:r w:rsidR="00F72FD0" w:rsidRPr="002A7CDC">
        <w:rPr>
          <w:sz w:val="24"/>
          <w:szCs w:val="24"/>
          <w:highlight w:val="yellow"/>
        </w:rPr>
        <w:t>Greenrod et al (unpublished).</w:t>
      </w:r>
    </w:p>
    <w:p w14:paraId="7744A85A" w14:textId="4F0A3D18" w:rsidR="00272DB1" w:rsidRPr="000D3A8C" w:rsidRDefault="008D5A1A" w:rsidP="00AD4206">
      <w:pPr>
        <w:jc w:val="both"/>
        <w:rPr>
          <w:b/>
          <w:bCs/>
          <w:sz w:val="24"/>
          <w:szCs w:val="24"/>
        </w:rPr>
      </w:pPr>
      <w:bookmarkStart w:id="89" w:name="_Hlk208589272"/>
      <w:r>
        <w:rPr>
          <w:b/>
          <w:bCs/>
          <w:sz w:val="24"/>
          <w:szCs w:val="24"/>
        </w:rPr>
        <w:t>Co</w:t>
      </w:r>
      <w:r w:rsidR="005823CB">
        <w:rPr>
          <w:b/>
          <w:bCs/>
          <w:sz w:val="24"/>
          <w:szCs w:val="24"/>
        </w:rPr>
        <w:t xml:space="preserve">-selection </w:t>
      </w:r>
      <w:r w:rsidR="000D3A8C">
        <w:rPr>
          <w:b/>
          <w:bCs/>
          <w:sz w:val="24"/>
          <w:szCs w:val="24"/>
        </w:rPr>
        <w:t>constrain</w:t>
      </w:r>
      <w:r w:rsidR="006123D2">
        <w:rPr>
          <w:b/>
          <w:bCs/>
          <w:sz w:val="24"/>
          <w:szCs w:val="24"/>
        </w:rPr>
        <w:t>s</w:t>
      </w:r>
      <w:r w:rsidR="000D3A8C">
        <w:rPr>
          <w:b/>
          <w:bCs/>
          <w:sz w:val="24"/>
          <w:szCs w:val="24"/>
        </w:rPr>
        <w:t xml:space="preserve"> </w:t>
      </w:r>
      <w:r w:rsidR="00980930">
        <w:rPr>
          <w:b/>
          <w:bCs/>
          <w:sz w:val="24"/>
          <w:szCs w:val="24"/>
        </w:rPr>
        <w:t xml:space="preserve">molecular </w:t>
      </w:r>
      <w:r w:rsidR="000D3A8C">
        <w:rPr>
          <w:b/>
          <w:bCs/>
          <w:sz w:val="24"/>
          <w:szCs w:val="24"/>
        </w:rPr>
        <w:t>evolution</w:t>
      </w:r>
    </w:p>
    <w:bookmarkEnd w:id="89"/>
    <w:p w14:paraId="51F3D678" w14:textId="1EEC0A34" w:rsidR="00F5530B" w:rsidRDefault="00E83FE1" w:rsidP="00AD4206">
      <w:pPr>
        <w:jc w:val="both"/>
        <w:rPr>
          <w:ins w:id="90" w:author="Samuel Greenrod" w:date="2025-09-24T13:47:00Z" w16du:dateUtc="2025-09-24T12:47:00Z"/>
          <w:sz w:val="24"/>
          <w:szCs w:val="24"/>
        </w:rPr>
      </w:pPr>
      <w:r>
        <w:rPr>
          <w:sz w:val="24"/>
          <w:szCs w:val="24"/>
        </w:rPr>
        <w:t xml:space="preserve">By reducing growth rates, </w:t>
      </w:r>
      <w:r w:rsidR="00FC3152">
        <w:rPr>
          <w:sz w:val="24"/>
          <w:szCs w:val="24"/>
        </w:rPr>
        <w:t xml:space="preserve">co-selection from </w:t>
      </w:r>
      <w:r>
        <w:rPr>
          <w:sz w:val="24"/>
          <w:szCs w:val="24"/>
        </w:rPr>
        <w:t xml:space="preserve">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3D6FEA">
        <w:rPr>
          <w:sz w:val="24"/>
          <w:szCs w:val="24"/>
        </w:rPr>
        <w:instrText xml:space="preserve"> ADDIN ZOTERO_ITEM CSL_CITATION {"citationID":"ooGPf0QZ","properties":{"formattedCitation":"[11]","plainCitation":"[11]","noteIndex":0},"citationItems":[{"id":3430,"uris":["http://zotero.org/users/local/sgFDdPY0/items/27D5JGTI"],"itemData":{"id":3430,"type":"article-journal","abstract":"Humans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3D6FEA" w:rsidRPr="003D6FEA">
        <w:rPr>
          <w:rFonts w:ascii="Calibri" w:hAnsi="Calibri" w:cs="Calibri"/>
          <w:sz w:val="24"/>
        </w:rPr>
        <w:t>[11]</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7D1010">
        <w:rPr>
          <w:sz w:val="24"/>
          <w:szCs w:val="24"/>
        </w:rPr>
        <w:t xml:space="preserve">No significant difference in evolution rate was observed for </w:t>
      </w:r>
      <w:r w:rsidR="00F72FD0">
        <w:rPr>
          <w:rFonts w:cstheme="minorHAnsi"/>
          <w:sz w:val="24"/>
          <w:szCs w:val="24"/>
        </w:rPr>
        <w:t>φ</w:t>
      </w:r>
      <w:r w:rsidR="00F72FD0">
        <w:rPr>
          <w:sz w:val="24"/>
          <w:szCs w:val="24"/>
        </w:rPr>
        <w:t xml:space="preserve">14-1 </w:t>
      </w:r>
      <w:r w:rsidR="007D1010">
        <w:rPr>
          <w:sz w:val="24"/>
          <w:szCs w:val="24"/>
        </w:rPr>
        <w:t>co-culture populations compared to monoculture populations (</w:t>
      </w:r>
      <w:r w:rsidR="003D6FEA">
        <w:rPr>
          <w:sz w:val="24"/>
          <w:szCs w:val="24"/>
        </w:rPr>
        <w:t>F</w:t>
      </w:r>
      <w:r w:rsidR="003D6FEA" w:rsidRPr="00D56147">
        <w:rPr>
          <w:sz w:val="24"/>
          <w:szCs w:val="24"/>
          <w:vertAlign w:val="subscript"/>
        </w:rPr>
        <w:t>1,10</w:t>
      </w:r>
      <w:r w:rsidR="003D6FEA">
        <w:rPr>
          <w:sz w:val="24"/>
          <w:szCs w:val="24"/>
        </w:rPr>
        <w:t xml:space="preserve"> = 4.1</w:t>
      </w:r>
      <w:r w:rsidR="007D1010">
        <w:rPr>
          <w:sz w:val="24"/>
          <w:szCs w:val="24"/>
        </w:rPr>
        <w:t>, p = 0.07) (Fig</w:t>
      </w:r>
      <w:ins w:id="91" w:author="Samuel Greenrod" w:date="2025-09-24T12:54:00Z" w16du:dateUtc="2025-09-24T11:54:00Z">
        <w:r w:rsidR="00553C91">
          <w:rPr>
            <w:sz w:val="24"/>
            <w:szCs w:val="24"/>
          </w:rPr>
          <w:t>.</w:t>
        </w:r>
      </w:ins>
      <w:r w:rsidR="007D1010">
        <w:rPr>
          <w:sz w:val="24"/>
          <w:szCs w:val="24"/>
        </w:rPr>
        <w:t xml:space="preserve"> 4</w:t>
      </w:r>
      <w:ins w:id="92" w:author="Samuel Greenrod" w:date="2025-09-24T12:54:00Z" w16du:dateUtc="2025-09-24T11:54:00Z">
        <w:r w:rsidR="00553C91">
          <w:rPr>
            <w:sz w:val="24"/>
            <w:szCs w:val="24"/>
          </w:rPr>
          <w:t>A</w:t>
        </w:r>
      </w:ins>
      <w:del w:id="93" w:author="Samuel Greenrod" w:date="2025-09-24T12:54:00Z" w16du:dateUtc="2025-09-24T11:54:00Z">
        <w:r w:rsidR="007D1010" w:rsidDel="00553C91">
          <w:rPr>
            <w:sz w:val="24"/>
            <w:szCs w:val="24"/>
          </w:rPr>
          <w:delText>a</w:delText>
        </w:r>
      </w:del>
      <w:r w:rsidR="007D1010">
        <w:rPr>
          <w:sz w:val="24"/>
          <w:szCs w:val="24"/>
        </w:rPr>
        <w:t xml:space="preserve">). </w:t>
      </w:r>
      <w:r w:rsidR="003D6FEA">
        <w:rPr>
          <w:sz w:val="24"/>
          <w:szCs w:val="24"/>
        </w:rPr>
        <w:t>However, non-significance was driven by a single low evolution rate replicate in the co-culture treatment; when the replicate was removed, co-culture populations ha</w:t>
      </w:r>
      <w:r w:rsidR="0089733D">
        <w:rPr>
          <w:sz w:val="24"/>
          <w:szCs w:val="24"/>
        </w:rPr>
        <w:t>d</w:t>
      </w:r>
      <w:r w:rsidR="003D6FEA">
        <w:rPr>
          <w:sz w:val="24"/>
          <w:szCs w:val="24"/>
        </w:rPr>
        <w:t xml:space="preserve"> significantly greater evolution rates than monoculture (F</w:t>
      </w:r>
      <w:r w:rsidR="003D6FEA" w:rsidRPr="00D56147">
        <w:rPr>
          <w:sz w:val="24"/>
          <w:szCs w:val="24"/>
          <w:vertAlign w:val="subscript"/>
        </w:rPr>
        <w:t xml:space="preserve">1,9 </w:t>
      </w:r>
      <w:r w:rsidR="003D6FEA">
        <w:rPr>
          <w:sz w:val="24"/>
          <w:szCs w:val="24"/>
        </w:rPr>
        <w:t xml:space="preserve">= 8.6, p &lt; 0.05). </w:t>
      </w:r>
      <w:commentRangeStart w:id="94"/>
      <w:ins w:id="95" w:author="Samuel Greenrod" w:date="2025-09-24T13:49:00Z" w16du:dateUtc="2025-09-24T12:49:00Z">
        <w:r w:rsidR="00F5530B">
          <w:rPr>
            <w:sz w:val="24"/>
            <w:szCs w:val="24"/>
          </w:rPr>
          <w:t xml:space="preserve">We also </w:t>
        </w:r>
      </w:ins>
      <w:ins w:id="96" w:author="Samuel Greenrod" w:date="2025-09-24T13:50:00Z" w16du:dateUtc="2025-09-24T12:50:00Z">
        <w:r w:rsidR="00F5530B">
          <w:rPr>
            <w:sz w:val="24"/>
            <w:szCs w:val="24"/>
          </w:rPr>
          <w:t xml:space="preserve">found </w:t>
        </w:r>
      </w:ins>
      <w:ins w:id="97" w:author="Samuel Greenrod" w:date="2025-09-24T13:51:00Z" w16du:dateUtc="2025-09-24T12:51:00Z">
        <w:r w:rsidR="00F5530B">
          <w:rPr>
            <w:sz w:val="24"/>
            <w:szCs w:val="24"/>
          </w:rPr>
          <w:t>no significant difference in</w:t>
        </w:r>
      </w:ins>
      <w:ins w:id="98" w:author="Samuel Greenrod" w:date="2025-09-24T13:50:00Z" w16du:dateUtc="2025-09-24T12:50:00Z">
        <w:r w:rsidR="00F5530B">
          <w:rPr>
            <w:sz w:val="24"/>
            <w:szCs w:val="24"/>
          </w:rPr>
          <w:t xml:space="preserve"> within-group variation in evoluti</w:t>
        </w:r>
      </w:ins>
      <w:ins w:id="99" w:author="Samuel Greenrod" w:date="2025-09-24T13:51:00Z" w16du:dateUtc="2025-09-24T12:51:00Z">
        <w:r w:rsidR="00F5530B">
          <w:rPr>
            <w:sz w:val="24"/>
            <w:szCs w:val="24"/>
          </w:rPr>
          <w:t>on rates between monoculture and co-culture populations</w:t>
        </w:r>
      </w:ins>
      <w:ins w:id="100" w:author="Samuel Greenrod" w:date="2025-09-24T13:52:00Z" w16du:dateUtc="2025-09-24T12:52:00Z">
        <w:r w:rsidR="00F5530B">
          <w:rPr>
            <w:sz w:val="24"/>
            <w:szCs w:val="24"/>
          </w:rPr>
          <w:t xml:space="preserve"> (</w:t>
        </w:r>
        <w:proofErr w:type="gramStart"/>
        <w:r w:rsidR="00F5530B">
          <w:rPr>
            <w:sz w:val="24"/>
            <w:szCs w:val="24"/>
          </w:rPr>
          <w:t>t(</w:t>
        </w:r>
        <w:proofErr w:type="gramEnd"/>
        <w:r w:rsidR="00F5530B">
          <w:rPr>
            <w:sz w:val="24"/>
            <w:szCs w:val="24"/>
          </w:rPr>
          <w:t xml:space="preserve">10) = 1.50, p = </w:t>
        </w:r>
      </w:ins>
      <w:ins w:id="101" w:author="Samuel Greenrod" w:date="2025-09-24T13:53:00Z" w16du:dateUtc="2025-09-24T12:53:00Z">
        <w:r w:rsidR="00F5530B">
          <w:rPr>
            <w:sz w:val="24"/>
            <w:szCs w:val="24"/>
          </w:rPr>
          <w:t>0.17)</w:t>
        </w:r>
      </w:ins>
      <w:ins w:id="102" w:author="Samuel Greenrod" w:date="2025-09-24T13:51:00Z" w16du:dateUtc="2025-09-24T12:51:00Z">
        <w:r w:rsidR="00F5530B">
          <w:rPr>
            <w:sz w:val="24"/>
            <w:szCs w:val="24"/>
          </w:rPr>
          <w:t xml:space="preserve">, although the difference was significant once the low evolution rate co-culture </w:t>
        </w:r>
      </w:ins>
      <w:ins w:id="103" w:author="Samuel Greenrod" w:date="2025-09-24T13:52:00Z" w16du:dateUtc="2025-09-24T12:52:00Z">
        <w:r w:rsidR="00F5530B">
          <w:rPr>
            <w:sz w:val="24"/>
            <w:szCs w:val="24"/>
          </w:rPr>
          <w:t>replicate</w:t>
        </w:r>
      </w:ins>
      <w:ins w:id="104" w:author="Samuel Greenrod" w:date="2025-09-24T13:51:00Z" w16du:dateUtc="2025-09-24T12:51:00Z">
        <w:r w:rsidR="00F5530B">
          <w:rPr>
            <w:sz w:val="24"/>
            <w:szCs w:val="24"/>
          </w:rPr>
          <w:t xml:space="preserve"> was remov</w:t>
        </w:r>
      </w:ins>
      <w:ins w:id="105" w:author="Samuel Greenrod" w:date="2025-09-24T13:52:00Z" w16du:dateUtc="2025-09-24T12:52:00Z">
        <w:r w:rsidR="00F5530B">
          <w:rPr>
            <w:sz w:val="24"/>
            <w:szCs w:val="24"/>
          </w:rPr>
          <w:t>ed</w:t>
        </w:r>
      </w:ins>
      <w:ins w:id="106" w:author="Samuel Greenrod" w:date="2025-09-24T13:53:00Z" w16du:dateUtc="2025-09-24T12:53:00Z">
        <w:r w:rsidR="00F5530B">
          <w:rPr>
            <w:sz w:val="24"/>
            <w:szCs w:val="24"/>
          </w:rPr>
          <w:t xml:space="preserve"> (</w:t>
        </w:r>
        <w:proofErr w:type="gramStart"/>
        <w:r w:rsidR="00F5530B">
          <w:rPr>
            <w:sz w:val="24"/>
            <w:szCs w:val="24"/>
          </w:rPr>
          <w:t>t(</w:t>
        </w:r>
        <w:proofErr w:type="gramEnd"/>
        <w:r w:rsidR="00F5530B">
          <w:rPr>
            <w:sz w:val="24"/>
            <w:szCs w:val="24"/>
          </w:rPr>
          <w:t>10) = 3.6, p &lt; 0.01)</w:t>
        </w:r>
      </w:ins>
      <w:ins w:id="107" w:author="Samuel Greenrod" w:date="2025-09-24T13:52:00Z" w16du:dateUtc="2025-09-24T12:52:00Z">
        <w:r w:rsidR="00F5530B">
          <w:rPr>
            <w:sz w:val="24"/>
            <w:szCs w:val="24"/>
          </w:rPr>
          <w:t>.</w:t>
        </w:r>
      </w:ins>
      <w:commentRangeEnd w:id="94"/>
      <w:ins w:id="108" w:author="Samuel Greenrod" w:date="2025-09-24T13:54:00Z" w16du:dateUtc="2025-09-24T12:54:00Z">
        <w:r w:rsidR="00F5530B">
          <w:rPr>
            <w:rStyle w:val="CommentReference"/>
          </w:rPr>
          <w:commentReference w:id="94"/>
        </w:r>
      </w:ins>
    </w:p>
    <w:p w14:paraId="195FCB24" w14:textId="14CE85E8" w:rsidR="002E46D7" w:rsidRDefault="000D3A8C" w:rsidP="00AD4206">
      <w:pPr>
        <w:jc w:val="both"/>
        <w:rPr>
          <w:sz w:val="24"/>
          <w:szCs w:val="24"/>
        </w:rPr>
      </w:pPr>
      <w:r>
        <w:rPr>
          <w:sz w:val="24"/>
          <w:szCs w:val="24"/>
        </w:rPr>
        <w:t xml:space="preserve">For </w:t>
      </w:r>
      <w:r w:rsidR="00B91FE0">
        <w:rPr>
          <w:rFonts w:cstheme="minorHAnsi"/>
          <w:sz w:val="24"/>
          <w:szCs w:val="24"/>
        </w:rPr>
        <w:t>φ</w:t>
      </w:r>
      <w:r>
        <w:rPr>
          <w:sz w:val="24"/>
          <w:szCs w:val="24"/>
        </w:rPr>
        <w:t>LUZ19, we hypothesised that fluctuating co-culture populations would have lower evolution rates than monoculture populations</w:t>
      </w:r>
      <w:r w:rsidR="00FE5440">
        <w:rPr>
          <w:sz w:val="24"/>
          <w:szCs w:val="24"/>
        </w:rPr>
        <w:t xml:space="preserve"> due to the suppression of </w:t>
      </w:r>
      <w:r w:rsidR="007245D5">
        <w:rPr>
          <w:rFonts w:cstheme="minorHAnsi"/>
          <w:sz w:val="24"/>
          <w:szCs w:val="24"/>
        </w:rPr>
        <w:t>φ</w:t>
      </w:r>
      <w:r w:rsidR="00FE5440">
        <w:rPr>
          <w:sz w:val="24"/>
          <w:szCs w:val="24"/>
        </w:rPr>
        <w:t>L</w:t>
      </w:r>
      <w:r w:rsidR="007245D5">
        <w:rPr>
          <w:sz w:val="24"/>
          <w:szCs w:val="24"/>
        </w:rPr>
        <w:t>UZ</w:t>
      </w:r>
      <w:r w:rsidR="00FE5440">
        <w:rPr>
          <w:sz w:val="24"/>
          <w:szCs w:val="24"/>
        </w:rPr>
        <w:t xml:space="preserve">19 by </w:t>
      </w:r>
      <w:r w:rsidR="007245D5">
        <w:rPr>
          <w:rFonts w:cstheme="minorHAnsi"/>
          <w:sz w:val="24"/>
          <w:szCs w:val="24"/>
        </w:rPr>
        <w:t>φ</w:t>
      </w:r>
      <w:r w:rsidR="007245D5">
        <w:rPr>
          <w:sz w:val="24"/>
          <w:szCs w:val="24"/>
        </w:rPr>
        <w:t>14</w:t>
      </w:r>
      <w:r w:rsidR="00FE5440">
        <w:rPr>
          <w:sz w:val="24"/>
          <w:szCs w:val="24"/>
        </w:rPr>
        <w:t>-1</w:t>
      </w:r>
      <w:r>
        <w:rPr>
          <w:sz w:val="24"/>
          <w:szCs w:val="24"/>
        </w:rPr>
        <w:t xml:space="preserve">. </w:t>
      </w:r>
      <w:r w:rsidR="007D1010">
        <w:rPr>
          <w:rFonts w:cstheme="minorHAnsi"/>
          <w:sz w:val="24"/>
          <w:szCs w:val="24"/>
        </w:rPr>
        <w:t>φ</w:t>
      </w:r>
      <w:r w:rsidR="007D1010">
        <w:rPr>
          <w:sz w:val="24"/>
          <w:szCs w:val="24"/>
        </w:rPr>
        <w:t>LUZ19 fluctuating co-culture populations had significantly lower evolution rates than monoculture populations (</w:t>
      </w:r>
      <w:r w:rsidR="0089733D">
        <w:rPr>
          <w:sz w:val="24"/>
          <w:szCs w:val="24"/>
        </w:rPr>
        <w:t>F</w:t>
      </w:r>
      <w:r w:rsidR="0089733D" w:rsidRPr="00D56147">
        <w:rPr>
          <w:sz w:val="24"/>
          <w:szCs w:val="24"/>
          <w:vertAlign w:val="subscript"/>
        </w:rPr>
        <w:t>1,10</w:t>
      </w:r>
      <w:r w:rsidR="007D1010" w:rsidRPr="00D56147">
        <w:rPr>
          <w:sz w:val="24"/>
          <w:szCs w:val="24"/>
          <w:vertAlign w:val="subscript"/>
        </w:rPr>
        <w:t xml:space="preserve"> </w:t>
      </w:r>
      <w:r w:rsidR="007D1010">
        <w:rPr>
          <w:sz w:val="24"/>
          <w:szCs w:val="24"/>
        </w:rPr>
        <w:t xml:space="preserve">= </w:t>
      </w:r>
      <w:r w:rsidR="0089733D">
        <w:rPr>
          <w:sz w:val="24"/>
          <w:szCs w:val="24"/>
        </w:rPr>
        <w:t>470</w:t>
      </w:r>
      <w:r w:rsidR="007D1010">
        <w:rPr>
          <w:sz w:val="24"/>
          <w:szCs w:val="24"/>
        </w:rPr>
        <w:t xml:space="preserve">, p &lt; 0.001). </w:t>
      </w:r>
      <w:r>
        <w:rPr>
          <w:sz w:val="24"/>
          <w:szCs w:val="24"/>
        </w:rPr>
        <w:t xml:space="preserve">We further hypothesised that </w:t>
      </w:r>
      <w:r w:rsidR="00F72FD0">
        <w:rPr>
          <w:rFonts w:cstheme="minorHAnsi"/>
          <w:sz w:val="24"/>
          <w:szCs w:val="24"/>
        </w:rPr>
        <w:t>φ</w:t>
      </w:r>
      <w:r w:rsidR="00F72FD0">
        <w:rPr>
          <w:sz w:val="24"/>
          <w:szCs w:val="24"/>
        </w:rPr>
        <w:t xml:space="preserve">LUZ19 </w:t>
      </w:r>
      <w:r>
        <w:rPr>
          <w:sz w:val="24"/>
          <w:szCs w:val="24"/>
        </w:rPr>
        <w:t>fluctuating co-culture populations</w:t>
      </w:r>
      <w:r w:rsidR="00FC3152">
        <w:rPr>
          <w:sz w:val="24"/>
          <w:szCs w:val="24"/>
        </w:rPr>
        <w:t xml:space="preserve">, but not </w:t>
      </w:r>
      <w:r w:rsidR="00FC3152">
        <w:rPr>
          <w:rFonts w:cstheme="minorHAnsi"/>
          <w:sz w:val="24"/>
          <w:szCs w:val="24"/>
        </w:rPr>
        <w:t>φ</w:t>
      </w:r>
      <w:r w:rsidR="00FC3152">
        <w:rPr>
          <w:sz w:val="24"/>
          <w:szCs w:val="24"/>
        </w:rPr>
        <w:t>14-1</w:t>
      </w:r>
      <w:r>
        <w:rPr>
          <w:sz w:val="24"/>
          <w:szCs w:val="24"/>
        </w:rPr>
        <w:t xml:space="preserve"> </w:t>
      </w:r>
      <w:r w:rsidR="00FC3152">
        <w:rPr>
          <w:sz w:val="24"/>
          <w:szCs w:val="24"/>
        </w:rPr>
        <w:t xml:space="preserve">populations, </w:t>
      </w:r>
      <w:r>
        <w:rPr>
          <w:sz w:val="24"/>
          <w:szCs w:val="24"/>
        </w:rPr>
        <w:t>would have lower evolution rates than 37</w:t>
      </w:r>
      <w:r w:rsidR="00B91FE0">
        <w:rPr>
          <w:rFonts w:cstheme="minorHAnsi"/>
          <w:sz w:val="24"/>
          <w:szCs w:val="24"/>
        </w:rPr>
        <w:t>°</w:t>
      </w:r>
      <w:r>
        <w:rPr>
          <w:sz w:val="24"/>
          <w:szCs w:val="24"/>
        </w:rPr>
        <w:t>C or 42</w:t>
      </w:r>
      <w:r w:rsidR="00B91FE0">
        <w:rPr>
          <w:rFonts w:cstheme="minorHAnsi"/>
          <w:sz w:val="24"/>
          <w:szCs w:val="24"/>
        </w:rPr>
        <w:t>°</w:t>
      </w:r>
      <w:r>
        <w:rPr>
          <w:sz w:val="24"/>
          <w:szCs w:val="24"/>
        </w:rPr>
        <w:t xml:space="preserve">C static co-culture populations. </w:t>
      </w:r>
      <w:r w:rsidR="007D1010">
        <w:rPr>
          <w:sz w:val="24"/>
          <w:szCs w:val="24"/>
        </w:rPr>
        <w:t xml:space="preserve">Evolution rates were equal between co-culture populations for </w:t>
      </w:r>
      <w:r w:rsidR="007D1010">
        <w:rPr>
          <w:rFonts w:cstheme="minorHAnsi"/>
          <w:sz w:val="24"/>
          <w:szCs w:val="24"/>
        </w:rPr>
        <w:t>φ</w:t>
      </w:r>
      <w:r w:rsidR="007D1010">
        <w:rPr>
          <w:sz w:val="24"/>
          <w:szCs w:val="24"/>
        </w:rPr>
        <w:t>14-1 (F</w:t>
      </w:r>
      <w:r w:rsidR="007D1010" w:rsidRPr="00D56147">
        <w:rPr>
          <w:sz w:val="24"/>
          <w:szCs w:val="24"/>
          <w:vertAlign w:val="subscript"/>
        </w:rPr>
        <w:t xml:space="preserve">2,15 </w:t>
      </w:r>
      <w:r w:rsidR="007D1010">
        <w:rPr>
          <w:sz w:val="24"/>
          <w:szCs w:val="24"/>
        </w:rPr>
        <w:t>= 1.2, p = 0.3)</w:t>
      </w:r>
      <w:r w:rsidR="00F72FD0">
        <w:rPr>
          <w:sz w:val="24"/>
          <w:szCs w:val="24"/>
        </w:rPr>
        <w:t xml:space="preserve"> (Fig</w:t>
      </w:r>
      <w:ins w:id="109" w:author="Samuel Greenrod" w:date="2025-09-24T12:54:00Z" w16du:dateUtc="2025-09-24T11:54:00Z">
        <w:r w:rsidR="00553C91">
          <w:rPr>
            <w:sz w:val="24"/>
            <w:szCs w:val="24"/>
          </w:rPr>
          <w:t>.</w:t>
        </w:r>
      </w:ins>
      <w:r w:rsidR="00F72FD0">
        <w:rPr>
          <w:sz w:val="24"/>
          <w:szCs w:val="24"/>
        </w:rPr>
        <w:t xml:space="preserve"> 4</w:t>
      </w:r>
      <w:ins w:id="110" w:author="Samuel Greenrod" w:date="2025-09-24T12:54:00Z" w16du:dateUtc="2025-09-24T11:54:00Z">
        <w:r w:rsidR="00553C91">
          <w:rPr>
            <w:sz w:val="24"/>
            <w:szCs w:val="24"/>
          </w:rPr>
          <w:t>B</w:t>
        </w:r>
      </w:ins>
      <w:del w:id="111" w:author="Samuel Greenrod" w:date="2025-09-24T12:54:00Z" w16du:dateUtc="2025-09-24T11:54:00Z">
        <w:r w:rsidR="00F72FD0" w:rsidDel="00553C91">
          <w:rPr>
            <w:sz w:val="24"/>
            <w:szCs w:val="24"/>
          </w:rPr>
          <w:delText>b</w:delText>
        </w:r>
      </w:del>
      <w:r w:rsidR="00F72FD0">
        <w:rPr>
          <w:sz w:val="24"/>
          <w:szCs w:val="24"/>
        </w:rPr>
        <w:t>)</w:t>
      </w:r>
      <w:r w:rsidR="007D1010">
        <w:rPr>
          <w:sz w:val="24"/>
          <w:szCs w:val="24"/>
        </w:rPr>
        <w:t xml:space="preserve">. However, </w:t>
      </w:r>
      <w:r w:rsidR="00B91FE0">
        <w:rPr>
          <w:rFonts w:cstheme="minorHAnsi"/>
          <w:sz w:val="24"/>
          <w:szCs w:val="24"/>
        </w:rPr>
        <w:t>φ</w:t>
      </w:r>
      <w:r w:rsidR="00B91FE0">
        <w:rPr>
          <w:sz w:val="24"/>
          <w:szCs w:val="24"/>
        </w:rPr>
        <w:t>LUZ19 f</w:t>
      </w:r>
      <w:r>
        <w:rPr>
          <w:sz w:val="24"/>
          <w:szCs w:val="24"/>
        </w:rPr>
        <w:t>luctuating co-culture populations were found to have significantly lower evolution rates than</w:t>
      </w:r>
      <w:r w:rsidR="007D1010">
        <w:rPr>
          <w:sz w:val="24"/>
          <w:szCs w:val="24"/>
        </w:rPr>
        <w:t xml:space="preserve"> both 37</w:t>
      </w:r>
      <w:r w:rsidR="007D1010">
        <w:rPr>
          <w:rFonts w:cstheme="minorHAnsi"/>
          <w:sz w:val="24"/>
          <w:szCs w:val="24"/>
        </w:rPr>
        <w:t>°</w:t>
      </w:r>
      <w:r w:rsidR="007D1010">
        <w:rPr>
          <w:sz w:val="24"/>
          <w:szCs w:val="24"/>
        </w:rPr>
        <w:t>C static and 42</w:t>
      </w:r>
      <w:r w:rsidR="007D1010">
        <w:rPr>
          <w:rFonts w:cstheme="minorHAnsi"/>
          <w:sz w:val="24"/>
          <w:szCs w:val="24"/>
        </w:rPr>
        <w:t>°</w:t>
      </w:r>
      <w:r w:rsidR="007D1010">
        <w:rPr>
          <w:sz w:val="24"/>
          <w:szCs w:val="24"/>
        </w:rPr>
        <w:t>C static</w:t>
      </w:r>
      <w:r>
        <w:rPr>
          <w:sz w:val="24"/>
          <w:szCs w:val="24"/>
        </w:rPr>
        <w:t xml:space="preserve"> monoculture populations</w:t>
      </w:r>
      <w:r w:rsidR="007D1010">
        <w:rPr>
          <w:sz w:val="24"/>
          <w:szCs w:val="24"/>
        </w:rPr>
        <w:t xml:space="preserve"> (37</w:t>
      </w:r>
      <w:r w:rsidR="007D1010">
        <w:rPr>
          <w:rFonts w:cstheme="minorHAnsi"/>
          <w:sz w:val="24"/>
          <w:szCs w:val="24"/>
        </w:rPr>
        <w:t>°</w:t>
      </w:r>
      <w:r w:rsidR="007D1010">
        <w:rPr>
          <w:sz w:val="24"/>
          <w:szCs w:val="24"/>
        </w:rPr>
        <w:t xml:space="preserve">C: </w:t>
      </w:r>
      <w:proofErr w:type="gramStart"/>
      <w:r w:rsidR="007D1010">
        <w:rPr>
          <w:sz w:val="24"/>
          <w:szCs w:val="24"/>
        </w:rPr>
        <w:t>t(</w:t>
      </w:r>
      <w:proofErr w:type="gramEnd"/>
      <w:r w:rsidR="007D1010">
        <w:rPr>
          <w:sz w:val="24"/>
          <w:szCs w:val="24"/>
        </w:rPr>
        <w:t>15) = 4.5, p &lt; 0.01; 42</w:t>
      </w:r>
      <w:r w:rsidR="007D1010">
        <w:rPr>
          <w:rFonts w:cstheme="minorHAnsi"/>
          <w:sz w:val="24"/>
          <w:szCs w:val="24"/>
        </w:rPr>
        <w:t>°</w:t>
      </w:r>
      <w:r w:rsidR="007D1010">
        <w:rPr>
          <w:sz w:val="24"/>
          <w:szCs w:val="24"/>
        </w:rPr>
        <w:t xml:space="preserve">C: </w:t>
      </w:r>
      <w:proofErr w:type="gramStart"/>
      <w:r w:rsidR="007D1010">
        <w:rPr>
          <w:sz w:val="24"/>
          <w:szCs w:val="24"/>
        </w:rPr>
        <w:t>t(</w:t>
      </w:r>
      <w:proofErr w:type="gramEnd"/>
      <w:r w:rsidR="007D1010">
        <w:rPr>
          <w:sz w:val="24"/>
          <w:szCs w:val="24"/>
        </w:rPr>
        <w:t>30) = 3.0, p &lt; 0.05).</w:t>
      </w:r>
    </w:p>
    <w:p w14:paraId="5CA5373A" w14:textId="2D99D1FD" w:rsidR="00A51BE9" w:rsidRDefault="00F72FD0" w:rsidP="00D56147">
      <w:pPr>
        <w:jc w:val="both"/>
        <w:rPr>
          <w:sz w:val="24"/>
          <w:szCs w:val="24"/>
        </w:rPr>
      </w:pPr>
      <w:r>
        <w:rPr>
          <w:sz w:val="24"/>
          <w:szCs w:val="24"/>
        </w:rPr>
        <w:t>Finally, w</w:t>
      </w:r>
      <w:r w:rsidR="000D3A8C">
        <w:rPr>
          <w:sz w:val="24"/>
          <w:szCs w:val="24"/>
        </w:rPr>
        <w:t xml:space="preserve">e assessed the impact of competition on the acquisition of </w:t>
      </w:r>
      <w:r w:rsidR="00B33097">
        <w:rPr>
          <w:sz w:val="24"/>
          <w:szCs w:val="24"/>
        </w:rPr>
        <w:t>high frequency</w:t>
      </w:r>
      <w:r w:rsidR="000D3A8C">
        <w:rPr>
          <w:sz w:val="24"/>
          <w:szCs w:val="24"/>
        </w:rPr>
        <w:t xml:space="preserve"> </w:t>
      </w:r>
      <w:r w:rsidR="00B91FE0">
        <w:rPr>
          <w:sz w:val="24"/>
          <w:szCs w:val="24"/>
        </w:rPr>
        <w:t>mutations</w:t>
      </w:r>
      <w:r w:rsidR="00B33097">
        <w:rPr>
          <w:sz w:val="24"/>
          <w:szCs w:val="24"/>
        </w:rPr>
        <w:t xml:space="preserve"> (&gt; 20% frequency)</w:t>
      </w:r>
      <w:r w:rsidR="002D44C9">
        <w:rPr>
          <w:sz w:val="24"/>
          <w:szCs w:val="24"/>
        </w:rPr>
        <w:t xml:space="preserve"> in fluctuating populations (Fig</w:t>
      </w:r>
      <w:ins w:id="112" w:author="Samuel Greenrod" w:date="2025-09-24T12:54:00Z" w16du:dateUtc="2025-09-24T11:54:00Z">
        <w:r w:rsidR="00553C91">
          <w:rPr>
            <w:sz w:val="24"/>
            <w:szCs w:val="24"/>
          </w:rPr>
          <w:t>.</w:t>
        </w:r>
      </w:ins>
      <w:r w:rsidR="002D44C9">
        <w:rPr>
          <w:sz w:val="24"/>
          <w:szCs w:val="24"/>
        </w:rPr>
        <w:t xml:space="preserve"> S2)</w:t>
      </w:r>
      <w:r w:rsidR="000D3A8C">
        <w:rPr>
          <w:sz w:val="24"/>
          <w:szCs w:val="24"/>
        </w:rPr>
        <w:t xml:space="preserve">. </w:t>
      </w:r>
      <w:r w:rsidR="002D44C9">
        <w:rPr>
          <w:sz w:val="24"/>
          <w:szCs w:val="24"/>
        </w:rPr>
        <w:t xml:space="preserve">For </w:t>
      </w:r>
      <w:r w:rsidR="00275E12">
        <w:rPr>
          <w:rFonts w:cstheme="minorHAnsi"/>
          <w:sz w:val="24"/>
          <w:szCs w:val="24"/>
        </w:rPr>
        <w:t>φ</w:t>
      </w:r>
      <w:r w:rsidR="002D44C9">
        <w:rPr>
          <w:sz w:val="24"/>
          <w:szCs w:val="24"/>
        </w:rPr>
        <w:t xml:space="preserve">14-1, </w:t>
      </w:r>
      <w:r w:rsidR="00275E12">
        <w:rPr>
          <w:sz w:val="24"/>
          <w:szCs w:val="24"/>
        </w:rPr>
        <w:t xml:space="preserve">while populations no longer acquired singleton mutations, </w:t>
      </w:r>
      <w:r w:rsidR="002D44C9">
        <w:rPr>
          <w:sz w:val="24"/>
          <w:szCs w:val="24"/>
        </w:rPr>
        <w:t>all populations acquired a deletion or SNP in a putative DNA ligase gene</w:t>
      </w:r>
      <w:r w:rsidR="00275E12">
        <w:rPr>
          <w:sz w:val="24"/>
          <w:szCs w:val="24"/>
        </w:rPr>
        <w:t>. Mutations in this gene are thought to contribute to high temperature adaptation</w:t>
      </w:r>
      <w:r w:rsidR="00A83F64">
        <w:rPr>
          <w:sz w:val="24"/>
          <w:szCs w:val="24"/>
        </w:rPr>
        <w:t xml:space="preserve"> </w:t>
      </w:r>
      <w:r w:rsidR="00A83F64" w:rsidRPr="002752F1">
        <w:rPr>
          <w:sz w:val="24"/>
          <w:szCs w:val="24"/>
          <w:highlight w:val="yellow"/>
        </w:rPr>
        <w:t>(Greenrod et al. unpublished)</w:t>
      </w:r>
      <w:r w:rsidR="00275E12">
        <w:rPr>
          <w:sz w:val="24"/>
          <w:szCs w:val="24"/>
        </w:rPr>
        <w:t xml:space="preserve"> </w:t>
      </w:r>
      <w:r w:rsidR="00FC3152">
        <w:rPr>
          <w:sz w:val="24"/>
          <w:szCs w:val="24"/>
        </w:rPr>
        <w:t xml:space="preserve">and </w:t>
      </w:r>
      <w:r w:rsidR="00275E12">
        <w:rPr>
          <w:sz w:val="24"/>
          <w:szCs w:val="24"/>
        </w:rPr>
        <w:t>were also found in</w:t>
      </w:r>
      <w:r w:rsidR="002D44C9">
        <w:rPr>
          <w:sz w:val="24"/>
          <w:szCs w:val="24"/>
        </w:rPr>
        <w:t xml:space="preserve"> </w:t>
      </w:r>
      <w:r w:rsidR="00275E12">
        <w:rPr>
          <w:sz w:val="24"/>
          <w:szCs w:val="24"/>
        </w:rPr>
        <w:t xml:space="preserve">the </w:t>
      </w:r>
      <w:r w:rsidR="002D44C9">
        <w:rPr>
          <w:sz w:val="24"/>
          <w:szCs w:val="24"/>
        </w:rPr>
        <w:t>two monoculture populations which clustered with 42</w:t>
      </w:r>
      <w:r w:rsidR="00275E12">
        <w:rPr>
          <w:rFonts w:cstheme="minorHAnsi"/>
          <w:sz w:val="24"/>
          <w:szCs w:val="24"/>
        </w:rPr>
        <w:t>°</w:t>
      </w:r>
      <w:r w:rsidR="002D44C9">
        <w:rPr>
          <w:sz w:val="24"/>
          <w:szCs w:val="24"/>
        </w:rPr>
        <w:t>C static populations in Fig</w:t>
      </w:r>
      <w:ins w:id="113" w:author="Samuel Greenrod" w:date="2025-09-24T12:55:00Z" w16du:dateUtc="2025-09-24T11:55:00Z">
        <w:r w:rsidR="00553C91">
          <w:rPr>
            <w:sz w:val="24"/>
            <w:szCs w:val="24"/>
          </w:rPr>
          <w:t>.</w:t>
        </w:r>
      </w:ins>
      <w:r w:rsidR="002D44C9">
        <w:rPr>
          <w:sz w:val="24"/>
          <w:szCs w:val="24"/>
        </w:rPr>
        <w:t xml:space="preserve"> 3</w:t>
      </w:r>
      <w:ins w:id="114" w:author="Samuel Greenrod" w:date="2025-09-24T12:54:00Z" w16du:dateUtc="2025-09-24T11:54:00Z">
        <w:r w:rsidR="00553C91">
          <w:rPr>
            <w:sz w:val="24"/>
            <w:szCs w:val="24"/>
          </w:rPr>
          <w:t>A</w:t>
        </w:r>
      </w:ins>
      <w:del w:id="115" w:author="Samuel Greenrod" w:date="2025-09-24T12:54:00Z" w16du:dateUtc="2025-09-24T11:54:00Z">
        <w:r w:rsidR="002D44C9" w:rsidDel="00553C91">
          <w:rPr>
            <w:sz w:val="24"/>
            <w:szCs w:val="24"/>
          </w:rPr>
          <w:delText>a</w:delText>
        </w:r>
      </w:del>
      <w:r w:rsidR="002D44C9">
        <w:rPr>
          <w:sz w:val="24"/>
          <w:szCs w:val="24"/>
        </w:rPr>
        <w:t xml:space="preserve">. </w:t>
      </w:r>
      <w:r w:rsidR="0025290F">
        <w:rPr>
          <w:sz w:val="24"/>
          <w:szCs w:val="24"/>
        </w:rPr>
        <w:t xml:space="preserve">For </w:t>
      </w:r>
      <w:r w:rsidR="0025290F">
        <w:rPr>
          <w:rFonts w:cstheme="minorHAnsi"/>
          <w:sz w:val="24"/>
          <w:szCs w:val="24"/>
        </w:rPr>
        <w:t>φ</w:t>
      </w:r>
      <w:r w:rsidR="007A65BB">
        <w:rPr>
          <w:sz w:val="24"/>
          <w:szCs w:val="24"/>
        </w:rPr>
        <w:t xml:space="preserve">LUZ19, while co-culture </w:t>
      </w:r>
      <w:proofErr w:type="gramStart"/>
      <w:r w:rsidR="007A65BB">
        <w:rPr>
          <w:sz w:val="24"/>
          <w:szCs w:val="24"/>
        </w:rPr>
        <w:t>populations maintained</w:t>
      </w:r>
      <w:proofErr w:type="gramEnd"/>
      <w:r w:rsidR="007A65BB">
        <w:rPr>
          <w:sz w:val="24"/>
          <w:szCs w:val="24"/>
        </w:rPr>
        <w:t xml:space="preserve"> mutations in tail </w:t>
      </w:r>
      <w:proofErr w:type="spellStart"/>
      <w:r w:rsidR="007A65BB">
        <w:rPr>
          <w:sz w:val="24"/>
          <w:szCs w:val="24"/>
        </w:rPr>
        <w:t>fiber</w:t>
      </w:r>
      <w:proofErr w:type="spellEnd"/>
      <w:r w:rsidR="007A65BB">
        <w:rPr>
          <w:sz w:val="24"/>
          <w:szCs w:val="24"/>
        </w:rPr>
        <w:t xml:space="preserve"> genes, the populations </w:t>
      </w:r>
      <w:r w:rsidR="00275E12">
        <w:rPr>
          <w:sz w:val="24"/>
          <w:szCs w:val="24"/>
        </w:rPr>
        <w:t xml:space="preserve">no longer acquired singleton mutations or </w:t>
      </w:r>
      <w:r w:rsidR="007A65BB">
        <w:rPr>
          <w:sz w:val="24"/>
          <w:szCs w:val="24"/>
        </w:rPr>
        <w:t>the intergenic insertion associated with 42</w:t>
      </w:r>
      <w:r w:rsidR="0025290F">
        <w:rPr>
          <w:rFonts w:cstheme="minorHAnsi"/>
          <w:sz w:val="24"/>
          <w:szCs w:val="24"/>
        </w:rPr>
        <w:t>°</w:t>
      </w:r>
      <w:r w:rsidR="007A65BB">
        <w:rPr>
          <w:sz w:val="24"/>
          <w:szCs w:val="24"/>
        </w:rPr>
        <w:t>C static populations.</w:t>
      </w:r>
    </w:p>
    <w:p w14:paraId="6C8999BF" w14:textId="58F96FD8" w:rsidR="00A51BE9" w:rsidRPr="00CD4A82" w:rsidRDefault="002D44C9" w:rsidP="00CD4A82">
      <w:pPr>
        <w:rPr>
          <w:sz w:val="24"/>
          <w:szCs w:val="24"/>
        </w:rPr>
      </w:pPr>
      <w:r>
        <w:rPr>
          <w:noProof/>
          <w:sz w:val="24"/>
          <w:szCs w:val="24"/>
        </w:rPr>
        <w:lastRenderedPageBreak/>
        <w:drawing>
          <wp:inline distT="0" distB="0" distL="0" distR="0" wp14:anchorId="1F968805" wp14:editId="70C448C2">
            <wp:extent cx="5848350" cy="5204674"/>
            <wp:effectExtent l="0" t="0" r="0" b="0"/>
            <wp:docPr id="343062329" name="Picture 7" descr="A diagram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2329" name="Picture 7" descr="A diagram of different lin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51849" cy="5207788"/>
                    </a:xfrm>
                    <a:prstGeom prst="rect">
                      <a:avLst/>
                    </a:prstGeom>
                  </pic:spPr>
                </pic:pic>
              </a:graphicData>
            </a:graphic>
          </wp:inline>
        </w:drawing>
      </w:r>
    </w:p>
    <w:p w14:paraId="1172AF12" w14:textId="11EAEFC2" w:rsidR="005A73B6" w:rsidRPr="0025290F" w:rsidRDefault="0025290F" w:rsidP="0025290F">
      <w:pPr>
        <w:jc w:val="both"/>
        <w:rPr>
          <w:sz w:val="24"/>
          <w:szCs w:val="24"/>
        </w:rPr>
      </w:pPr>
      <w:r w:rsidRPr="0025290F">
        <w:rPr>
          <w:b/>
          <w:bCs/>
          <w:sz w:val="24"/>
          <w:szCs w:val="24"/>
        </w:rPr>
        <w:t>Figure 4. 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Box plots show evolution rates, measured based on </w:t>
      </w:r>
      <w:r w:rsidR="008E73D0">
        <w:rPr>
          <w:sz w:val="24"/>
          <w:szCs w:val="24"/>
        </w:rPr>
        <w:t xml:space="preserve">Euclidean </w:t>
      </w:r>
      <w:r w:rsidRPr="0025290F">
        <w:rPr>
          <w:sz w:val="24"/>
          <w:szCs w:val="24"/>
        </w:rPr>
        <w:t xml:space="preserve">genetic distance from the ancestor, for </w:t>
      </w:r>
      <w:r w:rsidR="00275E12">
        <w:rPr>
          <w:sz w:val="24"/>
          <w:szCs w:val="24"/>
        </w:rPr>
        <w:t>phage populations evolved under fluctuating temperatures in monoculture (deep purple) and co-culture (light purple).</w:t>
      </w:r>
      <w:r w:rsidR="00275E12" w:rsidRPr="0025290F">
        <w:rPr>
          <w:sz w:val="24"/>
          <w:szCs w:val="24"/>
        </w:rPr>
        <w:t xml:space="preserve"> </w:t>
      </w:r>
      <w:r w:rsidRPr="0025290F">
        <w:rPr>
          <w:b/>
          <w:bCs/>
          <w:sz w:val="24"/>
          <w:szCs w:val="24"/>
        </w:rPr>
        <w:t>B</w:t>
      </w:r>
      <w:r>
        <w:rPr>
          <w:sz w:val="24"/>
          <w:szCs w:val="24"/>
        </w:rPr>
        <w:t xml:space="preserve">) </w:t>
      </w:r>
      <w:r w:rsidR="00275E12">
        <w:rPr>
          <w:sz w:val="24"/>
          <w:szCs w:val="24"/>
        </w:rPr>
        <w:t>Box plots show evolution rates for 37</w:t>
      </w:r>
      <w:r w:rsidR="00275E12">
        <w:rPr>
          <w:rFonts w:cstheme="minorHAnsi"/>
          <w:sz w:val="24"/>
          <w:szCs w:val="24"/>
        </w:rPr>
        <w:t>°</w:t>
      </w:r>
      <w:r w:rsidR="00275E12">
        <w:rPr>
          <w:sz w:val="24"/>
          <w:szCs w:val="24"/>
        </w:rPr>
        <w:t>C static, fluctuating, and 42</w:t>
      </w:r>
      <w:r w:rsidR="00275E12">
        <w:rPr>
          <w:rFonts w:cstheme="minorHAnsi"/>
          <w:sz w:val="24"/>
          <w:szCs w:val="24"/>
        </w:rPr>
        <w:t>°</w:t>
      </w:r>
      <w:r w:rsidR="00275E12">
        <w:rPr>
          <w:sz w:val="24"/>
          <w:szCs w:val="24"/>
        </w:rPr>
        <w:t>C static co-culture populations. Plot layout is the same as panel A.</w:t>
      </w:r>
      <w:r w:rsidR="00F72FD0">
        <w:rPr>
          <w:sz w:val="24"/>
          <w:szCs w:val="24"/>
        </w:rPr>
        <w:t xml:space="preserve"> </w:t>
      </w:r>
      <w:r w:rsidR="00F72FD0" w:rsidRPr="0025290F">
        <w:rPr>
          <w:sz w:val="24"/>
          <w:szCs w:val="24"/>
        </w:rPr>
        <w:t>*** = p &lt; 0.001. N.S is used to denote lack of statistical significance.</w:t>
      </w:r>
      <w:r w:rsidR="00F72FD0">
        <w:rPr>
          <w:sz w:val="24"/>
          <w:szCs w:val="24"/>
        </w:rPr>
        <w:t xml:space="preserve"> </w:t>
      </w:r>
      <w:r w:rsidR="00F72FD0" w:rsidRPr="00A13ABE">
        <w:rPr>
          <w:sz w:val="24"/>
          <w:szCs w:val="24"/>
        </w:rPr>
        <w:t xml:space="preserve">Static temperature data was adapted from </w:t>
      </w:r>
      <w:r w:rsidR="00F72FD0" w:rsidRPr="002A7CDC">
        <w:rPr>
          <w:sz w:val="24"/>
          <w:szCs w:val="24"/>
          <w:highlight w:val="yellow"/>
        </w:rPr>
        <w:t>Greenrod et al (unpublished).</w:t>
      </w:r>
    </w:p>
    <w:p w14:paraId="404A2BF9" w14:textId="77777777" w:rsidR="002B001F" w:rsidRDefault="002B001F">
      <w:pPr>
        <w:rPr>
          <w:b/>
          <w:bCs/>
          <w:sz w:val="28"/>
          <w:szCs w:val="28"/>
        </w:rPr>
      </w:pPr>
    </w:p>
    <w:p w14:paraId="5210F27E" w14:textId="60ADC880" w:rsidR="002C0D74" w:rsidRPr="007A65BB" w:rsidRDefault="007A65BB">
      <w:pPr>
        <w:rPr>
          <w:b/>
          <w:bCs/>
          <w:sz w:val="28"/>
          <w:szCs w:val="28"/>
        </w:rPr>
      </w:pPr>
      <w:r w:rsidRPr="007A65BB">
        <w:rPr>
          <w:b/>
          <w:bCs/>
          <w:sz w:val="28"/>
          <w:szCs w:val="28"/>
        </w:rPr>
        <w:t>Discussion</w:t>
      </w:r>
    </w:p>
    <w:p w14:paraId="4F13B7CB" w14:textId="39E61680" w:rsidR="008855F2" w:rsidRDefault="00DA04B4" w:rsidP="00A4788D">
      <w:pPr>
        <w:jc w:val="both"/>
        <w:rPr>
          <w:sz w:val="24"/>
          <w:szCs w:val="24"/>
        </w:rPr>
      </w:pPr>
      <w:r w:rsidRPr="00DA04B4">
        <w:rPr>
          <w:sz w:val="24"/>
          <w:szCs w:val="24"/>
        </w:rPr>
        <w:t xml:space="preserve">Under fluctuating selection, both </w:t>
      </w:r>
      <w:proofErr w:type="spellStart"/>
      <w:r w:rsidRPr="00DA04B4">
        <w:rPr>
          <w:sz w:val="24"/>
          <w:szCs w:val="24"/>
        </w:rPr>
        <w:t>phages</w:t>
      </w:r>
      <w:proofErr w:type="spellEnd"/>
      <w:r w:rsidRPr="00DA04B4">
        <w:rPr>
          <w:sz w:val="24"/>
          <w:szCs w:val="24"/>
        </w:rPr>
        <w:t xml:space="preserve"> </w:t>
      </w:r>
      <w:r>
        <w:rPr>
          <w:sz w:val="24"/>
          <w:szCs w:val="24"/>
        </w:rPr>
        <w:t xml:space="preserve">were found to rapidly evolve increased </w:t>
      </w:r>
      <w:del w:id="116" w:author="Samuel Greenrod" w:date="2025-09-24T12:55:00Z" w16du:dateUtc="2025-09-24T11:55:00Z">
        <w:r w:rsidDel="00553C91">
          <w:rPr>
            <w:sz w:val="24"/>
            <w:szCs w:val="24"/>
          </w:rPr>
          <w:delText xml:space="preserve">fitness </w:delText>
        </w:r>
      </w:del>
      <w:ins w:id="117" w:author="Samuel Greenrod" w:date="2025-09-24T12:55:00Z" w16du:dateUtc="2025-09-24T11:55:00Z">
        <w:r w:rsidR="00553C91">
          <w:rPr>
            <w:sz w:val="24"/>
            <w:szCs w:val="24"/>
          </w:rPr>
          <w:t>growth rates</w:t>
        </w:r>
        <w:r w:rsidR="00553C91">
          <w:rPr>
            <w:sz w:val="24"/>
            <w:szCs w:val="24"/>
          </w:rPr>
          <w:t xml:space="preserve"> </w:t>
        </w:r>
      </w:ins>
      <w:r>
        <w:rPr>
          <w:sz w:val="24"/>
          <w:szCs w:val="24"/>
        </w:rPr>
        <w:t xml:space="preserve">at high temperatures. </w:t>
      </w:r>
      <w:r w:rsidR="001A59F6">
        <w:rPr>
          <w:sz w:val="24"/>
          <w:szCs w:val="24"/>
        </w:rPr>
        <w:t xml:space="preserve">For </w:t>
      </w:r>
      <w:r w:rsidR="006C7B57">
        <w:rPr>
          <w:sz w:val="24"/>
          <w:szCs w:val="24"/>
        </w:rPr>
        <w:t xml:space="preserve">phage </w:t>
      </w:r>
      <w:r w:rsidR="006C7B57">
        <w:rPr>
          <w:rFonts w:cstheme="minorHAnsi"/>
          <w:sz w:val="24"/>
          <w:szCs w:val="24"/>
        </w:rPr>
        <w:t>φ</w:t>
      </w:r>
      <w:r w:rsidR="001A59F6">
        <w:rPr>
          <w:sz w:val="24"/>
          <w:szCs w:val="24"/>
        </w:rPr>
        <w:t xml:space="preserve">14-1, </w:t>
      </w:r>
      <w:r w:rsidR="002B001F">
        <w:rPr>
          <w:sz w:val="24"/>
          <w:szCs w:val="24"/>
        </w:rPr>
        <w:t>fluctuating temperatures</w:t>
      </w:r>
      <w:r w:rsidR="00B33C90">
        <w:rPr>
          <w:sz w:val="24"/>
          <w:szCs w:val="24"/>
        </w:rPr>
        <w:t xml:space="preserve"> </w:t>
      </w:r>
      <w:r w:rsidR="005823CB">
        <w:rPr>
          <w:sz w:val="24"/>
          <w:szCs w:val="24"/>
        </w:rPr>
        <w:t>favoured</w:t>
      </w:r>
      <w:r>
        <w:rPr>
          <w:sz w:val="24"/>
          <w:szCs w:val="24"/>
        </w:rPr>
        <w:t xml:space="preserve"> </w:t>
      </w:r>
      <w:r w:rsidR="00033C5F">
        <w:rPr>
          <w:sz w:val="24"/>
          <w:szCs w:val="24"/>
        </w:rPr>
        <w:t>i</w:t>
      </w:r>
      <w:r w:rsidR="001A59F6">
        <w:rPr>
          <w:sz w:val="24"/>
          <w:szCs w:val="24"/>
        </w:rPr>
        <w:t xml:space="preserve">ntermediate </w:t>
      </w:r>
      <w:commentRangeStart w:id="118"/>
      <w:r w:rsidR="00790182">
        <w:rPr>
          <w:sz w:val="24"/>
          <w:szCs w:val="24"/>
        </w:rPr>
        <w:t xml:space="preserve">thermal </w:t>
      </w:r>
      <w:r w:rsidR="001A59F6">
        <w:rPr>
          <w:sz w:val="24"/>
          <w:szCs w:val="24"/>
        </w:rPr>
        <w:t>phenotypes</w:t>
      </w:r>
      <w:ins w:id="119" w:author="Samuel Greenrod" w:date="2025-09-24T12:57:00Z" w16du:dateUtc="2025-09-24T11:57:00Z">
        <w:r w:rsidR="00553C91">
          <w:rPr>
            <w:sz w:val="24"/>
            <w:szCs w:val="24"/>
          </w:rPr>
          <w:t xml:space="preserve"> </w:t>
        </w:r>
        <w:r w:rsidR="00553C91">
          <w:rPr>
            <w:sz w:val="24"/>
            <w:szCs w:val="24"/>
          </w:rPr>
          <w:t xml:space="preserve">compared to </w:t>
        </w:r>
        <w:proofErr w:type="spellStart"/>
        <w:r w:rsidR="00553C91">
          <w:rPr>
            <w:sz w:val="24"/>
            <w:szCs w:val="24"/>
          </w:rPr>
          <w:t>phages</w:t>
        </w:r>
        <w:proofErr w:type="spellEnd"/>
        <w:r w:rsidR="00553C91">
          <w:rPr>
            <w:sz w:val="24"/>
            <w:szCs w:val="24"/>
          </w:rPr>
          <w:t xml:space="preserve"> evolved under static temperatures.</w:t>
        </w:r>
        <w:r w:rsidR="00553C91">
          <w:rPr>
            <w:sz w:val="24"/>
            <w:szCs w:val="24"/>
          </w:rPr>
          <w:t xml:space="preserve"> T</w:t>
        </w:r>
      </w:ins>
      <w:ins w:id="120" w:author="Kayla King" w:date="2025-09-22T15:37:00Z" w16du:dateUtc="2025-09-22T22:37:00Z">
        <w:del w:id="121" w:author="Samuel Greenrod" w:date="2025-09-24T12:57:00Z" w16du:dateUtc="2025-09-24T11:57:00Z">
          <w:r w:rsidR="00BE61A7" w:rsidDel="00553C91">
            <w:rPr>
              <w:sz w:val="24"/>
              <w:szCs w:val="24"/>
            </w:rPr>
            <w:delText>. T</w:delText>
          </w:r>
        </w:del>
        <w:r w:rsidR="00BE61A7">
          <w:rPr>
            <w:sz w:val="24"/>
            <w:szCs w:val="24"/>
          </w:rPr>
          <w:t>hese phenotypes were revealed</w:t>
        </w:r>
      </w:ins>
      <w:r w:rsidR="001A59F6">
        <w:rPr>
          <w:sz w:val="24"/>
          <w:szCs w:val="24"/>
        </w:rPr>
        <w:t xml:space="preserve"> </w:t>
      </w:r>
      <w:r w:rsidR="00790182">
        <w:rPr>
          <w:sz w:val="24"/>
          <w:szCs w:val="24"/>
        </w:rPr>
        <w:t xml:space="preserve">at high </w:t>
      </w:r>
      <w:ins w:id="122" w:author="Samuel Greenrod" w:date="2025-09-24T12:55:00Z" w16du:dateUtc="2025-09-24T11:55:00Z">
        <w:r w:rsidR="00553C91">
          <w:rPr>
            <w:sz w:val="24"/>
            <w:szCs w:val="24"/>
          </w:rPr>
          <w:t xml:space="preserve">assay </w:t>
        </w:r>
      </w:ins>
      <w:r w:rsidR="00790182">
        <w:rPr>
          <w:sz w:val="24"/>
          <w:szCs w:val="24"/>
        </w:rPr>
        <w:t>temperatures</w:t>
      </w:r>
      <w:del w:id="123" w:author="Samuel Greenrod" w:date="2025-09-24T12:57:00Z" w16du:dateUtc="2025-09-24T11:57:00Z">
        <w:r w:rsidR="00790182" w:rsidDel="00553C91">
          <w:rPr>
            <w:sz w:val="24"/>
            <w:szCs w:val="24"/>
          </w:rPr>
          <w:delText xml:space="preserve"> </w:delText>
        </w:r>
        <w:r w:rsidR="001A59F6" w:rsidDel="00553C91">
          <w:rPr>
            <w:sz w:val="24"/>
            <w:szCs w:val="24"/>
          </w:rPr>
          <w:delText xml:space="preserve">compared to </w:delText>
        </w:r>
        <w:r w:rsidR="00790182" w:rsidDel="00553C91">
          <w:rPr>
            <w:sz w:val="24"/>
            <w:szCs w:val="24"/>
          </w:rPr>
          <w:delText xml:space="preserve">phages evolved under </w:delText>
        </w:r>
        <w:r w:rsidR="001A59F6" w:rsidDel="00553C91">
          <w:rPr>
            <w:sz w:val="24"/>
            <w:szCs w:val="24"/>
          </w:rPr>
          <w:delText>static</w:delText>
        </w:r>
        <w:r w:rsidR="00790182" w:rsidDel="00553C91">
          <w:rPr>
            <w:sz w:val="24"/>
            <w:szCs w:val="24"/>
          </w:rPr>
          <w:delText xml:space="preserve"> temperatures</w:delText>
        </w:r>
      </w:del>
      <w:r w:rsidR="00790182">
        <w:rPr>
          <w:sz w:val="24"/>
          <w:szCs w:val="24"/>
        </w:rPr>
        <w:t xml:space="preserve">. </w:t>
      </w:r>
      <w:commentRangeEnd w:id="118"/>
      <w:r w:rsidR="00BE61A7">
        <w:rPr>
          <w:rStyle w:val="CommentReference"/>
        </w:rPr>
        <w:commentReference w:id="118"/>
      </w:r>
      <w:r w:rsidR="00790182">
        <w:rPr>
          <w:sz w:val="24"/>
          <w:szCs w:val="24"/>
        </w:rPr>
        <w:t xml:space="preserve">The </w:t>
      </w:r>
      <w:r w:rsidR="00984787">
        <w:rPr>
          <w:sz w:val="24"/>
          <w:szCs w:val="24"/>
        </w:rPr>
        <w:t>evolution of i</w:t>
      </w:r>
      <w:r w:rsidR="008D5A1A">
        <w:rPr>
          <w:sz w:val="24"/>
          <w:szCs w:val="24"/>
        </w:rPr>
        <w:t>ntermediate</w:t>
      </w:r>
      <w:r w:rsidR="003F1BE1">
        <w:rPr>
          <w:sz w:val="24"/>
          <w:szCs w:val="24"/>
        </w:rPr>
        <w:t xml:space="preserve"> </w:t>
      </w:r>
      <w:r w:rsidR="00034E63">
        <w:rPr>
          <w:sz w:val="24"/>
          <w:szCs w:val="24"/>
        </w:rPr>
        <w:t xml:space="preserve">phenotypes </w:t>
      </w:r>
      <w:r w:rsidR="008D5A1A">
        <w:rPr>
          <w:sz w:val="24"/>
          <w:szCs w:val="24"/>
        </w:rPr>
        <w:t xml:space="preserve">is </w:t>
      </w:r>
      <w:r w:rsidR="00790182">
        <w:rPr>
          <w:sz w:val="24"/>
          <w:szCs w:val="24"/>
        </w:rPr>
        <w:t xml:space="preserve">likely due to weaker </w:t>
      </w:r>
      <w:r w:rsidR="003F1BE1">
        <w:rPr>
          <w:sz w:val="24"/>
          <w:szCs w:val="24"/>
        </w:rPr>
        <w:t xml:space="preserve">selection </w:t>
      </w:r>
      <w:r w:rsidR="00790182">
        <w:rPr>
          <w:sz w:val="24"/>
          <w:szCs w:val="24"/>
        </w:rPr>
        <w:t xml:space="preserve">for </w:t>
      </w:r>
      <w:ins w:id="124" w:author="Kayla King" w:date="2025-09-22T15:37:00Z" w16du:dateUtc="2025-09-22T22:37:00Z">
        <w:r w:rsidR="00BE61A7">
          <w:rPr>
            <w:sz w:val="24"/>
            <w:szCs w:val="24"/>
          </w:rPr>
          <w:t xml:space="preserve">adaptation to </w:t>
        </w:r>
      </w:ins>
      <w:r w:rsidR="00790182">
        <w:rPr>
          <w:sz w:val="24"/>
          <w:szCs w:val="24"/>
        </w:rPr>
        <w:t>high temperature</w:t>
      </w:r>
      <w:ins w:id="125" w:author="Kayla King" w:date="2025-09-22T15:37:00Z" w16du:dateUtc="2025-09-22T22:37:00Z">
        <w:r w:rsidR="00BE61A7">
          <w:rPr>
            <w:sz w:val="24"/>
            <w:szCs w:val="24"/>
          </w:rPr>
          <w:t>s</w:t>
        </w:r>
      </w:ins>
      <w:del w:id="126" w:author="Kayla King" w:date="2025-09-22T15:37:00Z" w16du:dateUtc="2025-09-22T22:37:00Z">
        <w:r w:rsidR="00790182" w:rsidDel="00BE61A7">
          <w:rPr>
            <w:sz w:val="24"/>
            <w:szCs w:val="24"/>
          </w:rPr>
          <w:delText xml:space="preserve"> adaptation</w:delText>
        </w:r>
      </w:del>
      <w:r w:rsidR="008D5A1A">
        <w:rPr>
          <w:sz w:val="24"/>
          <w:szCs w:val="24"/>
        </w:rPr>
        <w:t xml:space="preserve"> </w:t>
      </w:r>
      <w:r w:rsidR="00790182">
        <w:rPr>
          <w:sz w:val="24"/>
          <w:szCs w:val="24"/>
        </w:rPr>
        <w:t xml:space="preserve">in the fluctuating </w:t>
      </w:r>
      <w:del w:id="127" w:author="Kayla King" w:date="2025-09-22T15:37:00Z" w16du:dateUtc="2025-09-22T22:37:00Z">
        <w:r w:rsidR="00790182" w:rsidDel="00BE61A7">
          <w:rPr>
            <w:sz w:val="24"/>
            <w:szCs w:val="24"/>
          </w:rPr>
          <w:delText>t</w:delText>
        </w:r>
      </w:del>
      <w:del w:id="128" w:author="Kayla King" w:date="2025-09-22T15:38:00Z" w16du:dateUtc="2025-09-22T22:38:00Z">
        <w:r w:rsidR="00790182" w:rsidDel="00BE61A7">
          <w:rPr>
            <w:sz w:val="24"/>
            <w:szCs w:val="24"/>
          </w:rPr>
          <w:delText xml:space="preserve">emperature </w:delText>
        </w:r>
      </w:del>
      <w:r w:rsidR="00790182">
        <w:rPr>
          <w:sz w:val="24"/>
          <w:szCs w:val="24"/>
        </w:rPr>
        <w:t xml:space="preserve">treatment. Alternatively, </w:t>
      </w:r>
      <w:ins w:id="129" w:author="Kayla King" w:date="2025-09-22T15:38:00Z" w16du:dateUtc="2025-09-22T22:38:00Z">
        <w:r w:rsidR="00BE61A7">
          <w:rPr>
            <w:sz w:val="24"/>
            <w:szCs w:val="24"/>
          </w:rPr>
          <w:t xml:space="preserve">adaptation to </w:t>
        </w:r>
      </w:ins>
      <w:r w:rsidR="00790182">
        <w:rPr>
          <w:sz w:val="24"/>
          <w:szCs w:val="24"/>
        </w:rPr>
        <w:t>high temperature</w:t>
      </w:r>
      <w:ins w:id="130" w:author="Kayla King" w:date="2025-09-22T15:38:00Z" w16du:dateUtc="2025-09-22T22:38:00Z">
        <w:r w:rsidR="00BE61A7">
          <w:rPr>
            <w:sz w:val="24"/>
            <w:szCs w:val="24"/>
          </w:rPr>
          <w:t>s</w:t>
        </w:r>
      </w:ins>
      <w:del w:id="131" w:author="Kayla King" w:date="2025-09-22T15:38:00Z" w16du:dateUtc="2025-09-22T22:38:00Z">
        <w:r w:rsidR="00790182" w:rsidDel="00BE61A7">
          <w:rPr>
            <w:sz w:val="24"/>
            <w:szCs w:val="24"/>
          </w:rPr>
          <w:delText xml:space="preserve"> </w:delText>
        </w:r>
        <w:r w:rsidR="00AA3F9A" w:rsidDel="00BE61A7">
          <w:rPr>
            <w:sz w:val="24"/>
            <w:szCs w:val="24"/>
          </w:rPr>
          <w:delText>adaptation</w:delText>
        </w:r>
      </w:del>
      <w:r w:rsidR="00AA3F9A">
        <w:rPr>
          <w:sz w:val="24"/>
          <w:szCs w:val="24"/>
        </w:rPr>
        <w:t xml:space="preserve"> </w:t>
      </w:r>
      <w:r w:rsidR="00790182">
        <w:rPr>
          <w:sz w:val="24"/>
          <w:szCs w:val="24"/>
        </w:rPr>
        <w:t xml:space="preserve">may be constrained </w:t>
      </w:r>
      <w:r w:rsidR="00790182">
        <w:rPr>
          <w:sz w:val="24"/>
          <w:szCs w:val="24"/>
        </w:rPr>
        <w:lastRenderedPageBreak/>
        <w:t xml:space="preserve">during fluctuations due to </w:t>
      </w:r>
      <w:r w:rsidR="008D5A1A">
        <w:rPr>
          <w:sz w:val="24"/>
          <w:szCs w:val="24"/>
        </w:rPr>
        <w:t>fitness trade-offs</w:t>
      </w:r>
      <w:r w:rsidR="00790182">
        <w:rPr>
          <w:sz w:val="24"/>
          <w:szCs w:val="24"/>
        </w:rPr>
        <w:t xml:space="preserve"> at lower temperatures</w:t>
      </w:r>
      <w:r w:rsidR="003F1BE1">
        <w:rPr>
          <w:sz w:val="24"/>
          <w:szCs w:val="24"/>
        </w:rPr>
        <w:t xml:space="preserve"> </w:t>
      </w:r>
      <w:r w:rsidR="003F1BE1">
        <w:rPr>
          <w:sz w:val="24"/>
          <w:szCs w:val="24"/>
        </w:rPr>
        <w:fldChar w:fldCharType="begin"/>
      </w:r>
      <w:r w:rsidR="0084092A">
        <w:rPr>
          <w:sz w:val="24"/>
          <w:szCs w:val="24"/>
        </w:rPr>
        <w:instrText xml:space="preserve"> ADDIN ZOTERO_ITEM CSL_CITATION {"citationID":"6oKkh6Nn","properties":{"formattedCitation":"[43]","plainCitation":"[43]","noteIndex":0},"citationItems":[{"id":3498,"uris":["http://zotero.org/users/local/sgFDdPY0/items/C76IUQYV"],"itemData":{"id":3498,"type":"article-journal","abstract":"Many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84092A" w:rsidRPr="0084092A">
        <w:rPr>
          <w:rFonts w:ascii="Calibri" w:hAnsi="Calibri" w:cs="Calibri"/>
          <w:sz w:val="24"/>
        </w:rPr>
        <w:t>[43]</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fluctuating </w:t>
      </w:r>
      <w:r w:rsidR="00790182">
        <w:rPr>
          <w:sz w:val="24"/>
          <w:szCs w:val="24"/>
        </w:rPr>
        <w:t xml:space="preserve">temperature </w:t>
      </w:r>
      <w:r w:rsidR="003F1BE1">
        <w:rPr>
          <w:sz w:val="24"/>
          <w:szCs w:val="24"/>
        </w:rPr>
        <w:t>population</w:t>
      </w:r>
      <w:r w:rsidR="00790182">
        <w:rPr>
          <w:sz w:val="24"/>
          <w:szCs w:val="24"/>
        </w:rPr>
        <w:t>s had the same</w:t>
      </w:r>
      <w:r w:rsidR="008D5A1A">
        <w:rPr>
          <w:sz w:val="24"/>
          <w:szCs w:val="24"/>
        </w:rPr>
        <w:t xml:space="preserve"> thermal </w:t>
      </w:r>
      <w:r w:rsidR="00790182">
        <w:rPr>
          <w:sz w:val="24"/>
          <w:szCs w:val="24"/>
        </w:rPr>
        <w:t xml:space="preserve">phenotypes </w:t>
      </w:r>
      <w:r w:rsidR="008D5A1A">
        <w:rPr>
          <w:sz w:val="24"/>
          <w:szCs w:val="24"/>
        </w:rPr>
        <w:t xml:space="preserve">as </w:t>
      </w:r>
      <w:r w:rsidR="00AA3F9A">
        <w:rPr>
          <w:sz w:val="24"/>
          <w:szCs w:val="24"/>
        </w:rPr>
        <w:t xml:space="preserve">sympatric </w:t>
      </w:r>
      <w:r w:rsidR="008D5A1A">
        <w:rPr>
          <w:sz w:val="24"/>
          <w:szCs w:val="24"/>
        </w:rPr>
        <w:t>static</w:t>
      </w:r>
      <w:ins w:id="132" w:author="Kayla King" w:date="2025-09-22T15:38:00Z" w16du:dateUtc="2025-09-22T22:38:00Z">
        <w:r w:rsidR="00BE61A7">
          <w:rPr>
            <w:sz w:val="24"/>
            <w:szCs w:val="24"/>
          </w:rPr>
          <w:t>-</w:t>
        </w:r>
      </w:ins>
      <w:del w:id="133" w:author="Kayla King" w:date="2025-09-22T15:38:00Z" w16du:dateUtc="2025-09-22T22:38:00Z">
        <w:r w:rsidR="008D5A1A" w:rsidDel="00BE61A7">
          <w:rPr>
            <w:sz w:val="24"/>
            <w:szCs w:val="24"/>
          </w:rPr>
          <w:delText xml:space="preserve"> </w:delText>
        </w:r>
      </w:del>
      <w:r w:rsidR="008D5A1A">
        <w:rPr>
          <w:sz w:val="24"/>
          <w:szCs w:val="24"/>
        </w:rPr>
        <w:t xml:space="preserve">evolved </w:t>
      </w:r>
      <w:r w:rsidR="003F1BE1">
        <w:rPr>
          <w:sz w:val="24"/>
          <w:szCs w:val="24"/>
        </w:rPr>
        <w:t>populations</w:t>
      </w:r>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fitness </w:t>
      </w:r>
      <w:r w:rsidR="00034E63">
        <w:rPr>
          <w:sz w:val="24"/>
          <w:szCs w:val="24"/>
        </w:rPr>
        <w:t xml:space="preserve">trade-offs </w:t>
      </w:r>
      <w:r w:rsidR="008855F2">
        <w:rPr>
          <w:sz w:val="24"/>
          <w:szCs w:val="24"/>
        </w:rPr>
        <w:t>under static selection</w:t>
      </w:r>
      <w:r w:rsidR="00057F49">
        <w:rPr>
          <w:sz w:val="24"/>
          <w:szCs w:val="24"/>
        </w:rPr>
        <w:t xml:space="preserve"> </w:t>
      </w:r>
      <w:r w:rsidR="00057F49" w:rsidRPr="00D56147">
        <w:rPr>
          <w:sz w:val="24"/>
          <w:szCs w:val="24"/>
          <w:highlight w:val="yellow"/>
        </w:rPr>
        <w:t>(Greenrod et al., unpublished)</w:t>
      </w:r>
      <w:r w:rsidR="008855F2" w:rsidRPr="00D56147">
        <w:rPr>
          <w:sz w:val="24"/>
          <w:szCs w:val="24"/>
          <w:highlight w:val="yellow"/>
        </w:rPr>
        <w:t>,</w:t>
      </w:r>
      <w:r w:rsidR="008855F2">
        <w:rPr>
          <w:sz w:val="24"/>
          <w:szCs w:val="24"/>
        </w:rPr>
        <w:t xml:space="preserve"> this finding is indicative of no-cost </w:t>
      </w:r>
      <w:commentRangeStart w:id="134"/>
      <w:del w:id="135" w:author="Samuel Greenrod" w:date="2025-09-24T12:56:00Z" w16du:dateUtc="2025-09-24T11:56:00Z">
        <w:r w:rsidR="008855F2" w:rsidDel="00553C91">
          <w:rPr>
            <w:sz w:val="24"/>
            <w:szCs w:val="24"/>
          </w:rPr>
          <w:delText>generalism</w:delText>
        </w:r>
        <w:commentRangeEnd w:id="134"/>
        <w:r w:rsidR="00BE61A7" w:rsidDel="00553C91">
          <w:rPr>
            <w:rStyle w:val="CommentReference"/>
          </w:rPr>
          <w:commentReference w:id="134"/>
        </w:r>
        <w:r w:rsidR="00057F49" w:rsidDel="00553C91">
          <w:rPr>
            <w:sz w:val="24"/>
            <w:szCs w:val="24"/>
          </w:rPr>
          <w:delText xml:space="preserve"> </w:delText>
        </w:r>
      </w:del>
      <w:ins w:id="136" w:author="Samuel Greenrod" w:date="2025-09-24T12:56:00Z" w16du:dateUtc="2025-09-24T11:56:00Z">
        <w:r w:rsidR="00553C91">
          <w:rPr>
            <w:sz w:val="24"/>
            <w:szCs w:val="24"/>
          </w:rPr>
          <w:t>generalist strategy</w:t>
        </w:r>
        <w:r w:rsidR="00553C91">
          <w:rPr>
            <w:sz w:val="24"/>
            <w:szCs w:val="24"/>
          </w:rPr>
          <w:t xml:space="preserve"> </w:t>
        </w:r>
      </w:ins>
      <w:r w:rsidR="00057F49">
        <w:rPr>
          <w:sz w:val="24"/>
          <w:szCs w:val="24"/>
        </w:rPr>
        <w:fldChar w:fldCharType="begin"/>
      </w:r>
      <w:r w:rsidR="0084092A">
        <w:rPr>
          <w:sz w:val="24"/>
          <w:szCs w:val="24"/>
        </w:rPr>
        <w:instrText xml:space="preserve"> ADDIN ZOTERO_ITEM CSL_CITATION {"citationID":"0YxCDlAH","properties":{"formattedCitation":"[44]","plainCitation":"[44]","noteIndex":0},"citationItems":[{"id":3487,"uris":["http://zotero.org/users/local/sgFDdPY0/items/EINPGVCU"],"itemData":{"id":3487,"type":"article-journal","abstract":"Specialism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84092A" w:rsidRPr="0084092A">
        <w:rPr>
          <w:rFonts w:ascii="Calibri" w:hAnsi="Calibri" w:cs="Calibri"/>
          <w:sz w:val="24"/>
        </w:rPr>
        <w:t>[44]</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84092A">
        <w:rPr>
          <w:sz w:val="24"/>
          <w:szCs w:val="24"/>
        </w:rPr>
        <w:instrText xml:space="preserve"> ADDIN ZOTERO_ITEM CSL_CITATION {"citationID":"wCTUmpEv","properties":{"formattedCitation":"[44]","plainCitation":"[44]","noteIndex":0},"citationItems":[{"id":3487,"uris":["http://zotero.org/users/local/sgFDdPY0/items/EINPGVCU"],"itemData":{"id":3487,"type":"article-journal","abstract":"Specialism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84092A" w:rsidRPr="0084092A">
        <w:rPr>
          <w:rFonts w:ascii="Calibri" w:hAnsi="Calibri" w:cs="Calibri"/>
          <w:sz w:val="24"/>
        </w:rPr>
        <w:t>[44]</w:t>
      </w:r>
      <w:r w:rsidR="001F56F5">
        <w:rPr>
          <w:sz w:val="24"/>
          <w:szCs w:val="24"/>
        </w:rPr>
        <w:fldChar w:fldCharType="end"/>
      </w:r>
      <w:r w:rsidR="001F56F5">
        <w:rPr>
          <w:sz w:val="24"/>
          <w:szCs w:val="24"/>
        </w:rPr>
        <w:t xml:space="preserve">. </w:t>
      </w:r>
      <w:r w:rsidR="00033C5F">
        <w:rPr>
          <w:sz w:val="24"/>
          <w:szCs w:val="24"/>
        </w:rPr>
        <w:t>Costs</w:t>
      </w:r>
      <w:r w:rsidR="001F56F5">
        <w:rPr>
          <w:sz w:val="24"/>
          <w:szCs w:val="24"/>
        </w:rPr>
        <w:t xml:space="preserve"> may </w:t>
      </w:r>
      <w:r w:rsidR="00033C5F">
        <w:rPr>
          <w:sz w:val="24"/>
          <w:szCs w:val="24"/>
        </w:rPr>
        <w:t xml:space="preserve">also </w:t>
      </w:r>
      <w:r w:rsidR="001F56F5">
        <w:rPr>
          <w:sz w:val="24"/>
          <w:szCs w:val="24"/>
        </w:rPr>
        <w:t xml:space="preserve">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84092A">
        <w:rPr>
          <w:sz w:val="24"/>
          <w:szCs w:val="24"/>
        </w:rPr>
        <w:instrText xml:space="preserve"> ADDIN ZOTERO_ITEM CSL_CITATION {"citationID":"gqUadEd1","properties":{"formattedCitation":"[45]","plainCitation":"[45]","noteIndex":0},"citationItems":[{"id":978,"uris":["http://zotero.org/users/local/sgFDdPY0/items/JUVF7EL3"],"itemData":{"id":978,"type":"article-journal","abstract":"Predicting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84092A" w:rsidRPr="0084092A">
        <w:rPr>
          <w:rFonts w:ascii="Calibri" w:hAnsi="Calibri" w:cs="Calibri"/>
          <w:sz w:val="24"/>
        </w:rPr>
        <w:t>[45]</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3D6FEA">
        <w:rPr>
          <w:sz w:val="24"/>
          <w:szCs w:val="24"/>
        </w:rPr>
        <w:instrText xml:space="preserve"> ADDIN ZOTERO_ITEM CSL_CITATION {"citationID":"zrQVhdNU","properties":{"formattedCitation":"[14]","plainCitation":"[14]","noteIndex":0},"citationItems":[{"id":3097,"uris":["http://zotero.org/users/local/sgFDdPY0/items/SRBALDVC"],"itemData":{"id":3097,"type":"article-journal","abstract":"The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3D6FEA" w:rsidRPr="003D6FEA">
        <w:rPr>
          <w:rFonts w:ascii="Calibri" w:hAnsi="Calibri" w:cs="Calibri"/>
          <w:sz w:val="24"/>
        </w:rPr>
        <w:t>[14]</w:t>
      </w:r>
      <w:r w:rsidR="008E5DCE">
        <w:rPr>
          <w:sz w:val="24"/>
          <w:szCs w:val="24"/>
        </w:rPr>
        <w:fldChar w:fldCharType="end"/>
      </w:r>
      <w:r w:rsidR="001F56F5">
        <w:rPr>
          <w:sz w:val="24"/>
          <w:szCs w:val="24"/>
        </w:rPr>
        <w:t xml:space="preserve">. </w:t>
      </w:r>
      <w:r w:rsidR="005B18CE">
        <w:rPr>
          <w:sz w:val="24"/>
          <w:szCs w:val="24"/>
        </w:rPr>
        <w:t xml:space="preserve">These findings </w:t>
      </w:r>
      <w:r w:rsidR="00033C5F">
        <w:rPr>
          <w:sz w:val="24"/>
          <w:szCs w:val="24"/>
        </w:rPr>
        <w:t xml:space="preserve">highlight </w:t>
      </w:r>
      <w:r w:rsidR="005B18CE">
        <w:rPr>
          <w:sz w:val="24"/>
          <w:szCs w:val="24"/>
        </w:rPr>
        <w:t>that</w:t>
      </w:r>
      <w:r>
        <w:rPr>
          <w:sz w:val="24"/>
          <w:szCs w:val="24"/>
        </w:rPr>
        <w:t>, while fluctuating tem</w:t>
      </w:r>
      <w:r w:rsidR="00E21F1D">
        <w:rPr>
          <w:sz w:val="24"/>
          <w:szCs w:val="24"/>
        </w:rPr>
        <w:t>pe</w:t>
      </w:r>
      <w:r>
        <w:rPr>
          <w:sz w:val="24"/>
          <w:szCs w:val="24"/>
        </w:rPr>
        <w:t xml:space="preserve">ratures select for </w:t>
      </w:r>
      <w:r w:rsidR="00E21F1D">
        <w:rPr>
          <w:sz w:val="24"/>
          <w:szCs w:val="24"/>
        </w:rPr>
        <w:t xml:space="preserve">greater high temperature fitness, the exact </w:t>
      </w:r>
      <w:r>
        <w:rPr>
          <w:sz w:val="24"/>
          <w:szCs w:val="24"/>
        </w:rPr>
        <w:t xml:space="preserve">phenotypic outcomes of </w:t>
      </w:r>
      <w:r w:rsidR="005B18CE">
        <w:rPr>
          <w:sz w:val="24"/>
          <w:szCs w:val="24"/>
        </w:rPr>
        <w:t>fluctuati</w:t>
      </w:r>
      <w:r w:rsidR="00984787">
        <w:rPr>
          <w:sz w:val="24"/>
          <w:szCs w:val="24"/>
        </w:rPr>
        <w:t>ng</w:t>
      </w:r>
      <w:r w:rsidR="005B18CE">
        <w:rPr>
          <w:sz w:val="24"/>
          <w:szCs w:val="24"/>
        </w:rPr>
        <w:t xml:space="preserve"> </w:t>
      </w:r>
      <w:r>
        <w:rPr>
          <w:sz w:val="24"/>
          <w:szCs w:val="24"/>
        </w:rPr>
        <w:t xml:space="preserve">selection vary </w:t>
      </w:r>
      <w:r w:rsidR="00E21F1D">
        <w:rPr>
          <w:sz w:val="24"/>
          <w:szCs w:val="24"/>
        </w:rPr>
        <w:t>between</w:t>
      </w:r>
      <w:r>
        <w:rPr>
          <w:sz w:val="24"/>
          <w:szCs w:val="24"/>
        </w:rPr>
        <w:t xml:space="preserve"> phage taxa. </w:t>
      </w:r>
    </w:p>
    <w:p w14:paraId="56297E8D" w14:textId="4FDF85DE" w:rsidR="00AE115F" w:rsidRDefault="005B18CE" w:rsidP="00A4788D">
      <w:pPr>
        <w:jc w:val="both"/>
        <w:rPr>
          <w:sz w:val="24"/>
          <w:szCs w:val="24"/>
        </w:rPr>
      </w:pPr>
      <w:r>
        <w:rPr>
          <w:sz w:val="24"/>
          <w:szCs w:val="24"/>
        </w:rPr>
        <w:t xml:space="preserve">We found that fluctuating </w:t>
      </w:r>
      <w:r w:rsidR="00931818">
        <w:rPr>
          <w:sz w:val="24"/>
          <w:szCs w:val="24"/>
        </w:rPr>
        <w:t>temperatures resulted in</w:t>
      </w:r>
      <w:r>
        <w:rPr>
          <w:sz w:val="24"/>
          <w:szCs w:val="24"/>
        </w:rPr>
        <w:t xml:space="preserve"> </w:t>
      </w:r>
      <w:r w:rsidR="00931818">
        <w:rPr>
          <w:sz w:val="24"/>
          <w:szCs w:val="24"/>
        </w:rPr>
        <w:t>more variable evolutionary trajectories</w:t>
      </w:r>
      <w:r w:rsidR="004958A4">
        <w:rPr>
          <w:sz w:val="24"/>
          <w:szCs w:val="24"/>
        </w:rPr>
        <w:t xml:space="preserve">; </w:t>
      </w:r>
      <w:r w:rsidR="00034E63">
        <w:rPr>
          <w:sz w:val="24"/>
          <w:szCs w:val="24"/>
        </w:rPr>
        <w:t xml:space="preserve">while static evolved populations formed clusters, fluctuating </w:t>
      </w:r>
      <w:r w:rsidR="00931818">
        <w:rPr>
          <w:sz w:val="24"/>
          <w:szCs w:val="24"/>
        </w:rPr>
        <w:t xml:space="preserve">populations </w:t>
      </w:r>
      <w:r>
        <w:rPr>
          <w:sz w:val="24"/>
          <w:szCs w:val="24"/>
        </w:rPr>
        <w:t xml:space="preserve">were genetically </w:t>
      </w:r>
      <w:proofErr w:type="gramStart"/>
      <w:r>
        <w:rPr>
          <w:sz w:val="24"/>
          <w:szCs w:val="24"/>
        </w:rPr>
        <w:t>similar to</w:t>
      </w:r>
      <w:proofErr w:type="gramEnd"/>
      <w:r>
        <w:rPr>
          <w:sz w:val="24"/>
          <w:szCs w:val="24"/>
        </w:rPr>
        <w:t xml:space="preserve"> </w:t>
      </w:r>
      <w:r w:rsidR="004958A4">
        <w:rPr>
          <w:sz w:val="24"/>
          <w:szCs w:val="24"/>
        </w:rPr>
        <w:t>either</w:t>
      </w:r>
      <w:r w:rsidR="00931818">
        <w:rPr>
          <w:sz w:val="24"/>
          <w:szCs w:val="24"/>
        </w:rPr>
        <w:t xml:space="preserve"> 37</w:t>
      </w:r>
      <w:r w:rsidR="004958A4">
        <w:rPr>
          <w:rFonts w:cstheme="minorHAnsi"/>
          <w:sz w:val="24"/>
          <w:szCs w:val="24"/>
        </w:rPr>
        <w:t>°</w:t>
      </w:r>
      <w:r w:rsidR="00931818">
        <w:rPr>
          <w:sz w:val="24"/>
          <w:szCs w:val="24"/>
        </w:rPr>
        <w:t xml:space="preserve">C </w:t>
      </w:r>
      <w:r w:rsidR="004958A4">
        <w:rPr>
          <w:sz w:val="24"/>
          <w:szCs w:val="24"/>
        </w:rPr>
        <w:t>or</w:t>
      </w:r>
      <w:r w:rsidR="00931818">
        <w:rPr>
          <w:sz w:val="24"/>
          <w:szCs w:val="24"/>
        </w:rPr>
        <w:t xml:space="preserve"> 42</w:t>
      </w:r>
      <w:r w:rsidR="004958A4">
        <w:rPr>
          <w:rFonts w:cstheme="minorHAnsi"/>
          <w:sz w:val="24"/>
          <w:szCs w:val="24"/>
        </w:rPr>
        <w:t>°</w:t>
      </w:r>
      <w:r w:rsidR="00931818">
        <w:rPr>
          <w:sz w:val="24"/>
          <w:szCs w:val="24"/>
        </w:rPr>
        <w:t xml:space="preserve">C </w:t>
      </w:r>
      <w:r>
        <w:rPr>
          <w:sz w:val="24"/>
          <w:szCs w:val="24"/>
        </w:rPr>
        <w:t>static evolved populations</w:t>
      </w:r>
      <w:r w:rsidR="00931818">
        <w:rPr>
          <w:sz w:val="24"/>
          <w:szCs w:val="24"/>
        </w:rPr>
        <w:t>.</w:t>
      </w:r>
      <w:r>
        <w:rPr>
          <w:sz w:val="24"/>
          <w:szCs w:val="24"/>
        </w:rPr>
        <w:t xml:space="preserve"> Further, we found that </w:t>
      </w:r>
      <w:r w:rsidR="00931818">
        <w:rPr>
          <w:sz w:val="24"/>
          <w:szCs w:val="24"/>
        </w:rPr>
        <w:t xml:space="preserve">parallel </w:t>
      </w:r>
      <w:r>
        <w:rPr>
          <w:sz w:val="24"/>
          <w:szCs w:val="24"/>
        </w:rPr>
        <w:t xml:space="preserve">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lines (</w:t>
      </w:r>
      <w:r w:rsidRPr="00D56147">
        <w:rPr>
          <w:sz w:val="24"/>
          <w:szCs w:val="24"/>
          <w:highlight w:val="yellow"/>
        </w:rPr>
        <w:t>Greenrod et al., unpublished</w:t>
      </w:r>
      <w:r>
        <w:rPr>
          <w:sz w:val="24"/>
          <w:szCs w:val="24"/>
        </w:rPr>
        <w:t xml:space="preserve">). </w:t>
      </w:r>
      <w:r w:rsidR="00AE115F">
        <w:rPr>
          <w:sz w:val="24"/>
          <w:szCs w:val="24"/>
        </w:rPr>
        <w:t xml:space="preserve">These findings could be explained by </w:t>
      </w:r>
      <w:r w:rsidR="00931818">
        <w:rPr>
          <w:sz w:val="24"/>
          <w:szCs w:val="24"/>
        </w:rPr>
        <w:t xml:space="preserve">historical contingency </w:t>
      </w:r>
      <w:r w:rsidR="00931818">
        <w:rPr>
          <w:sz w:val="24"/>
          <w:szCs w:val="24"/>
        </w:rPr>
        <w:fldChar w:fldCharType="begin"/>
      </w:r>
      <w:r w:rsidR="00931818">
        <w:rPr>
          <w:sz w:val="24"/>
          <w:szCs w:val="24"/>
        </w:rPr>
        <w:instrText xml:space="preserve"> ADDIN ZOTERO_ITEM CSL_CITATION {"citationID":"Zo44u3lz","properties":{"formattedCitation":"[46]","plainCitation":"[46]","noteIndex":0},"citationItems":[{"id":3594,"uris":["http://zotero.org/users/local/sgFDdPY0/items/RRSTHNMX"],"itemData":{"id":3594,"type":"article-journal","abstract":"Historical processes display some degree of “contingency,” meaning their outcomes are sensitive to seemingly inconsequential events that can fundamentally change the future. Contingency is what makes historical outcomes unpredictable. Unlike many other natural phenomena, evolution is a historical process. Evolutionary change is often driven by the deterministic force of natural selection, but natural selection works upon variation that arises unpredictably through time by random mutation, and even beneficial mutations can be lost by chance through genetic drift. Moreover, evolution has taken place within a planetary environment with a particular history of its own. This tension between determinism and contingency makes evolutionary biology a kind of hybrid between science and history. While philosophers of science examine the nuances of contingency, biologists have performed many empirical studies of evolutionary repeatability and contingency. Here, we review the experimental and comparative evidence from these studies. Replicate populations in evolutionary “replay” experiments often show parallel changes, especially in overall performance, although idiosyncratic outcomes show that the particulars of a lineage’s history can affect which of several evolutionary paths is taken. Comparative biologists have found many notable examples of convergent adaptation to similar conditions, but quantification of how frequently such convergence occurs is difficult. On balance, the evidence indicates that evolution tends to be surprisingly repeatable among closely related lineages, but disparate outcomes become more likely as the footprint of history grows deeper. Ongoing research on the structure of adaptive landscapes is providing additional insight into the interplay of fate and chance in the evolutionary process.","container-title":"Science","DOI":"10.1126/science.aam5979","issue":"6415","note":"publisher: American Association for the Advancement of Science","page":"eaam5979","source":"www-science-org.ezproxy-prd.bodleian.ox.ac.uk (Atypon)","title":"Contingency and determinism in evolution: Replaying life’s tape","title-short":"Contingency and determinism in evolution","volume":"362","author":[{"family":"Blount","given":"Zachary D."},{"family":"Lenski","given":"Richard E."},{"family":"Losos","given":"Jonathan B."}],"issued":{"date-parts":[["2018",11,9]]}}}],"schema":"https://github.com/citation-style-language/schema/raw/master/csl-citation.json"} </w:instrText>
      </w:r>
      <w:r w:rsidR="00931818">
        <w:rPr>
          <w:sz w:val="24"/>
          <w:szCs w:val="24"/>
        </w:rPr>
        <w:fldChar w:fldCharType="separate"/>
      </w:r>
      <w:r w:rsidR="00931818" w:rsidRPr="00931818">
        <w:rPr>
          <w:rFonts w:ascii="Calibri" w:hAnsi="Calibri" w:cs="Calibri"/>
          <w:sz w:val="24"/>
        </w:rPr>
        <w:t>[46]</w:t>
      </w:r>
      <w:r w:rsidR="00931818">
        <w:rPr>
          <w:sz w:val="24"/>
          <w:szCs w:val="24"/>
        </w:rPr>
        <w:fldChar w:fldCharType="end"/>
      </w:r>
      <w:r w:rsidR="00931818">
        <w:rPr>
          <w:sz w:val="24"/>
          <w:szCs w:val="24"/>
        </w:rPr>
        <w:t xml:space="preserve"> </w:t>
      </w:r>
      <w:r w:rsidR="00AE115F">
        <w:rPr>
          <w:sz w:val="24"/>
          <w:szCs w:val="24"/>
        </w:rPr>
        <w:t xml:space="preserve">whereby </w:t>
      </w:r>
      <w:r w:rsidR="00931818">
        <w:rPr>
          <w:sz w:val="24"/>
          <w:szCs w:val="24"/>
        </w:rPr>
        <w:t xml:space="preserve">random </w:t>
      </w:r>
      <w:r w:rsidR="00AE115F">
        <w:rPr>
          <w:sz w:val="24"/>
          <w:szCs w:val="24"/>
        </w:rPr>
        <w:t xml:space="preserve">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931818">
        <w:rPr>
          <w:sz w:val="24"/>
          <w:szCs w:val="24"/>
        </w:rPr>
        <w:instrText xml:space="preserve"> ADDIN ZOTERO_ITEM CSL_CITATION {"citationID":"i19qavYu","properties":{"formattedCitation":"[6]","plainCitation":"[6]","noteIndex":0},"citationItems":[{"id":3472,"uris":["http://zotero.org/users/local/sgFDdPY0/items/FJ2TAFQ9"],"itemData":{"id":3472,"type":"article-journal","abstract":"Although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931818" w:rsidRPr="00931818">
        <w:rPr>
          <w:rFonts w:ascii="Calibri" w:hAnsi="Calibri" w:cs="Calibri"/>
          <w:sz w:val="24"/>
        </w:rPr>
        <w:t>[6]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r w:rsidR="00AE115F">
        <w:rPr>
          <w:sz w:val="24"/>
          <w:szCs w:val="24"/>
        </w:rPr>
        <w:t xml:space="preserve">been shown to select </w:t>
      </w:r>
      <w:r w:rsidR="005823CB">
        <w:rPr>
          <w:sz w:val="24"/>
          <w:szCs w:val="24"/>
        </w:rPr>
        <w:t>for mutations conferring fitness in</w:t>
      </w:r>
      <w:r w:rsidR="00AE115F">
        <w:rPr>
          <w:sz w:val="24"/>
          <w:szCs w:val="24"/>
        </w:rPr>
        <w:t xml:space="preserve"> the most extreme environment</w:t>
      </w:r>
      <w:r w:rsidR="008F3FC8">
        <w:rPr>
          <w:sz w:val="24"/>
          <w:szCs w:val="24"/>
        </w:rPr>
        <w:t xml:space="preserve"> </w:t>
      </w:r>
      <w:r w:rsidR="008F3FC8">
        <w:rPr>
          <w:sz w:val="24"/>
          <w:szCs w:val="24"/>
        </w:rPr>
        <w:fldChar w:fldCharType="begin"/>
      </w:r>
      <w:r w:rsidR="00931818">
        <w:rPr>
          <w:sz w:val="24"/>
          <w:szCs w:val="24"/>
        </w:rPr>
        <w:instrText xml:space="preserve"> ADDIN ZOTERO_ITEM CSL_CITATION {"citationID":"5fiOvwEn","properties":{"formattedCitation":"[47]","plainCitation":"[47]","noteIndex":0},"citationItems":[{"id":2547,"uris":["http://zotero.org/users/local/sgFDdPY0/items/8ZIHQDZL"],"itemData":{"id":2547,"type":"article-journal","abstract":"The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931818" w:rsidRPr="00931818">
        <w:rPr>
          <w:rFonts w:ascii="Calibri" w:hAnsi="Calibri" w:cs="Calibri"/>
          <w:sz w:val="24"/>
        </w:rPr>
        <w:t>[47]</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 xml:space="preserve">C static populations likely </w:t>
      </w:r>
      <w:proofErr w:type="gramStart"/>
      <w:r w:rsidR="00AE115F">
        <w:rPr>
          <w:sz w:val="24"/>
          <w:szCs w:val="24"/>
        </w:rPr>
        <w:t>reflects</w:t>
      </w:r>
      <w:proofErr w:type="gramEnd"/>
      <w:r w:rsidR="00AE115F">
        <w:rPr>
          <w:sz w:val="24"/>
          <w:szCs w:val="24"/>
        </w:rPr>
        <w:t xml:space="preserve">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72940EC9" w:rsidR="003018D1" w:rsidRDefault="008F3FC8" w:rsidP="00A4788D">
      <w:pPr>
        <w:jc w:val="both"/>
        <w:rPr>
          <w:sz w:val="24"/>
          <w:szCs w:val="24"/>
        </w:rPr>
      </w:pPr>
      <w:r>
        <w:rPr>
          <w:sz w:val="24"/>
          <w:szCs w:val="24"/>
        </w:rPr>
        <w:t xml:space="preserve">While fluctuating environments can promote genetic diversification, </w:t>
      </w:r>
      <w:r w:rsidR="00E21F1D">
        <w:rPr>
          <w:sz w:val="24"/>
          <w:szCs w:val="24"/>
        </w:rPr>
        <w:t>co-selection with other environmental stressors can constrain adaptation</w:t>
      </w:r>
      <w:r w:rsidR="00B235B4">
        <w:rPr>
          <w:sz w:val="24"/>
          <w:szCs w:val="24"/>
        </w:rPr>
        <w:t xml:space="preserve"> </w:t>
      </w:r>
      <w:r w:rsidR="00C11700">
        <w:rPr>
          <w:sz w:val="24"/>
          <w:szCs w:val="24"/>
        </w:rPr>
        <w:fldChar w:fldCharType="begin"/>
      </w:r>
      <w:r w:rsidR="003D6FEA">
        <w:rPr>
          <w:sz w:val="24"/>
          <w:szCs w:val="24"/>
        </w:rPr>
        <w:instrText xml:space="preserve"> ADDIN ZOTERO_ITEM CSL_CITATION {"citationID":"J23HeVr8","properties":{"formattedCitation":"[11]","plainCitation":"[11]","noteIndex":0},"citationItems":[{"id":3430,"uris":["http://zotero.org/users/local/sgFDdPY0/items/27D5JGTI"],"itemData":{"id":3430,"type":"article-journal","abstract":"Humans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3D6FEA" w:rsidRPr="003D6FEA">
        <w:rPr>
          <w:rFonts w:ascii="Calibri" w:hAnsi="Calibri" w:cs="Calibri"/>
          <w:sz w:val="24"/>
        </w:rPr>
        <w:t>[11]</w:t>
      </w:r>
      <w:r w:rsidR="00C11700">
        <w:rPr>
          <w:sz w:val="24"/>
          <w:szCs w:val="24"/>
        </w:rPr>
        <w:fldChar w:fldCharType="end"/>
      </w:r>
      <w:r w:rsidR="00A4788D">
        <w:rPr>
          <w:sz w:val="24"/>
          <w:szCs w:val="24"/>
        </w:rPr>
        <w:t xml:space="preserve">. </w:t>
      </w:r>
      <w:proofErr w:type="spellStart"/>
      <w:r w:rsidR="00A87E6A">
        <w:rPr>
          <w:sz w:val="24"/>
          <w:szCs w:val="24"/>
        </w:rPr>
        <w:t>Uiterwaal</w:t>
      </w:r>
      <w:proofErr w:type="spellEnd"/>
      <w:r w:rsidR="00A87E6A">
        <w:rPr>
          <w:sz w:val="24"/>
          <w:szCs w:val="24"/>
        </w:rPr>
        <w:t xml:space="preserve"> et al </w:t>
      </w:r>
      <w:r w:rsidR="00A87E6A">
        <w:rPr>
          <w:sz w:val="24"/>
          <w:szCs w:val="24"/>
        </w:rPr>
        <w:fldChar w:fldCharType="begin"/>
      </w:r>
      <w:r w:rsidR="003D6FEA">
        <w:rPr>
          <w:sz w:val="24"/>
          <w:szCs w:val="24"/>
        </w:rPr>
        <w:instrText xml:space="preserve"> ADDIN ZOTERO_ITEM CSL_CITATION {"citationID":"HhXjEwnn","properties":{"formattedCitation":"[18]","plainCitation":"[18]","noteIndex":0},"citationItems":[{"id":3507,"uris":["http://zotero.org/users/local/sgFDdPY0/items/AU3MMBRT"],"itemData":{"id":3507,"type":"article-journal","abstract":"The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3D6FEA" w:rsidRPr="003D6FEA">
        <w:rPr>
          <w:rFonts w:ascii="Calibri" w:hAnsi="Calibri" w:cs="Calibri"/>
          <w:sz w:val="24"/>
        </w:rPr>
        <w:t>[18]</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w:t>
      </w:r>
      <w:r w:rsidR="003E3F07">
        <w:rPr>
          <w:sz w:val="24"/>
          <w:szCs w:val="24"/>
        </w:rPr>
        <w:t xml:space="preserve">co-selection from </w:t>
      </w:r>
      <w:r w:rsidR="00FD40E2">
        <w:rPr>
          <w:sz w:val="24"/>
          <w:szCs w:val="24"/>
        </w:rPr>
        <w:t xml:space="preserve">thermal fluctuations </w:t>
      </w:r>
      <w:r w:rsidR="00034E63">
        <w:rPr>
          <w:sz w:val="24"/>
          <w:szCs w:val="24"/>
        </w:rPr>
        <w:t xml:space="preserve">and </w:t>
      </w:r>
      <w:r w:rsidR="00FD40E2">
        <w:rPr>
          <w:sz w:val="24"/>
          <w:szCs w:val="24"/>
        </w:rPr>
        <w:t>predation</w:t>
      </w:r>
      <w:r w:rsidR="00034E63">
        <w:rPr>
          <w:sz w:val="24"/>
          <w:szCs w:val="24"/>
        </w:rPr>
        <w:t>/</w:t>
      </w:r>
      <w:r w:rsidR="001940B6">
        <w:rPr>
          <w:sz w:val="24"/>
          <w:szCs w:val="24"/>
        </w:rPr>
        <w:t xml:space="preserve">pollutants </w:t>
      </w:r>
      <w:r w:rsidR="00A87E6A">
        <w:rPr>
          <w:sz w:val="24"/>
          <w:szCs w:val="24"/>
        </w:rPr>
        <w:fldChar w:fldCharType="begin"/>
      </w:r>
      <w:r w:rsidR="003D6FEA">
        <w:rPr>
          <w:sz w:val="24"/>
          <w:szCs w:val="24"/>
        </w:rPr>
        <w:instrText xml:space="preserve"> ADDIN ZOTERO_ITEM CSL_CITATION {"citationID":"MPWxZPyM","properties":{"formattedCitation":"[19,48]","plainCitation":"[19,48]","noteIndex":0},"citationItems":[{"id":3510,"uris":["http://zotero.org/users/local/sgFDdPY0/items/T9YSU94V"],"itemData":{"id":3510,"type":"article-journal","abstract":"The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3D6FEA" w:rsidRPr="003D6FEA">
        <w:rPr>
          <w:rFonts w:ascii="Calibri" w:hAnsi="Calibri" w:cs="Calibri"/>
          <w:sz w:val="24"/>
        </w:rPr>
        <w:t>[19,48]</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combined fluctuating temperature</w:t>
      </w:r>
      <w:r w:rsidR="005823CB">
        <w:rPr>
          <w:sz w:val="24"/>
          <w:szCs w:val="24"/>
        </w:rPr>
        <w:t>-</w:t>
      </w:r>
      <w:r>
        <w:rPr>
          <w:sz w:val="24"/>
          <w:szCs w:val="24"/>
        </w:rPr>
        <w:t xml:space="preserve"> and competition</w:t>
      </w:r>
      <w:r w:rsidR="005823CB">
        <w:rPr>
          <w:sz w:val="24"/>
          <w:szCs w:val="24"/>
        </w:rPr>
        <w:t>-based</w:t>
      </w:r>
      <w:r>
        <w:rPr>
          <w:sz w:val="24"/>
          <w:szCs w:val="24"/>
        </w:rPr>
        <w:t xml:space="preserve"> </w:t>
      </w:r>
      <w:r w:rsidR="00C11700">
        <w:rPr>
          <w:sz w:val="24"/>
          <w:szCs w:val="24"/>
        </w:rPr>
        <w:t xml:space="preserve">selection </w:t>
      </w:r>
      <w:r w:rsidR="00A4788D">
        <w:rPr>
          <w:sz w:val="24"/>
          <w:szCs w:val="24"/>
        </w:rPr>
        <w:t>constrain</w:t>
      </w:r>
      <w:r w:rsidR="00034E63">
        <w:rPr>
          <w:sz w:val="24"/>
          <w:szCs w:val="24"/>
        </w:rPr>
        <w:t>ed</w:t>
      </w:r>
      <w:r w:rsidR="00A4788D">
        <w:rPr>
          <w:sz w:val="24"/>
          <w:szCs w:val="24"/>
        </w:rPr>
        <w:t xml:space="preserve"> </w:t>
      </w:r>
      <w:r>
        <w:rPr>
          <w:sz w:val="24"/>
          <w:szCs w:val="24"/>
        </w:rPr>
        <w:t xml:space="preserve">both </w:t>
      </w:r>
      <w:r w:rsidR="00A4788D">
        <w:rPr>
          <w:sz w:val="24"/>
          <w:szCs w:val="24"/>
        </w:rPr>
        <w:t xml:space="preserve">thermal adaptation </w:t>
      </w:r>
      <w:r w:rsidR="0009336C">
        <w:rPr>
          <w:sz w:val="24"/>
          <w:szCs w:val="24"/>
        </w:rPr>
        <w:t xml:space="preserve">and </w:t>
      </w:r>
      <w:r w:rsidR="005823CB">
        <w:rPr>
          <w:sz w:val="24"/>
          <w:szCs w:val="24"/>
        </w:rPr>
        <w:t xml:space="preserve">slowed </w:t>
      </w:r>
      <w:r w:rsidR="0009336C">
        <w:rPr>
          <w:sz w:val="24"/>
          <w:szCs w:val="24"/>
        </w:rPr>
        <w:t>evolution</w:t>
      </w:r>
      <w:r w:rsidR="005823CB">
        <w:rPr>
          <w:sz w:val="24"/>
          <w:szCs w:val="24"/>
        </w:rPr>
        <w:t>ary</w:t>
      </w:r>
      <w:r w:rsidR="0009336C">
        <w:rPr>
          <w:sz w:val="24"/>
          <w:szCs w:val="24"/>
        </w:rPr>
        <w:t xml:space="preserve"> rates</w:t>
      </w:r>
      <w:r w:rsidR="00A4788D">
        <w:rPr>
          <w:sz w:val="24"/>
          <w:szCs w:val="24"/>
        </w:rPr>
        <w:t xml:space="preserve">. </w:t>
      </w:r>
      <w:r>
        <w:rPr>
          <w:sz w:val="24"/>
          <w:szCs w:val="24"/>
        </w:rPr>
        <w:t xml:space="preserve">Further, </w:t>
      </w:r>
      <w:r w:rsidR="00034E63">
        <w:rPr>
          <w:sz w:val="24"/>
          <w:szCs w:val="24"/>
        </w:rPr>
        <w:t xml:space="preserve">co-selection </w:t>
      </w:r>
      <w:r>
        <w:rPr>
          <w:sz w:val="24"/>
          <w:szCs w:val="24"/>
        </w:rPr>
        <w:t xml:space="preserve">resulted in greater evolutionary constraint </w:t>
      </w:r>
      <w:r w:rsidR="00034E63">
        <w:rPr>
          <w:sz w:val="24"/>
          <w:szCs w:val="24"/>
        </w:rPr>
        <w:t>with fluctuating temperatures</w:t>
      </w:r>
      <w:r w:rsidR="00984787">
        <w:rPr>
          <w:sz w:val="24"/>
          <w:szCs w:val="24"/>
        </w:rPr>
        <w:t xml:space="preserve"> </w:t>
      </w:r>
      <w:r>
        <w:rPr>
          <w:sz w:val="24"/>
          <w:szCs w:val="24"/>
        </w:rPr>
        <w:t xml:space="preserve">than static temperatures. </w:t>
      </w:r>
      <w:r w:rsidR="0072491E">
        <w:rPr>
          <w:sz w:val="24"/>
          <w:szCs w:val="24"/>
        </w:rPr>
        <w:t xml:space="preserve">The negative effects of combined </w:t>
      </w:r>
      <w:r w:rsidR="00C11700">
        <w:rPr>
          <w:sz w:val="24"/>
          <w:szCs w:val="24"/>
        </w:rPr>
        <w:t>environmental stressors</w:t>
      </w:r>
      <w:r w:rsidR="00B235B4">
        <w:rPr>
          <w:sz w:val="24"/>
          <w:szCs w:val="24"/>
        </w:rPr>
        <w:t xml:space="preserve"> </w:t>
      </w:r>
      <w:r w:rsidR="00C11700">
        <w:rPr>
          <w:sz w:val="24"/>
          <w:szCs w:val="24"/>
        </w:rPr>
        <w:t xml:space="preserve">are often non-additive and instead exhibit synergies </w:t>
      </w:r>
      <w:r w:rsidR="006E5451">
        <w:rPr>
          <w:sz w:val="24"/>
          <w:szCs w:val="24"/>
        </w:rPr>
        <w:fldChar w:fldCharType="begin"/>
      </w:r>
      <w:r w:rsidR="003D6FEA">
        <w:rPr>
          <w:sz w:val="24"/>
          <w:szCs w:val="24"/>
        </w:rPr>
        <w:instrText xml:space="preserve"> ADDIN ZOTERO_ITEM CSL_CITATION {"citationID":"V1NoFJLz","properties":{"formattedCitation":"[11]","plainCitation":"[11]","noteIndex":0},"citationItems":[{"id":3430,"uris":["http://zotero.org/users/local/sgFDdPY0/items/27D5JGTI"],"itemData":{"id":3430,"type":"article-journal","abstract":"Humans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Pr>
          <w:sz w:val="24"/>
          <w:szCs w:val="24"/>
        </w:rPr>
        <w:fldChar w:fldCharType="separate"/>
      </w:r>
      <w:r w:rsidR="003D6FEA" w:rsidRPr="003D6FEA">
        <w:rPr>
          <w:rFonts w:ascii="Calibri" w:hAnsi="Calibri" w:cs="Calibri"/>
          <w:sz w:val="24"/>
        </w:rPr>
        <w:t>[11]</w:t>
      </w:r>
      <w:r w:rsidR="006E5451">
        <w:rPr>
          <w:sz w:val="24"/>
          <w:szCs w:val="24"/>
        </w:rPr>
        <w:fldChar w:fldCharType="end"/>
      </w:r>
      <w:r w:rsidR="00C11700">
        <w:rPr>
          <w:sz w:val="24"/>
          <w:szCs w:val="24"/>
        </w:rPr>
        <w:t xml:space="preserve">. </w:t>
      </w:r>
      <w:del w:id="137" w:author="Kayla King" w:date="2025-09-22T15:39:00Z" w16du:dateUtc="2025-09-22T22:39:00Z">
        <w:r w:rsidR="00C11700" w:rsidDel="00BE61A7">
          <w:rPr>
            <w:sz w:val="24"/>
            <w:szCs w:val="24"/>
          </w:rPr>
          <w:delText>In our previous study</w:delText>
        </w:r>
        <w:r w:rsidR="006E5451" w:rsidDel="00BE61A7">
          <w:rPr>
            <w:sz w:val="24"/>
            <w:szCs w:val="24"/>
          </w:rPr>
          <w:delText>,</w:delText>
        </w:r>
        <w:r w:rsidR="00C11700" w:rsidDel="00BE61A7">
          <w:rPr>
            <w:sz w:val="24"/>
            <w:szCs w:val="24"/>
          </w:rPr>
          <w:delText xml:space="preserve"> we</w:delText>
        </w:r>
      </w:del>
      <w:ins w:id="138" w:author="Kayla King" w:date="2025-09-22T15:39:00Z" w16du:dateUtc="2025-09-22T22:39:00Z">
        <w:r w:rsidR="00BE61A7">
          <w:rPr>
            <w:sz w:val="24"/>
            <w:szCs w:val="24"/>
          </w:rPr>
          <w:t>We have previously</w:t>
        </w:r>
      </w:ins>
      <w:r w:rsidR="00C11700">
        <w:rPr>
          <w:sz w:val="24"/>
          <w:szCs w:val="24"/>
        </w:rPr>
        <w:t xml:space="preserve"> showed that </w:t>
      </w:r>
      <w:ins w:id="139" w:author="Kayla King" w:date="2025-09-22T15:39:00Z" w16du:dateUtc="2025-09-22T22:39:00Z">
        <w:r w:rsidR="00BE61A7">
          <w:rPr>
            <w:sz w:val="24"/>
            <w:szCs w:val="24"/>
          </w:rPr>
          <w:t xml:space="preserve">selection from </w:t>
        </w:r>
      </w:ins>
      <w:r w:rsidR="006E5451">
        <w:rPr>
          <w:sz w:val="24"/>
          <w:szCs w:val="24"/>
        </w:rPr>
        <w:t>high temperature</w:t>
      </w:r>
      <w:ins w:id="140" w:author="Kayla King" w:date="2025-09-22T15:39:00Z" w16du:dateUtc="2025-09-22T22:39:00Z">
        <w:r w:rsidR="00BE61A7">
          <w:rPr>
            <w:sz w:val="24"/>
            <w:szCs w:val="24"/>
          </w:rPr>
          <w:t>s</w:t>
        </w:r>
      </w:ins>
      <w:del w:id="141" w:author="Kayla King" w:date="2025-09-22T15:39:00Z" w16du:dateUtc="2025-09-22T22:39:00Z">
        <w:r w:rsidR="006E5451" w:rsidDel="00BE61A7">
          <w:rPr>
            <w:sz w:val="24"/>
            <w:szCs w:val="24"/>
          </w:rPr>
          <w:delText xml:space="preserve"> selection</w:delText>
        </w:r>
      </w:del>
      <w:r w:rsidR="006E5451">
        <w:rPr>
          <w:sz w:val="24"/>
          <w:szCs w:val="24"/>
        </w:rPr>
        <w:t xml:space="preserve"> synergises with competition to constrain evolution rates </w:t>
      </w:r>
      <w:r w:rsidR="006E5451" w:rsidRPr="00D56147">
        <w:rPr>
          <w:sz w:val="24"/>
          <w:szCs w:val="24"/>
          <w:highlight w:val="yellow"/>
        </w:rPr>
        <w:t>(Greenrod et al., unpublished</w:t>
      </w:r>
      <w:r w:rsidR="006E5451">
        <w:rPr>
          <w:sz w:val="24"/>
          <w:szCs w:val="24"/>
        </w:rPr>
        <w:t xml:space="preserve">). </w:t>
      </w:r>
      <w:r w:rsidR="008E3E22">
        <w:rPr>
          <w:sz w:val="24"/>
          <w:szCs w:val="24"/>
        </w:rPr>
        <w:t xml:space="preserve">The present </w:t>
      </w:r>
      <w:r w:rsidR="006E5451">
        <w:rPr>
          <w:sz w:val="24"/>
          <w:szCs w:val="24"/>
        </w:rPr>
        <w:t xml:space="preserve">study extends these findings by showing that </w:t>
      </w:r>
      <w:r w:rsidR="00034E63">
        <w:rPr>
          <w:sz w:val="24"/>
          <w:szCs w:val="24"/>
        </w:rPr>
        <w:t xml:space="preserve">the selective synergy between temperature and </w:t>
      </w:r>
      <w:r w:rsidR="004958A4">
        <w:rPr>
          <w:sz w:val="24"/>
          <w:szCs w:val="24"/>
        </w:rPr>
        <w:t xml:space="preserve">competition </w:t>
      </w:r>
      <w:r w:rsidR="00034E63">
        <w:rPr>
          <w:sz w:val="24"/>
          <w:szCs w:val="24"/>
        </w:rPr>
        <w:t>is greater</w:t>
      </w:r>
      <w:r w:rsidR="004958A4">
        <w:rPr>
          <w:sz w:val="24"/>
          <w:szCs w:val="24"/>
        </w:rPr>
        <w:t xml:space="preserve"> under fluctuating temperatures </w:t>
      </w:r>
      <w:r w:rsidR="00034E63">
        <w:rPr>
          <w:sz w:val="24"/>
          <w:szCs w:val="24"/>
        </w:rPr>
        <w:t>than</w:t>
      </w:r>
      <w:r w:rsidR="004958A4">
        <w:rPr>
          <w:sz w:val="24"/>
          <w:szCs w:val="24"/>
        </w:rPr>
        <w:t xml:space="preserve"> static temperatures.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72491E">
        <w:rPr>
          <w:sz w:val="24"/>
          <w:szCs w:val="24"/>
        </w:rPr>
        <w:instrText xml:space="preserve"> ADDIN ZOTERO_ITEM CSL_CITATION {"citationID":"RRG2gbkq","properties":{"formattedCitation":"[49]","plainCitation":"[49]","noteIndex":0},"citationItems":[{"id":2888,"uris":["http://zotero.org/users/local/sgFDdPY0/items/GESMRT8W"],"itemData":{"id":2888,"type":"article-journal","abstract":"Evolution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72491E" w:rsidRPr="0072491E">
        <w:rPr>
          <w:rFonts w:ascii="Calibri" w:hAnsi="Calibri" w:cs="Calibri"/>
          <w:sz w:val="24"/>
        </w:rPr>
        <w:t>[49]</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w:t>
      </w:r>
      <w:r w:rsidR="00034E63">
        <w:rPr>
          <w:sz w:val="24"/>
          <w:szCs w:val="24"/>
        </w:rPr>
        <w:t xml:space="preserve">particularly </w:t>
      </w:r>
      <w:r w:rsidR="00DB63D4">
        <w:rPr>
          <w:sz w:val="24"/>
          <w:szCs w:val="24"/>
        </w:rPr>
        <w:t>low evolution rates.</w:t>
      </w:r>
      <w:r w:rsidR="001D1479">
        <w:rPr>
          <w:sz w:val="24"/>
          <w:szCs w:val="24"/>
        </w:rPr>
        <w:t xml:space="preserve"> </w:t>
      </w:r>
    </w:p>
    <w:p w14:paraId="11F80CCC" w14:textId="59AF317D"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931818">
        <w:rPr>
          <w:sz w:val="24"/>
          <w:szCs w:val="24"/>
        </w:rPr>
        <w:instrText xml:space="preserve"> ADDIN ZOTERO_ITEM CSL_CITATION {"citationID":"2ob44rwZ","properties":{"formattedCitation":"[50]","plainCitation":"[50]","noteIndex":0},"citationItems":[{"id":3337,"uris":["http://zotero.org/users/local/sgFDdPY0/items/RRPMEQTY"],"itemData":{"id":3337,"type":"article-journal","abstract":"Effective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931818" w:rsidRPr="00931818">
        <w:rPr>
          <w:rFonts w:ascii="Calibri" w:hAnsi="Calibri" w:cs="Calibri"/>
          <w:sz w:val="24"/>
        </w:rPr>
        <w:t>[50]</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w:t>
      </w:r>
      <w:r w:rsidR="00E21F1D">
        <w:rPr>
          <w:sz w:val="24"/>
          <w:szCs w:val="24"/>
        </w:rPr>
        <w:t xml:space="preserve">co-selection </w:t>
      </w:r>
      <w:r w:rsidR="002536E6">
        <w:rPr>
          <w:sz w:val="24"/>
          <w:szCs w:val="24"/>
        </w:rPr>
        <w:lastRenderedPageBreak/>
        <w:t xml:space="preserve">with </w:t>
      </w:r>
      <w:r w:rsidR="00984787">
        <w:rPr>
          <w:sz w:val="24"/>
          <w:szCs w:val="24"/>
        </w:rPr>
        <w:t>other stressors</w:t>
      </w:r>
      <w:r w:rsidR="00E21F1D">
        <w:rPr>
          <w:sz w:val="24"/>
          <w:szCs w:val="24"/>
        </w:rPr>
        <w:t>,</w:t>
      </w:r>
      <w:r w:rsidR="00984787">
        <w:rPr>
          <w:sz w:val="24"/>
          <w:szCs w:val="24"/>
        </w:rPr>
        <w:t xml:space="preserve"> </w:t>
      </w:r>
      <w:r w:rsidR="001940B6">
        <w:rPr>
          <w:sz w:val="24"/>
          <w:szCs w:val="24"/>
        </w:rPr>
        <w:t>such as competition</w:t>
      </w:r>
      <w:r w:rsidR="00E21F1D">
        <w:rPr>
          <w:sz w:val="24"/>
          <w:szCs w:val="24"/>
        </w:rPr>
        <w:t>,</w:t>
      </w:r>
      <w:r w:rsidR="001940B6">
        <w:rPr>
          <w:sz w:val="24"/>
          <w:szCs w:val="24"/>
        </w:rPr>
        <w:t xml:space="preserve">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w:t>
      </w:r>
      <w:proofErr w:type="gramStart"/>
      <w:r w:rsidR="001940B6">
        <w:rPr>
          <w:sz w:val="24"/>
          <w:szCs w:val="24"/>
        </w:rPr>
        <w:t>particular relevance</w:t>
      </w:r>
      <w:proofErr w:type="gramEnd"/>
      <w:r w:rsidR="001940B6">
        <w:rPr>
          <w:sz w:val="24"/>
          <w:szCs w:val="24"/>
        </w:rPr>
        <w:t xml:space="preserve"> for parasite species which must simultaneously adapt to both thermal heterogeneity, community competition</w:t>
      </w:r>
      <w:r w:rsidR="005823CB">
        <w:rPr>
          <w:sz w:val="24"/>
          <w:szCs w:val="24"/>
        </w:rPr>
        <w:t xml:space="preserve"> in coinfections</w:t>
      </w:r>
      <w:r w:rsidR="001940B6">
        <w:rPr>
          <w:sz w:val="24"/>
          <w:szCs w:val="24"/>
        </w:rPr>
        <w:t xml:space="preserve">, and host immune responses. </w:t>
      </w:r>
      <w:r w:rsidR="00E21F1D">
        <w:rPr>
          <w:sz w:val="24"/>
          <w:szCs w:val="24"/>
        </w:rPr>
        <w:t xml:space="preserve">With </w:t>
      </w:r>
      <w:r w:rsidR="005266DA">
        <w:rPr>
          <w:sz w:val="24"/>
          <w:szCs w:val="24"/>
        </w:rPr>
        <w:t xml:space="preserve">global </w:t>
      </w:r>
      <w:r w:rsidR="00E21F1D">
        <w:rPr>
          <w:sz w:val="24"/>
          <w:szCs w:val="24"/>
        </w:rPr>
        <w:t xml:space="preserve">parasite biodiversity </w:t>
      </w:r>
      <w:r w:rsidR="005266DA">
        <w:rPr>
          <w:sz w:val="24"/>
          <w:szCs w:val="24"/>
        </w:rPr>
        <w:t xml:space="preserve">at risk due to </w:t>
      </w:r>
      <w:r w:rsidR="00E21F1D">
        <w:rPr>
          <w:sz w:val="24"/>
          <w:szCs w:val="24"/>
        </w:rPr>
        <w:t xml:space="preserve">climate change </w:t>
      </w:r>
      <w:r w:rsidR="00E21F1D">
        <w:rPr>
          <w:sz w:val="24"/>
          <w:szCs w:val="24"/>
        </w:rPr>
        <w:fldChar w:fldCharType="begin"/>
      </w:r>
      <w:r w:rsidR="003D6FEA">
        <w:rPr>
          <w:sz w:val="24"/>
          <w:szCs w:val="24"/>
        </w:rPr>
        <w:instrText xml:space="preserve"> ADDIN ZOTERO_ITEM CSL_CITATION {"citationID":"lEt2ndUz","properties":{"formattedCitation":"[26]","plainCitation":"[26]","noteIndex":0},"citationItems":[{"id":3185,"uris":["http://zotero.org/users/local/sgFDdPY0/items/YPC63ZJ4"],"itemData":{"id":3185,"type":"article-journal","abstract":"Climate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E21F1D">
        <w:rPr>
          <w:sz w:val="24"/>
          <w:szCs w:val="24"/>
        </w:rPr>
        <w:fldChar w:fldCharType="separate"/>
      </w:r>
      <w:r w:rsidR="003D6FEA" w:rsidRPr="003D6FEA">
        <w:rPr>
          <w:rFonts w:ascii="Calibri" w:hAnsi="Calibri" w:cs="Calibri"/>
          <w:sz w:val="24"/>
        </w:rPr>
        <w:t>[26]</w:t>
      </w:r>
      <w:r w:rsidR="00E21F1D">
        <w:rPr>
          <w:sz w:val="24"/>
          <w:szCs w:val="24"/>
        </w:rPr>
        <w:fldChar w:fldCharType="end"/>
      </w:r>
      <w:r w:rsidR="00E21F1D">
        <w:rPr>
          <w:sz w:val="24"/>
          <w:szCs w:val="24"/>
        </w:rPr>
        <w:t>, e</w:t>
      </w:r>
      <w:r w:rsidR="001940B6">
        <w:rPr>
          <w:sz w:val="24"/>
          <w:szCs w:val="24"/>
        </w:rPr>
        <w:t xml:space="preserve">volutionary constraint caused by </w:t>
      </w:r>
      <w:r w:rsidR="005823CB">
        <w:rPr>
          <w:sz w:val="24"/>
          <w:szCs w:val="24"/>
        </w:rPr>
        <w:t>co-selection</w:t>
      </w:r>
      <w:r w:rsidR="001940B6">
        <w:rPr>
          <w:sz w:val="24"/>
          <w:szCs w:val="24"/>
        </w:rPr>
        <w:t xml:space="preserve"> may </w:t>
      </w:r>
      <w:r w:rsidR="00E21F1D">
        <w:rPr>
          <w:sz w:val="24"/>
          <w:szCs w:val="24"/>
        </w:rPr>
        <w:t xml:space="preserve">prevent parasite adaptation to thermal stress and </w:t>
      </w:r>
      <w:r w:rsidR="005266DA">
        <w:rPr>
          <w:sz w:val="24"/>
          <w:szCs w:val="24"/>
        </w:rPr>
        <w:t xml:space="preserve">further </w:t>
      </w:r>
      <w:r w:rsidR="00E21F1D">
        <w:rPr>
          <w:sz w:val="24"/>
          <w:szCs w:val="24"/>
        </w:rPr>
        <w:t>increase the probability of parasite extinctions</w:t>
      </w:r>
      <w:r w:rsidR="00970ABF">
        <w:rPr>
          <w:sz w:val="24"/>
          <w:szCs w:val="24"/>
        </w:rPr>
        <w:t xml:space="preserve">. </w:t>
      </w:r>
      <w:r w:rsidR="005266DA">
        <w:rPr>
          <w:sz w:val="24"/>
          <w:szCs w:val="24"/>
        </w:rPr>
        <w:t xml:space="preserve">Future studies should consider the </w:t>
      </w:r>
      <w:r w:rsidR="003E3F07">
        <w:rPr>
          <w:sz w:val="24"/>
          <w:szCs w:val="24"/>
        </w:rPr>
        <w:t xml:space="preserve">evolution-constraining effects of co-selection </w:t>
      </w:r>
      <w:r w:rsidR="005266DA">
        <w:rPr>
          <w:sz w:val="24"/>
          <w:szCs w:val="24"/>
        </w:rPr>
        <w:t>when assessing species extinction risk in thermally variable environments.</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08C942EB"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426CE972" w14:textId="77777777" w:rsidR="0072491E" w:rsidRPr="002752F1" w:rsidRDefault="00AC2555" w:rsidP="0072491E">
      <w:pPr>
        <w:pStyle w:val="Bibliography"/>
        <w:rPr>
          <w:rFonts w:cstheme="minorHAnsi"/>
        </w:rPr>
      </w:pPr>
      <w:r w:rsidRPr="00502E64">
        <w:rPr>
          <w:rFonts w:cstheme="minorHAnsi"/>
        </w:rPr>
        <w:fldChar w:fldCharType="begin"/>
      </w:r>
      <w:r w:rsidRPr="00502E64">
        <w:rPr>
          <w:rFonts w:cstheme="minorHAnsi"/>
        </w:rPr>
        <w:instrText xml:space="preserve"> ADDIN ZOTERO_BIBL {"uncited":[],"omitted":[],"custom":[]} CSL_BIBLIOGRAPHY </w:instrText>
      </w:r>
      <w:r w:rsidRPr="00502E64">
        <w:rPr>
          <w:rFonts w:cstheme="minorHAnsi"/>
        </w:rPr>
        <w:fldChar w:fldCharType="separate"/>
      </w:r>
      <w:r w:rsidR="0072491E" w:rsidRPr="002752F1">
        <w:rPr>
          <w:rFonts w:cstheme="minorHAnsi"/>
        </w:rPr>
        <w:t xml:space="preserve">1. </w:t>
      </w:r>
      <w:r w:rsidR="0072491E" w:rsidRPr="002752F1">
        <w:rPr>
          <w:rFonts w:cstheme="minorHAnsi"/>
        </w:rPr>
        <w:tab/>
        <w:t xml:space="preserve">Kassen R. The experimental evolution of specialists, generalists, and the maintenance of diversity. Journal of Evolutionary Biology. 2002;15(2):173–90. </w:t>
      </w:r>
    </w:p>
    <w:p w14:paraId="6744985F" w14:textId="77777777" w:rsidR="0072491E" w:rsidRPr="002752F1" w:rsidRDefault="0072491E" w:rsidP="0072491E">
      <w:pPr>
        <w:pStyle w:val="Bibliography"/>
        <w:rPr>
          <w:rFonts w:cstheme="minorHAnsi"/>
        </w:rPr>
      </w:pPr>
      <w:r w:rsidRPr="002752F1">
        <w:rPr>
          <w:rFonts w:cstheme="minorHAnsi"/>
        </w:rPr>
        <w:t xml:space="preserve">2. </w:t>
      </w:r>
      <w:r w:rsidRPr="002752F1">
        <w:rPr>
          <w:rFonts w:cstheme="minorHAnsi"/>
        </w:rPr>
        <w:tab/>
        <w:t xml:space="preserve">Sachdeva V, Husain K, Sheng J, Wang S, Murugan A. Tuning environmental timescales to evolve and maintain generalists. Proceedings of the National Academy of Sciences. 2020 Jun 9;117(23):12693–9. </w:t>
      </w:r>
    </w:p>
    <w:p w14:paraId="4D966C2C" w14:textId="77777777" w:rsidR="0072491E" w:rsidRPr="002752F1" w:rsidRDefault="0072491E" w:rsidP="0072491E">
      <w:pPr>
        <w:pStyle w:val="Bibliography"/>
        <w:rPr>
          <w:rFonts w:cstheme="minorHAnsi"/>
        </w:rPr>
      </w:pPr>
      <w:r w:rsidRPr="002752F1">
        <w:rPr>
          <w:rFonts w:cstheme="minorHAnsi"/>
        </w:rPr>
        <w:t xml:space="preserve">3. </w:t>
      </w:r>
      <w:r w:rsidRPr="002752F1">
        <w:rPr>
          <w:rFonts w:cstheme="minorHAnsi"/>
        </w:rPr>
        <w:tab/>
        <w:t xml:space="preserve">Lambros M, Pechuan-Jorge X, Biro D, Ye K, Bergman A. Emerging Adaptive Strategies Under Temperature Fluctuations in a Laboratory Evolution Experiment of Escherichia Coli. Front Microbiol. 2021 Oct 22;12:724982. </w:t>
      </w:r>
    </w:p>
    <w:p w14:paraId="1EC0B0E6" w14:textId="77777777" w:rsidR="0072491E" w:rsidRPr="002752F1" w:rsidRDefault="0072491E" w:rsidP="0072491E">
      <w:pPr>
        <w:pStyle w:val="Bibliography"/>
        <w:rPr>
          <w:rFonts w:cstheme="minorHAnsi"/>
        </w:rPr>
      </w:pPr>
      <w:r w:rsidRPr="002752F1">
        <w:rPr>
          <w:rFonts w:cstheme="minorHAnsi"/>
        </w:rPr>
        <w:t xml:space="preserve">4. </w:t>
      </w:r>
      <w:r w:rsidRPr="002752F1">
        <w:rPr>
          <w:rFonts w:cstheme="minorHAnsi"/>
        </w:rPr>
        <w:tab/>
        <w:t xml:space="preserve">Sandberg TE, Lloyd CJ, Palsson BO, Feist AM. Laboratory Evolution to Alternating Substrate Environments Yields Distinct Phenotypic and Genetic Adaptive Strategies. Appl Environ Microbiol. 2017 Jun 16;83(13):e00410-17. </w:t>
      </w:r>
    </w:p>
    <w:p w14:paraId="614F2405" w14:textId="77777777" w:rsidR="0072491E" w:rsidRPr="002752F1" w:rsidRDefault="0072491E" w:rsidP="0072491E">
      <w:pPr>
        <w:pStyle w:val="Bibliography"/>
        <w:rPr>
          <w:rFonts w:cstheme="minorHAnsi"/>
        </w:rPr>
      </w:pPr>
      <w:r w:rsidRPr="002752F1">
        <w:rPr>
          <w:rFonts w:cstheme="minorHAnsi"/>
        </w:rPr>
        <w:t xml:space="preserve">5. </w:t>
      </w:r>
      <w:r w:rsidRPr="002752F1">
        <w:rPr>
          <w:rFonts w:cstheme="minorHAnsi"/>
        </w:rPr>
        <w:tab/>
        <w:t xml:space="preserve">Abdul-Rahman F, Tranchina D, Gresham D. Fluctuating Environments Maintain Genetic Diversity through Neutral Fitness Effects and Balancing Selection. Molecular Biology and Evolution. 2021 Oct 1;38(10):4362–75. </w:t>
      </w:r>
    </w:p>
    <w:p w14:paraId="3425C40F" w14:textId="77777777" w:rsidR="0072491E" w:rsidRPr="002752F1" w:rsidRDefault="0072491E" w:rsidP="0072491E">
      <w:pPr>
        <w:pStyle w:val="Bibliography"/>
        <w:rPr>
          <w:rFonts w:cstheme="minorHAnsi"/>
        </w:rPr>
      </w:pPr>
      <w:r w:rsidRPr="002752F1">
        <w:rPr>
          <w:rFonts w:cstheme="minorHAnsi"/>
        </w:rPr>
        <w:t xml:space="preserve">6. </w:t>
      </w:r>
      <w:r w:rsidRPr="002752F1">
        <w:rPr>
          <w:rFonts w:cstheme="minorHAnsi"/>
        </w:rPr>
        <w:tab/>
        <w:t xml:space="preserve">Harrison E, Laine AL, Hietala M, Brockhurst MA. Rapidly fluctuating environments constrain coevolutionary arms races by impeding selective sweeps. Proc Biol Sci. 2013 Aug 7;280(1764):20130937. </w:t>
      </w:r>
    </w:p>
    <w:p w14:paraId="27DF5109" w14:textId="77777777" w:rsidR="0072491E" w:rsidRPr="002752F1" w:rsidRDefault="0072491E" w:rsidP="0072491E">
      <w:pPr>
        <w:pStyle w:val="Bibliography"/>
        <w:rPr>
          <w:rFonts w:cstheme="minorHAnsi"/>
        </w:rPr>
      </w:pPr>
      <w:r w:rsidRPr="002752F1">
        <w:rPr>
          <w:rFonts w:cstheme="minorHAnsi"/>
        </w:rPr>
        <w:t xml:space="preserve">7. </w:t>
      </w:r>
      <w:r w:rsidRPr="002752F1">
        <w:rPr>
          <w:rFonts w:cstheme="minorHAnsi"/>
        </w:rPr>
        <w:tab/>
        <w:t xml:space="preserve">Chesson P. Mechanisms of Maintenance of Species Diversity. Annual Review of Ecology, Evolution, and Systematics. 2000 Nov 1;31(Volume 31, 2000):343–66. </w:t>
      </w:r>
    </w:p>
    <w:p w14:paraId="3D349B17" w14:textId="77777777" w:rsidR="0072491E" w:rsidRPr="002752F1" w:rsidRDefault="0072491E" w:rsidP="0072491E">
      <w:pPr>
        <w:pStyle w:val="Bibliography"/>
        <w:rPr>
          <w:rFonts w:cstheme="minorHAnsi"/>
        </w:rPr>
      </w:pPr>
      <w:r w:rsidRPr="002752F1">
        <w:rPr>
          <w:rFonts w:cstheme="minorHAnsi"/>
        </w:rPr>
        <w:lastRenderedPageBreak/>
        <w:t xml:space="preserve">8. </w:t>
      </w:r>
      <w:r w:rsidRPr="002752F1">
        <w:rPr>
          <w:rFonts w:cstheme="minorHAnsi"/>
        </w:rPr>
        <w:tab/>
        <w:t xml:space="preserve">Gilchrist GW. Specialists and Generalists in Changing Environments. I. Fitness Landscapes of Thermal Sensitivity. The American Naturalist. 1995;146(2):252–70. </w:t>
      </w:r>
    </w:p>
    <w:p w14:paraId="262E8C83" w14:textId="77777777" w:rsidR="0072491E" w:rsidRPr="002752F1" w:rsidRDefault="0072491E" w:rsidP="0072491E">
      <w:pPr>
        <w:pStyle w:val="Bibliography"/>
        <w:rPr>
          <w:rFonts w:cstheme="minorHAnsi"/>
        </w:rPr>
      </w:pPr>
      <w:r w:rsidRPr="002752F1">
        <w:rPr>
          <w:rFonts w:cstheme="minorHAnsi"/>
        </w:rPr>
        <w:t xml:space="preserve">9. </w:t>
      </w:r>
      <w:r w:rsidRPr="002752F1">
        <w:rPr>
          <w:rFonts w:cstheme="minorHAnsi"/>
        </w:rP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62D1382F" w14:textId="77777777" w:rsidR="0072491E" w:rsidRPr="002752F1" w:rsidRDefault="0072491E" w:rsidP="0072491E">
      <w:pPr>
        <w:pStyle w:val="Bibliography"/>
        <w:rPr>
          <w:rFonts w:cstheme="minorHAnsi"/>
        </w:rPr>
      </w:pPr>
      <w:r w:rsidRPr="002752F1">
        <w:rPr>
          <w:rFonts w:cstheme="minorHAnsi"/>
        </w:rPr>
        <w:t xml:space="preserve">10. </w:t>
      </w:r>
      <w:r w:rsidRPr="002752F1">
        <w:rPr>
          <w:rFonts w:cstheme="minorHAnsi"/>
        </w:rPr>
        <w:tab/>
        <w:t xml:space="preserve">Hector TE, Hoang KL, Li J, King KC. Symbiosis and host responses to heating. Trends in Ecology &amp; Evolution. 2022 Jul 1;37(7):611–24. </w:t>
      </w:r>
    </w:p>
    <w:p w14:paraId="0F653E91" w14:textId="77777777" w:rsidR="0072491E" w:rsidRPr="002752F1" w:rsidRDefault="0072491E" w:rsidP="0072491E">
      <w:pPr>
        <w:pStyle w:val="Bibliography"/>
        <w:rPr>
          <w:rFonts w:cstheme="minorHAnsi"/>
        </w:rPr>
      </w:pPr>
      <w:r w:rsidRPr="002752F1">
        <w:rPr>
          <w:rFonts w:cstheme="minorHAnsi"/>
        </w:rPr>
        <w:t xml:space="preserve">11. </w:t>
      </w:r>
      <w:r w:rsidRPr="002752F1">
        <w:rPr>
          <w:rFonts w:cstheme="minorHAnsi"/>
        </w:rPr>
        <w:tab/>
        <w:t xml:space="preserve">Crain CM, Kroeker K, Halpern BS. Interactive and cumulative effects of multiple human stressors in marine systems. Ecology Letters. 2008;11(12):1304–15. </w:t>
      </w:r>
    </w:p>
    <w:p w14:paraId="3A1DEBD6" w14:textId="77777777" w:rsidR="0072491E" w:rsidRPr="002752F1" w:rsidRDefault="0072491E" w:rsidP="0072491E">
      <w:pPr>
        <w:pStyle w:val="Bibliography"/>
        <w:rPr>
          <w:rFonts w:cstheme="minorHAnsi"/>
        </w:rPr>
      </w:pPr>
      <w:r w:rsidRPr="002752F1">
        <w:rPr>
          <w:rFonts w:cstheme="minorHAnsi"/>
        </w:rPr>
        <w:t xml:space="preserve">12. </w:t>
      </w:r>
      <w:r w:rsidRPr="002752F1">
        <w:rPr>
          <w:rFonts w:cstheme="minorHAnsi"/>
        </w:rPr>
        <w:tab/>
        <w:t xml:space="preserve">Hiltunen T, Cairns J, Frickel J, Jalasvuori M, Laakso J, Kaitala V, et al. Dual-stressor selection alters eco-evolutionary dynamics in experimental communities. Nat Ecol Evol. 2018 Dec;2(12):1974–81. </w:t>
      </w:r>
    </w:p>
    <w:p w14:paraId="28ED3C32" w14:textId="77777777" w:rsidR="0072491E" w:rsidRPr="002752F1" w:rsidRDefault="0072491E" w:rsidP="0072491E">
      <w:pPr>
        <w:pStyle w:val="Bibliography"/>
        <w:rPr>
          <w:rFonts w:cstheme="minorHAnsi"/>
        </w:rPr>
      </w:pPr>
      <w:r w:rsidRPr="002752F1">
        <w:rPr>
          <w:rFonts w:cstheme="minorHAnsi"/>
        </w:rPr>
        <w:t xml:space="preserve">13. </w:t>
      </w:r>
      <w:r w:rsidRPr="002752F1">
        <w:rPr>
          <w:rFonts w:cstheme="minorHAnsi"/>
        </w:rPr>
        <w:tab/>
        <w:t xml:space="preserve">Burmeister AR, Fortier A, Roush C, Lessing AJ, Bender RG, Barahman R, et al. Pleiotropy complicates a trade-off between phage resistance and antibiotic resistance. Proceedings of the National Academy of Sciences. 2020 May 26;117(21):11207–16. </w:t>
      </w:r>
    </w:p>
    <w:p w14:paraId="302B20A2" w14:textId="77777777" w:rsidR="0072491E" w:rsidRPr="002752F1" w:rsidRDefault="0072491E" w:rsidP="0072491E">
      <w:pPr>
        <w:pStyle w:val="Bibliography"/>
        <w:rPr>
          <w:rFonts w:cstheme="minorHAnsi"/>
        </w:rPr>
      </w:pPr>
      <w:r w:rsidRPr="002752F1">
        <w:rPr>
          <w:rFonts w:cstheme="minorHAnsi"/>
        </w:rPr>
        <w:t xml:space="preserve">14. </w:t>
      </w:r>
      <w:r w:rsidRPr="002752F1">
        <w:rPr>
          <w:rFonts w:cstheme="minorHAnsi"/>
        </w:rPr>
        <w:tab/>
        <w:t xml:space="preserve">Schou MF, Engelbrecht A, Brand Z, Svensson EI, Cloete S, Cornwallis CK. Evolutionary trade-offs between heat and cold tolerance limit responses to fluctuating climates. Science Advances. 2022 May 27;8(21):eabn9580. </w:t>
      </w:r>
    </w:p>
    <w:p w14:paraId="018FB1DC" w14:textId="77777777" w:rsidR="0072491E" w:rsidRPr="002752F1" w:rsidRDefault="0072491E" w:rsidP="0072491E">
      <w:pPr>
        <w:pStyle w:val="Bibliography"/>
        <w:rPr>
          <w:rFonts w:cstheme="minorHAnsi"/>
        </w:rPr>
      </w:pPr>
      <w:r w:rsidRPr="002752F1">
        <w:rPr>
          <w:rFonts w:cstheme="minorHAnsi"/>
        </w:rPr>
        <w:t xml:space="preserve">15. </w:t>
      </w:r>
      <w:r w:rsidRPr="002752F1">
        <w:rPr>
          <w:rFonts w:cstheme="minorHAnsi"/>
        </w:rPr>
        <w:tab/>
        <w:t xml:space="preserve">van Houte S, Padfield D, Gómez P, Luján AM, Brockhurst MA, Paterson S, et al. Compost spatial heterogeneity promotes evolutionary diversification of a bacterium. J Evol Biol. 2021 Feb;34(2):246–55. </w:t>
      </w:r>
    </w:p>
    <w:p w14:paraId="00A6F195" w14:textId="77777777" w:rsidR="0072491E" w:rsidRPr="002752F1" w:rsidRDefault="0072491E" w:rsidP="0072491E">
      <w:pPr>
        <w:pStyle w:val="Bibliography"/>
        <w:rPr>
          <w:rFonts w:cstheme="minorHAnsi"/>
        </w:rPr>
      </w:pPr>
      <w:r w:rsidRPr="002752F1">
        <w:rPr>
          <w:rFonts w:cstheme="minorHAnsi"/>
        </w:rPr>
        <w:t xml:space="preserve">16. </w:t>
      </w:r>
      <w:r w:rsidRPr="002752F1">
        <w:rPr>
          <w:rFonts w:cstheme="minorHAnsi"/>
        </w:rPr>
        <w:tab/>
        <w:t xml:space="preserve">Yamamichi M, Letten AD, Schreiber SJ. Eco-evolutionary maintenance of diversity in fluctuating environments. Ecol Lett. 2023 Sep;26 Suppl 1:S152–67. </w:t>
      </w:r>
    </w:p>
    <w:p w14:paraId="1F8E9E80" w14:textId="77777777" w:rsidR="0072491E" w:rsidRPr="002752F1" w:rsidRDefault="0072491E" w:rsidP="0072491E">
      <w:pPr>
        <w:pStyle w:val="Bibliography"/>
        <w:rPr>
          <w:rFonts w:cstheme="minorHAnsi"/>
        </w:rPr>
      </w:pPr>
      <w:r w:rsidRPr="002752F1">
        <w:rPr>
          <w:rFonts w:cstheme="minorHAnsi"/>
        </w:rPr>
        <w:t xml:space="preserve">17. </w:t>
      </w:r>
      <w:r w:rsidRPr="002752F1">
        <w:rPr>
          <w:rFonts w:cstheme="minorHAnsi"/>
        </w:rPr>
        <w:tab/>
        <w:t xml:space="preserve">Cairns J, Borse F, Mononen T, Hiltunen T, Mustonen V. Strong selective environments determine evolutionary outcome in time-dependent fitness seascapes. Evol Lett. 2022 Jun 1;6(3):266–79. </w:t>
      </w:r>
    </w:p>
    <w:p w14:paraId="3D634A69" w14:textId="77777777" w:rsidR="0072491E" w:rsidRPr="002752F1" w:rsidRDefault="0072491E" w:rsidP="0072491E">
      <w:pPr>
        <w:pStyle w:val="Bibliography"/>
        <w:rPr>
          <w:rFonts w:cstheme="minorHAnsi"/>
        </w:rPr>
      </w:pPr>
      <w:r w:rsidRPr="002752F1">
        <w:rPr>
          <w:rFonts w:cstheme="minorHAnsi"/>
        </w:rPr>
        <w:t xml:space="preserve">18. </w:t>
      </w:r>
      <w:r w:rsidRPr="002752F1">
        <w:rPr>
          <w:rFonts w:cstheme="minorHAnsi"/>
        </w:rPr>
        <w:tab/>
        <w:t xml:space="preserve">Uiterwaal SF, Lagerstrom IT, Luhring TM, Salsbery ME, DeLong JP. Trade-offs between morphology and thermal niches mediate adaptation in response to competing selective pressures. Ecology and Evolution. 2020;10(3):1368–77. </w:t>
      </w:r>
    </w:p>
    <w:p w14:paraId="252A684A" w14:textId="77777777" w:rsidR="0072491E" w:rsidRPr="002752F1" w:rsidRDefault="0072491E" w:rsidP="0072491E">
      <w:pPr>
        <w:pStyle w:val="Bibliography"/>
        <w:rPr>
          <w:rFonts w:cstheme="minorHAnsi"/>
        </w:rPr>
      </w:pPr>
      <w:r w:rsidRPr="002752F1">
        <w:rPr>
          <w:rFonts w:cstheme="minorHAnsi"/>
        </w:rPr>
        <w:t xml:space="preserve">19. </w:t>
      </w:r>
      <w:r w:rsidRPr="002752F1">
        <w:rPr>
          <w:rFonts w:cstheme="minorHAnsi"/>
        </w:rPr>
        <w:tab/>
        <w:t xml:space="preserve">Barbosa M, Pestana J, Soares AMVM. Predation Life History Responses to Increased Temperature Variability. PLoS One. 2014 Sep 24;9(9):e107971. </w:t>
      </w:r>
    </w:p>
    <w:p w14:paraId="66EF9B46" w14:textId="77777777" w:rsidR="0072491E" w:rsidRPr="00BE61A7" w:rsidRDefault="0072491E" w:rsidP="0072491E">
      <w:pPr>
        <w:pStyle w:val="Bibliography"/>
        <w:rPr>
          <w:rFonts w:cstheme="minorHAnsi"/>
          <w:lang w:val="sv-SE"/>
          <w:rPrChange w:id="142" w:author="Kayla King" w:date="2025-09-22T15:32:00Z" w16du:dateUtc="2025-09-22T22:32:00Z">
            <w:rPr>
              <w:rFonts w:cstheme="minorHAnsi"/>
            </w:rPr>
          </w:rPrChange>
        </w:rPr>
      </w:pPr>
      <w:r w:rsidRPr="002752F1">
        <w:rPr>
          <w:rFonts w:cstheme="minorHAnsi"/>
        </w:rPr>
        <w:t xml:space="preserve">20. </w:t>
      </w:r>
      <w:r w:rsidRPr="002752F1">
        <w:rPr>
          <w:rFonts w:cstheme="minorHAnsi"/>
        </w:rPr>
        <w:tab/>
        <w:t xml:space="preserve">D. Vinebrooke R, L. Cottingham K, Norberg J Marten Scheffer, I. Dodson S, C. Maberly S, Sommer U. Impacts of multiple stressors on biodiversity and ecosystem functioning: the role of species co-tolerance. </w:t>
      </w:r>
      <w:r w:rsidRPr="00BE61A7">
        <w:rPr>
          <w:rFonts w:cstheme="minorHAnsi"/>
          <w:lang w:val="sv-SE"/>
          <w:rPrChange w:id="143" w:author="Kayla King" w:date="2025-09-22T15:32:00Z" w16du:dateUtc="2025-09-22T22:32:00Z">
            <w:rPr>
              <w:rFonts w:cstheme="minorHAnsi"/>
            </w:rPr>
          </w:rPrChange>
        </w:rPr>
        <w:t xml:space="preserve">Oikos. 2004;104(3):451–7. </w:t>
      </w:r>
    </w:p>
    <w:p w14:paraId="1124B5B5" w14:textId="77777777" w:rsidR="0072491E" w:rsidRPr="002752F1" w:rsidRDefault="0072491E" w:rsidP="0072491E">
      <w:pPr>
        <w:pStyle w:val="Bibliography"/>
        <w:rPr>
          <w:rFonts w:cstheme="minorHAnsi"/>
        </w:rPr>
      </w:pPr>
      <w:r w:rsidRPr="00BE61A7">
        <w:rPr>
          <w:rFonts w:cstheme="minorHAnsi"/>
          <w:lang w:val="sv-SE"/>
          <w:rPrChange w:id="144" w:author="Kayla King" w:date="2025-09-22T15:32:00Z" w16du:dateUtc="2025-09-22T22:32:00Z">
            <w:rPr>
              <w:rFonts w:cstheme="minorHAnsi"/>
            </w:rPr>
          </w:rPrChange>
        </w:rPr>
        <w:t xml:space="preserve">21. </w:t>
      </w:r>
      <w:r w:rsidRPr="00BE61A7">
        <w:rPr>
          <w:rFonts w:cstheme="minorHAnsi"/>
          <w:lang w:val="sv-SE"/>
          <w:rPrChange w:id="145" w:author="Kayla King" w:date="2025-09-22T15:32:00Z" w16du:dateUtc="2025-09-22T22:32:00Z">
            <w:rPr>
              <w:rFonts w:cstheme="minorHAnsi"/>
            </w:rPr>
          </w:rPrChange>
        </w:rPr>
        <w:tab/>
        <w:t xml:space="preserve">Halpern BS, Walbridge S, Selkoe KA, Kappel CV, Micheli F, D’Agrosa C, et al. </w:t>
      </w:r>
      <w:r w:rsidRPr="002752F1">
        <w:rPr>
          <w:rFonts w:cstheme="minorHAnsi"/>
        </w:rPr>
        <w:t xml:space="preserve">A Global Map of Human Impact on Marine Ecosystems. Science. 2008 Feb 15;319(5865):948–52. </w:t>
      </w:r>
    </w:p>
    <w:p w14:paraId="485B9C19" w14:textId="77777777" w:rsidR="0072491E" w:rsidRPr="002752F1" w:rsidRDefault="0072491E" w:rsidP="0072491E">
      <w:pPr>
        <w:pStyle w:val="Bibliography"/>
        <w:rPr>
          <w:rFonts w:cstheme="minorHAnsi"/>
        </w:rPr>
      </w:pPr>
      <w:r w:rsidRPr="002752F1">
        <w:rPr>
          <w:rFonts w:cstheme="minorHAnsi"/>
        </w:rPr>
        <w:t xml:space="preserve">22. </w:t>
      </w:r>
      <w:r w:rsidRPr="002752F1">
        <w:rPr>
          <w:rFonts w:cstheme="minorHAnsi"/>
        </w:rPr>
        <w:tab/>
        <w:t xml:space="preserve">Bellard C, Bertelsmeier C, Leadley P, Thuiller W, Courchamp F. Impacts of climate change on the future of biodiversity. Ecology Letters. 2012;15(4):365–77. </w:t>
      </w:r>
    </w:p>
    <w:p w14:paraId="7D803F86" w14:textId="77777777" w:rsidR="0072491E" w:rsidRPr="002752F1" w:rsidRDefault="0072491E" w:rsidP="0072491E">
      <w:pPr>
        <w:pStyle w:val="Bibliography"/>
        <w:rPr>
          <w:rFonts w:cstheme="minorHAnsi"/>
        </w:rPr>
      </w:pPr>
      <w:r w:rsidRPr="002752F1">
        <w:rPr>
          <w:rFonts w:cstheme="minorHAnsi"/>
        </w:rPr>
        <w:lastRenderedPageBreak/>
        <w:t xml:space="preserve">23. </w:t>
      </w:r>
      <w:r w:rsidRPr="002752F1">
        <w:rPr>
          <w:rFonts w:cstheme="minorHAnsi"/>
        </w:rPr>
        <w:tab/>
        <w:t xml:space="preserve">Nguyen PL, Gokhale CS. On multiple infections by parasites with complex life cycles. Oikos. 2025;2025(4):e10493. </w:t>
      </w:r>
    </w:p>
    <w:p w14:paraId="3C11ECB8" w14:textId="77777777" w:rsidR="0072491E" w:rsidRPr="002752F1" w:rsidRDefault="0072491E" w:rsidP="0072491E">
      <w:pPr>
        <w:pStyle w:val="Bibliography"/>
        <w:rPr>
          <w:rFonts w:cstheme="minorHAnsi"/>
        </w:rPr>
      </w:pPr>
      <w:r w:rsidRPr="002752F1">
        <w:rPr>
          <w:rFonts w:cstheme="minorHAnsi"/>
        </w:rPr>
        <w:t xml:space="preserve">24. </w:t>
      </w:r>
      <w:r w:rsidRPr="002752F1">
        <w:rPr>
          <w:rFonts w:cstheme="minorHAnsi"/>
        </w:rPr>
        <w:tab/>
        <w:t xml:space="preserve">Silva LM, King KC, Koella JC. Dissecting transmission to understand parasite evolution. PLoS Pathog. 2025 Mar 25;21(3):e1012964. </w:t>
      </w:r>
    </w:p>
    <w:p w14:paraId="16B31E32" w14:textId="77777777" w:rsidR="0072491E" w:rsidRPr="002752F1" w:rsidRDefault="0072491E" w:rsidP="0072491E">
      <w:pPr>
        <w:pStyle w:val="Bibliography"/>
        <w:rPr>
          <w:rFonts w:cstheme="minorHAnsi"/>
        </w:rPr>
      </w:pPr>
      <w:r w:rsidRPr="002752F1">
        <w:rPr>
          <w:rFonts w:cstheme="minorHAnsi"/>
        </w:rPr>
        <w:t xml:space="preserve">25. </w:t>
      </w:r>
      <w:r w:rsidRPr="002752F1">
        <w:rPr>
          <w:rFonts w:cstheme="minorHAnsi"/>
        </w:rPr>
        <w:tab/>
        <w:t xml:space="preserve">Oakley MS, Gerald N, McCutchan TF, Aravind L, Kumar S. Clinical and molecular aspects of malaria fever. Trends in Parasitology. 2011 Oct 1;27(10):442–9. </w:t>
      </w:r>
    </w:p>
    <w:p w14:paraId="709A2559" w14:textId="77777777" w:rsidR="0072491E" w:rsidRPr="002752F1" w:rsidRDefault="0072491E" w:rsidP="0072491E">
      <w:pPr>
        <w:pStyle w:val="Bibliography"/>
        <w:rPr>
          <w:rFonts w:cstheme="minorHAnsi"/>
        </w:rPr>
      </w:pPr>
      <w:r w:rsidRPr="002752F1">
        <w:rPr>
          <w:rFonts w:cstheme="minorHAnsi"/>
        </w:rPr>
        <w:t xml:space="preserve">26. </w:t>
      </w:r>
      <w:r w:rsidRPr="002752F1">
        <w:rPr>
          <w:rFonts w:cstheme="minorHAnsi"/>
        </w:rPr>
        <w:tab/>
        <w:t xml:space="preserve">Carlson CJ, Burgio KR, Dougherty ER, Phillips AJ, Bueno VM, Clements CF, et al. Parasite biodiversity faces extinction and redistribution in a changing climate. Science Advances. 2017 Sep 6;3(9):e1602422. </w:t>
      </w:r>
    </w:p>
    <w:p w14:paraId="6497C895" w14:textId="77777777" w:rsidR="0072491E" w:rsidRPr="002752F1" w:rsidRDefault="0072491E" w:rsidP="0072491E">
      <w:pPr>
        <w:pStyle w:val="Bibliography"/>
        <w:rPr>
          <w:rFonts w:cstheme="minorHAnsi"/>
        </w:rPr>
      </w:pPr>
      <w:r w:rsidRPr="002752F1">
        <w:rPr>
          <w:rFonts w:cstheme="minorHAnsi"/>
        </w:rPr>
        <w:t xml:space="preserve">27. </w:t>
      </w:r>
      <w:r w:rsidRPr="002752F1">
        <w:rPr>
          <w:rFonts w:cstheme="minorHAnsi"/>
        </w:rPr>
        <w:tab/>
        <w:t xml:space="preserve">Buckingham LJ, Ashby B. Coevolutionary theory of hosts and parasites. j evol Biol. 2022 Feb 1;35(2):205–24. </w:t>
      </w:r>
    </w:p>
    <w:p w14:paraId="2DF6E2B5" w14:textId="77777777" w:rsidR="0072491E" w:rsidRPr="002752F1" w:rsidRDefault="0072491E" w:rsidP="0072491E">
      <w:pPr>
        <w:pStyle w:val="Bibliography"/>
        <w:rPr>
          <w:rFonts w:cstheme="minorHAnsi"/>
        </w:rPr>
      </w:pPr>
      <w:r w:rsidRPr="002752F1">
        <w:rPr>
          <w:rFonts w:cstheme="minorHAnsi"/>
        </w:rPr>
        <w:t xml:space="preserve">28. </w:t>
      </w:r>
      <w:r w:rsidRPr="002752F1">
        <w:rPr>
          <w:rFonts w:cstheme="minorHAnsi"/>
        </w:rPr>
        <w:tab/>
        <w:t xml:space="preserve">Pedersen AB, Fenton A. Emphasizing the ecology in parasite community ecology. Trends in Ecology &amp; Evolution. 2007 Mar 1;22(3):133–9. </w:t>
      </w:r>
    </w:p>
    <w:p w14:paraId="736406C7" w14:textId="77777777" w:rsidR="0072491E" w:rsidRPr="002752F1" w:rsidRDefault="0072491E" w:rsidP="0072491E">
      <w:pPr>
        <w:pStyle w:val="Bibliography"/>
        <w:rPr>
          <w:rFonts w:cstheme="minorHAnsi"/>
        </w:rPr>
      </w:pPr>
      <w:r w:rsidRPr="002752F1">
        <w:rPr>
          <w:rFonts w:cstheme="minorHAnsi"/>
        </w:rPr>
        <w:t xml:space="preserve">29. </w:t>
      </w:r>
      <w:r w:rsidRPr="002752F1">
        <w:rPr>
          <w:rFonts w:cstheme="minorHAnsi"/>
        </w:rPr>
        <w:tab/>
        <w:t xml:space="preserve">Hasik AZ, King KC, Hawlena H. Interspecific host competition and parasite virulence evolution. Biology Letters. 2023 May 3;19(5):20220553. </w:t>
      </w:r>
    </w:p>
    <w:p w14:paraId="5F64F601" w14:textId="77777777" w:rsidR="0072491E" w:rsidRPr="002752F1" w:rsidRDefault="0072491E" w:rsidP="0072491E">
      <w:pPr>
        <w:pStyle w:val="Bibliography"/>
        <w:rPr>
          <w:rFonts w:cstheme="minorHAnsi"/>
        </w:rPr>
      </w:pPr>
      <w:r w:rsidRPr="002752F1">
        <w:rPr>
          <w:rFonts w:cstheme="minorHAnsi"/>
        </w:rPr>
        <w:t xml:space="preserve">30. </w:t>
      </w:r>
      <w:r w:rsidRPr="002752F1">
        <w:rPr>
          <w:rFonts w:cstheme="minorHAnsi"/>
        </w:rPr>
        <w:tab/>
        <w:t xml:space="preserve">Limberger R, Fussmann GF. Adaptation and competition in deteriorating environments. Proceedings of the Royal Society B: Biological Sciences. 2021 Mar 10;288(1946):20202967. </w:t>
      </w:r>
    </w:p>
    <w:p w14:paraId="3F3E6BFD" w14:textId="77777777" w:rsidR="0072491E" w:rsidRPr="002752F1" w:rsidRDefault="0072491E" w:rsidP="0072491E">
      <w:pPr>
        <w:pStyle w:val="Bibliography"/>
        <w:rPr>
          <w:rFonts w:cstheme="minorHAnsi"/>
        </w:rPr>
      </w:pPr>
      <w:r w:rsidRPr="002752F1">
        <w:rPr>
          <w:rFonts w:cstheme="minorHAnsi"/>
        </w:rPr>
        <w:t xml:space="preserve">31. </w:t>
      </w:r>
      <w:r w:rsidRPr="002752F1">
        <w:rPr>
          <w:rFonts w:cstheme="minorHAnsi"/>
        </w:rPr>
        <w:tab/>
        <w:t xml:space="preserve">Greenrod STE, Cazares D, Johnson S, Hector TE, Stevens EJ, MacLean RC, et al. Warming alters life-history traits and competition in a phage community. Applied and Environmental Microbiology. 2024 Apr 16;0(0):e00286-24. </w:t>
      </w:r>
    </w:p>
    <w:p w14:paraId="58C1AAC4" w14:textId="77777777" w:rsidR="0072491E" w:rsidRPr="002752F1" w:rsidRDefault="0072491E" w:rsidP="0072491E">
      <w:pPr>
        <w:pStyle w:val="Bibliography"/>
        <w:rPr>
          <w:rFonts w:cstheme="minorHAnsi"/>
        </w:rPr>
      </w:pPr>
      <w:r w:rsidRPr="002752F1">
        <w:rPr>
          <w:rFonts w:cstheme="minorHAnsi"/>
        </w:rPr>
        <w:t xml:space="preserve">32. </w:t>
      </w:r>
      <w:r w:rsidRPr="002752F1">
        <w:rPr>
          <w:rFonts w:cstheme="minorHAnsi"/>
        </w:rPr>
        <w:tab/>
        <w:t>Kropinski AM, Mazzocco A, Waddell TE, Lingohr E, Johnson RP. Enumeration of Bacteriophages by Double Agar Overlay Plaque Assay. In: Clokie MRJ, Kropinski AM, editors. Bacteriophages: Methods and Protocols, Volume 1: Isolation, Characterization, and Interactions [Internet]. Totowa, NJ: Humana Press; 2009 [cited 2023 Jun 2]. p. 69–76. (Methods in Molecular Biology</w:t>
      </w:r>
      <w:r w:rsidRPr="002752F1">
        <w:rPr>
          <w:rFonts w:cstheme="minorHAnsi"/>
          <w:vertAlign w:val="superscript"/>
        </w:rPr>
        <w:t>TM</w:t>
      </w:r>
      <w:r w:rsidRPr="002752F1">
        <w:rPr>
          <w:rFonts w:cstheme="minorHAnsi"/>
        </w:rPr>
        <w:t>). Available from: https://doi.org/10.1007/978-1-60327-164-6_7</w:t>
      </w:r>
    </w:p>
    <w:p w14:paraId="18C10396" w14:textId="77777777" w:rsidR="0072491E" w:rsidRPr="002752F1" w:rsidRDefault="0072491E" w:rsidP="0072491E">
      <w:pPr>
        <w:pStyle w:val="Bibliography"/>
        <w:rPr>
          <w:rFonts w:cstheme="minorHAnsi"/>
        </w:rPr>
      </w:pPr>
      <w:r w:rsidRPr="002752F1">
        <w:rPr>
          <w:rFonts w:cstheme="minorHAnsi"/>
        </w:rPr>
        <w:t xml:space="preserve">33. </w:t>
      </w:r>
      <w:r w:rsidRPr="002752F1">
        <w:rPr>
          <w:rFonts w:cstheme="minorHAnsi"/>
        </w:rPr>
        <w:tab/>
        <w:t xml:space="preserve">Langmead B, Salzberg SL. Fast gapped-read alignment with Bowtie 2. Nat Methods. 2012 Apr;9(4):357–9. </w:t>
      </w:r>
    </w:p>
    <w:p w14:paraId="3FB357ED" w14:textId="77777777" w:rsidR="0072491E" w:rsidRPr="002752F1" w:rsidRDefault="0072491E" w:rsidP="0072491E">
      <w:pPr>
        <w:pStyle w:val="Bibliography"/>
        <w:rPr>
          <w:rFonts w:cstheme="minorHAnsi"/>
        </w:rPr>
      </w:pPr>
      <w:r w:rsidRPr="002752F1">
        <w:rPr>
          <w:rFonts w:cstheme="minorHAnsi"/>
        </w:rPr>
        <w:t xml:space="preserve">34. </w:t>
      </w:r>
      <w:r w:rsidRPr="002752F1">
        <w:rPr>
          <w:rFonts w:cstheme="minorHAnsi"/>
        </w:rPr>
        <w:tab/>
        <w:t xml:space="preserve">Deatherage DE, Barrick JE. Identification of mutations in laboratory evolved microbes from next-generation sequencing data using breseq. Methods Mol Biol. 2014;1151:165–88. </w:t>
      </w:r>
    </w:p>
    <w:p w14:paraId="5E40EF0B" w14:textId="77777777" w:rsidR="0072491E" w:rsidRPr="002752F1" w:rsidRDefault="0072491E" w:rsidP="0072491E">
      <w:pPr>
        <w:pStyle w:val="Bibliography"/>
        <w:rPr>
          <w:rFonts w:cstheme="minorHAnsi"/>
        </w:rPr>
      </w:pPr>
      <w:r w:rsidRPr="002752F1">
        <w:rPr>
          <w:rFonts w:cstheme="minorHAnsi"/>
        </w:rPr>
        <w:t xml:space="preserve">35. </w:t>
      </w:r>
      <w:r w:rsidRPr="002752F1">
        <w:rPr>
          <w:rFonts w:cstheme="minorHAnsi"/>
        </w:rPr>
        <w:tab/>
        <w:t xml:space="preserve">Seemann T. Prokka: rapid prokaryotic genome annotation. Bioinformatics. 2014 Jul 15;30(14):2068–9. </w:t>
      </w:r>
    </w:p>
    <w:p w14:paraId="7C1F71ED" w14:textId="77777777" w:rsidR="0072491E" w:rsidRPr="002752F1" w:rsidRDefault="0072491E" w:rsidP="0072491E">
      <w:pPr>
        <w:pStyle w:val="Bibliography"/>
        <w:rPr>
          <w:rFonts w:cstheme="minorHAnsi"/>
        </w:rPr>
      </w:pPr>
      <w:r w:rsidRPr="002752F1">
        <w:rPr>
          <w:rFonts w:cstheme="minorHAnsi"/>
        </w:rPr>
        <w:t xml:space="preserve">36. </w:t>
      </w:r>
      <w:r w:rsidRPr="002752F1">
        <w:rPr>
          <w:rFonts w:cstheme="minorHAnsi"/>
        </w:rPr>
        <w:tab/>
        <w:t>Wick RR, Howden BP, Stinear TP. Autocycler: long-read consensus assembly for bacterial genomes [Internet]. bioRxiv; 2025 [cited 2025 Jul 29]. p. 2025.05.12.653612. Available from: https://www.biorxiv.org/content/10.1101/2025.05.12.653612v1</w:t>
      </w:r>
    </w:p>
    <w:p w14:paraId="5D6297BE" w14:textId="77777777" w:rsidR="0072491E" w:rsidRPr="002752F1" w:rsidRDefault="0072491E" w:rsidP="0072491E">
      <w:pPr>
        <w:pStyle w:val="Bibliography"/>
        <w:rPr>
          <w:rFonts w:cstheme="minorHAnsi"/>
        </w:rPr>
      </w:pPr>
      <w:r w:rsidRPr="002752F1">
        <w:rPr>
          <w:rFonts w:cstheme="minorHAnsi"/>
        </w:rPr>
        <w:t xml:space="preserve">37. </w:t>
      </w:r>
      <w:r w:rsidRPr="002752F1">
        <w:rPr>
          <w:rFonts w:cstheme="minorHAnsi"/>
        </w:rPr>
        <w:tab/>
        <w:t xml:space="preserve">Wick RR, Holt KE. Polypolish: Short-read polishing of long-read bacterial genome assemblies. PLOS Computational Biology. 2022 Jan 24;18(1):e1009802. </w:t>
      </w:r>
    </w:p>
    <w:p w14:paraId="2A643D99" w14:textId="77777777" w:rsidR="0072491E" w:rsidRPr="002752F1" w:rsidRDefault="0072491E" w:rsidP="0072491E">
      <w:pPr>
        <w:pStyle w:val="Bibliography"/>
        <w:rPr>
          <w:rFonts w:cstheme="minorHAnsi"/>
        </w:rPr>
      </w:pPr>
      <w:r w:rsidRPr="002752F1">
        <w:rPr>
          <w:rFonts w:cstheme="minorHAnsi"/>
        </w:rPr>
        <w:t xml:space="preserve">38. </w:t>
      </w:r>
      <w:r w:rsidRPr="002752F1">
        <w:rPr>
          <w:rFonts w:cstheme="minorHAnsi"/>
        </w:rPr>
        <w:tab/>
        <w:t xml:space="preserve">Bouras G, Grigson SR, Papudeshi B, Mallawaarachchi V, Roach MJ. Dnaapler: A tool to reorient circular microbial genomes. Journal of Open Source Software. 2024 Jan 11;9(93):5968. </w:t>
      </w:r>
    </w:p>
    <w:p w14:paraId="629BEDCC" w14:textId="77777777" w:rsidR="0072491E" w:rsidRPr="002752F1" w:rsidRDefault="0072491E" w:rsidP="0072491E">
      <w:pPr>
        <w:pStyle w:val="Bibliography"/>
        <w:rPr>
          <w:rFonts w:cstheme="minorHAnsi"/>
        </w:rPr>
      </w:pPr>
      <w:r w:rsidRPr="002752F1">
        <w:rPr>
          <w:rFonts w:cstheme="minorHAnsi"/>
        </w:rPr>
        <w:lastRenderedPageBreak/>
        <w:t xml:space="preserve">39. </w:t>
      </w:r>
      <w:r w:rsidRPr="002752F1">
        <w:rPr>
          <w:rFonts w:cstheme="minorHAnsi"/>
        </w:rPr>
        <w:tab/>
        <w:t xml:space="preserve">Li H. Minimap2: pairwise alignment for nucleotide sequences. Bioinformatics. 2018 Sep 15;34(18):3094–100. </w:t>
      </w:r>
    </w:p>
    <w:p w14:paraId="12FE9570" w14:textId="77777777" w:rsidR="0072491E" w:rsidRPr="002752F1" w:rsidRDefault="0072491E" w:rsidP="0072491E">
      <w:pPr>
        <w:pStyle w:val="Bibliography"/>
        <w:rPr>
          <w:rFonts w:cstheme="minorHAnsi"/>
        </w:rPr>
      </w:pPr>
      <w:r w:rsidRPr="002752F1">
        <w:rPr>
          <w:rFonts w:cstheme="minorHAnsi"/>
        </w:rPr>
        <w:t xml:space="preserve">40. </w:t>
      </w:r>
      <w:r w:rsidRPr="002752F1">
        <w:rPr>
          <w:rFonts w:cstheme="minorHAnsi"/>
        </w:rPr>
        <w:tab/>
        <w:t>RStudio Team. RStudio: Integrated Development for R. [Internet]. RStudio, PBC, Boston, M; 2020. Available from: http://www.rstudio.com/</w:t>
      </w:r>
    </w:p>
    <w:p w14:paraId="4BB7937F" w14:textId="77777777" w:rsidR="0072491E" w:rsidRPr="002752F1" w:rsidRDefault="0072491E" w:rsidP="0072491E">
      <w:pPr>
        <w:pStyle w:val="Bibliography"/>
        <w:rPr>
          <w:rFonts w:cstheme="minorHAnsi"/>
        </w:rPr>
      </w:pPr>
      <w:r w:rsidRPr="002752F1">
        <w:rPr>
          <w:rFonts w:cstheme="minorHAnsi"/>
        </w:rPr>
        <w:t xml:space="preserve">41. </w:t>
      </w:r>
      <w:r w:rsidRPr="002752F1">
        <w:rPr>
          <w:rFonts w:cstheme="minorHAnsi"/>
        </w:rPr>
        <w:tab/>
        <w:t>R Core Team. R: A language and environment for statistical computing. [Internet]. Foundation for Statistical Computing, Vienna, Austria.; 2021. Available from: https://www.R-project.org/</w:t>
      </w:r>
    </w:p>
    <w:p w14:paraId="5CA2569C" w14:textId="77777777" w:rsidR="0072491E" w:rsidRPr="002752F1" w:rsidRDefault="0072491E" w:rsidP="0072491E">
      <w:pPr>
        <w:pStyle w:val="Bibliography"/>
        <w:rPr>
          <w:rFonts w:cstheme="minorHAnsi"/>
        </w:rPr>
      </w:pPr>
      <w:r w:rsidRPr="002752F1">
        <w:rPr>
          <w:rFonts w:cstheme="minorHAnsi"/>
        </w:rPr>
        <w:t xml:space="preserve">42. </w:t>
      </w:r>
      <w:r w:rsidRPr="002752F1">
        <w:rPr>
          <w:rFonts w:cstheme="minorHAnsi"/>
        </w:rPr>
        <w:tab/>
        <w:t xml:space="preserve">Tabare E, Glonti T, Cochez C, Ngassam C, Pirnay JP, Amighi K, et al. A Design of Experiment Approach to Optimize Spray-Dried Powders Containing Pseudomonas aeruginosaPodoviridae and Myoviridae Bacteriophages. Viruses. 2021 Oct;13(10):1926. </w:t>
      </w:r>
    </w:p>
    <w:p w14:paraId="5AE198F4" w14:textId="77777777" w:rsidR="0072491E" w:rsidRPr="002752F1" w:rsidRDefault="0072491E" w:rsidP="0072491E">
      <w:pPr>
        <w:pStyle w:val="Bibliography"/>
        <w:rPr>
          <w:rFonts w:cstheme="minorHAnsi"/>
        </w:rPr>
      </w:pPr>
      <w:r w:rsidRPr="002752F1">
        <w:rPr>
          <w:rFonts w:cstheme="minorHAnsi"/>
        </w:rPr>
        <w:t xml:space="preserve">43. </w:t>
      </w:r>
      <w:r w:rsidRPr="002752F1">
        <w:rPr>
          <w:rFonts w:cstheme="minorHAnsi"/>
        </w:rPr>
        <w:tab/>
        <w:t xml:space="preserve">Visher E, Boots M. The problem of mediocre generalists: population genetics and eco-evolutionary perspectives on host breadth evolution in pathogens. Proc Biol Sci. 2020 Aug 26;287(1933):20201230. </w:t>
      </w:r>
    </w:p>
    <w:p w14:paraId="1BB5B344" w14:textId="77777777" w:rsidR="0072491E" w:rsidRPr="002752F1" w:rsidRDefault="0072491E" w:rsidP="0072491E">
      <w:pPr>
        <w:pStyle w:val="Bibliography"/>
        <w:rPr>
          <w:rFonts w:cstheme="minorHAnsi"/>
        </w:rPr>
      </w:pPr>
      <w:r w:rsidRPr="002752F1">
        <w:rPr>
          <w:rFonts w:cstheme="minorHAnsi"/>
        </w:rPr>
        <w:t xml:space="preserve">44. </w:t>
      </w:r>
      <w:r w:rsidRPr="002752F1">
        <w:rPr>
          <w:rFonts w:cstheme="minorHAnsi"/>
        </w:rPr>
        <w:tab/>
        <w:t xml:space="preserve">Remold S. Understanding specialism when the jack of all trades can be the master of all. Proceedings of the Royal Society B: Biological Sciences. 2012 Oct 24;279(1749):4861–9. </w:t>
      </w:r>
    </w:p>
    <w:p w14:paraId="24AAFD63" w14:textId="77777777" w:rsidR="0072491E" w:rsidRPr="002752F1" w:rsidRDefault="0072491E" w:rsidP="0072491E">
      <w:pPr>
        <w:pStyle w:val="Bibliography"/>
        <w:rPr>
          <w:rFonts w:cstheme="minorHAnsi"/>
        </w:rPr>
      </w:pPr>
      <w:r w:rsidRPr="002752F1">
        <w:rPr>
          <w:rFonts w:cstheme="minorHAnsi"/>
        </w:rPr>
        <w:t xml:space="preserve">45. </w:t>
      </w:r>
      <w:r w:rsidRPr="002752F1">
        <w:rPr>
          <w:rFonts w:cstheme="minorHAnsi"/>
        </w:rPr>
        <w:tab/>
        <w:t xml:space="preserve">Ashrafi R, Bruneaux M, Sundberg LR, Pulkkinen K, Valkonen J, Ketola T. Broad thermal tolerance is negatively correlated with virulence in an opportunistic bacterial pathogen. Evolutionary Applications. 2018;11(9):1700–14. </w:t>
      </w:r>
    </w:p>
    <w:p w14:paraId="4EC795F5" w14:textId="77777777" w:rsidR="0072491E" w:rsidRPr="002752F1" w:rsidRDefault="0072491E" w:rsidP="0072491E">
      <w:pPr>
        <w:pStyle w:val="Bibliography"/>
        <w:rPr>
          <w:rFonts w:cstheme="minorHAnsi"/>
        </w:rPr>
      </w:pPr>
      <w:r w:rsidRPr="002752F1">
        <w:rPr>
          <w:rFonts w:cstheme="minorHAnsi"/>
        </w:rPr>
        <w:t xml:space="preserve">46. </w:t>
      </w:r>
      <w:r w:rsidRPr="002752F1">
        <w:rPr>
          <w:rFonts w:cstheme="minorHAnsi"/>
        </w:rPr>
        <w:tab/>
        <w:t xml:space="preserve">Blount ZD, Lenski RE, Losos JB. Contingency and determinism in evolution: Replaying life’s tape. Science. 2018 Nov 9;362(6415):eaam5979. </w:t>
      </w:r>
    </w:p>
    <w:p w14:paraId="59D0AD6C" w14:textId="77777777" w:rsidR="0072491E" w:rsidRPr="002752F1" w:rsidRDefault="0072491E" w:rsidP="0072491E">
      <w:pPr>
        <w:pStyle w:val="Bibliography"/>
        <w:rPr>
          <w:rFonts w:cstheme="minorHAnsi"/>
        </w:rPr>
      </w:pPr>
      <w:r w:rsidRPr="002752F1">
        <w:rPr>
          <w:rFonts w:cstheme="minorHAnsi"/>
        </w:rPr>
        <w:t xml:space="preserve">47. </w:t>
      </w:r>
      <w:r w:rsidRPr="002752F1">
        <w:rPr>
          <w:rFonts w:cstheme="minorHAnsi"/>
        </w:rPr>
        <w:tab/>
        <w:t xml:space="preserve">Arribas M, Kubota K, Cabanillas L, Lázaro E. Adaptation to Fluctuating Temperatures in an RNA Virus Is Driven by the Most Stringent Selective Pressure. PLOS ONE. 2014 Jun 25;9(6):e100940. </w:t>
      </w:r>
    </w:p>
    <w:p w14:paraId="3599E4C6" w14:textId="77777777" w:rsidR="0072491E" w:rsidRPr="002752F1" w:rsidRDefault="0072491E" w:rsidP="0072491E">
      <w:pPr>
        <w:pStyle w:val="Bibliography"/>
        <w:rPr>
          <w:rFonts w:cstheme="minorHAnsi"/>
        </w:rPr>
      </w:pPr>
      <w:r w:rsidRPr="002752F1">
        <w:rPr>
          <w:rFonts w:cstheme="minorHAnsi"/>
        </w:rPr>
        <w:t xml:space="preserve">48. </w:t>
      </w:r>
      <w:r w:rsidRPr="002752F1">
        <w:rPr>
          <w:rFonts w:cstheme="minorHAnsi"/>
        </w:rPr>
        <w:tab/>
        <w:t xml:space="preserve">Barbosa M, Inocentes N, Soares AMVM, Oliveira M. Synergy effects of fluoxetine and variability in temperature lead to proportionally greater fitness costs in Daphnia: A multigenerational test. Aquatic Toxicology. 2017 Dec 1;193:268–75. </w:t>
      </w:r>
    </w:p>
    <w:p w14:paraId="6BEA3FEB" w14:textId="77777777" w:rsidR="0072491E" w:rsidRPr="002752F1" w:rsidRDefault="0072491E" w:rsidP="0072491E">
      <w:pPr>
        <w:pStyle w:val="Bibliography"/>
        <w:rPr>
          <w:rFonts w:cstheme="minorHAnsi"/>
        </w:rPr>
      </w:pPr>
      <w:r w:rsidRPr="002752F1">
        <w:rPr>
          <w:rFonts w:cstheme="minorHAnsi"/>
        </w:rPr>
        <w:t xml:space="preserve">49. </w:t>
      </w:r>
      <w:r w:rsidRPr="002752F1">
        <w:rPr>
          <w:rFonts w:cstheme="minorHAnsi"/>
        </w:rPr>
        <w:tab/>
        <w:t xml:space="preserve">Cvijović I, Good BH, Jerison ER, Desai MM. Fate of a mutation in a fluctuating environment. Proc Natl Acad Sci U S A. 2015 Sep 8;112(36):E5021–8. </w:t>
      </w:r>
    </w:p>
    <w:p w14:paraId="14A2F8DC" w14:textId="77777777" w:rsidR="0072491E" w:rsidRPr="002752F1" w:rsidRDefault="0072491E" w:rsidP="0072491E">
      <w:pPr>
        <w:pStyle w:val="Bibliography"/>
        <w:rPr>
          <w:rFonts w:cstheme="minorHAnsi"/>
        </w:rPr>
      </w:pPr>
      <w:r w:rsidRPr="002752F1">
        <w:rPr>
          <w:rFonts w:cstheme="minorHAnsi"/>
        </w:rPr>
        <w:t xml:space="preserve">50. </w:t>
      </w:r>
      <w:r w:rsidRPr="002752F1">
        <w:rPr>
          <w:rFonts w:cstheme="minorHAnsi"/>
        </w:rPr>
        <w:tab/>
        <w:t xml:space="preserve">Jaureguiberry P, Titeux N, Wiemers M, Bowler DE, Coscieme L, Golden AS, et al. The direct drivers of recent global anthropogenic biodiversity loss. Science Advances. 2022 Nov 9;8(45):eabm9982. </w:t>
      </w:r>
    </w:p>
    <w:p w14:paraId="10777A05" w14:textId="176A071F" w:rsidR="003F6D0D" w:rsidRDefault="00AC2555">
      <w:r w:rsidRPr="00502E64">
        <w:rPr>
          <w:rFonts w:cstheme="minorHAnsi"/>
        </w:rPr>
        <w:fldChar w:fldCharType="end"/>
      </w:r>
    </w:p>
    <w:p w14:paraId="4E9E44B6" w14:textId="77777777" w:rsidR="00570068" w:rsidRDefault="00570068"/>
    <w:p w14:paraId="0DEA7689" w14:textId="77777777" w:rsidR="00034E63" w:rsidRDefault="00034E63"/>
    <w:p w14:paraId="424CCA18" w14:textId="77777777" w:rsidR="00034E63" w:rsidRDefault="00034E63"/>
    <w:p w14:paraId="72EF47FE" w14:textId="77777777" w:rsidR="00034E63" w:rsidRDefault="00034E63"/>
    <w:p w14:paraId="0C42FD53" w14:textId="77777777" w:rsidR="00034E63" w:rsidRDefault="00034E63"/>
    <w:p w14:paraId="62EEE048" w14:textId="77777777" w:rsidR="00034E63" w:rsidRDefault="00034E63"/>
    <w:p w14:paraId="15509114" w14:textId="00CC80DB" w:rsidR="00034E63" w:rsidRPr="00D56147" w:rsidRDefault="00034E63">
      <w:pPr>
        <w:rPr>
          <w:b/>
          <w:bCs/>
          <w:sz w:val="28"/>
          <w:szCs w:val="28"/>
        </w:rPr>
      </w:pPr>
      <w:r w:rsidRPr="00D56147">
        <w:rPr>
          <w:b/>
          <w:bCs/>
          <w:sz w:val="28"/>
          <w:szCs w:val="28"/>
        </w:rPr>
        <w:lastRenderedPageBreak/>
        <w:t>Extended data</w:t>
      </w:r>
    </w:p>
    <w:p w14:paraId="3A219835" w14:textId="1C8559BA" w:rsidR="00034E63" w:rsidRDefault="00034E63" w:rsidP="00D56147">
      <w:pPr>
        <w:jc w:val="both"/>
        <w:rPr>
          <w:noProof/>
        </w:rPr>
      </w:pPr>
      <w:del w:id="146" w:author="Samuel Greenrod" w:date="2025-09-24T14:10:00Z" w16du:dateUtc="2025-09-24T13:10:00Z">
        <w:r w:rsidDel="00617C2E">
          <w:rPr>
            <w:noProof/>
          </w:rPr>
          <w:drawing>
            <wp:inline distT="0" distB="0" distL="0" distR="0" wp14:anchorId="2A32F555" wp14:editId="49B4DC8D">
              <wp:extent cx="5731510" cy="3503930"/>
              <wp:effectExtent l="0" t="0" r="2540" b="1270"/>
              <wp:docPr id="1502616027"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16027" name="Picture 8" descr="A screenshot of a computer scree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503930"/>
                      </a:xfrm>
                      <a:prstGeom prst="rect">
                        <a:avLst/>
                      </a:prstGeom>
                    </pic:spPr>
                  </pic:pic>
                </a:graphicData>
              </a:graphic>
            </wp:inline>
          </w:drawing>
        </w:r>
      </w:del>
      <w:ins w:id="147" w:author="Samuel Greenrod" w:date="2025-09-24T14:10:00Z" w16du:dateUtc="2025-09-24T13:10:00Z">
        <w:r w:rsidR="00617C2E">
          <w:rPr>
            <w:noProof/>
          </w:rPr>
          <w:drawing>
            <wp:inline distT="0" distB="0" distL="0" distR="0" wp14:anchorId="42CFE2BA" wp14:editId="4D3E3536">
              <wp:extent cx="5731510" cy="3580130"/>
              <wp:effectExtent l="0" t="0" r="2540" b="1270"/>
              <wp:docPr id="316450888"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50888" name="Picture 4" descr="A screenshot of a computer scree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inline>
          </w:drawing>
        </w:r>
      </w:ins>
    </w:p>
    <w:p w14:paraId="5F6A4458" w14:textId="6A06D36A" w:rsidR="00034E63" w:rsidRPr="002752F1" w:rsidRDefault="00034E63" w:rsidP="00D56147">
      <w:pPr>
        <w:jc w:val="both"/>
      </w:pPr>
      <w:r w:rsidRPr="002752F1">
        <w:rPr>
          <w:b/>
          <w:bCs/>
        </w:rPr>
        <w:t>Figure S1. Fluctuating temperatures select for specialist mutations.</w:t>
      </w:r>
      <w:r w:rsidRPr="002752F1">
        <w:t xml:space="preserve"> Mutation plots show genetic variants associated with fluctuating temperatures in monoculture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ins w:id="148" w:author="Samuel Greenrod" w:date="2025-09-24T14:10:00Z" w16du:dateUtc="2025-09-24T13:10:00Z">
        <w:r w:rsidR="00617C2E">
          <w:t xml:space="preserve"> Labels show gene annotations for mutations found </w:t>
        </w:r>
      </w:ins>
      <w:ins w:id="149" w:author="Samuel Greenrod" w:date="2025-09-24T14:11:00Z" w16du:dateUtc="2025-09-24T13:11:00Z">
        <w:r w:rsidR="00617C2E">
          <w:t>in 37</w:t>
        </w:r>
        <w:r w:rsidR="00617C2E">
          <w:rPr>
            <w:rFonts w:cstheme="minorHAnsi"/>
          </w:rPr>
          <w:t>°</w:t>
        </w:r>
        <w:r w:rsidR="00617C2E">
          <w:t>C and 42</w:t>
        </w:r>
        <w:r w:rsidR="00617C2E">
          <w:rPr>
            <w:rFonts w:cstheme="minorHAnsi"/>
          </w:rPr>
          <w:t>°</w:t>
        </w:r>
        <w:r w:rsidR="00617C2E">
          <w:t>C evolved populations (</w:t>
        </w:r>
        <w:r w:rsidR="00617C2E" w:rsidRPr="00617C2E">
          <w:rPr>
            <w:highlight w:val="yellow"/>
            <w:rPrChange w:id="150" w:author="Samuel Greenrod" w:date="2025-09-24T14:12:00Z" w16du:dateUtc="2025-09-24T13:12:00Z">
              <w:rPr/>
            </w:rPrChange>
          </w:rPr>
          <w:t>Greenrod et al., unpublished</w:t>
        </w:r>
        <w:r w:rsidR="00617C2E">
          <w:t xml:space="preserve">). </w:t>
        </w:r>
        <w:r w:rsidR="00617C2E">
          <w:t xml:space="preserve">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ins>
    </w:p>
    <w:p w14:paraId="2191E105" w14:textId="77777777" w:rsidR="00034E63" w:rsidRDefault="00034E63" w:rsidP="00034E63">
      <w:pPr>
        <w:rPr>
          <w:sz w:val="24"/>
          <w:szCs w:val="24"/>
        </w:rPr>
      </w:pPr>
    </w:p>
    <w:p w14:paraId="1C97A205" w14:textId="57DFCCF0" w:rsidR="00034E63" w:rsidRDefault="00034E63" w:rsidP="00034E63">
      <w:pPr>
        <w:rPr>
          <w:sz w:val="24"/>
          <w:szCs w:val="24"/>
        </w:rPr>
      </w:pPr>
      <w:del w:id="151" w:author="Samuel Greenrod" w:date="2025-09-24T14:11:00Z" w16du:dateUtc="2025-09-24T13:11:00Z">
        <w:r w:rsidDel="00617C2E">
          <w:rPr>
            <w:noProof/>
            <w:sz w:val="24"/>
            <w:szCs w:val="24"/>
          </w:rPr>
          <w:lastRenderedPageBreak/>
          <w:drawing>
            <wp:inline distT="0" distB="0" distL="0" distR="0" wp14:anchorId="04DC7DED" wp14:editId="2891FE5E">
              <wp:extent cx="5731510" cy="3548380"/>
              <wp:effectExtent l="0" t="0" r="2540" b="0"/>
              <wp:docPr id="475003137"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03137" name="Picture 10" descr="A screenshot of a computer scree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del>
      <w:ins w:id="152" w:author="Samuel Greenrod" w:date="2025-09-24T14:12:00Z" w16du:dateUtc="2025-09-24T13:12:00Z">
        <w:r w:rsidR="00617C2E">
          <w:rPr>
            <w:noProof/>
            <w:sz w:val="24"/>
            <w:szCs w:val="24"/>
          </w:rPr>
          <w:drawing>
            <wp:inline distT="0" distB="0" distL="0" distR="0" wp14:anchorId="3FC5EAB4" wp14:editId="6BFFBE8E">
              <wp:extent cx="5731510" cy="3548380"/>
              <wp:effectExtent l="0" t="0" r="2540" b="0"/>
              <wp:docPr id="1073607736"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07736" name="Picture 5" descr="A screenshot of a computer scree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ins>
    </w:p>
    <w:p w14:paraId="0CD5E5A1" w14:textId="0A3BA1F8" w:rsidR="00034E63" w:rsidRPr="002752F1" w:rsidRDefault="00034E63" w:rsidP="00D56147">
      <w:pPr>
        <w:jc w:val="both"/>
      </w:pPr>
      <w:r w:rsidRPr="002752F1">
        <w:rPr>
          <w:b/>
          <w:bCs/>
        </w:rPr>
        <w:t>Figure S2. Competition restricts the acquisition of high frequency mutations.</w:t>
      </w:r>
      <w:r w:rsidRPr="002752F1">
        <w:t xml:space="preserve"> Mutation plots show genetic variants associated with fluctuating temperatures in co-culture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ins w:id="153" w:author="Samuel Greenrod" w:date="2025-09-24T14:12:00Z" w16du:dateUtc="2025-09-24T13:12:00Z">
        <w:r w:rsidR="00617C2E" w:rsidRPr="00617C2E">
          <w:t xml:space="preserve"> </w:t>
        </w:r>
        <w:r w:rsidR="00617C2E">
          <w:t>Labels show gene annotations for mutations found in 37</w:t>
        </w:r>
        <w:r w:rsidR="00617C2E">
          <w:rPr>
            <w:rFonts w:cstheme="minorHAnsi"/>
          </w:rPr>
          <w:t>°</w:t>
        </w:r>
        <w:r w:rsidR="00617C2E">
          <w:t>C and 42</w:t>
        </w:r>
        <w:r w:rsidR="00617C2E">
          <w:rPr>
            <w:rFonts w:cstheme="minorHAnsi"/>
          </w:rPr>
          <w:t>°</w:t>
        </w:r>
        <w:r w:rsidR="00617C2E">
          <w:t>C evolved populations (</w:t>
        </w:r>
        <w:r w:rsidR="00617C2E" w:rsidRPr="00617C2E">
          <w:rPr>
            <w:highlight w:val="yellow"/>
            <w:rPrChange w:id="154" w:author="Samuel Greenrod" w:date="2025-09-24T14:12:00Z" w16du:dateUtc="2025-09-24T13:12:00Z">
              <w:rPr/>
            </w:rPrChange>
          </w:rPr>
          <w:t>Greenrod et al., unpublished</w:t>
        </w:r>
        <w:r w:rsidR="00617C2E">
          <w:t xml:space="preserve">). 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ins>
    </w:p>
    <w:p w14:paraId="47661F23" w14:textId="77777777" w:rsidR="00034E63" w:rsidRPr="00D56147" w:rsidRDefault="00034E63" w:rsidP="00034E63">
      <w:pPr>
        <w:rPr>
          <w:sz w:val="24"/>
          <w:szCs w:val="24"/>
        </w:rPr>
      </w:pPr>
    </w:p>
    <w:sectPr w:rsidR="00034E63" w:rsidRPr="00D56147" w:rsidSect="00F07F6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yla King" w:date="2025-09-22T15:32:00Z" w:initials="KK">
    <w:p w14:paraId="3956C10F" w14:textId="77777777" w:rsidR="00BE61A7" w:rsidRDefault="00BE61A7" w:rsidP="00BE61A7">
      <w:pPr>
        <w:pStyle w:val="CommentText"/>
      </w:pPr>
      <w:r>
        <w:rPr>
          <w:rStyle w:val="CommentReference"/>
        </w:rPr>
        <w:annotationRef/>
      </w:r>
      <w:r>
        <w:t xml:space="preserve">Maybe we should explain what this means in the context of thermal stress? </w:t>
      </w:r>
    </w:p>
  </w:comment>
  <w:comment w:id="10" w:author="Kayla King" w:date="2025-09-22T15:35:00Z" w:initials="KK">
    <w:p w14:paraId="2F32D147" w14:textId="77777777" w:rsidR="00BE61A7" w:rsidRDefault="00BE61A7" w:rsidP="00BE61A7">
      <w:pPr>
        <w:pStyle w:val="CommentText"/>
      </w:pPr>
      <w:r>
        <w:rPr>
          <w:rStyle w:val="CommentReference"/>
        </w:rPr>
        <w:annotationRef/>
      </w:r>
      <w:r>
        <w:t xml:space="preserve">Should we define what we mean by generalist? </w:t>
      </w:r>
    </w:p>
  </w:comment>
  <w:comment w:id="30" w:author="Kayla King" w:date="2025-09-22T15:35:00Z" w:initials="KK">
    <w:p w14:paraId="5E6EEFB2" w14:textId="77777777" w:rsidR="00BE61A7" w:rsidRDefault="00BE61A7" w:rsidP="00BE61A7">
      <w:pPr>
        <w:pStyle w:val="CommentText"/>
      </w:pPr>
      <w:r>
        <w:rPr>
          <w:rStyle w:val="CommentReference"/>
        </w:rPr>
        <w:annotationRef/>
      </w:r>
      <w:r>
        <w:t>Again, perhaps say main result in each of the subfigures.</w:t>
      </w:r>
    </w:p>
  </w:comment>
  <w:comment w:id="45" w:author="Kayla King" w:date="2025-09-22T15:35:00Z" w:initials="KK">
    <w:p w14:paraId="7A56D8EE" w14:textId="77777777" w:rsidR="00BE61A7" w:rsidRDefault="00BE61A7" w:rsidP="00BE61A7">
      <w:pPr>
        <w:pStyle w:val="CommentText"/>
      </w:pPr>
      <w:r>
        <w:rPr>
          <w:rStyle w:val="CommentReference"/>
        </w:rPr>
        <w:annotationRef/>
      </w:r>
      <w:r>
        <w:t>Can we put this phrase into Chapter 2 a bit more too? I really like it.</w:t>
      </w:r>
    </w:p>
  </w:comment>
  <w:comment w:id="94" w:author="Samuel Greenrod" w:date="2025-09-24T13:54:00Z" w:initials="SG">
    <w:p w14:paraId="3781A9A5" w14:textId="77777777" w:rsidR="00F5530B" w:rsidRDefault="00F5530B" w:rsidP="00F5530B">
      <w:pPr>
        <w:pStyle w:val="CommentText"/>
      </w:pPr>
      <w:r>
        <w:rPr>
          <w:rStyle w:val="CommentReference"/>
        </w:rPr>
        <w:annotationRef/>
      </w:r>
      <w:r>
        <w:t>Thought I’d add this analysis as it suggests more consistent selection in co-culture</w:t>
      </w:r>
    </w:p>
  </w:comment>
  <w:comment w:id="118" w:author="Kayla King" w:date="2025-09-22T15:37:00Z" w:initials="KK">
    <w:p w14:paraId="7B81DA69" w14:textId="007F43EA" w:rsidR="00BE61A7" w:rsidRDefault="00BE61A7" w:rsidP="00BE61A7">
      <w:pPr>
        <w:pStyle w:val="CommentText"/>
      </w:pPr>
      <w:r>
        <w:rPr>
          <w:rStyle w:val="CommentReference"/>
        </w:rPr>
        <w:annotationRef/>
      </w:r>
      <w:r>
        <w:t>We need to clarify our language. Assay temp vs. evolved temp, for example.</w:t>
      </w:r>
    </w:p>
  </w:comment>
  <w:comment w:id="134" w:author="Kayla King" w:date="2025-09-22T15:38:00Z" w:initials="KK">
    <w:p w14:paraId="7F6231C8" w14:textId="77777777" w:rsidR="00BE61A7" w:rsidRDefault="00BE61A7" w:rsidP="00BE61A7">
      <w:pPr>
        <w:pStyle w:val="CommentText"/>
      </w:pPr>
      <w:r>
        <w:rPr>
          <w:rStyle w:val="CommentReference"/>
        </w:rPr>
        <w:annotationRef/>
      </w:r>
      <w:r>
        <w:t>Is this a word? No-cost generalist strategy,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56C10F" w15:done="0"/>
  <w15:commentEx w15:paraId="2F32D147" w15:done="1"/>
  <w15:commentEx w15:paraId="5E6EEFB2" w15:done="0"/>
  <w15:commentEx w15:paraId="7A56D8EE" w15:done="1"/>
  <w15:commentEx w15:paraId="3781A9A5" w15:done="0"/>
  <w15:commentEx w15:paraId="7B81DA69" w15:done="1"/>
  <w15:commentEx w15:paraId="7F6231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3EB984" w16cex:dateUtc="2025-09-22T22:32:00Z"/>
  <w16cex:commentExtensible w16cex:durableId="5B4907EF" w16cex:dateUtc="2025-09-22T22:35:00Z"/>
  <w16cex:commentExtensible w16cex:durableId="42341495" w16cex:dateUtc="2025-09-22T22:35:00Z"/>
  <w16cex:commentExtensible w16cex:durableId="77CC3586" w16cex:dateUtc="2025-09-22T22:35:00Z"/>
  <w16cex:commentExtensible w16cex:durableId="161F74FD" w16cex:dateUtc="2025-09-24T12:54:00Z"/>
  <w16cex:commentExtensible w16cex:durableId="451264F1" w16cex:dateUtc="2025-09-22T22:37:00Z"/>
  <w16cex:commentExtensible w16cex:durableId="0306DA85" w16cex:dateUtc="2025-09-22T2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56C10F" w16cid:durableId="743EB984"/>
  <w16cid:commentId w16cid:paraId="2F32D147" w16cid:durableId="5B4907EF"/>
  <w16cid:commentId w16cid:paraId="5E6EEFB2" w16cid:durableId="42341495"/>
  <w16cid:commentId w16cid:paraId="7A56D8EE" w16cid:durableId="77CC3586"/>
  <w16cid:commentId w16cid:paraId="3781A9A5" w16cid:durableId="161F74FD"/>
  <w16cid:commentId w16cid:paraId="7B81DA69" w16cid:durableId="451264F1"/>
  <w16cid:commentId w16cid:paraId="7F6231C8" w16cid:durableId="0306DA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AD369" w14:textId="77777777" w:rsidR="009D193B" w:rsidRDefault="009D193B" w:rsidP="00034E63">
      <w:pPr>
        <w:spacing w:after="0" w:line="240" w:lineRule="auto"/>
      </w:pPr>
      <w:r>
        <w:separator/>
      </w:r>
    </w:p>
  </w:endnote>
  <w:endnote w:type="continuationSeparator" w:id="0">
    <w:p w14:paraId="54563AE1" w14:textId="77777777" w:rsidR="009D193B" w:rsidRDefault="009D193B" w:rsidP="0003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580F2" w14:textId="77777777" w:rsidR="009D193B" w:rsidRDefault="009D193B" w:rsidP="00034E63">
      <w:pPr>
        <w:spacing w:after="0" w:line="240" w:lineRule="auto"/>
      </w:pPr>
      <w:r>
        <w:separator/>
      </w:r>
    </w:p>
  </w:footnote>
  <w:footnote w:type="continuationSeparator" w:id="0">
    <w:p w14:paraId="29BC5CF9" w14:textId="77777777" w:rsidR="009D193B" w:rsidRDefault="009D193B" w:rsidP="0003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yla King">
    <w15:presenceInfo w15:providerId="AD" w15:userId="S::zool1125@ox.ac.uk::bd5deaca-159f-4d9a-ace1-015d4753beba"/>
  </w15:person>
  <w15:person w15:author="Samuel Greenrod">
    <w15:presenceInfo w15:providerId="Windows Live" w15:userId="f4bf26eb60abab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1BC4"/>
    <w:rsid w:val="000059EE"/>
    <w:rsid w:val="00005C5A"/>
    <w:rsid w:val="00010222"/>
    <w:rsid w:val="00014CD6"/>
    <w:rsid w:val="00020DB8"/>
    <w:rsid w:val="000259FD"/>
    <w:rsid w:val="000303E6"/>
    <w:rsid w:val="00033C5F"/>
    <w:rsid w:val="00034E63"/>
    <w:rsid w:val="00044539"/>
    <w:rsid w:val="00053974"/>
    <w:rsid w:val="00057F49"/>
    <w:rsid w:val="00066540"/>
    <w:rsid w:val="00075842"/>
    <w:rsid w:val="0009336C"/>
    <w:rsid w:val="00093FA2"/>
    <w:rsid w:val="000A5812"/>
    <w:rsid w:val="000C090B"/>
    <w:rsid w:val="000C5BA6"/>
    <w:rsid w:val="000D3A8C"/>
    <w:rsid w:val="000E333B"/>
    <w:rsid w:val="000E7150"/>
    <w:rsid w:val="00102EE8"/>
    <w:rsid w:val="00106FC4"/>
    <w:rsid w:val="00114706"/>
    <w:rsid w:val="00123C62"/>
    <w:rsid w:val="001346AE"/>
    <w:rsid w:val="00142891"/>
    <w:rsid w:val="00143998"/>
    <w:rsid w:val="00146F76"/>
    <w:rsid w:val="0017221E"/>
    <w:rsid w:val="0017777B"/>
    <w:rsid w:val="0018010A"/>
    <w:rsid w:val="001913BF"/>
    <w:rsid w:val="001940B6"/>
    <w:rsid w:val="001A4E56"/>
    <w:rsid w:val="001A59F6"/>
    <w:rsid w:val="001B1D66"/>
    <w:rsid w:val="001B3010"/>
    <w:rsid w:val="001B3986"/>
    <w:rsid w:val="001C030C"/>
    <w:rsid w:val="001D1479"/>
    <w:rsid w:val="001E065A"/>
    <w:rsid w:val="001F0C10"/>
    <w:rsid w:val="001F56F5"/>
    <w:rsid w:val="002057E9"/>
    <w:rsid w:val="0021734E"/>
    <w:rsid w:val="00217AEB"/>
    <w:rsid w:val="002231F8"/>
    <w:rsid w:val="00232F27"/>
    <w:rsid w:val="0024609A"/>
    <w:rsid w:val="0025290F"/>
    <w:rsid w:val="002536E6"/>
    <w:rsid w:val="00255337"/>
    <w:rsid w:val="002561E1"/>
    <w:rsid w:val="002565F8"/>
    <w:rsid w:val="002569D0"/>
    <w:rsid w:val="00270F83"/>
    <w:rsid w:val="00272DB1"/>
    <w:rsid w:val="002752F1"/>
    <w:rsid w:val="00275E12"/>
    <w:rsid w:val="002813BE"/>
    <w:rsid w:val="00290E79"/>
    <w:rsid w:val="00291CB0"/>
    <w:rsid w:val="002A41A8"/>
    <w:rsid w:val="002A5B8B"/>
    <w:rsid w:val="002B001F"/>
    <w:rsid w:val="002B0E7A"/>
    <w:rsid w:val="002B301D"/>
    <w:rsid w:val="002B495C"/>
    <w:rsid w:val="002B7865"/>
    <w:rsid w:val="002C0D74"/>
    <w:rsid w:val="002C21A2"/>
    <w:rsid w:val="002D44C9"/>
    <w:rsid w:val="002D669D"/>
    <w:rsid w:val="002D773A"/>
    <w:rsid w:val="002E11B9"/>
    <w:rsid w:val="002E46D7"/>
    <w:rsid w:val="002F2C98"/>
    <w:rsid w:val="00300FB9"/>
    <w:rsid w:val="003018D1"/>
    <w:rsid w:val="00325B0C"/>
    <w:rsid w:val="00330015"/>
    <w:rsid w:val="003379BE"/>
    <w:rsid w:val="00337AF5"/>
    <w:rsid w:val="00361909"/>
    <w:rsid w:val="003657C3"/>
    <w:rsid w:val="003800EF"/>
    <w:rsid w:val="0038605F"/>
    <w:rsid w:val="00397F03"/>
    <w:rsid w:val="003A2BFD"/>
    <w:rsid w:val="003A7A53"/>
    <w:rsid w:val="003B12BB"/>
    <w:rsid w:val="003B1C22"/>
    <w:rsid w:val="003B1D61"/>
    <w:rsid w:val="003B65A4"/>
    <w:rsid w:val="003C03C2"/>
    <w:rsid w:val="003D2971"/>
    <w:rsid w:val="003D6FEA"/>
    <w:rsid w:val="003E0B8A"/>
    <w:rsid w:val="003E3456"/>
    <w:rsid w:val="003E3F07"/>
    <w:rsid w:val="003E468C"/>
    <w:rsid w:val="003F1BE1"/>
    <w:rsid w:val="003F454A"/>
    <w:rsid w:val="003F6AF5"/>
    <w:rsid w:val="003F6D0D"/>
    <w:rsid w:val="00400BB4"/>
    <w:rsid w:val="0041000C"/>
    <w:rsid w:val="00420A26"/>
    <w:rsid w:val="00425931"/>
    <w:rsid w:val="00433C4E"/>
    <w:rsid w:val="00440B32"/>
    <w:rsid w:val="00441F88"/>
    <w:rsid w:val="004435B2"/>
    <w:rsid w:val="0044474A"/>
    <w:rsid w:val="004504FA"/>
    <w:rsid w:val="00474F4F"/>
    <w:rsid w:val="00476A54"/>
    <w:rsid w:val="00481C5B"/>
    <w:rsid w:val="00490C68"/>
    <w:rsid w:val="004958A4"/>
    <w:rsid w:val="004A3854"/>
    <w:rsid w:val="004A626F"/>
    <w:rsid w:val="004B55A0"/>
    <w:rsid w:val="004D1291"/>
    <w:rsid w:val="004D77F2"/>
    <w:rsid w:val="004E6882"/>
    <w:rsid w:val="004F26A0"/>
    <w:rsid w:val="005000C1"/>
    <w:rsid w:val="00502194"/>
    <w:rsid w:val="00502E64"/>
    <w:rsid w:val="0051210B"/>
    <w:rsid w:val="00517F13"/>
    <w:rsid w:val="005259B8"/>
    <w:rsid w:val="005266DA"/>
    <w:rsid w:val="00531ACC"/>
    <w:rsid w:val="00544562"/>
    <w:rsid w:val="00547F57"/>
    <w:rsid w:val="00553782"/>
    <w:rsid w:val="00553C91"/>
    <w:rsid w:val="00570068"/>
    <w:rsid w:val="00576393"/>
    <w:rsid w:val="005769DE"/>
    <w:rsid w:val="005823CB"/>
    <w:rsid w:val="00594365"/>
    <w:rsid w:val="00596728"/>
    <w:rsid w:val="005A36E6"/>
    <w:rsid w:val="005A5AEB"/>
    <w:rsid w:val="005A73B6"/>
    <w:rsid w:val="005B18CE"/>
    <w:rsid w:val="005B1C68"/>
    <w:rsid w:val="005B2418"/>
    <w:rsid w:val="005B5068"/>
    <w:rsid w:val="005B677E"/>
    <w:rsid w:val="005D1C2C"/>
    <w:rsid w:val="005D782B"/>
    <w:rsid w:val="005E5A28"/>
    <w:rsid w:val="005E6365"/>
    <w:rsid w:val="00600907"/>
    <w:rsid w:val="0060503B"/>
    <w:rsid w:val="006123D2"/>
    <w:rsid w:val="006167AD"/>
    <w:rsid w:val="00617C2E"/>
    <w:rsid w:val="00626613"/>
    <w:rsid w:val="00631797"/>
    <w:rsid w:val="0063526D"/>
    <w:rsid w:val="00637780"/>
    <w:rsid w:val="0063787C"/>
    <w:rsid w:val="006405CA"/>
    <w:rsid w:val="00647ECA"/>
    <w:rsid w:val="00651670"/>
    <w:rsid w:val="00660686"/>
    <w:rsid w:val="006606A0"/>
    <w:rsid w:val="00667EBF"/>
    <w:rsid w:val="00685CF6"/>
    <w:rsid w:val="006956DF"/>
    <w:rsid w:val="006A1726"/>
    <w:rsid w:val="006A2344"/>
    <w:rsid w:val="006A28C9"/>
    <w:rsid w:val="006A7ABD"/>
    <w:rsid w:val="006B28B3"/>
    <w:rsid w:val="006B390A"/>
    <w:rsid w:val="006B50BF"/>
    <w:rsid w:val="006C7B57"/>
    <w:rsid w:val="006D3B2E"/>
    <w:rsid w:val="006D5FE8"/>
    <w:rsid w:val="006E404A"/>
    <w:rsid w:val="006E5451"/>
    <w:rsid w:val="006F55C8"/>
    <w:rsid w:val="006F69CE"/>
    <w:rsid w:val="00707324"/>
    <w:rsid w:val="0071204D"/>
    <w:rsid w:val="00715B65"/>
    <w:rsid w:val="00721043"/>
    <w:rsid w:val="00721BAA"/>
    <w:rsid w:val="007245D5"/>
    <w:rsid w:val="0072491E"/>
    <w:rsid w:val="00733904"/>
    <w:rsid w:val="007349F2"/>
    <w:rsid w:val="00747A2A"/>
    <w:rsid w:val="00750BA0"/>
    <w:rsid w:val="00756BF1"/>
    <w:rsid w:val="007723C7"/>
    <w:rsid w:val="007870AE"/>
    <w:rsid w:val="00790182"/>
    <w:rsid w:val="0079377F"/>
    <w:rsid w:val="007959D9"/>
    <w:rsid w:val="007A4F4F"/>
    <w:rsid w:val="007A65BB"/>
    <w:rsid w:val="007B2C90"/>
    <w:rsid w:val="007B38E1"/>
    <w:rsid w:val="007D1010"/>
    <w:rsid w:val="007D1988"/>
    <w:rsid w:val="007D5141"/>
    <w:rsid w:val="007E3CE2"/>
    <w:rsid w:val="007E6654"/>
    <w:rsid w:val="0081359D"/>
    <w:rsid w:val="00815C2C"/>
    <w:rsid w:val="0082438A"/>
    <w:rsid w:val="00824BEF"/>
    <w:rsid w:val="0083333C"/>
    <w:rsid w:val="0084092A"/>
    <w:rsid w:val="008445EE"/>
    <w:rsid w:val="00845CCB"/>
    <w:rsid w:val="008502D9"/>
    <w:rsid w:val="00854239"/>
    <w:rsid w:val="00854468"/>
    <w:rsid w:val="0085774F"/>
    <w:rsid w:val="008642AD"/>
    <w:rsid w:val="00867AF3"/>
    <w:rsid w:val="008855F2"/>
    <w:rsid w:val="00887695"/>
    <w:rsid w:val="008879ED"/>
    <w:rsid w:val="00892861"/>
    <w:rsid w:val="0089733D"/>
    <w:rsid w:val="008A363D"/>
    <w:rsid w:val="008A38DD"/>
    <w:rsid w:val="008A4FC9"/>
    <w:rsid w:val="008A6241"/>
    <w:rsid w:val="008B1A92"/>
    <w:rsid w:val="008B57C9"/>
    <w:rsid w:val="008D0B14"/>
    <w:rsid w:val="008D5A1A"/>
    <w:rsid w:val="008E2355"/>
    <w:rsid w:val="008E3E22"/>
    <w:rsid w:val="008E5DCE"/>
    <w:rsid w:val="008E73D0"/>
    <w:rsid w:val="008F3BDE"/>
    <w:rsid w:val="008F3FC8"/>
    <w:rsid w:val="008F752D"/>
    <w:rsid w:val="00903D28"/>
    <w:rsid w:val="00914574"/>
    <w:rsid w:val="00924740"/>
    <w:rsid w:val="00926F68"/>
    <w:rsid w:val="00931818"/>
    <w:rsid w:val="00935F28"/>
    <w:rsid w:val="00947B22"/>
    <w:rsid w:val="00952875"/>
    <w:rsid w:val="00961352"/>
    <w:rsid w:val="00970ABF"/>
    <w:rsid w:val="009710D1"/>
    <w:rsid w:val="00980930"/>
    <w:rsid w:val="00984787"/>
    <w:rsid w:val="0099212E"/>
    <w:rsid w:val="00995950"/>
    <w:rsid w:val="009969DF"/>
    <w:rsid w:val="009D193B"/>
    <w:rsid w:val="009D1DAB"/>
    <w:rsid w:val="009D4B52"/>
    <w:rsid w:val="009E7B92"/>
    <w:rsid w:val="009F019B"/>
    <w:rsid w:val="00A02CB2"/>
    <w:rsid w:val="00A13ABE"/>
    <w:rsid w:val="00A23224"/>
    <w:rsid w:val="00A35B4C"/>
    <w:rsid w:val="00A4223F"/>
    <w:rsid w:val="00A45D1B"/>
    <w:rsid w:val="00A464C4"/>
    <w:rsid w:val="00A4788D"/>
    <w:rsid w:val="00A50003"/>
    <w:rsid w:val="00A51BE9"/>
    <w:rsid w:val="00A53C9D"/>
    <w:rsid w:val="00A5436B"/>
    <w:rsid w:val="00A724DC"/>
    <w:rsid w:val="00A83F64"/>
    <w:rsid w:val="00A87E6A"/>
    <w:rsid w:val="00A97B71"/>
    <w:rsid w:val="00AA120E"/>
    <w:rsid w:val="00AA3F9A"/>
    <w:rsid w:val="00AA64BE"/>
    <w:rsid w:val="00AA78E0"/>
    <w:rsid w:val="00AB4535"/>
    <w:rsid w:val="00AC2555"/>
    <w:rsid w:val="00AD4206"/>
    <w:rsid w:val="00AD6B92"/>
    <w:rsid w:val="00AE115F"/>
    <w:rsid w:val="00AE616A"/>
    <w:rsid w:val="00AF0DB2"/>
    <w:rsid w:val="00AF35F0"/>
    <w:rsid w:val="00B015E7"/>
    <w:rsid w:val="00B0590E"/>
    <w:rsid w:val="00B06A9D"/>
    <w:rsid w:val="00B11EC2"/>
    <w:rsid w:val="00B16D3A"/>
    <w:rsid w:val="00B235B4"/>
    <w:rsid w:val="00B23E10"/>
    <w:rsid w:val="00B26E06"/>
    <w:rsid w:val="00B301B5"/>
    <w:rsid w:val="00B3261E"/>
    <w:rsid w:val="00B32ECD"/>
    <w:rsid w:val="00B33097"/>
    <w:rsid w:val="00B33C90"/>
    <w:rsid w:val="00B66030"/>
    <w:rsid w:val="00B77C75"/>
    <w:rsid w:val="00B86957"/>
    <w:rsid w:val="00B915F7"/>
    <w:rsid w:val="00B91FE0"/>
    <w:rsid w:val="00BA2A4A"/>
    <w:rsid w:val="00BA76CB"/>
    <w:rsid w:val="00BB070C"/>
    <w:rsid w:val="00BB1343"/>
    <w:rsid w:val="00BB45FC"/>
    <w:rsid w:val="00BC2890"/>
    <w:rsid w:val="00BC6355"/>
    <w:rsid w:val="00BD0AC3"/>
    <w:rsid w:val="00BE00F4"/>
    <w:rsid w:val="00BE61A7"/>
    <w:rsid w:val="00BE7EAB"/>
    <w:rsid w:val="00BF29E6"/>
    <w:rsid w:val="00C11700"/>
    <w:rsid w:val="00C163C3"/>
    <w:rsid w:val="00C27692"/>
    <w:rsid w:val="00C3793D"/>
    <w:rsid w:val="00C41526"/>
    <w:rsid w:val="00C547AC"/>
    <w:rsid w:val="00C55183"/>
    <w:rsid w:val="00C651A9"/>
    <w:rsid w:val="00C74CD8"/>
    <w:rsid w:val="00C754E8"/>
    <w:rsid w:val="00C76986"/>
    <w:rsid w:val="00C81F90"/>
    <w:rsid w:val="00C9203C"/>
    <w:rsid w:val="00C9386F"/>
    <w:rsid w:val="00CA0080"/>
    <w:rsid w:val="00CA2DED"/>
    <w:rsid w:val="00CA3581"/>
    <w:rsid w:val="00CA5768"/>
    <w:rsid w:val="00CA6691"/>
    <w:rsid w:val="00CB67BF"/>
    <w:rsid w:val="00CB6F1F"/>
    <w:rsid w:val="00CC2D1B"/>
    <w:rsid w:val="00CC2E3A"/>
    <w:rsid w:val="00CC3445"/>
    <w:rsid w:val="00CD1438"/>
    <w:rsid w:val="00CD4A82"/>
    <w:rsid w:val="00CE2532"/>
    <w:rsid w:val="00CE5B02"/>
    <w:rsid w:val="00CE5B13"/>
    <w:rsid w:val="00D1177D"/>
    <w:rsid w:val="00D11C25"/>
    <w:rsid w:val="00D22D32"/>
    <w:rsid w:val="00D30C11"/>
    <w:rsid w:val="00D3256E"/>
    <w:rsid w:val="00D36751"/>
    <w:rsid w:val="00D439B7"/>
    <w:rsid w:val="00D43A85"/>
    <w:rsid w:val="00D452E3"/>
    <w:rsid w:val="00D56147"/>
    <w:rsid w:val="00D704B6"/>
    <w:rsid w:val="00D85EC9"/>
    <w:rsid w:val="00D91646"/>
    <w:rsid w:val="00D918B8"/>
    <w:rsid w:val="00D92750"/>
    <w:rsid w:val="00DA04B4"/>
    <w:rsid w:val="00DA502E"/>
    <w:rsid w:val="00DB2065"/>
    <w:rsid w:val="00DB22A9"/>
    <w:rsid w:val="00DB63D4"/>
    <w:rsid w:val="00DC3FCC"/>
    <w:rsid w:val="00DC6590"/>
    <w:rsid w:val="00DD0CDB"/>
    <w:rsid w:val="00DD311F"/>
    <w:rsid w:val="00DD4821"/>
    <w:rsid w:val="00DE2AD1"/>
    <w:rsid w:val="00DE6705"/>
    <w:rsid w:val="00DF2B3B"/>
    <w:rsid w:val="00E00527"/>
    <w:rsid w:val="00E0456A"/>
    <w:rsid w:val="00E129B7"/>
    <w:rsid w:val="00E21F1D"/>
    <w:rsid w:val="00E24081"/>
    <w:rsid w:val="00E2614D"/>
    <w:rsid w:val="00E31899"/>
    <w:rsid w:val="00E32992"/>
    <w:rsid w:val="00E34892"/>
    <w:rsid w:val="00E3506E"/>
    <w:rsid w:val="00E46620"/>
    <w:rsid w:val="00E522FB"/>
    <w:rsid w:val="00E52548"/>
    <w:rsid w:val="00E62B76"/>
    <w:rsid w:val="00E64371"/>
    <w:rsid w:val="00E75B40"/>
    <w:rsid w:val="00E833FF"/>
    <w:rsid w:val="00E83FE1"/>
    <w:rsid w:val="00EA3E7E"/>
    <w:rsid w:val="00EB091C"/>
    <w:rsid w:val="00EB2C17"/>
    <w:rsid w:val="00EB3489"/>
    <w:rsid w:val="00EC431D"/>
    <w:rsid w:val="00EC4F87"/>
    <w:rsid w:val="00EC54EC"/>
    <w:rsid w:val="00EE18CE"/>
    <w:rsid w:val="00EF77C5"/>
    <w:rsid w:val="00F01D87"/>
    <w:rsid w:val="00F06954"/>
    <w:rsid w:val="00F06A68"/>
    <w:rsid w:val="00F07F61"/>
    <w:rsid w:val="00F1614A"/>
    <w:rsid w:val="00F25939"/>
    <w:rsid w:val="00F32BD7"/>
    <w:rsid w:val="00F42F85"/>
    <w:rsid w:val="00F47B99"/>
    <w:rsid w:val="00F5530B"/>
    <w:rsid w:val="00F72FD0"/>
    <w:rsid w:val="00F73687"/>
    <w:rsid w:val="00F750C4"/>
    <w:rsid w:val="00F77CC8"/>
    <w:rsid w:val="00F8006A"/>
    <w:rsid w:val="00F82D2A"/>
    <w:rsid w:val="00F831DF"/>
    <w:rsid w:val="00F979B5"/>
    <w:rsid w:val="00FA0CD1"/>
    <w:rsid w:val="00FA3760"/>
    <w:rsid w:val="00FA3F24"/>
    <w:rsid w:val="00FB604C"/>
    <w:rsid w:val="00FB7270"/>
    <w:rsid w:val="00FC0E11"/>
    <w:rsid w:val="00FC3152"/>
    <w:rsid w:val="00FD40E2"/>
    <w:rsid w:val="00FD41CB"/>
    <w:rsid w:val="00FD7B82"/>
    <w:rsid w:val="00FE5440"/>
    <w:rsid w:val="00FE759E"/>
    <w:rsid w:val="00FF62E6"/>
    <w:rsid w:val="00FF6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0AC6A56E-BA17-44A7-ABC1-47E1FA99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 w:type="character" w:customStyle="1" w:styleId="apple-converted-space">
    <w:name w:val="apple-converted-space"/>
    <w:basedOn w:val="DefaultParagraphFont"/>
    <w:rsid w:val="001D1479"/>
  </w:style>
  <w:style w:type="character" w:customStyle="1" w:styleId="en-link-text">
    <w:name w:val="en-link-text"/>
    <w:basedOn w:val="DefaultParagraphFont"/>
    <w:rsid w:val="001D1479"/>
  </w:style>
  <w:style w:type="paragraph" w:styleId="Header">
    <w:name w:val="header"/>
    <w:basedOn w:val="Normal"/>
    <w:link w:val="HeaderChar"/>
    <w:uiPriority w:val="99"/>
    <w:unhideWhenUsed/>
    <w:rsid w:val="00034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E63"/>
  </w:style>
  <w:style w:type="paragraph" w:styleId="Footer">
    <w:name w:val="footer"/>
    <w:basedOn w:val="Normal"/>
    <w:link w:val="FooterChar"/>
    <w:uiPriority w:val="99"/>
    <w:unhideWhenUsed/>
    <w:rsid w:val="00034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E63"/>
  </w:style>
  <w:style w:type="character" w:styleId="PlaceholderText">
    <w:name w:val="Placeholder Text"/>
    <w:basedOn w:val="DefaultParagraphFont"/>
    <w:uiPriority w:val="99"/>
    <w:semiHidden/>
    <w:rsid w:val="007D51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yla.king@ubc.ca" TargetMode="External"/><Relationship Id="rId13" Type="http://schemas.openxmlformats.org/officeDocument/2006/relationships/hyperlink" Target="https://github.com/FelixKrueger/TrimGalore"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mailto:greenrodsam@gmail.com" TargetMode="External"/><Relationship Id="rId12" Type="http://schemas.microsoft.com/office/2018/08/relationships/commentsExtensible" Target="commentsExtensible.xml"/><Relationship Id="rId17" Type="http://schemas.openxmlformats.org/officeDocument/2006/relationships/hyperlink" Target="https://github.com/nanoporetech/medaka"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doi.org/10.5281/zenodo.15706447" TargetMode="External"/><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github.com/tseemann/shovill" TargetMode="External"/><Relationship Id="rId23" Type="http://schemas.openxmlformats.org/officeDocument/2006/relationships/image" Target="media/image6.png"/><Relationship Id="rId28" Type="http://schemas.openxmlformats.org/officeDocument/2006/relationships/image" Target="media/image11.png"/><Relationship Id="rId10" Type="http://schemas.microsoft.com/office/2011/relationships/commentsExtended" Target="commentsExtended.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sourceforge.net/projects/bbmap/" TargetMode="External"/><Relationship Id="rId22" Type="http://schemas.openxmlformats.org/officeDocument/2006/relationships/image" Target="media/image5.png"/><Relationship Id="rId27" Type="http://schemas.openxmlformats.org/officeDocument/2006/relationships/image" Target="media/image10.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28903</Words>
  <Characters>164753</Characters>
  <Application>Microsoft Office Word</Application>
  <DocSecurity>0</DocSecurity>
  <Lines>1372</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2</cp:revision>
  <dcterms:created xsi:type="dcterms:W3CDTF">2025-09-24T15:03:00Z</dcterms:created>
  <dcterms:modified xsi:type="dcterms:W3CDTF">2025-09-24T15:03:00Z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id="dFG2Mrc5"/&gt;&lt;style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