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proofErr w:type="gramStart"/>
      <w:r w:rsidR="00647ECA">
        <w:rPr>
          <w:b/>
          <w:bCs/>
          <w:sz w:val="24"/>
          <w:szCs w:val="24"/>
          <w:vertAlign w:val="superscript"/>
        </w:rPr>
        <w:t>4</w:t>
      </w:r>
      <w:r>
        <w:rPr>
          <w:b/>
          <w:bCs/>
          <w:sz w:val="24"/>
          <w:szCs w:val="24"/>
          <w:vertAlign w:val="superscript"/>
        </w:rPr>
        <w:t>,#</w:t>
      </w:r>
      <w:proofErr w:type="gramEnd"/>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44E2A03F"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commentRangeStart w:id="1"/>
      <w:del w:id="2" w:author="Kayla King" w:date="2025-09-22T15:32:00Z" w16du:dateUtc="2025-09-22T22:32:00Z">
        <w:r w:rsidR="00232F27" w:rsidRPr="00232F27" w:rsidDel="00BE61A7">
          <w:rPr>
            <w:sz w:val="24"/>
            <w:szCs w:val="24"/>
          </w:rPr>
          <w:delText xml:space="preserve">shape evolutionary trajectories by </w:delText>
        </w:r>
        <w:r w:rsidR="00E32992" w:rsidDel="00BE61A7">
          <w:rPr>
            <w:sz w:val="24"/>
            <w:szCs w:val="24"/>
          </w:rPr>
          <w:delText>selecting for</w:delText>
        </w:r>
      </w:del>
      <w:ins w:id="3" w:author="Kayla King" w:date="2025-09-22T15:32:00Z" w16du:dateUtc="2025-09-22T22:32:00Z">
        <w:r w:rsidR="00BE61A7">
          <w:rPr>
            <w:sz w:val="24"/>
            <w:szCs w:val="24"/>
          </w:rPr>
          <w:t>favour</w:t>
        </w:r>
      </w:ins>
      <w:r w:rsidR="00E32992">
        <w:rPr>
          <w:sz w:val="24"/>
          <w:szCs w:val="24"/>
        </w:rPr>
        <w:t xml:space="preserve"> </w:t>
      </w:r>
      <w:r w:rsidR="004958A4">
        <w:rPr>
          <w:sz w:val="24"/>
          <w:szCs w:val="24"/>
        </w:rPr>
        <w:t xml:space="preserve">intermediate </w:t>
      </w:r>
      <w:r w:rsidR="00E32992">
        <w:rPr>
          <w:sz w:val="24"/>
          <w:szCs w:val="24"/>
        </w:rPr>
        <w:t>phenotypes</w:t>
      </w:r>
      <w:commentRangeEnd w:id="1"/>
      <w:r w:rsidR="00BE61A7">
        <w:rPr>
          <w:rStyle w:val="CommentReference"/>
        </w:rPr>
        <w:commentReference w:id="1"/>
      </w:r>
      <w:ins w:id="4" w:author="Samuel Greenrod" w:date="2025-09-24T17:55:00Z" w16du:dateUtc="2025-09-24T16:55:00Z">
        <w:r w:rsidR="00E1298A">
          <w:rPr>
            <w:sz w:val="24"/>
            <w:szCs w:val="24"/>
          </w:rPr>
          <w:t xml:space="preserve"> that </w:t>
        </w:r>
      </w:ins>
      <w:ins w:id="5" w:author="Samuel Greenrod" w:date="2025-09-24T17:56:00Z" w16du:dateUtc="2025-09-24T16:56:00Z">
        <w:r w:rsidR="00E1298A">
          <w:rPr>
            <w:sz w:val="24"/>
            <w:szCs w:val="24"/>
          </w:rPr>
          <w:t xml:space="preserve">can increase </w:t>
        </w:r>
      </w:ins>
      <w:ins w:id="6" w:author="Samuel Greenrod" w:date="2025-09-24T17:57:00Z" w16du:dateUtc="2025-09-24T16:57:00Z">
        <w:r w:rsidR="00E1298A">
          <w:rPr>
            <w:sz w:val="24"/>
            <w:szCs w:val="24"/>
          </w:rPr>
          <w:t xml:space="preserve">species </w:t>
        </w:r>
      </w:ins>
      <w:ins w:id="7" w:author="Samuel Greenrod" w:date="2025-09-24T17:56:00Z" w16du:dateUtc="2025-09-24T16:56:00Z">
        <w:r w:rsidR="00E1298A">
          <w:rPr>
            <w:sz w:val="24"/>
            <w:szCs w:val="24"/>
          </w:rPr>
          <w:t>resilience to thermal stress</w:t>
        </w:r>
      </w:ins>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del w:id="8" w:author="Kayla King" w:date="2025-09-22T15:33:00Z" w16du:dateUtc="2025-09-22T22:33:00Z">
        <w:r w:rsidR="00E32992" w:rsidDel="00BE61A7">
          <w:rPr>
            <w:sz w:val="24"/>
            <w:szCs w:val="24"/>
          </w:rPr>
          <w:delText xml:space="preserve"> </w:delText>
        </w:r>
        <w:r w:rsidR="00232F27" w:rsidRPr="00232F27" w:rsidDel="00BE61A7">
          <w:rPr>
            <w:sz w:val="24"/>
            <w:szCs w:val="24"/>
          </w:rPr>
          <w:delText>In this study, w</w:delText>
        </w:r>
      </w:del>
      <w:ins w:id="9" w:author="Kayla King" w:date="2025-09-22T15:33:00Z" w16du:dateUtc="2025-09-22T22:33:00Z">
        <w:r w:rsidR="00BE61A7">
          <w:rPr>
            <w:sz w:val="24"/>
            <w:szCs w:val="24"/>
          </w:rPr>
          <w:t xml:space="preserve"> W</w:t>
        </w:r>
      </w:ins>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proofErr w:type="spellStart"/>
      <w:r w:rsidR="00E32992">
        <w:rPr>
          <w:sz w:val="24"/>
          <w:szCs w:val="24"/>
        </w:rPr>
        <w:t>phages</w:t>
      </w:r>
      <w:proofErr w:type="spellEnd"/>
      <w:r w:rsidR="00E32992">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C)</w:t>
      </w:r>
      <w:del w:id="10" w:author="Kayla King" w:date="2025-09-22T15:33:00Z" w16du:dateUtc="2025-09-22T22:33:00Z">
        <w:r w:rsidR="006B28B3" w:rsidDel="00BE61A7">
          <w:rPr>
            <w:sz w:val="24"/>
            <w:szCs w:val="24"/>
          </w:rPr>
          <w:delText>,</w:delText>
        </w:r>
      </w:del>
      <w:r w:rsidR="00EC4F87">
        <w:rPr>
          <w:sz w:val="24"/>
          <w:szCs w:val="24"/>
        </w:rPr>
        <w:t xml:space="preserve">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26D54CB2"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 xml:space="preserve">fluctuations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 xml:space="preserve">fluctuations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r w:rsidR="006B28B3">
        <w:rPr>
          <w:sz w:val="24"/>
          <w:szCs w:val="24"/>
        </w:rPr>
        <w:t>favour</w:t>
      </w:r>
      <w:r w:rsidR="00CA2DED">
        <w:rPr>
          <w:sz w:val="24"/>
          <w:szCs w:val="24"/>
        </w:rPr>
        <w:t xml:space="preserve"> specialists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E522FB">
        <w:rPr>
          <w:sz w:val="24"/>
          <w:szCs w:val="24"/>
        </w:rPr>
        <w:t>may select for</w:t>
      </w:r>
      <w:r w:rsidR="00CA2DED">
        <w:rPr>
          <w:sz w:val="24"/>
          <w:szCs w:val="24"/>
        </w:rPr>
        <w:t xml:space="preserve"> generalists in slow</w:t>
      </w:r>
      <w:r w:rsidR="006B28B3">
        <w:rPr>
          <w:sz w:val="24"/>
          <w:szCs w:val="24"/>
        </w:rPr>
        <w:t>-</w:t>
      </w:r>
      <w:r w:rsidR="00F979B5">
        <w:rPr>
          <w:sz w:val="24"/>
          <w:szCs w:val="24"/>
        </w:rPr>
        <w:t>replicating</w:t>
      </w:r>
      <w:r w:rsidR="00CA2DED">
        <w:rPr>
          <w:sz w:val="24"/>
          <w:szCs w:val="24"/>
        </w:rPr>
        <w:t xml:space="preserve"> species. </w:t>
      </w:r>
    </w:p>
    <w:p w14:paraId="4A9AC7D6" w14:textId="5FEC1683"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lastRenderedPageBreak/>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r w:rsidR="00A5436B" w:rsidRPr="00CA3581">
        <w:rPr>
          <w:sz w:val="24"/>
          <w:szCs w:val="24"/>
        </w:rPr>
        <w:t xml:space="preserve">Spatial </w:t>
      </w:r>
      <w:r w:rsidR="00A5436B" w:rsidRPr="00D56147">
        <w:rPr>
          <w:sz w:val="24"/>
          <w:szCs w:val="24"/>
        </w:rPr>
        <w:t>thermal</w:t>
      </w:r>
      <w:r w:rsidR="00A5436B" w:rsidRPr="00CA3581">
        <w:rPr>
          <w:sz w:val="24"/>
          <w:szCs w:val="24"/>
        </w:rPr>
        <w:t xml:space="preserve"> heterogeneity is expected to promote genetic divers</w:t>
      </w:r>
      <w:r w:rsidR="0084092A" w:rsidRPr="00D56147">
        <w:rPr>
          <w:sz w:val="24"/>
          <w:szCs w:val="24"/>
        </w:rPr>
        <w:t>ification</w:t>
      </w:r>
      <w:r w:rsidR="00A5436B" w:rsidRPr="00D56147">
        <w:rPr>
          <w:sz w:val="24"/>
          <w:szCs w:val="24"/>
        </w:rPr>
        <w:t xml:space="preserve"> by increasing niche differences </w:t>
      </w:r>
      <w:r w:rsidR="0084092A" w:rsidRPr="00D56147">
        <w:rPr>
          <w:sz w:val="24"/>
          <w:szCs w:val="24"/>
        </w:rPr>
        <w:fldChar w:fldCharType="begin"/>
      </w:r>
      <w:r w:rsidR="003D6FEA">
        <w:rPr>
          <w:sz w:val="24"/>
          <w:szCs w:val="24"/>
        </w:rPr>
        <w: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D56147">
        <w:rPr>
          <w:sz w:val="24"/>
          <w:szCs w:val="24"/>
        </w:rPr>
        <w:fldChar w:fldCharType="separate"/>
      </w:r>
      <w:r w:rsidR="003D6FEA" w:rsidRPr="003D6FEA">
        <w:rPr>
          <w:rFonts w:ascii="Calibri" w:hAnsi="Calibri" w:cs="Calibri"/>
          <w:sz w:val="24"/>
        </w:rPr>
        <w:t>[15]</w:t>
      </w:r>
      <w:r w:rsidR="0084092A" w:rsidRPr="00D56147">
        <w:rPr>
          <w:sz w:val="24"/>
          <w:szCs w:val="24"/>
        </w:rPr>
        <w:fldChar w:fldCharType="end"/>
      </w:r>
      <w:r w:rsidR="00A5436B" w:rsidRPr="00CA3581">
        <w:rPr>
          <w:sz w:val="24"/>
          <w:szCs w:val="24"/>
        </w:rPr>
        <w:t xml:space="preserve">. </w:t>
      </w:r>
      <w:r w:rsidR="0084092A" w:rsidRPr="00CA3581">
        <w:rPr>
          <w:sz w:val="24"/>
          <w:szCs w:val="24"/>
        </w:rPr>
        <w:t>Similar findings have been shown with regards to temporal heterogeneity</w:t>
      </w:r>
      <w:r w:rsidR="00DB2065">
        <w:rPr>
          <w:sz w:val="24"/>
          <w:szCs w:val="24"/>
        </w:rPr>
        <w:t xml:space="preserve"> </w:t>
      </w:r>
      <w:r w:rsidR="00DB2065">
        <w:rPr>
          <w:sz w:val="24"/>
          <w:szCs w:val="24"/>
        </w:rPr>
        <w:fldChar w:fldCharType="begin"/>
      </w:r>
      <w:r w:rsidR="00DB2065">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B2065">
        <w:rPr>
          <w:sz w:val="24"/>
          <w:szCs w:val="24"/>
        </w:rPr>
        <w:fldChar w:fldCharType="separate"/>
      </w:r>
      <w:r w:rsidR="00DB2065" w:rsidRPr="003D6FEA">
        <w:rPr>
          <w:rFonts w:ascii="Calibri" w:hAnsi="Calibri" w:cs="Calibri"/>
          <w:sz w:val="24"/>
        </w:rPr>
        <w:t>[16]</w:t>
      </w:r>
      <w:r w:rsidR="00DB2065">
        <w:rPr>
          <w:sz w:val="24"/>
          <w:szCs w:val="24"/>
        </w:rPr>
        <w:fldChar w:fldCharType="end"/>
      </w:r>
      <w:r w:rsidR="006B28B3">
        <w:rPr>
          <w:sz w:val="24"/>
          <w:szCs w:val="24"/>
        </w:rPr>
        <w:t>. T</w:t>
      </w:r>
      <w:r w:rsidR="0084092A" w:rsidRPr="00CA3581">
        <w:rPr>
          <w:sz w:val="24"/>
          <w:szCs w:val="24"/>
        </w:rPr>
        <w:t>hermal</w:t>
      </w:r>
      <w:r w:rsidR="0084092A">
        <w:rPr>
          <w:sz w:val="24"/>
          <w:szCs w:val="24"/>
        </w:rPr>
        <w:t xml:space="preserve"> fluctuations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2047CB8D"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across the tree of life,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w:t>
      </w:r>
      <w:commentRangeStart w:id="11"/>
      <w:r w:rsidR="008F3BDE">
        <w:rPr>
          <w:sz w:val="24"/>
          <w:szCs w:val="24"/>
        </w:rPr>
        <w:t>Greenrod et al., in press</w:t>
      </w:r>
      <w:commentRangeEnd w:id="11"/>
      <w:r w:rsidR="00E1298A">
        <w:rPr>
          <w:rStyle w:val="CommentReference"/>
        </w:rPr>
        <w:commentReference w:id="11"/>
      </w:r>
      <w:r w:rsidR="008F3BDE">
        <w:rPr>
          <w:sz w:val="24"/>
          <w:szCs w:val="24"/>
        </w:rPr>
        <w:t xml:space="preserve">;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 xml:space="preserve">arasites can also induce fevers in hosts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DB22A9" w:rsidRPr="00D56147">
        <w:rPr>
          <w:sz w:val="24"/>
          <w:szCs w:val="24"/>
          <w:highlight w:val="yellow"/>
        </w:rPr>
        <w:t>Greenrod et al., unpublished</w:t>
      </w:r>
      <w:r w:rsidR="00DB22A9">
        <w:rPr>
          <w:sz w:val="24"/>
          <w:szCs w:val="24"/>
        </w:rPr>
        <w:t>,</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DB22A9">
        <w:rPr>
          <w:sz w:val="24"/>
          <w:szCs w:val="24"/>
        </w:rPr>
        <w:t>)</w:t>
      </w:r>
      <w:r w:rsidR="008445EE">
        <w:rPr>
          <w:sz w:val="24"/>
          <w:szCs w:val="24"/>
        </w:rPr>
        <w:t xml:space="preserve">. </w:t>
      </w:r>
    </w:p>
    <w:p w14:paraId="388847CE" w14:textId="7A473B31" w:rsidR="00631797" w:rsidRPr="001B3010" w:rsidRDefault="00D92750" w:rsidP="001B3010">
      <w:pPr>
        <w:jc w:val="both"/>
        <w:rPr>
          <w:sz w:val="24"/>
          <w:szCs w:val="24"/>
        </w:rPr>
      </w:pPr>
      <w:r>
        <w:rPr>
          <w:sz w:val="24"/>
          <w:szCs w:val="24"/>
        </w:rPr>
        <w:t xml:space="preserve">We predicted that </w:t>
      </w:r>
      <w:del w:id="12" w:author="Samuel Greenrod" w:date="2025-09-24T12:43:00Z" w16du:dateUtc="2025-09-24T11:43:00Z">
        <w:r w:rsidDel="005B2418">
          <w:rPr>
            <w:sz w:val="24"/>
            <w:szCs w:val="24"/>
          </w:rPr>
          <w:delText>w</w:delText>
        </w:r>
        <w:r w:rsidR="00D30C11" w:rsidDel="005B2418">
          <w:rPr>
            <w:sz w:val="24"/>
            <w:szCs w:val="24"/>
          </w:rPr>
          <w:delText>hil</w:delText>
        </w:r>
        <w:r w:rsidR="00947B22" w:rsidDel="005B2418">
          <w:rPr>
            <w:sz w:val="24"/>
            <w:szCs w:val="24"/>
          </w:rPr>
          <w:delText>e</w:delText>
        </w:r>
        <w:r w:rsidR="00D30C11" w:rsidDel="005B2418">
          <w:rPr>
            <w:sz w:val="24"/>
            <w:szCs w:val="24"/>
          </w:rPr>
          <w:delText xml:space="preserve"> </w:delText>
        </w:r>
      </w:del>
      <w:r w:rsidR="00947B22">
        <w:rPr>
          <w:sz w:val="24"/>
          <w:szCs w:val="24"/>
        </w:rPr>
        <w:t>thermal</w:t>
      </w:r>
      <w:r w:rsidR="00FD7B82">
        <w:rPr>
          <w:sz w:val="24"/>
          <w:szCs w:val="24"/>
        </w:rPr>
        <w:t xml:space="preserve"> heterogeneity </w:t>
      </w:r>
      <w:del w:id="13" w:author="Samuel Greenrod" w:date="2025-09-24T12:43:00Z" w16du:dateUtc="2025-09-24T11:43:00Z">
        <w:r w:rsidR="00DB2065" w:rsidDel="005B2418">
          <w:rPr>
            <w:sz w:val="24"/>
            <w:szCs w:val="24"/>
          </w:rPr>
          <w:delText xml:space="preserve">may </w:delText>
        </w:r>
      </w:del>
      <w:ins w:id="14" w:author="Samuel Greenrod" w:date="2025-09-24T12:43:00Z" w16du:dateUtc="2025-09-24T11:43:00Z">
        <w:r w:rsidR="005B2418">
          <w:rPr>
            <w:sz w:val="24"/>
            <w:szCs w:val="24"/>
          </w:rPr>
          <w:t xml:space="preserve">would </w:t>
        </w:r>
      </w:ins>
      <w:r w:rsidR="003E468C">
        <w:rPr>
          <w:sz w:val="24"/>
          <w:szCs w:val="24"/>
        </w:rPr>
        <w:t>select for</w:t>
      </w:r>
      <w:r w:rsidR="00020DB8">
        <w:rPr>
          <w:sz w:val="24"/>
          <w:szCs w:val="24"/>
        </w:rPr>
        <w:t xml:space="preserve"> </w:t>
      </w:r>
      <w:commentRangeStart w:id="15"/>
      <w:r w:rsidR="00020DB8">
        <w:rPr>
          <w:sz w:val="24"/>
          <w:szCs w:val="24"/>
        </w:rPr>
        <w:t>generalis</w:t>
      </w:r>
      <w:commentRangeEnd w:id="15"/>
      <w:r w:rsidR="00BE61A7">
        <w:rPr>
          <w:rStyle w:val="CommentReference"/>
        </w:rPr>
        <w:commentReference w:id="15"/>
      </w:r>
      <w:r w:rsidR="00020DB8">
        <w:rPr>
          <w:sz w:val="24"/>
          <w:szCs w:val="24"/>
        </w:rPr>
        <w:t xml:space="preserve">t </w:t>
      </w:r>
      <w:r w:rsidR="00E522FB">
        <w:rPr>
          <w:sz w:val="24"/>
          <w:szCs w:val="24"/>
        </w:rPr>
        <w:t xml:space="preserve">parasite </w:t>
      </w:r>
      <w:r w:rsidR="003E468C">
        <w:rPr>
          <w:sz w:val="24"/>
          <w:szCs w:val="24"/>
        </w:rPr>
        <w:t>populations</w:t>
      </w:r>
      <w:ins w:id="16" w:author="Samuel Greenrod" w:date="2025-09-24T12:44:00Z" w16du:dateUtc="2025-09-24T11:44:00Z">
        <w:r w:rsidR="005B2418">
          <w:rPr>
            <w:sz w:val="24"/>
            <w:szCs w:val="24"/>
          </w:rPr>
          <w:t>,</w:t>
        </w:r>
      </w:ins>
      <w:ins w:id="17" w:author="Samuel Greenrod" w:date="2025-09-24T12:42:00Z" w16du:dateUtc="2025-09-24T11:42:00Z">
        <w:r w:rsidR="005B2418">
          <w:rPr>
            <w:sz w:val="24"/>
            <w:szCs w:val="24"/>
          </w:rPr>
          <w:t xml:space="preserve"> which have intermedia</w:t>
        </w:r>
      </w:ins>
      <w:ins w:id="18" w:author="Samuel Greenrod" w:date="2025-09-24T12:43:00Z" w16du:dateUtc="2025-09-24T11:43:00Z">
        <w:r w:rsidR="005B2418">
          <w:rPr>
            <w:sz w:val="24"/>
            <w:szCs w:val="24"/>
          </w:rPr>
          <w:t>te phenotypes</w:t>
        </w:r>
      </w:ins>
      <w:ins w:id="19" w:author="Samuel Greenrod" w:date="2025-09-24T12:44:00Z" w16du:dateUtc="2025-09-24T11:44:00Z">
        <w:r w:rsidR="005B2418">
          <w:rPr>
            <w:sz w:val="24"/>
            <w:szCs w:val="24"/>
          </w:rPr>
          <w:t>,</w:t>
        </w:r>
      </w:ins>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ins w:id="20" w:author="Samuel Greenrod" w:date="2025-09-24T12:43:00Z" w16du:dateUtc="2025-09-24T11:43:00Z">
        <w:r w:rsidR="005B2418">
          <w:rPr>
            <w:sz w:val="24"/>
            <w:szCs w:val="24"/>
          </w:rPr>
          <w:t>. We also predicted that</w:t>
        </w:r>
      </w:ins>
      <w:del w:id="21" w:author="Samuel Greenrod" w:date="2025-09-24T12:43:00Z" w16du:dateUtc="2025-09-24T11:43:00Z">
        <w:r w:rsidR="00D30C11" w:rsidDel="005B2418">
          <w:rPr>
            <w:sz w:val="24"/>
            <w:szCs w:val="24"/>
          </w:rPr>
          <w:delText>,</w:delText>
        </w:r>
      </w:del>
      <w:r w:rsidR="00D30C11">
        <w:rPr>
          <w:sz w:val="24"/>
          <w:szCs w:val="24"/>
        </w:rPr>
        <w:t xml:space="preserve"> </w:t>
      </w:r>
      <w:del w:id="22" w:author="Samuel Greenrod" w:date="2025-09-24T12:44:00Z" w16du:dateUtc="2025-09-24T11:44:00Z">
        <w:r w:rsidR="00D30C11" w:rsidDel="005B2418">
          <w:rPr>
            <w:sz w:val="24"/>
            <w:szCs w:val="24"/>
          </w:rPr>
          <w:delText>the addition of</w:delText>
        </w:r>
      </w:del>
      <w:ins w:id="23" w:author="Samuel Greenrod" w:date="2025-09-24T12:44:00Z" w16du:dateUtc="2025-09-24T11:44:00Z">
        <w:r w:rsidR="005B2418">
          <w:rPr>
            <w:sz w:val="24"/>
            <w:szCs w:val="24"/>
          </w:rPr>
          <w:t>co-selection with</w:t>
        </w:r>
      </w:ins>
      <w:r w:rsidR="00D30C11">
        <w:rPr>
          <w:sz w:val="24"/>
          <w:szCs w:val="24"/>
        </w:rPr>
        <w:t xml:space="preserve"> other environmental stressors </w:t>
      </w:r>
      <w:del w:id="24" w:author="Samuel Greenrod" w:date="2025-09-24T12:44:00Z" w16du:dateUtc="2025-09-24T11:44:00Z">
        <w:r w:rsidR="00D30C11" w:rsidDel="005B2418">
          <w:rPr>
            <w:sz w:val="24"/>
            <w:szCs w:val="24"/>
          </w:rPr>
          <w:delText xml:space="preserve">should </w:delText>
        </w:r>
      </w:del>
      <w:ins w:id="25" w:author="Samuel Greenrod" w:date="2025-09-24T12:44:00Z" w16du:dateUtc="2025-09-24T11:44:00Z">
        <w:r w:rsidR="005B2418">
          <w:rPr>
            <w:sz w:val="24"/>
            <w:szCs w:val="24"/>
          </w:rPr>
          <w:t xml:space="preserve">would </w:t>
        </w:r>
      </w:ins>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presented in</w:t>
      </w:r>
      <w:r w:rsidR="008A38DD">
        <w:rPr>
          <w:sz w:val="24"/>
          <w:szCs w:val="24"/>
        </w:rPr>
        <w:t xml:space="preserve"> </w:t>
      </w:r>
      <w:r w:rsidR="008A38DD" w:rsidRPr="00D56147">
        <w:rPr>
          <w:sz w:val="24"/>
          <w:szCs w:val="24"/>
          <w:highlight w:val="yellow"/>
        </w:rPr>
        <w:t>Greenrod et al. (</w:t>
      </w:r>
      <w:r w:rsidR="00CB6F1F" w:rsidRPr="00D56147">
        <w:rPr>
          <w:sz w:val="24"/>
          <w:szCs w:val="24"/>
          <w:highlight w:val="yellow"/>
        </w:rPr>
        <w:t>unpublished</w:t>
      </w:r>
      <w:r w:rsidR="008A38DD" w:rsidRPr="00D56147">
        <w:rPr>
          <w:sz w:val="24"/>
          <w:szCs w:val="24"/>
          <w:highlight w:val="yellow"/>
        </w:rPr>
        <w:t>).</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112AC191"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Pr="00D56147">
        <w:rPr>
          <w:sz w:val="24"/>
          <w:szCs w:val="24"/>
          <w:highlight w:val="yellow"/>
        </w:rPr>
        <w:t>(Greenrod et al., unpublished)</w:t>
      </w:r>
      <w:r>
        <w:rPr>
          <w:sz w:val="24"/>
          <w:szCs w:val="24"/>
        </w:rPr>
        <w:t xml:space="preserve">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3D6FEA">
        <w:rPr>
          <w:sz w:val="24"/>
          <w:szCs w:val="24"/>
        </w:rPr>
        <w:instrText xml:space="preserve"> ADDIN ZOTERO_ITEM CSL_CITATION {"citationID":"La5EerWz","properties":{"formattedCitation":"[31]","plainCitation":"[31]","noteIndex":0},"citationItems":[{"id":2201,"uris":["http://zotero.org/users/local/sgFDdPY0/items/ZKZP7LIY"],"itemData":{"id":2201,"type":"article-journal","container-title":"Applied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3D6FEA">
        <w:rPr>
          <w:sz w:val="24"/>
          <w:szCs w:val="24"/>
        </w:rPr>
        <w:instrText xml:space="preserve"> ADDIN ZOTERO_ITEM CSL_CITATION {"citationID":"ve1dHb37","properties":{"formattedCitation":"[31]","plainCitation":"[31]","noteIndex":0},"citationItems":[{"id":2201,"uris":["http://zotero.org/users/local/sgFDdPY0/items/ZKZP7LIY"],"itemData":{"id":2201,"type":"article-journal","container-title":"Applied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w:t>
      </w:r>
      <w:r w:rsidR="005000C1" w:rsidRPr="00D56147">
        <w:rPr>
          <w:sz w:val="24"/>
          <w:szCs w:val="24"/>
          <w:highlight w:val="yellow"/>
        </w:rPr>
        <w:t>Greenrod et al.</w:t>
      </w:r>
      <w:r w:rsidRPr="00D56147">
        <w:rPr>
          <w:sz w:val="24"/>
          <w:szCs w:val="24"/>
          <w:highlight w:val="yellow"/>
        </w:rPr>
        <w:t>,</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1C0E7297" w:rsidR="00C754E8" w:rsidRPr="00C754E8" w:rsidRDefault="005000C1" w:rsidP="00C754E8">
      <w:pPr>
        <w:jc w:val="both"/>
        <w:rPr>
          <w:sz w:val="24"/>
          <w:szCs w:val="24"/>
        </w:rPr>
      </w:pPr>
      <w:proofErr w:type="spellStart"/>
      <w:r w:rsidRPr="000E6C18">
        <w:rPr>
          <w:sz w:val="24"/>
          <w:szCs w:val="24"/>
        </w:rPr>
        <w:t>Phage</w:t>
      </w:r>
      <w:ins w:id="26" w:author="Samuel Greenrod" w:date="2025-09-24T17:15:00Z" w16du:dateUtc="2025-09-24T16:15:00Z">
        <w:r w:rsidR="004C4A5D">
          <w:rPr>
            <w:sz w:val="24"/>
            <w:szCs w:val="24"/>
          </w:rPr>
          <w:t>s</w:t>
        </w:r>
      </w:ins>
      <w:proofErr w:type="spellEnd"/>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w:t>
      </w:r>
      <w:del w:id="27" w:author="Samuel Greenrod" w:date="2025-09-24T18:04:00Z" w16du:dateUtc="2025-09-24T17:04:00Z">
        <w:r w:rsidRPr="00C754E8" w:rsidDel="00E1298A">
          <w:rPr>
            <w:sz w:val="24"/>
            <w:szCs w:val="24"/>
          </w:rPr>
          <w:delText> </w:delText>
        </w:r>
      </w:del>
      <w:r w:rsidRPr="00C754E8">
        <w:rPr>
          <w:sz w:val="24"/>
          <w:szCs w:val="24"/>
        </w:rPr>
        <w:t>μ</w:t>
      </w:r>
      <w:r w:rsidR="005000C1">
        <w:rPr>
          <w:sz w:val="24"/>
          <w:szCs w:val="24"/>
        </w:rPr>
        <w:t>m</w:t>
      </w:r>
      <w:r w:rsidRPr="00C754E8">
        <w:rPr>
          <w:sz w:val="24"/>
          <w:szCs w:val="24"/>
        </w:rPr>
        <w:t xml:space="preserve"> filters. Filtrates were stored at 4°C. In subsequent passages, 300</w:t>
      </w:r>
      <w:del w:id="28" w:author="Samuel Greenrod" w:date="2025-09-24T18:04:00Z" w16du:dateUtc="2025-09-24T17:04:00Z">
        <w:r w:rsidRPr="00C754E8" w:rsidDel="00E1298A">
          <w:rPr>
            <w:sz w:val="24"/>
            <w:szCs w:val="24"/>
          </w:rPr>
          <w:delText> </w:delText>
        </w:r>
      </w:del>
      <w:r w:rsidRPr="00C754E8">
        <w:rPr>
          <w:sz w:val="24"/>
          <w:szCs w:val="24"/>
        </w:rPr>
        <w:t>μ</w:t>
      </w:r>
      <w:r w:rsidR="005000C1">
        <w:rPr>
          <w:sz w:val="24"/>
          <w:szCs w:val="24"/>
        </w:rPr>
        <w:t>l</w:t>
      </w:r>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7C3CEE33" w:rsidR="00C754E8" w:rsidRPr="00C754E8" w:rsidRDefault="00C754E8" w:rsidP="00C754E8">
      <w:pPr>
        <w:jc w:val="both"/>
        <w:rPr>
          <w:sz w:val="24"/>
          <w:szCs w:val="24"/>
        </w:rPr>
      </w:pPr>
      <w:bookmarkStart w:id="29" w:name="_Hlk209626204"/>
      <w:r w:rsidRPr="00C754E8">
        <w:rPr>
          <w:sz w:val="24"/>
          <w:szCs w:val="24"/>
        </w:rPr>
        <w:t xml:space="preserve">Phage titres were determined via the double-layer overlay method </w:t>
      </w:r>
      <w:r w:rsidR="00EB091C">
        <w:rPr>
          <w:sz w:val="24"/>
          <w:szCs w:val="24"/>
        </w:rPr>
        <w:fldChar w:fldCharType="begin"/>
      </w:r>
      <w:r w:rsidR="003D6FEA">
        <w:rPr>
          <w:sz w:val="24"/>
          <w:szCs w:val="24"/>
        </w:rPr>
        <w:instrText xml:space="preserve"> ADDIN ZOTERO_ITEM CSL_CITATION {"citationID":"ndXfAzbw","properties":{"formattedCitation":"[32]","plainCitation":"[32]","noteIndex":0},"citationItems":[{"id":1524,"uris":["http://zotero.org/users/local/sgFDdPY0/items/S4ZYV8A8"],"itemData":{"id":1524,"type":"chapter","abstract":"The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3D6FEA" w:rsidRPr="003D6FEA">
        <w:rPr>
          <w:rFonts w:ascii="Calibri" w:hAnsi="Calibri" w:cs="Calibri"/>
          <w:sz w:val="24"/>
        </w:rPr>
        <w:t>[32]</w:t>
      </w:r>
      <w:r w:rsidR="00EB091C">
        <w:rPr>
          <w:sz w:val="24"/>
          <w:szCs w:val="24"/>
        </w:rPr>
        <w:fldChar w:fldCharType="end"/>
      </w:r>
      <w:bookmarkEnd w:id="29"/>
      <w:r w:rsidR="00EB091C">
        <w:rPr>
          <w:sz w:val="24"/>
          <w:szCs w:val="24"/>
        </w:rPr>
        <w:t xml:space="preserve"> </w:t>
      </w:r>
      <w:ins w:id="30" w:author="Samuel Greenrod" w:date="2025-09-24T17:16:00Z" w16du:dateUtc="2025-09-24T16:16:00Z">
        <w:r w:rsidR="004C4A5D">
          <w:rPr>
            <w:sz w:val="24"/>
            <w:szCs w:val="24"/>
          </w:rPr>
          <w:t>following the same protocol</w:t>
        </w:r>
        <w:r w:rsidR="004C4A5D">
          <w:rPr>
            <w:sz w:val="24"/>
            <w:szCs w:val="24"/>
          </w:rPr>
          <w:t>s</w:t>
        </w:r>
        <w:r w:rsidR="004C4A5D">
          <w:rPr>
            <w:sz w:val="24"/>
            <w:szCs w:val="24"/>
          </w:rPr>
          <w:t xml:space="preserve"> as in ref </w:t>
        </w:r>
        <w:r w:rsidR="004C4A5D">
          <w:rPr>
            <w:sz w:val="24"/>
            <w:szCs w:val="24"/>
          </w:rPr>
          <w:fldChar w:fldCharType="begin"/>
        </w:r>
      </w:ins>
      <w:r w:rsidR="004C4A5D">
        <w:rPr>
          <w:sz w:val="24"/>
          <w:szCs w:val="24"/>
        </w:rPr>
        <w:instrText xml:space="preserve"> ADDIN ZOTERO_ITEM CSL_CITATION {"citationID":"l3rPhNgH","properties":{"formattedCitation":"[31]","plainCitation":"[31]","noteIndex":0},"citationItems":[{"id":2201,"uris":["http://zotero.org/users/local/sgFDdPY0/items/ZKZP7LIY"],"itemData":{"id":2201,"type":"article-journal","container-title":"Applied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ins w:id="31" w:author="Samuel Greenrod" w:date="2025-09-24T17:16:00Z" w16du:dateUtc="2025-09-24T16:16:00Z">
        <w:r w:rsidR="004C4A5D">
          <w:rPr>
            <w:sz w:val="24"/>
            <w:szCs w:val="24"/>
          </w:rPr>
          <w:fldChar w:fldCharType="separate"/>
        </w:r>
      </w:ins>
      <w:r w:rsidR="004C4A5D" w:rsidRPr="004C4A5D">
        <w:rPr>
          <w:rFonts w:ascii="Calibri" w:hAnsi="Calibri" w:cs="Calibri"/>
          <w:sz w:val="24"/>
        </w:rPr>
        <w:t>[31]</w:t>
      </w:r>
      <w:ins w:id="32" w:author="Samuel Greenrod" w:date="2025-09-24T17:16:00Z" w16du:dateUtc="2025-09-24T16:16:00Z">
        <w:r w:rsidR="004C4A5D">
          <w:rPr>
            <w:sz w:val="24"/>
            <w:szCs w:val="24"/>
          </w:rPr>
          <w:fldChar w:fldCharType="end"/>
        </w:r>
      </w:ins>
      <w:ins w:id="33" w:author="Samuel Greenrod" w:date="2025-09-24T17:17:00Z" w16du:dateUtc="2025-09-24T16:17:00Z">
        <w:r w:rsidR="004C4A5D">
          <w:rPr>
            <w:sz w:val="24"/>
            <w:szCs w:val="24"/>
          </w:rPr>
          <w:t xml:space="preserve">. </w:t>
        </w:r>
      </w:ins>
      <w:del w:id="34" w:author="Samuel Greenrod" w:date="2025-09-24T17:17:00Z" w16du:dateUtc="2025-09-24T16:17:00Z">
        <w:r w:rsidRPr="00C754E8" w:rsidDel="004C4A5D">
          <w:rPr>
            <w:sz w:val="24"/>
            <w:szCs w:val="24"/>
          </w:rPr>
          <w:delText xml:space="preserve">using φLUZ19- or φ14-1-resistant PAO1 strains for selective plating. </w:delText>
        </w:r>
      </w:del>
      <w:ins w:id="35" w:author="Samuel Greenrod" w:date="2025-09-24T17:07:00Z" w16du:dateUtc="2025-09-24T16:07:00Z">
        <w:r w:rsidR="004C4A5D">
          <w:rPr>
            <w:sz w:val="24"/>
            <w:szCs w:val="24"/>
          </w:rPr>
          <w:t xml:space="preserve">Briefly, </w:t>
        </w:r>
      </w:ins>
      <w:ins w:id="36" w:author="Samuel Greenrod" w:date="2025-09-24T17:16:00Z" w16du:dateUtc="2025-09-24T16:16:00Z">
        <w:r w:rsidR="004C4A5D" w:rsidRPr="006B4C2B">
          <w:rPr>
            <w:sz w:val="24"/>
            <w:szCs w:val="24"/>
          </w:rPr>
          <w:t xml:space="preserve">bacterial lawns were prepared by mixing 10mL of melted </w:t>
        </w:r>
      </w:ins>
      <w:ins w:id="37" w:author="Samuel Greenrod" w:date="2025-09-24T18:13:00Z" w16du:dateUtc="2025-09-24T17:13:00Z">
        <w:r w:rsidR="000875A2">
          <w:rPr>
            <w:sz w:val="24"/>
            <w:szCs w:val="24"/>
          </w:rPr>
          <w:t>LB-</w:t>
        </w:r>
      </w:ins>
      <w:ins w:id="38" w:author="Samuel Greenrod" w:date="2025-09-24T17:16:00Z" w16du:dateUtc="2025-09-24T16:16:00Z">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ins>
      <w:ins w:id="39" w:author="Samuel Greenrod" w:date="2025-09-24T18:10:00Z" w16du:dateUtc="2025-09-24T17:10:00Z">
        <w:r w:rsidR="000875A2">
          <w:rPr>
            <w:sz w:val="24"/>
            <w:szCs w:val="24"/>
          </w:rPr>
          <w:t>lysates</w:t>
        </w:r>
      </w:ins>
      <w:ins w:id="40" w:author="Samuel Greenrod" w:date="2025-09-24T17:16:00Z" w16du:dateUtc="2025-09-24T16:16:00Z">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ins>
      <w:ins w:id="41" w:author="Samuel Greenrod" w:date="2025-09-24T17:17:00Z" w16du:dateUtc="2025-09-24T16:17:00Z">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ins>
      <w:ins w:id="42" w:author="Samuel Greenrod" w:date="2025-09-24T18:11:00Z" w16du:dateUtc="2025-09-24T17:11:00Z">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ins>
      <w:ins w:id="43" w:author="Samuel Greenrod" w:date="2025-09-24T17:17:00Z" w16du:dateUtc="2025-09-24T16:17:00Z">
        <w:r w:rsidR="004C4A5D" w:rsidRPr="00C754E8">
          <w:rPr>
            <w:sz w:val="24"/>
            <w:szCs w:val="24"/>
          </w:rPr>
          <w:t xml:space="preserve">. </w:t>
        </w:r>
      </w:ins>
      <w:proofErr w:type="gramStart"/>
      <w:r w:rsidRPr="00C754E8">
        <w:rPr>
          <w:sz w:val="24"/>
          <w:szCs w:val="24"/>
        </w:rPr>
        <w:t>These</w:t>
      </w:r>
      <w:proofErr w:type="gramEnd"/>
      <w:r w:rsidRPr="00C754E8">
        <w:rPr>
          <w:sz w:val="24"/>
          <w:szCs w:val="24"/>
        </w:rPr>
        <w:t xml:space="preserv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w:t>
      </w:r>
      <w:r w:rsidR="00685CF6" w:rsidRPr="00D56147">
        <w:rPr>
          <w:sz w:val="24"/>
          <w:szCs w:val="24"/>
          <w:highlight w:val="yellow"/>
        </w:rPr>
        <w:t>(Greenrod et al., unpublished)</w:t>
      </w:r>
      <w:r w:rsidRPr="00D56147">
        <w:rPr>
          <w:sz w:val="24"/>
          <w:szCs w:val="24"/>
          <w:highlight w:val="yellow"/>
        </w:rPr>
        <w:t>.</w:t>
      </w:r>
      <w:r w:rsidRPr="00C754E8">
        <w:rPr>
          <w:sz w:val="24"/>
          <w:szCs w:val="24"/>
        </w:rPr>
        <w:t xml:space="preserve"> 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04C3A845"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ins w:id="44" w:author="Samuel Greenrod" w:date="2025-09-24T17:19:00Z" w16du:dateUtc="2025-09-24T16:19:00Z">
        <w:r w:rsidR="00BC3F10">
          <w:rPr>
            <w:sz w:val="24"/>
            <w:szCs w:val="24"/>
          </w:rPr>
          <w:t xml:space="preserve">. </w:t>
        </w:r>
      </w:ins>
      <w:ins w:id="45" w:author="Samuel Greenrod" w:date="2025-09-24T17:23:00Z" w16du:dateUtc="2025-09-24T16:23:00Z">
        <w:r w:rsidR="00BC3F10">
          <w:rPr>
            <w:sz w:val="24"/>
            <w:szCs w:val="24"/>
          </w:rPr>
          <w:t>Briefly</w:t>
        </w:r>
      </w:ins>
      <w:ins w:id="46" w:author="Samuel Greenrod" w:date="2025-09-24T17:22:00Z" w16du:dateUtc="2025-09-24T16:22:00Z">
        <w:r w:rsidR="00BC3F10">
          <w:rPr>
            <w:sz w:val="24"/>
            <w:szCs w:val="24"/>
          </w:rPr>
          <w:t xml:space="preserve">, </w:t>
        </w:r>
        <w:proofErr w:type="spellStart"/>
        <w:r w:rsidR="00BC3F10">
          <w:rPr>
            <w:sz w:val="24"/>
            <w:szCs w:val="24"/>
          </w:rPr>
          <w:t>p</w:t>
        </w:r>
      </w:ins>
      <w:ins w:id="47" w:author="Samuel Greenrod" w:date="2025-09-24T17:19:00Z" w16du:dateUtc="2025-09-24T16:19:00Z">
        <w:r w:rsidR="00BC3F10">
          <w:rPr>
            <w:sz w:val="24"/>
            <w:szCs w:val="24"/>
          </w:rPr>
          <w:t>hage</w:t>
        </w:r>
      </w:ins>
      <w:ins w:id="48" w:author="Samuel Greenrod" w:date="2025-09-24T17:26:00Z" w16du:dateUtc="2025-09-24T16:26:00Z">
        <w:r w:rsidR="00BC3F10">
          <w:rPr>
            <w:sz w:val="24"/>
            <w:szCs w:val="24"/>
          </w:rPr>
          <w:t>s</w:t>
        </w:r>
      </w:ins>
      <w:proofErr w:type="spellEnd"/>
      <w:ins w:id="49" w:author="Samuel Greenrod" w:date="2025-09-24T17:23:00Z" w16du:dateUtc="2025-09-24T16:23:00Z">
        <w:r w:rsidR="00BC3F10">
          <w:rPr>
            <w:sz w:val="24"/>
            <w:szCs w:val="24"/>
          </w:rPr>
          <w:t xml:space="preserve"> </w:t>
        </w:r>
      </w:ins>
      <w:ins w:id="50" w:author="Samuel Greenrod" w:date="2025-09-24T18:12:00Z" w16du:dateUtc="2025-09-24T17:12:00Z">
        <w:r w:rsidR="000875A2">
          <w:rPr>
            <w:sz w:val="24"/>
            <w:szCs w:val="24"/>
          </w:rPr>
          <w:t xml:space="preserve">and </w:t>
        </w:r>
        <w:r w:rsidR="000875A2" w:rsidRPr="00C754E8">
          <w:rPr>
            <w:sz w:val="24"/>
            <w:szCs w:val="24"/>
          </w:rPr>
          <w:t xml:space="preserve">φLUZ19- or φ14-1-resistant PAO1 </w:t>
        </w:r>
        <w:r w:rsidR="000875A2">
          <w:rPr>
            <w:sz w:val="24"/>
            <w:szCs w:val="24"/>
          </w:rPr>
          <w:t>strains</w:t>
        </w:r>
        <w:r w:rsidR="000875A2">
          <w:rPr>
            <w:sz w:val="24"/>
            <w:szCs w:val="24"/>
          </w:rPr>
          <w:t xml:space="preserve"> </w:t>
        </w:r>
      </w:ins>
      <w:ins w:id="51" w:author="Samuel Greenrod" w:date="2025-09-24T17:23:00Z" w16du:dateUtc="2025-09-24T16:23:00Z">
        <w:r w:rsidR="00BC3F10">
          <w:rPr>
            <w:sz w:val="24"/>
            <w:szCs w:val="24"/>
          </w:rPr>
          <w:t xml:space="preserve">were </w:t>
        </w:r>
      </w:ins>
      <w:ins w:id="52" w:author="Samuel Greenrod" w:date="2025-09-24T18:12:00Z" w16du:dateUtc="2025-09-24T17:12:00Z">
        <w:r w:rsidR="000875A2">
          <w:rPr>
            <w:sz w:val="24"/>
            <w:szCs w:val="24"/>
          </w:rPr>
          <w:t xml:space="preserve">seeded into </w:t>
        </w:r>
      </w:ins>
      <w:ins w:id="53" w:author="Samuel Greenrod" w:date="2025-09-24T17:24:00Z" w16du:dateUtc="2025-09-24T16:24:00Z">
        <w:r w:rsidR="00BC3F10">
          <w:rPr>
            <w:sz w:val="24"/>
            <w:szCs w:val="24"/>
          </w:rPr>
          <w:t xml:space="preserve">top agar plates </w:t>
        </w:r>
      </w:ins>
      <w:ins w:id="54" w:author="Samuel Greenrod" w:date="2025-09-24T18:13:00Z" w16du:dateUtc="2025-09-24T17:13:00Z">
        <w:r w:rsidR="000875A2">
          <w:rPr>
            <w:sz w:val="24"/>
            <w:szCs w:val="24"/>
          </w:rPr>
          <w:t xml:space="preserve">to allow phage propagation. </w:t>
        </w:r>
      </w:ins>
      <w:proofErr w:type="spellStart"/>
      <w:ins w:id="55" w:author="Samuel Greenrod" w:date="2025-09-24T17:24:00Z" w16du:dateUtc="2025-09-24T16:24:00Z">
        <w:r w:rsidR="00BC3F10">
          <w:rPr>
            <w:sz w:val="24"/>
            <w:szCs w:val="24"/>
          </w:rPr>
          <w:t>Phages</w:t>
        </w:r>
        <w:proofErr w:type="spellEnd"/>
        <w:r w:rsidR="00BC3F10">
          <w:rPr>
            <w:sz w:val="24"/>
            <w:szCs w:val="24"/>
          </w:rPr>
          <w:t xml:space="preserve"> were </w:t>
        </w:r>
      </w:ins>
      <w:del w:id="56" w:author="Samuel Greenrod" w:date="2025-09-24T17:19:00Z" w16du:dateUtc="2025-09-24T16:19:00Z">
        <w:r w:rsidRPr="00C754E8" w:rsidDel="00BC3F10">
          <w:rPr>
            <w:sz w:val="24"/>
            <w:szCs w:val="24"/>
          </w:rPr>
          <w:delText xml:space="preserve">, followed by </w:delText>
        </w:r>
        <w:r w:rsidR="002B495C" w:rsidDel="00BC3F10">
          <w:rPr>
            <w:sz w:val="24"/>
            <w:szCs w:val="24"/>
          </w:rPr>
          <w:delText xml:space="preserve">phage </w:delText>
        </w:r>
      </w:del>
      <w:r w:rsidR="002B495C">
        <w:rPr>
          <w:sz w:val="24"/>
          <w:szCs w:val="24"/>
        </w:rPr>
        <w:t>extract</w:t>
      </w:r>
      <w:ins w:id="57" w:author="Samuel Greenrod" w:date="2025-09-24T17:19:00Z" w16du:dateUtc="2025-09-24T16:19:00Z">
        <w:r w:rsidR="00BC3F10">
          <w:rPr>
            <w:sz w:val="24"/>
            <w:szCs w:val="24"/>
          </w:rPr>
          <w:t xml:space="preserve">ed </w:t>
        </w:r>
      </w:ins>
      <w:del w:id="58" w:author="Samuel Greenrod" w:date="2025-09-24T17:19:00Z" w16du:dateUtc="2025-09-24T16:19:00Z">
        <w:r w:rsidR="002B495C" w:rsidDel="00BC3F10">
          <w:rPr>
            <w:sz w:val="24"/>
            <w:szCs w:val="24"/>
          </w:rPr>
          <w:delText xml:space="preserve">ion </w:delText>
        </w:r>
      </w:del>
      <w:r w:rsidR="002B495C">
        <w:rPr>
          <w:sz w:val="24"/>
          <w:szCs w:val="24"/>
        </w:rPr>
        <w:t xml:space="preserve">from </w:t>
      </w:r>
      <w:del w:id="59" w:author="Samuel Greenrod" w:date="2025-09-24T17:25:00Z" w16du:dateUtc="2025-09-24T16:25:00Z">
        <w:r w:rsidRPr="00C754E8" w:rsidDel="00BC3F10">
          <w:rPr>
            <w:sz w:val="24"/>
            <w:szCs w:val="24"/>
          </w:rPr>
          <w:delText>top agar</w:delText>
        </w:r>
      </w:del>
      <w:ins w:id="60" w:author="Samuel Greenrod" w:date="2025-09-24T17:25:00Z" w16du:dateUtc="2025-09-24T16:25:00Z">
        <w:r w:rsidR="00BC3F10">
          <w:rPr>
            <w:sz w:val="24"/>
            <w:szCs w:val="24"/>
          </w:rPr>
          <w:t>plates</w:t>
        </w:r>
      </w:ins>
      <w:r w:rsidRPr="00C754E8">
        <w:rPr>
          <w:sz w:val="24"/>
          <w:szCs w:val="24"/>
        </w:rPr>
        <w:t xml:space="preserve"> </w:t>
      </w:r>
      <w:del w:id="61" w:author="Samuel Greenrod" w:date="2025-09-24T17:19:00Z" w16du:dateUtc="2025-09-24T16:19:00Z">
        <w:r w:rsidR="002B495C" w:rsidDel="00BC3F10">
          <w:rPr>
            <w:sz w:val="24"/>
            <w:szCs w:val="24"/>
          </w:rPr>
          <w:delText xml:space="preserve">through </w:delText>
        </w:r>
      </w:del>
      <w:ins w:id="62" w:author="Samuel Greenrod" w:date="2025-09-24T17:19:00Z" w16du:dateUtc="2025-09-24T16:19:00Z">
        <w:r w:rsidR="00BC3F10">
          <w:rPr>
            <w:sz w:val="24"/>
            <w:szCs w:val="24"/>
          </w:rPr>
          <w:t>by</w:t>
        </w:r>
        <w:r w:rsidR="00BC3F10">
          <w:rPr>
            <w:sz w:val="24"/>
            <w:szCs w:val="24"/>
          </w:rPr>
          <w:t xml:space="preserve"> </w:t>
        </w:r>
      </w:ins>
      <w:ins w:id="63" w:author="Samuel Greenrod" w:date="2025-09-24T17:18:00Z" w16du:dateUtc="2025-09-24T16:18:00Z">
        <w:r w:rsidR="00BC3F10">
          <w:rPr>
            <w:sz w:val="24"/>
            <w:szCs w:val="24"/>
          </w:rPr>
          <w:t xml:space="preserve">scraping top-agar </w:t>
        </w:r>
      </w:ins>
      <w:ins w:id="64" w:author="Samuel Greenrod" w:date="2025-09-24T17:19:00Z" w16du:dateUtc="2025-09-24T16:19:00Z">
        <w:r w:rsidR="00BC3F10">
          <w:rPr>
            <w:sz w:val="24"/>
            <w:szCs w:val="24"/>
          </w:rPr>
          <w:t xml:space="preserve">into </w:t>
        </w:r>
      </w:ins>
      <w:ins w:id="65" w:author="Samuel Greenrod" w:date="2025-09-24T17:20:00Z" w16du:dateUtc="2025-09-24T16:20:00Z">
        <w:r w:rsidR="00BC3F10">
          <w:rPr>
            <w:sz w:val="24"/>
            <w:szCs w:val="24"/>
          </w:rPr>
          <w:t xml:space="preserve">15ml falcon tubes containing 5ml of phage buffer </w:t>
        </w:r>
      </w:ins>
      <w:del w:id="66" w:author="Samuel Greenrod" w:date="2025-09-24T17:20:00Z" w16du:dateUtc="2025-09-24T16:20:00Z">
        <w:r w:rsidR="002B495C" w:rsidDel="00BC3F10">
          <w:rPr>
            <w:sz w:val="24"/>
            <w:szCs w:val="24"/>
          </w:rPr>
          <w:delText xml:space="preserve">overnight mixing with phage </w:delText>
        </w:r>
        <w:r w:rsidR="002B495C" w:rsidRPr="000E6C18" w:rsidDel="00BC3F10">
          <w:rPr>
            <w:sz w:val="24"/>
            <w:szCs w:val="24"/>
          </w:rPr>
          <w:delText xml:space="preserve">buffer </w:delText>
        </w:r>
      </w:del>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ins w:id="67" w:author="Samuel Greenrod" w:date="2025-09-24T17:20:00Z" w16du:dateUtc="2025-09-24T16:20:00Z">
        <w:r w:rsidR="00BC3F10">
          <w:rPr>
            <w:sz w:val="24"/>
            <w:szCs w:val="24"/>
          </w:rPr>
          <w:t xml:space="preserve">Tubes were mixed </w:t>
        </w:r>
      </w:ins>
      <w:ins w:id="68" w:author="Samuel Greenrod" w:date="2025-09-24T17:21:00Z" w16du:dateUtc="2025-09-24T16:21:00Z">
        <w:r w:rsidR="00BC3F10">
          <w:rPr>
            <w:sz w:val="24"/>
            <w:szCs w:val="24"/>
          </w:rPr>
          <w:t>overnight</w:t>
        </w:r>
      </w:ins>
      <w:ins w:id="69" w:author="Samuel Greenrod" w:date="2025-09-24T18:14:00Z" w16du:dateUtc="2025-09-24T17:14:00Z">
        <w:r w:rsidR="000875A2">
          <w:rPr>
            <w:sz w:val="24"/>
            <w:szCs w:val="24"/>
          </w:rPr>
          <w:t xml:space="preserve"> after which </w:t>
        </w:r>
        <w:proofErr w:type="spellStart"/>
        <w:r w:rsidR="000875A2">
          <w:rPr>
            <w:sz w:val="24"/>
            <w:szCs w:val="24"/>
          </w:rPr>
          <w:t>phages</w:t>
        </w:r>
        <w:proofErr w:type="spellEnd"/>
        <w:r w:rsidR="000875A2">
          <w:rPr>
            <w:sz w:val="24"/>
            <w:szCs w:val="24"/>
          </w:rPr>
          <w:t xml:space="preserve"> were </w:t>
        </w:r>
      </w:ins>
      <w:ins w:id="70" w:author="Samuel Greenrod" w:date="2025-09-24T17:21:00Z" w16du:dateUtc="2025-09-24T16:21:00Z">
        <w:r w:rsidR="00BC3F10">
          <w:rPr>
            <w:sz w:val="24"/>
            <w:szCs w:val="24"/>
          </w:rPr>
          <w:t xml:space="preserve">separated from top agar </w:t>
        </w:r>
      </w:ins>
      <w:ins w:id="71" w:author="Samuel Greenrod" w:date="2025-09-24T17:25:00Z" w16du:dateUtc="2025-09-24T16:25:00Z">
        <w:r w:rsidR="00BC3F10">
          <w:rPr>
            <w:sz w:val="24"/>
            <w:szCs w:val="24"/>
          </w:rPr>
          <w:t>using</w:t>
        </w:r>
      </w:ins>
      <w:ins w:id="72" w:author="Samuel Greenrod" w:date="2025-09-24T17:21:00Z" w16du:dateUtc="2025-09-24T16:21:00Z">
        <w:r w:rsidR="00BC3F10">
          <w:rPr>
            <w:sz w:val="24"/>
            <w:szCs w:val="24"/>
          </w:rPr>
          <w:t xml:space="preserve"> </w:t>
        </w:r>
        <w:proofErr w:type="gramStart"/>
        <w:r w:rsidR="00BC3F10">
          <w:rPr>
            <w:sz w:val="24"/>
            <w:szCs w:val="24"/>
          </w:rPr>
          <w:t>sterile-filtration</w:t>
        </w:r>
        <w:proofErr w:type="gramEnd"/>
        <w:r w:rsidR="00BC3F10">
          <w:rPr>
            <w:sz w:val="24"/>
            <w:szCs w:val="24"/>
          </w:rPr>
          <w:t xml:space="preserve">. </w:t>
        </w:r>
      </w:ins>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w:t>
      </w:r>
      <w:r w:rsidRPr="00D56147">
        <w:rPr>
          <w:sz w:val="24"/>
          <w:szCs w:val="24"/>
          <w:highlight w:val="yellow"/>
        </w:rPr>
        <w:t>Greenrod et al.</w:t>
      </w:r>
    </w:p>
    <w:p w14:paraId="49FD1BEE" w14:textId="77777777" w:rsidR="00C754E8" w:rsidRPr="00C41526" w:rsidRDefault="00C754E8" w:rsidP="00C754E8">
      <w:pPr>
        <w:jc w:val="both"/>
        <w:rPr>
          <w:b/>
          <w:bCs/>
          <w:sz w:val="24"/>
          <w:szCs w:val="24"/>
        </w:rPr>
      </w:pPr>
      <w:r w:rsidRPr="00C41526">
        <w:rPr>
          <w:b/>
          <w:bCs/>
          <w:sz w:val="24"/>
          <w:szCs w:val="24"/>
        </w:rPr>
        <w:lastRenderedPageBreak/>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30DD6D5A"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ins w:id="73" w:author="Samuel Greenrod" w:date="2025-09-24T17:26:00Z" w16du:dateUtc="2025-09-24T16:26:00Z">
        <w:r w:rsidR="00BC3F10">
          <w:rPr>
            <w:sz w:val="24"/>
            <w:szCs w:val="24"/>
          </w:rPr>
          <w:t xml:space="preserve">300uL was </w:t>
        </w:r>
      </w:ins>
      <w:r w:rsidRPr="00C41526">
        <w:rPr>
          <w:sz w:val="24"/>
          <w:szCs w:val="24"/>
        </w:rPr>
        <w:t>mixed with</w:t>
      </w:r>
      <w:ins w:id="74" w:author="Samuel Greenrod" w:date="2025-09-24T17:26:00Z" w16du:dateUtc="2025-09-24T16:26:00Z">
        <w:r w:rsidR="00BC3F10">
          <w:rPr>
            <w:sz w:val="24"/>
            <w:szCs w:val="24"/>
          </w:rPr>
          <w:t xml:space="preserve"> 2.7ml of</w:t>
        </w:r>
      </w:ins>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ins w:id="75" w:author="Samuel Greenrod" w:date="2025-09-24T17:27:00Z" w16du:dateUtc="2025-09-24T16:27:00Z">
        <w:r w:rsidR="00BC3F10">
          <w:rPr>
            <w:sz w:val="24"/>
            <w:szCs w:val="24"/>
          </w:rPr>
          <w:t xml:space="preserve"> plates</w:t>
        </w:r>
      </w:ins>
      <w:del w:id="76" w:author="Samuel Greenrod" w:date="2025-09-24T17:27:00Z" w16du:dateUtc="2025-09-24T16:27:00Z">
        <w:r w:rsidRPr="00C41526" w:rsidDel="00BC3F10">
          <w:rPr>
            <w:sz w:val="24"/>
            <w:szCs w:val="24"/>
          </w:rPr>
          <w:delText>s</w:delText>
        </w:r>
      </w:del>
      <w:r w:rsidRPr="00C41526">
        <w:rPr>
          <w:sz w:val="24"/>
          <w:szCs w:val="24"/>
        </w:rPr>
        <w:t xml:space="preserve"> (Agilent) followed by centrifugation at 2,230xg for 5 mins before spotting onto resistant PAO1 double-layer overlay plates. Each </w:t>
      </w:r>
      <w:del w:id="77" w:author="Samuel Greenrod" w:date="2025-09-24T17:27:00Z" w16du:dateUtc="2025-09-24T16:27:00Z">
        <w:r w:rsidRPr="00C41526" w:rsidDel="00BC3F10">
          <w:rPr>
            <w:sz w:val="24"/>
            <w:szCs w:val="24"/>
          </w:rPr>
          <w:delText xml:space="preserve">fitness </w:delText>
        </w:r>
      </w:del>
      <w:ins w:id="78" w:author="Samuel Greenrod" w:date="2025-09-24T17:27:00Z" w16du:dateUtc="2025-09-24T16:27:00Z">
        <w:r w:rsidR="00BC3F10">
          <w:rPr>
            <w:sz w:val="24"/>
            <w:szCs w:val="24"/>
          </w:rPr>
          <w:t>growth rate</w:t>
        </w:r>
        <w:r w:rsidR="00BC3F10" w:rsidRPr="00C41526">
          <w:rPr>
            <w:sz w:val="24"/>
            <w:szCs w:val="24"/>
          </w:rPr>
          <w:t xml:space="preserve"> </w:t>
        </w:r>
      </w:ins>
      <w:r w:rsidRPr="00C41526">
        <w:rPr>
          <w:sz w:val="24"/>
          <w:szCs w:val="24"/>
        </w:rPr>
        <w:t>assay included a single replicate of each evolved phage line and</w:t>
      </w:r>
      <w:r w:rsidRPr="000E6C18">
        <w:rPr>
          <w:sz w:val="24"/>
          <w:szCs w:val="24"/>
        </w:rPr>
        <w:t xml:space="preserve"> three replicates of the phage ancestor. </w:t>
      </w:r>
      <w:del w:id="79" w:author="Samuel Greenrod" w:date="2025-09-24T17:27:00Z" w16du:dateUtc="2025-09-24T16:27:00Z">
        <w:r w:rsidRPr="000E6C18" w:rsidDel="00BC3F10">
          <w:rPr>
            <w:sz w:val="24"/>
            <w:szCs w:val="24"/>
          </w:rPr>
          <w:delText xml:space="preserve">Fitness </w:delText>
        </w:r>
      </w:del>
      <w:ins w:id="80" w:author="Samuel Greenrod" w:date="2025-09-24T17:27:00Z" w16du:dateUtc="2025-09-24T16:27:00Z">
        <w:r w:rsidR="00BC3F10">
          <w:rPr>
            <w:sz w:val="24"/>
            <w:szCs w:val="24"/>
          </w:rPr>
          <w:t>Growth rate</w:t>
        </w:r>
        <w:r w:rsidR="00BC3F10" w:rsidRPr="000E6C18">
          <w:rPr>
            <w:sz w:val="24"/>
            <w:szCs w:val="24"/>
          </w:rPr>
          <w:t xml:space="preserve"> </w:t>
        </w:r>
      </w:ins>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06494B4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w:t>
      </w:r>
      <w:r w:rsidR="002B495C" w:rsidRPr="00D56147">
        <w:rPr>
          <w:sz w:val="24"/>
          <w:szCs w:val="24"/>
          <w:highlight w:val="yellow"/>
        </w:rPr>
        <w:t>Greenrod et al</w:t>
      </w:r>
      <w:r w:rsidR="003B65A4" w:rsidRPr="00D56147">
        <w:rPr>
          <w:sz w:val="24"/>
          <w:szCs w:val="24"/>
          <w:highlight w:val="yellow"/>
        </w:rPr>
        <w:t xml:space="preserve"> (</w:t>
      </w:r>
      <w:r w:rsidR="00F42F85" w:rsidRPr="00D56147">
        <w:rPr>
          <w:sz w:val="24"/>
          <w:szCs w:val="24"/>
          <w:highlight w:val="yellow"/>
        </w:rPr>
        <w:t>unpublished</w:t>
      </w:r>
      <w:r w:rsidR="003B65A4" w:rsidRPr="00D56147">
        <w:rPr>
          <w:sz w:val="24"/>
          <w:szCs w:val="24"/>
          <w:highlight w:val="yellow"/>
        </w:rPr>
        <w:t>)</w:t>
      </w:r>
      <w:r w:rsidR="002B495C" w:rsidRPr="00D56147">
        <w:rPr>
          <w:sz w:val="24"/>
          <w:szCs w:val="24"/>
          <w:highlight w:val="yellow"/>
        </w:rPr>
        <w:t>.</w:t>
      </w:r>
      <w:r w:rsidR="002B495C">
        <w:rPr>
          <w:sz w:val="24"/>
          <w:szCs w:val="24"/>
        </w:rPr>
        <w:t xml:space="preserve">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121D962B" w:rsidR="00C754E8" w:rsidRPr="00C754E8" w:rsidRDefault="00750BA0" w:rsidP="00C754E8">
      <w:pPr>
        <w:jc w:val="both"/>
        <w:rPr>
          <w:sz w:val="24"/>
          <w:szCs w:val="24"/>
        </w:rPr>
      </w:pPr>
      <w:del w:id="81" w:author="Samuel Greenrod" w:date="2025-09-24T17:28:00Z" w16du:dateUtc="2025-09-24T16:28:00Z">
        <w:r w:rsidDel="00CC6BA5">
          <w:rPr>
            <w:sz w:val="24"/>
            <w:szCs w:val="24"/>
          </w:rPr>
          <w:delText xml:space="preserve">Sequences are analysed using identical protocols to </w:delText>
        </w:r>
        <w:r w:rsidRPr="00D56147" w:rsidDel="00CC6BA5">
          <w:rPr>
            <w:sz w:val="24"/>
            <w:szCs w:val="24"/>
            <w:highlight w:val="yellow"/>
          </w:rPr>
          <w:delText>Greenrod et al., (unpublished).</w:delText>
        </w:r>
        <w:r w:rsidDel="00CC6BA5">
          <w:rPr>
            <w:sz w:val="24"/>
            <w:szCs w:val="24"/>
          </w:rPr>
          <w:delText xml:space="preserve"> </w:delText>
        </w:r>
      </w:del>
      <w:r w:rsidR="00C754E8" w:rsidRPr="00C754E8">
        <w:rPr>
          <w:sz w:val="24"/>
          <w:szCs w:val="24"/>
        </w:rPr>
        <w:t>Reads were pre-processed with Trim Galore</w:t>
      </w:r>
      <w:r w:rsidR="00AE616A">
        <w:rPr>
          <w:sz w:val="24"/>
          <w:szCs w:val="24"/>
        </w:rPr>
        <w:t xml:space="preserve"> (v.0.5.0) (</w:t>
      </w:r>
      <w:hyperlink r:id="rId13"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4"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5"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84092A">
        <w:rPr>
          <w:sz w:val="24"/>
          <w:szCs w:val="24"/>
        </w:rPr>
        <w:instrText xml:space="preserve"> ADDIN ZOTERO_ITEM CSL_CITATION {"citationID":"d7aJHyV9","properties":{"formattedCitation":"[33]","plainCitation":"[33]","noteIndex":0},"citationItems":[{"id":3231,"uris":["http://zotero.org/users/local/sgFDdPY0/items/W8QZQMMN"],"itemData":{"id":3231,"type":"article-journal","abstract":"The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[33]</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84092A">
        <w:rPr>
          <w:sz w:val="24"/>
          <w:szCs w:val="24"/>
        </w:rPr>
        <w:instrText xml:space="preserve"> ADDIN ZOTERO_ITEM CSL_CITATION {"citationID":"BfQt8DYr","properties":{"formattedCitation":"[34]","plainCitation":"[34]","noteIndex":0},"citationItems":[{"id":3239,"uris":["http://zotero.org/users/local/sgFDdPY0/items/8M754VT3"],"itemData":{"id":3239,"type":"article-journal","abstract":"Next-generation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84092A" w:rsidRPr="0084092A">
        <w:rPr>
          <w:rFonts w:ascii="Calibri" w:hAnsi="Calibri" w:cs="Calibri"/>
          <w:sz w:val="24"/>
        </w:rPr>
        <w:t>[34]</w:t>
      </w:r>
      <w:r w:rsidR="00AE616A">
        <w:rPr>
          <w:sz w:val="24"/>
          <w:szCs w:val="24"/>
        </w:rPr>
        <w:fldChar w:fldCharType="end"/>
      </w:r>
      <w:ins w:id="82" w:author="Samuel Greenrod" w:date="2025-09-24T17:28:00Z" w16du:dateUtc="2025-09-24T16:28:00Z">
        <w:r w:rsidR="00CC6BA5">
          <w:rPr>
            <w:sz w:val="24"/>
            <w:szCs w:val="24"/>
          </w:rPr>
          <w:t xml:space="preserve">. </w:t>
        </w:r>
      </w:ins>
      <w:del w:id="83" w:author="Samuel Greenrod" w:date="2025-09-24T17:28:00Z" w16du:dateUtc="2025-09-24T16:28:00Z">
        <w:r w:rsidR="00AE616A" w:rsidDel="00CC6BA5">
          <w:rPr>
            <w:sz w:val="24"/>
            <w:szCs w:val="24"/>
          </w:rPr>
          <w:delText xml:space="preserve"> under default parameters </w:delText>
        </w:r>
        <w:r w:rsidR="00C754E8" w:rsidRPr="00C754E8" w:rsidDel="00CC6BA5">
          <w:rPr>
            <w:sz w:val="24"/>
            <w:szCs w:val="24"/>
          </w:rPr>
          <w:delText xml:space="preserve">with default parameters. </w:delText>
        </w:r>
      </w:del>
      <w:r w:rsidR="00C754E8" w:rsidRPr="00C754E8">
        <w:rPr>
          <w:sz w:val="24"/>
          <w:szCs w:val="24"/>
        </w:rPr>
        <w:t xml:space="preserve">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84092A">
        <w:rPr>
          <w:sz w:val="24"/>
          <w:szCs w:val="24"/>
        </w:rPr>
        <w:instrText xml:space="preserve"> ADDIN ZOTERO_ITEM CSL_CITATION {"citationID":"wlwDOgNo","properties":{"formattedCitation":"[35]","plainCitation":"[35]","noteIndex":0},"citationItems":[{"id":3236,"uris":["http://zotero.org/users/local/sgFDdPY0/items/KGCTJJMJ"],"itemData":{"id":3236,"type":"article-journal","abstract":"Summary: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0AAE76F0"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{"citationID":"gUAheIpf","properties":{"formattedCitation":"[36]","plainCitation":"[36]","noteIndex":0},"citationItems":[{"id":3348,"uris":["http://zotero.org/users/local/sgFDdPY0/items/IQZNAX2E"],"itemData":{"id":3348,"type":"article","abstract":"Motivation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84092A" w:rsidRPr="0084092A">
        <w:rPr>
          <w:rFonts w:ascii="Calibri" w:hAnsi="Calibri" w:cs="Calibri"/>
          <w:sz w:val="24"/>
        </w:rPr>
        <w:t>[36]</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{"citationID":"SPrlQnCq","properties":{"formattedCitation":"[37]","plainCitation":"[37]","noteIndex":0},"citationItems":[{"id":3364,"uris":["http://zotero.org/users/local/sgFDdPY0/items/ZK9RFZRS"],"itemData":{"id":3364,"type":"article-journal","abstract":"Long-read-only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[37]</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84092A">
        <w:rPr>
          <w:sz w:val="24"/>
          <w:szCs w:val="24"/>
        </w:rPr>
        <w:instrText xml:space="preserve"> ADDIN ZOTERO_ITEM CSL_CITATION {"citationID":"QylljoRA","properties":{"formattedCitation":"[38]","plainCitation":"[38]","noteIndex":0},"citationItems":[{"id":3369,"uris":["http://zotero.org/users/local/sgFDdPY0/items/T4SGB6I9"],"itemData":{"id":3369,"type":"article-journal","abstract":"Bouras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84092A" w:rsidRPr="0084092A">
        <w:rPr>
          <w:rFonts w:ascii="Calibri" w:hAnsi="Calibri" w:cs="Calibri"/>
          <w:sz w:val="24"/>
        </w:rPr>
        <w:t>[38]</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84092A">
        <w:rPr>
          <w:sz w:val="24"/>
          <w:szCs w:val="24"/>
        </w:rPr>
        <w:instrText xml:space="preserve"> ADDIN ZOTERO_ITEM CSL_CITATION {"citationID":"Ppg1fiVF","properties":{"formattedCitation":"[35]","plainCitation":"[35]","noteIndex":0},"citationItems":[{"id":3236,"uris":["http://zotero.org/users/local/sgFDdPY0/items/KGCTJJMJ"],"itemData":{"id":3236,"type":"article-journal","abstract":"Summary: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6"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84092A">
        <w:rPr>
          <w:sz w:val="24"/>
          <w:szCs w:val="24"/>
        </w:rPr>
        <w:instrText xml:space="preserve"> ADDIN ZOTERO_ITEM CSL_CITATION {"citationID":"yiV4PvBi","properties":{"formattedCitation":"[39]","plainCitation":"[39]","noteIndex":0},"citationItems":[{"id":3404,"uris":["http://zotero.org/users/local/sgFDdPY0/items/3LTJI8TF"],"itemData":{"id":3404,"type":"article-journal","abstract":"Recent advances in sequencing technologies promise ultra-long reads of </w:instrText>
      </w:r>
      <w:r w:rsidR="0084092A">
        <w:rPr>
          <w:rFonts w:ascii="Cambria Math" w:hAnsi="Cambria Math" w:cs="Cambria Math"/>
          <w:sz w:val="24"/>
          <w:szCs w:val="24"/>
        </w:rPr>
        <w:instrText>∼</w:instrText>
      </w:r>
      <w:r w:rsidR="0084092A">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84092A">
        <w:rPr>
          <w:rFonts w:ascii="Cambria Math" w:hAnsi="Cambria Math" w:cs="Cambria Math"/>
          <w:sz w:val="24"/>
          <w:szCs w:val="24"/>
        </w:rPr>
        <w:instrText>∼</w:instrText>
      </w:r>
      <w:r w:rsidR="0084092A">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84092A" w:rsidRPr="0084092A">
        <w:rPr>
          <w:rFonts w:ascii="Calibri" w:hAnsi="Calibri" w:cs="Calibri"/>
          <w:sz w:val="24"/>
        </w:rPr>
        <w:t>[39]</w:t>
      </w:r>
      <w:r w:rsidR="00AE616A">
        <w:rPr>
          <w:sz w:val="24"/>
          <w:szCs w:val="24"/>
        </w:rPr>
        <w:fldChar w:fldCharType="end"/>
      </w:r>
      <w:r w:rsidR="00AE616A">
        <w:rPr>
          <w:sz w:val="24"/>
          <w:szCs w:val="24"/>
        </w:rPr>
        <w:t xml:space="preserve"> and </w:t>
      </w:r>
      <w:r w:rsidR="00AE616A">
        <w:rPr>
          <w:sz w:val="24"/>
          <w:szCs w:val="24"/>
        </w:rPr>
        <w:lastRenderedPageBreak/>
        <w:t>variant calling with medaka (v.2.1) (</w:t>
      </w:r>
      <w:hyperlink r:id="rId17" w:history="1">
        <w:r w:rsidR="00AE616A" w:rsidRPr="000D4D81">
          <w:rPr>
            <w:rStyle w:val="Hyperlink"/>
            <w:sz w:val="24"/>
            <w:szCs w:val="24"/>
          </w:rPr>
          <w:t>https://github.com/nanoporetech/medaka</w:t>
        </w:r>
      </w:hyperlink>
      <w:r w:rsidR="00AE616A">
        <w:rPr>
          <w:sz w:val="24"/>
          <w:szCs w:val="24"/>
        </w:rPr>
        <w:t>).</w:t>
      </w:r>
      <w:ins w:id="84" w:author="Samuel Greenrod" w:date="2025-09-24T17:28:00Z" w16du:dateUtc="2025-09-24T16:28:00Z">
        <w:r w:rsidR="00CC6BA5">
          <w:rPr>
            <w:sz w:val="24"/>
            <w:szCs w:val="24"/>
          </w:rPr>
          <w:t xml:space="preserve"> </w:t>
        </w:r>
      </w:ins>
      <w:ins w:id="85" w:author="Samuel Greenrod" w:date="2025-09-24T17:29:00Z" w16du:dateUtc="2025-09-24T16:29:00Z">
        <w:r w:rsidR="00CC6BA5">
          <w:rPr>
            <w:sz w:val="24"/>
            <w:szCs w:val="24"/>
          </w:rPr>
          <w:t xml:space="preserve">All bioinformatic analyses were conducted </w:t>
        </w:r>
      </w:ins>
      <w:ins w:id="86" w:author="Samuel Greenrod" w:date="2025-09-24T17:28:00Z" w16du:dateUtc="2025-09-24T16:28:00Z">
        <w:r w:rsidR="00CC6BA5" w:rsidRPr="00C754E8">
          <w:rPr>
            <w:sz w:val="24"/>
            <w:szCs w:val="24"/>
          </w:rPr>
          <w:t>with default parameters.</w:t>
        </w:r>
      </w:ins>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0845CC73" w:rsidR="00472ED7" w:rsidRPr="00D34923" w:rsidRDefault="00750BA0" w:rsidP="00472ED7">
      <w:pPr>
        <w:spacing w:line="276" w:lineRule="auto"/>
        <w:jc w:val="both"/>
        <w:rPr>
          <w:ins w:id="87" w:author="Samuel Greenrod" w:date="2025-09-24T16:34:00Z" w16du:dateUtc="2025-09-24T15:34:00Z"/>
          <w:sz w:val="24"/>
          <w:szCs w:val="24"/>
        </w:rPr>
      </w:pPr>
      <w:del w:id="88" w:author="Samuel Greenrod" w:date="2025-09-24T16:38:00Z" w16du:dateUtc="2025-09-24T15:38:00Z">
        <w:r w:rsidDel="00B6478B">
          <w:rPr>
            <w:sz w:val="24"/>
            <w:szCs w:val="24"/>
          </w:rPr>
          <w:delText xml:space="preserve">All statistical analyses and data visualisation were conducted using packages in R and RStudio </w:delText>
        </w:r>
        <w:r w:rsidDel="00B6478B">
          <w:rPr>
            <w:sz w:val="24"/>
            <w:szCs w:val="24"/>
          </w:rPr>
          <w:fldChar w:fldCharType="begin"/>
        </w:r>
        <w:r w:rsidR="0084092A" w:rsidDel="00B6478B">
          <w:rPr>
            <w:sz w:val="24"/>
            <w:szCs w:val="24"/>
          </w:rPr>
          <w:delInstrText xml:space="preserve"> ADDIN ZOTERO_ITEM CSL_CITATION {"citationID":"EsGsfbQn","properties":{"formattedCitation":"[40,41]","plainCitation":"[40,41]","noteIndex":0},"citationItems":[{"id":931,"uris":["http://zotero.org/users/local/sgFDdPY0/items/7UUTDTSU"],"itemData":{"id":931,"type":"software","event-place":"RStudio,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delInstrText>
        </w:r>
        <w:r w:rsidDel="00B6478B">
          <w:rPr>
            <w:sz w:val="24"/>
            <w:szCs w:val="24"/>
          </w:rPr>
          <w:fldChar w:fldCharType="separate"/>
        </w:r>
        <w:r w:rsidR="0084092A" w:rsidRPr="0084092A" w:rsidDel="00B6478B">
          <w:rPr>
            <w:rFonts w:ascii="Calibri" w:hAnsi="Calibri" w:cs="Calibri"/>
            <w:sz w:val="24"/>
          </w:rPr>
          <w:delText>[40,41]</w:delText>
        </w:r>
        <w:r w:rsidDel="00B6478B">
          <w:rPr>
            <w:sz w:val="24"/>
            <w:szCs w:val="24"/>
          </w:rPr>
          <w:fldChar w:fldCharType="end"/>
        </w:r>
        <w:r w:rsidDel="00B6478B">
          <w:rPr>
            <w:sz w:val="24"/>
            <w:szCs w:val="24"/>
          </w:rPr>
          <w:delText xml:space="preserve">. Phage growth and evolution rates were compared between lines using linear mixed effect models where the response variable was phage density (pfu/ml) or genetic distance from ancestor, explanatory variable was evolved line, and batch was a random effect. </w:delText>
        </w:r>
        <w:r w:rsidR="002B301D" w:rsidDel="00B6478B">
          <w:rPr>
            <w:sz w:val="24"/>
            <w:szCs w:val="24"/>
          </w:rPr>
          <w:delText xml:space="preserve">Within-group variation in genetic distance from ancestor was analysed using Levene’s test. The prevalence of unique compared to shared mutations across evolved lines was analysed using Fisher’s exact test. </w:delText>
        </w:r>
        <w:r w:rsidDel="00B6478B">
          <w:rPr>
            <w:sz w:val="24"/>
            <w:szCs w:val="24"/>
          </w:rPr>
          <w:delText xml:space="preserve">Phage genetic distance between groups was also compared by constructing neighbour-joining trees based on Euclidean genetic distance. </w:delText>
        </w:r>
        <w:r w:rsidR="00C754E8" w:rsidRPr="00C754E8" w:rsidDel="00B6478B">
          <w:rPr>
            <w:sz w:val="24"/>
            <w:szCs w:val="24"/>
          </w:rPr>
          <w:delText xml:space="preserve">All data and analysis scripts are available at </w:delText>
        </w:r>
        <w:r w:rsidR="002B301D" w:rsidRPr="00517F13" w:rsidDel="00B6478B">
          <w:rPr>
            <w:sz w:val="24"/>
            <w:szCs w:val="24"/>
          </w:rPr>
          <w:delText>.</w:delText>
        </w:r>
      </w:del>
      <w:ins w:id="89" w:author="Samuel Greenrod" w:date="2025-09-24T16:34:00Z" w16du:dateUtc="2025-09-24T15:34:00Z">
        <w:r w:rsidR="00472ED7">
          <w:rPr>
            <w:sz w:val="24"/>
            <w:szCs w:val="24"/>
          </w:rPr>
          <w:t xml:space="preserve">All statistical analyses and data visualisation were conducted using packages in R (v.4.3.2) and RStudio </w:t>
        </w:r>
        <w:r w:rsidR="00472ED7">
          <w:rPr>
            <w:sz w:val="24"/>
            <w:szCs w:val="24"/>
          </w:rPr>
          <w:fldChar w:fldCharType="begin"/>
        </w:r>
      </w:ins>
      <w:r w:rsidR="00B6478B">
        <w:rPr>
          <w:sz w:val="24"/>
          <w:szCs w:val="24"/>
        </w:rPr>
        <w:instrText xml:space="preserve"> ADDIN ZOTERO_ITEM CSL_CITATION {"citationID":"h22SVQHW","properties":{"formattedCitation":"[40,41]","plainCitation":"[40,41]","noteIndex":0},"citationItems":[{"id":931,"uris":["http://zotero.org/users/local/sgFDdPY0/items/7UUTDTSU"],"itemData":{"id":931,"type":"software","event-place":"RStudio,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ins w:id="90" w:author="Samuel Greenrod" w:date="2025-09-24T16:34:00Z" w16du:dateUtc="2025-09-24T15:34:00Z">
        <w:r w:rsidR="00472ED7">
          <w:rPr>
            <w:sz w:val="24"/>
            <w:szCs w:val="24"/>
          </w:rPr>
          <w:fldChar w:fldCharType="separate"/>
        </w:r>
      </w:ins>
      <w:r w:rsidR="00B6478B" w:rsidRPr="00B6478B">
        <w:rPr>
          <w:rFonts w:ascii="Calibri" w:hAnsi="Calibri" w:cs="Calibri"/>
          <w:sz w:val="24"/>
        </w:rPr>
        <w:t>[40,41]</w:t>
      </w:r>
      <w:ins w:id="91" w:author="Samuel Greenrod" w:date="2025-09-24T16:34:00Z" w16du:dateUtc="2025-09-24T15:34:00Z">
        <w:r w:rsidR="00472ED7">
          <w:rPr>
            <w:sz w:val="24"/>
            <w:szCs w:val="24"/>
          </w:rPr>
          <w:fldChar w:fldCharType="end"/>
        </w:r>
        <w:r w:rsidR="00472ED7">
          <w:rPr>
            <w:sz w:val="24"/>
            <w:szCs w:val="24"/>
          </w:rPr>
          <w:t>. Data wrangling was performed using “</w:t>
        </w:r>
        <w:proofErr w:type="spellStart"/>
        <w:r w:rsidR="00472ED7">
          <w:rPr>
            <w:sz w:val="24"/>
            <w:szCs w:val="24"/>
          </w:rPr>
          <w:t>Tidyverse</w:t>
        </w:r>
        <w:proofErr w:type="spellEnd"/>
        <w:r w:rsidR="00472ED7">
          <w:rPr>
            <w:sz w:val="24"/>
            <w:szCs w:val="24"/>
          </w:rPr>
          <w:t xml:space="preserve">” (v.2.0.0) R packages </w:t>
        </w:r>
        <w:r w:rsidR="00472ED7">
          <w:rPr>
            <w:sz w:val="24"/>
            <w:szCs w:val="24"/>
          </w:rPr>
          <w:fldChar w:fldCharType="begin"/>
        </w:r>
      </w:ins>
      <w:r w:rsidR="00B6478B">
        <w:rPr>
          <w:sz w:val="24"/>
          <w:szCs w:val="24"/>
        </w:rPr>
        <w:instrText xml:space="preserve"> ADDIN ZOTERO_ITEM CSL_CITATION {"citationID":"9jZksnTm","properties":{"formattedCitation":"[42]","plainCitation":"[42]","noteIndex":0},"citationItems":[{"id":3658,"uris":["http://zotero.org/users/local/sgFDdPY0/items/5QHMX3YB"],"itemData":{"id":3658,"type":"article-journal","abstract":"Wickham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ins w:id="92" w:author="Samuel Greenrod" w:date="2025-09-24T16:34:00Z" w16du:dateUtc="2025-09-24T15:34:00Z">
        <w:r w:rsidR="00472ED7">
          <w:rPr>
            <w:sz w:val="24"/>
            <w:szCs w:val="24"/>
          </w:rPr>
          <w:fldChar w:fldCharType="separate"/>
        </w:r>
      </w:ins>
      <w:r w:rsidR="00B6478B" w:rsidRPr="00B6478B">
        <w:rPr>
          <w:rFonts w:ascii="Calibri" w:hAnsi="Calibri" w:cs="Calibri"/>
          <w:sz w:val="24"/>
        </w:rPr>
        <w:t>[42]</w:t>
      </w:r>
      <w:ins w:id="93" w:author="Samuel Greenrod" w:date="2025-09-24T16:34:00Z" w16du:dateUtc="2025-09-24T15:34:00Z">
        <w:r w:rsidR="00472ED7">
          <w:rPr>
            <w:sz w:val="24"/>
            <w:szCs w:val="24"/>
          </w:rPr>
          <w:fldChar w:fldCharType="end"/>
        </w:r>
        <w:r w:rsidR="00472ED7">
          <w:rPr>
            <w:sz w:val="24"/>
            <w:szCs w:val="24"/>
          </w:rPr>
          <w:t xml:space="preserve">. Phage growth and evolution rates were compared between </w:t>
        </w:r>
      </w:ins>
      <w:ins w:id="94" w:author="Samuel Greenrod" w:date="2025-09-24T17:06:00Z" w16du:dateUtc="2025-09-24T16:06:00Z">
        <w:r w:rsidR="0018517F">
          <w:rPr>
            <w:sz w:val="24"/>
            <w:szCs w:val="24"/>
          </w:rPr>
          <w:t>evolution treatments</w:t>
        </w:r>
      </w:ins>
      <w:ins w:id="95" w:author="Samuel Greenrod" w:date="2025-09-24T16:34:00Z" w16du:dateUtc="2025-09-24T15:34:00Z">
        <w:r w:rsidR="00472ED7">
          <w:rPr>
            <w:sz w:val="24"/>
            <w:szCs w:val="24"/>
          </w:rPr>
          <w:t xml:space="preserve"> using linear mixed effect models with the “lme4” (v.1.1-36) R package </w:t>
        </w:r>
        <w:r w:rsidR="00472ED7">
          <w:rPr>
            <w:sz w:val="24"/>
            <w:szCs w:val="24"/>
          </w:rPr>
          <w:fldChar w:fldCharType="begin"/>
        </w:r>
      </w:ins>
      <w:r w:rsidR="00B6478B">
        <w:rPr>
          <w:sz w:val="24"/>
          <w:szCs w:val="24"/>
        </w:rPr>
        <w:instrText xml:space="preserve"> ADDIN ZOTERO_ITEM CSL_CITATION {"citationID":"AX8JON7f","properties":{"formattedCitation":"[43]","plainCitation":"[43]","noteIndex":0},"citationItems":[{"id":3660,"uris":["http://zotero.org/users/local/sgFDdPY0/items/SD27NYWL"],"itemData":{"id":3660,"type":"article-journal","abstract":"Maximum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ins w:id="96" w:author="Samuel Greenrod" w:date="2025-09-24T16:34:00Z" w16du:dateUtc="2025-09-24T15:34:00Z">
        <w:r w:rsidR="00472ED7">
          <w:rPr>
            <w:sz w:val="24"/>
            <w:szCs w:val="24"/>
          </w:rPr>
          <w:fldChar w:fldCharType="separate"/>
        </w:r>
      </w:ins>
      <w:r w:rsidR="00B6478B" w:rsidRPr="00B6478B">
        <w:rPr>
          <w:rFonts w:ascii="Calibri" w:hAnsi="Calibri" w:cs="Calibri"/>
          <w:sz w:val="24"/>
        </w:rPr>
        <w:t>[43]</w:t>
      </w:r>
      <w:ins w:id="97" w:author="Samuel Greenrod" w:date="2025-09-24T16:34:00Z" w16du:dateUtc="2025-09-24T15:34:00Z">
        <w:r w:rsidR="00472ED7">
          <w:rPr>
            <w:sz w:val="24"/>
            <w:szCs w:val="24"/>
          </w:rPr>
          <w:fldChar w:fldCharType="end"/>
        </w:r>
        <w:r w:rsidR="00472ED7">
          <w:rPr>
            <w:sz w:val="24"/>
            <w:szCs w:val="24"/>
          </w:rPr>
          <w:t xml:space="preserve"> where the response variable was phage density (pfu/ml) or genetic distance from ancestor, the explanatory variables were an interaction term between evol</w:t>
        </w:r>
      </w:ins>
      <w:ins w:id="98" w:author="Samuel Greenrod" w:date="2025-09-24T17:06:00Z" w16du:dateUtc="2025-09-24T16:06:00Z">
        <w:r w:rsidR="0018517F">
          <w:rPr>
            <w:sz w:val="24"/>
            <w:szCs w:val="24"/>
          </w:rPr>
          <w:t xml:space="preserve">ution treatment </w:t>
        </w:r>
      </w:ins>
      <w:ins w:id="99" w:author="Samuel Greenrod" w:date="2025-09-24T16:34:00Z" w16du:dateUtc="2025-09-24T15:34:00Z">
        <w:r w:rsidR="00472ED7">
          <w:rPr>
            <w:sz w:val="24"/>
            <w:szCs w:val="24"/>
          </w:rPr>
          <w:t>and temperature, and batch was a random effect.  Within-group variation in genetic distance from ancestor was analysed using Levene’s test</w:t>
        </w:r>
      </w:ins>
      <w:ins w:id="100" w:author="Samuel Greenrod" w:date="2025-09-24T18:15:00Z" w16du:dateUtc="2025-09-24T17:15:00Z">
        <w:r w:rsidR="000875A2">
          <w:rPr>
            <w:sz w:val="24"/>
            <w:szCs w:val="24"/>
          </w:rPr>
          <w:t>.</w:t>
        </w:r>
      </w:ins>
      <w:ins w:id="101" w:author="Samuel Greenrod" w:date="2025-09-24T16:35:00Z" w16du:dateUtc="2025-09-24T15:35:00Z">
        <w:r w:rsidR="00472ED7">
          <w:rPr>
            <w:sz w:val="24"/>
            <w:szCs w:val="24"/>
          </w:rPr>
          <w:t xml:space="preserve"> </w:t>
        </w:r>
        <w:proofErr w:type="gramStart"/>
        <w:r w:rsidR="00472ED7">
          <w:rPr>
            <w:sz w:val="24"/>
            <w:szCs w:val="24"/>
          </w:rPr>
          <w:t>The</w:t>
        </w:r>
        <w:proofErr w:type="gramEnd"/>
        <w:r w:rsidR="00472ED7">
          <w:rPr>
            <w:sz w:val="24"/>
            <w:szCs w:val="24"/>
          </w:rPr>
          <w:t xml:space="preserve"> prevalence of unique compared to shared mutations across evol</w:t>
        </w:r>
      </w:ins>
      <w:ins w:id="102" w:author="Samuel Greenrod" w:date="2025-09-24T17:06:00Z" w16du:dateUtc="2025-09-24T16:06:00Z">
        <w:r w:rsidR="0018517F">
          <w:rPr>
            <w:sz w:val="24"/>
            <w:szCs w:val="24"/>
          </w:rPr>
          <w:t xml:space="preserve">ution treatments </w:t>
        </w:r>
      </w:ins>
      <w:ins w:id="103" w:author="Samuel Greenrod" w:date="2025-09-24T16:35:00Z" w16du:dateUtc="2025-09-24T15:35:00Z">
        <w:r w:rsidR="00472ED7">
          <w:rPr>
            <w:sz w:val="24"/>
            <w:szCs w:val="24"/>
          </w:rPr>
          <w:t>was analysed using Fisher’s exact test</w:t>
        </w:r>
      </w:ins>
      <w:ins w:id="104" w:author="Samuel Greenrod" w:date="2025-09-24T16:34:00Z" w16du:dateUtc="2025-09-24T15:34:00Z">
        <w:r w:rsidR="00472ED7">
          <w:rPr>
            <w:sz w:val="24"/>
            <w:szCs w:val="24"/>
          </w:rPr>
          <w:t xml:space="preserve">. </w:t>
        </w:r>
      </w:ins>
      <w:ins w:id="105" w:author="Samuel Greenrod" w:date="2025-09-24T16:36:00Z" w16du:dateUtc="2025-09-24T15:36:00Z">
        <w:r w:rsidR="00472ED7">
          <w:rPr>
            <w:sz w:val="24"/>
            <w:szCs w:val="24"/>
          </w:rPr>
          <w:t>Phage genetic distance between groups was also compared by constructing neighbour-joining trees based on Euclidean genetic distance</w:t>
        </w:r>
        <w:r w:rsidR="00B6478B">
          <w:rPr>
            <w:sz w:val="24"/>
            <w:szCs w:val="24"/>
          </w:rPr>
          <w:t xml:space="preserve"> using the “</w:t>
        </w:r>
        <w:proofErr w:type="spellStart"/>
        <w:r w:rsidR="00B6478B">
          <w:rPr>
            <w:sz w:val="24"/>
            <w:szCs w:val="24"/>
          </w:rPr>
          <w:t>ggtree</w:t>
        </w:r>
        <w:proofErr w:type="spellEnd"/>
        <w:r w:rsidR="00B6478B">
          <w:rPr>
            <w:sz w:val="24"/>
            <w:szCs w:val="24"/>
          </w:rPr>
          <w:t xml:space="preserve">” </w:t>
        </w:r>
      </w:ins>
      <w:ins w:id="106" w:author="Samuel Greenrod" w:date="2025-09-24T16:38:00Z" w16du:dateUtc="2025-09-24T15:38:00Z">
        <w:r w:rsidR="00B6478B">
          <w:rPr>
            <w:sz w:val="24"/>
            <w:szCs w:val="24"/>
          </w:rPr>
          <w:t xml:space="preserve">(v.3.10.1) </w:t>
        </w:r>
      </w:ins>
      <w:ins w:id="107" w:author="Samuel Greenrod" w:date="2025-09-24T16:36:00Z" w16du:dateUtc="2025-09-24T15:36:00Z">
        <w:r w:rsidR="00B6478B">
          <w:rPr>
            <w:sz w:val="24"/>
            <w:szCs w:val="24"/>
          </w:rPr>
          <w:t>R package</w:t>
        </w:r>
      </w:ins>
      <w:ins w:id="108" w:author="Samuel Greenrod" w:date="2025-09-24T16:37:00Z" w16du:dateUtc="2025-09-24T15:37:00Z">
        <w:r w:rsidR="00B6478B">
          <w:rPr>
            <w:sz w:val="24"/>
            <w:szCs w:val="24"/>
          </w:rPr>
          <w:t xml:space="preserve"> </w:t>
        </w:r>
      </w:ins>
      <w:r w:rsidR="00B6478B">
        <w:rPr>
          <w:sz w:val="24"/>
          <w:szCs w:val="24"/>
        </w:rPr>
        <w:fldChar w:fldCharType="begin"/>
      </w:r>
      <w:r w:rsidR="00B6478B">
        <w:rPr>
          <w:sz w:val="24"/>
          <w:szCs w:val="24"/>
        </w:rPr>
        <w:instrText xml:space="preserve"> ADDIN ZOTERO_ITEM CSL_CITATION {"citationID":"rOk7Ybvi","properties":{"formattedCitation":"[44]","plainCitation":"[44]","noteIndex":0},"citationItems":[{"id":237,"uris":["http://zotero.org/users/local/sgFDdPY0/items/6ULA7CJJ"],"itemData":{"id":237,"type":"article-journal","abstract":"We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B6478B" w:rsidRPr="00B6478B">
        <w:rPr>
          <w:rFonts w:ascii="Calibri" w:hAnsi="Calibri" w:cs="Calibri"/>
          <w:sz w:val="24"/>
        </w:rPr>
        <w:t>[44]</w:t>
      </w:r>
      <w:r w:rsidR="00B6478B">
        <w:rPr>
          <w:sz w:val="24"/>
          <w:szCs w:val="24"/>
        </w:rPr>
        <w:fldChar w:fldCharType="end"/>
      </w:r>
      <w:ins w:id="109" w:author="Samuel Greenrod" w:date="2025-09-24T16:36:00Z" w16du:dateUtc="2025-09-24T15:36:00Z">
        <w:r w:rsidR="00472ED7">
          <w:rPr>
            <w:sz w:val="24"/>
            <w:szCs w:val="24"/>
          </w:rPr>
          <w:t>.</w:t>
        </w:r>
        <w:r w:rsidR="00472ED7">
          <w:rPr>
            <w:sz w:val="24"/>
            <w:szCs w:val="24"/>
          </w:rPr>
          <w:t xml:space="preserve"> </w:t>
        </w:r>
      </w:ins>
      <w:ins w:id="110" w:author="Samuel Greenrod" w:date="2025-09-24T16:34:00Z" w16du:dateUtc="2025-09-24T15:34:00Z">
        <w:r w:rsidR="00472ED7">
          <w:rPr>
            <w:sz w:val="24"/>
            <w:szCs w:val="24"/>
          </w:rPr>
          <w:t xml:space="preserve">Data and code used in analyses can be found at </w:t>
        </w:r>
      </w:ins>
      <w:ins w:id="111" w:author="Samuel Greenrod" w:date="2025-09-24T16:36:00Z" w16du:dateUtc="2025-09-24T15:36:00Z">
        <w:r w:rsidR="00472ED7">
          <w:rPr>
            <w:sz w:val="24"/>
            <w:szCs w:val="24"/>
          </w:rPr>
          <w:fldChar w:fldCharType="begin"/>
        </w:r>
        <w:r w:rsidR="00472ED7">
          <w:rPr>
            <w:sz w:val="24"/>
            <w:szCs w:val="24"/>
          </w:rPr>
          <w:instrText>HYPERLINK "</w:instrText>
        </w:r>
        <w:r w:rsidR="00472ED7" w:rsidRPr="002752F1">
          <w:rPr>
            <w:sz w:val="24"/>
            <w:szCs w:val="24"/>
          </w:rPr>
          <w:instrText>https://github.com/SamuelGreenrod/Evol_fluctuating</w:instrText>
        </w:r>
        <w:r w:rsidR="00472ED7">
          <w:rPr>
            <w:sz w:val="24"/>
            <w:szCs w:val="24"/>
          </w:rPr>
          <w:instrText>"</w:instrText>
        </w:r>
        <w:r w:rsidR="00472ED7">
          <w:rPr>
            <w:sz w:val="24"/>
            <w:szCs w:val="24"/>
          </w:rPr>
          <w:fldChar w:fldCharType="separate"/>
        </w:r>
        <w:r w:rsidR="00472ED7" w:rsidRPr="00967033">
          <w:rPr>
            <w:rStyle w:val="Hyperlink"/>
            <w:sz w:val="24"/>
            <w:szCs w:val="24"/>
          </w:rPr>
          <w:t>https://github.com/SamuelGreenrod/Evol_fluctuating</w:t>
        </w:r>
        <w:r w:rsidR="00472ED7">
          <w:rPr>
            <w:sz w:val="24"/>
            <w:szCs w:val="24"/>
          </w:rPr>
          <w:fldChar w:fldCharType="end"/>
        </w:r>
        <w:r w:rsidR="00472ED7" w:rsidRPr="00517F13">
          <w:rPr>
            <w:sz w:val="24"/>
            <w:szCs w:val="24"/>
          </w:rPr>
          <w:t>.</w:t>
        </w:r>
      </w:ins>
    </w:p>
    <w:p w14:paraId="49A88768" w14:textId="77777777" w:rsidR="00472ED7" w:rsidRPr="00C754E8" w:rsidRDefault="00472ED7" w:rsidP="00C754E8">
      <w:pPr>
        <w:jc w:val="both"/>
        <w:rPr>
          <w:rFonts w:cstheme="minorHAnsi"/>
        </w:rPr>
      </w:pP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112"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112"/>
    <w:p w14:paraId="2E33167C" w14:textId="67A3FC97"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ins w:id="113" w:author="Samuel Greenrod" w:date="2025-09-24T16:40:00Z" w16du:dateUtc="2025-09-24T15:40:00Z">
        <w:r w:rsidR="00B6478B">
          <w:rPr>
            <w:rFonts w:cstheme="minorHAnsi"/>
            <w:sz w:val="24"/>
            <w:szCs w:val="24"/>
          </w:rPr>
          <w:t>Given φ14-1 has previously been shown to grow poorly at 42°C, w</w:t>
        </w:r>
      </w:ins>
      <w:del w:id="114" w:author="Samuel Greenrod" w:date="2025-09-24T16:40:00Z" w16du:dateUtc="2025-09-24T15:40:00Z">
        <w:r w:rsidDel="00B6478B">
          <w:rPr>
            <w:rFonts w:cstheme="minorHAnsi"/>
            <w:sz w:val="24"/>
            <w:szCs w:val="24"/>
          </w:rPr>
          <w:delText>W</w:delText>
        </w:r>
      </w:del>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ins w:id="115" w:author="Samuel Greenrod" w:date="2025-09-24T16:40:00Z" w16du:dateUtc="2025-09-24T15:40:00Z">
        <w:r w:rsidR="00B6478B">
          <w:rPr>
            <w:rFonts w:cstheme="minorHAnsi"/>
            <w:sz w:val="24"/>
            <w:szCs w:val="24"/>
          </w:rPr>
          <w:t xml:space="preserve"> populations</w:t>
        </w:r>
      </w:ins>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ins w:id="116" w:author="Samuel Greenrod" w:date="2025-09-24T12:48:00Z" w16du:dateUtc="2025-09-24T11:48:00Z">
        <w:r w:rsidR="00553782">
          <w:rPr>
            <w:rFonts w:cstheme="minorHAnsi"/>
            <w:sz w:val="24"/>
            <w:szCs w:val="24"/>
          </w:rPr>
          <w:t>.</w:t>
        </w:r>
      </w:ins>
      <w:r w:rsidR="00C27692" w:rsidDel="003B65A4">
        <w:rPr>
          <w:rFonts w:cstheme="minorHAnsi"/>
          <w:sz w:val="24"/>
          <w:szCs w:val="24"/>
        </w:rPr>
        <w:t xml:space="preserve"> 1</w:t>
      </w:r>
      <w:ins w:id="117" w:author="Samuel Greenrod" w:date="2025-09-24T12:48:00Z" w16du:dateUtc="2025-09-24T11:48:00Z">
        <w:r w:rsidR="00553782">
          <w:rPr>
            <w:rFonts w:cstheme="minorHAnsi"/>
            <w:sz w:val="24"/>
            <w:szCs w:val="24"/>
          </w:rPr>
          <w:t>A</w:t>
        </w:r>
      </w:ins>
      <w:del w:id="118" w:author="Samuel Greenrod" w:date="2025-09-24T12:48:00Z" w16du:dateUtc="2025-09-24T11:48:00Z">
        <w:r w:rsidR="00C27692" w:rsidDel="00553782">
          <w:rPr>
            <w:rFonts w:cstheme="minorHAnsi"/>
            <w:sz w:val="24"/>
            <w:szCs w:val="24"/>
          </w:rPr>
          <w:delText>a</w:delText>
        </w:r>
      </w:del>
      <w:r w:rsidR="00C27692" w:rsidDel="003B65A4">
        <w:rPr>
          <w:rFonts w:cstheme="minorHAnsi"/>
          <w:sz w:val="24"/>
          <w:szCs w:val="24"/>
        </w:rPr>
        <w:t>)</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151F291B"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del w:id="119" w:author="Samuel Greenrod" w:date="2025-09-24T16:41:00Z" w16du:dateUtc="2025-09-24T15:41:00Z">
        <w:r w:rsidRPr="00F07F61" w:rsidDel="00B6478B">
          <w:rPr>
            <w:rFonts w:cstheme="minorHAnsi"/>
            <w:sz w:val="24"/>
            <w:szCs w:val="24"/>
          </w:rPr>
          <w:delText xml:space="preserve">fitness </w:delText>
        </w:r>
      </w:del>
      <w:ins w:id="120" w:author="Samuel Greenrod" w:date="2025-09-24T16:41:00Z" w16du:dateUtc="2025-09-24T15:41:00Z">
        <w:r w:rsidR="00B6478B">
          <w:rPr>
            <w:rFonts w:cstheme="minorHAnsi"/>
            <w:sz w:val="24"/>
            <w:szCs w:val="24"/>
          </w:rPr>
          <w:t>growth rates</w:t>
        </w:r>
        <w:r w:rsidR="00B6478B" w:rsidRPr="00F07F61">
          <w:rPr>
            <w:rFonts w:cstheme="minorHAnsi"/>
            <w:sz w:val="24"/>
            <w:szCs w:val="24"/>
          </w:rPr>
          <w:t xml:space="preserve"> </w:t>
        </w:r>
      </w:ins>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ins w:id="121" w:author="Samuel Greenrod" w:date="2025-09-24T12:48:00Z" w16du:dateUtc="2025-09-24T11:48:00Z">
        <w:r w:rsidR="00553782">
          <w:rPr>
            <w:rFonts w:cstheme="minorHAnsi"/>
            <w:sz w:val="24"/>
            <w:szCs w:val="24"/>
          </w:rPr>
          <w:t>.</w:t>
        </w:r>
      </w:ins>
      <w:r w:rsidR="00C27692">
        <w:rPr>
          <w:rFonts w:cstheme="minorHAnsi"/>
          <w:sz w:val="24"/>
          <w:szCs w:val="24"/>
        </w:rPr>
        <w:t xml:space="preserve"> 1</w:t>
      </w:r>
      <w:ins w:id="122" w:author="Samuel Greenrod" w:date="2025-09-24T12:48:00Z" w16du:dateUtc="2025-09-24T11:48:00Z">
        <w:r w:rsidR="00553782">
          <w:rPr>
            <w:rFonts w:cstheme="minorHAnsi"/>
            <w:sz w:val="24"/>
            <w:szCs w:val="24"/>
          </w:rPr>
          <w:t>B</w:t>
        </w:r>
      </w:ins>
      <w:del w:id="123" w:author="Samuel Greenrod" w:date="2025-09-24T12:48:00Z" w16du:dateUtc="2025-09-24T11:48:00Z">
        <w:r w:rsidR="00C27692" w:rsidDel="00553782">
          <w:rPr>
            <w:rFonts w:cstheme="minorHAnsi"/>
            <w:sz w:val="24"/>
            <w:szCs w:val="24"/>
          </w:rPr>
          <w:delText>b</w:delText>
        </w:r>
      </w:del>
      <w:r w:rsidR="00C27692">
        <w:rPr>
          <w:rFonts w:cstheme="minorHAnsi"/>
          <w:sz w:val="24"/>
          <w:szCs w:val="24"/>
        </w:rPr>
        <w:t>)</w:t>
      </w:r>
      <w:r w:rsidRPr="00F07F61">
        <w:rPr>
          <w:rFonts w:cstheme="minorHAnsi"/>
          <w:sz w:val="24"/>
          <w:szCs w:val="24"/>
        </w:rPr>
        <w:t xml:space="preserve">. We found </w:t>
      </w:r>
      <w:ins w:id="124" w:author="Samuel Greenrod" w:date="2025-09-24T16:42:00Z" w16du:dateUtc="2025-09-24T15:42:00Z">
        <w:r w:rsidR="00B6478B">
          <w:rPr>
            <w:rFonts w:cstheme="minorHAnsi"/>
            <w:sz w:val="24"/>
            <w:szCs w:val="24"/>
          </w:rPr>
          <w:t>that</w:t>
        </w:r>
      </w:ins>
      <w:del w:id="125" w:author="Samuel Greenrod" w:date="2025-09-24T16:42:00Z" w16du:dateUtc="2025-09-24T15:42:00Z">
        <w:r w:rsidRPr="00F07F61" w:rsidDel="00B6478B">
          <w:rPr>
            <w:rFonts w:cstheme="minorHAnsi"/>
            <w:sz w:val="24"/>
            <w:szCs w:val="24"/>
          </w:rPr>
          <w:delText>a</w:delText>
        </w:r>
      </w:del>
      <w:r w:rsidRPr="00F07F61">
        <w:rPr>
          <w:rFonts w:cstheme="minorHAnsi"/>
          <w:sz w:val="24"/>
          <w:szCs w:val="24"/>
        </w:rPr>
        <w:t xml:space="preserve"> </w:t>
      </w:r>
      <w:ins w:id="126" w:author="Samuel Greenrod" w:date="2025-09-24T16:41:00Z" w16du:dateUtc="2025-09-24T15:41:00Z">
        <w:r w:rsidR="00B6478B">
          <w:rPr>
            <w:rFonts w:cstheme="minorHAnsi"/>
            <w:sz w:val="24"/>
            <w:szCs w:val="24"/>
          </w:rPr>
          <w:t xml:space="preserve">growth rates of both </w:t>
        </w:r>
        <w:proofErr w:type="spellStart"/>
        <w:r w:rsidR="00B6478B">
          <w:rPr>
            <w:rFonts w:cstheme="minorHAnsi"/>
            <w:sz w:val="24"/>
            <w:szCs w:val="24"/>
          </w:rPr>
          <w:t>phages</w:t>
        </w:r>
        <w:proofErr w:type="spellEnd"/>
        <w:r w:rsidR="00B6478B">
          <w:rPr>
            <w:rFonts w:cstheme="minorHAnsi"/>
            <w:sz w:val="24"/>
            <w:szCs w:val="24"/>
          </w:rPr>
          <w:t xml:space="preserve"> </w:t>
        </w:r>
      </w:ins>
      <w:ins w:id="127" w:author="Samuel Greenrod" w:date="2025-09-24T16:42:00Z" w16du:dateUtc="2025-09-24T15:42:00Z">
        <w:r w:rsidR="00B6478B">
          <w:rPr>
            <w:rFonts w:cstheme="minorHAnsi"/>
            <w:sz w:val="24"/>
            <w:szCs w:val="24"/>
          </w:rPr>
          <w:t xml:space="preserve">in monoculture </w:t>
        </w:r>
      </w:ins>
      <w:ins w:id="128" w:author="Samuel Greenrod" w:date="2025-09-24T16:41:00Z" w16du:dateUtc="2025-09-24T15:41:00Z">
        <w:r w:rsidR="00B6478B">
          <w:rPr>
            <w:rFonts w:cstheme="minorHAnsi"/>
            <w:sz w:val="24"/>
            <w:szCs w:val="24"/>
          </w:rPr>
          <w:t xml:space="preserve">depended on </w:t>
        </w:r>
      </w:ins>
      <w:ins w:id="129" w:author="Samuel Greenrod" w:date="2025-09-24T16:42:00Z" w16du:dateUtc="2025-09-24T15:42:00Z">
        <w:r w:rsidR="00B6478B">
          <w:rPr>
            <w:rFonts w:cstheme="minorHAnsi"/>
            <w:sz w:val="24"/>
            <w:szCs w:val="24"/>
          </w:rPr>
          <w:t xml:space="preserve">the </w:t>
        </w:r>
      </w:ins>
      <w:del w:id="130" w:author="Samuel Greenrod" w:date="2025-09-24T16:42:00Z" w16du:dateUtc="2025-09-24T15:42:00Z">
        <w:r w:rsidRPr="00F07F61" w:rsidDel="00B6478B">
          <w:rPr>
            <w:rFonts w:cstheme="minorHAnsi"/>
            <w:sz w:val="24"/>
            <w:szCs w:val="24"/>
          </w:rPr>
          <w:delText xml:space="preserve">significant </w:delText>
        </w:r>
      </w:del>
      <w:r w:rsidRPr="00F07F61">
        <w:rPr>
          <w:rFonts w:cstheme="minorHAnsi"/>
          <w:sz w:val="24"/>
          <w:szCs w:val="24"/>
        </w:rPr>
        <w:t xml:space="preserve">interaction between </w:t>
      </w:r>
      <w:del w:id="131" w:author="Samuel Greenrod" w:date="2025-09-24T16:17:00Z" w16du:dateUtc="2025-09-24T15:17:00Z">
        <w:r w:rsidRPr="00F07F61" w:rsidDel="00437FD6">
          <w:rPr>
            <w:rFonts w:cstheme="minorHAnsi"/>
            <w:sz w:val="24"/>
            <w:szCs w:val="24"/>
          </w:rPr>
          <w:delText xml:space="preserve">evolved line </w:delText>
        </w:r>
      </w:del>
      <w:ins w:id="132" w:author="Samuel Greenrod" w:date="2025-09-24T16:17:00Z" w16du:dateUtc="2025-09-24T15:17:00Z">
        <w:r w:rsidR="00437FD6">
          <w:rPr>
            <w:rFonts w:cstheme="minorHAnsi"/>
            <w:sz w:val="24"/>
            <w:szCs w:val="24"/>
          </w:rPr>
          <w:t xml:space="preserve">evolution treatment </w:t>
        </w:r>
      </w:ins>
      <w:r w:rsidRPr="00F07F61">
        <w:rPr>
          <w:rFonts w:cstheme="minorHAnsi"/>
          <w:sz w:val="24"/>
          <w:szCs w:val="24"/>
        </w:rPr>
        <w:t xml:space="preserve">and </w:t>
      </w:r>
      <w:ins w:id="133" w:author="Samuel Greenrod" w:date="2025-09-24T16:42:00Z" w16du:dateUtc="2025-09-24T15:42:00Z">
        <w:r w:rsidR="00B6478B">
          <w:rPr>
            <w:rFonts w:cstheme="minorHAnsi"/>
            <w:sz w:val="24"/>
            <w:szCs w:val="24"/>
          </w:rPr>
          <w:t xml:space="preserve">assay </w:t>
        </w:r>
      </w:ins>
      <w:r w:rsidRPr="00F07F61">
        <w:rPr>
          <w:rFonts w:cstheme="minorHAnsi"/>
          <w:sz w:val="24"/>
          <w:szCs w:val="24"/>
        </w:rPr>
        <w:t xml:space="preserve">temperature </w:t>
      </w:r>
      <w:del w:id="134" w:author="Samuel Greenrod" w:date="2025-09-24T16:42:00Z" w16du:dateUtc="2025-09-24T15:42:00Z">
        <w:r w:rsidRPr="00F07F61" w:rsidDel="00B6478B">
          <w:rPr>
            <w:rFonts w:cstheme="minorHAnsi"/>
            <w:sz w:val="24"/>
            <w:szCs w:val="24"/>
          </w:rPr>
          <w:delText xml:space="preserve">regarding growth rates for </w:delText>
        </w:r>
        <w:r w:rsidR="007D1988" w:rsidDel="00B6478B">
          <w:rPr>
            <w:rFonts w:cstheme="minorHAnsi"/>
            <w:sz w:val="24"/>
            <w:szCs w:val="24"/>
          </w:rPr>
          <w:delText>both phages</w:delText>
        </w:r>
        <w:r w:rsidRPr="00F07F61" w:rsidDel="00B6478B">
          <w:rPr>
            <w:rFonts w:cstheme="minorHAnsi"/>
            <w:sz w:val="24"/>
            <w:szCs w:val="24"/>
          </w:rPr>
          <w:delText xml:space="preserve"> </w:delText>
        </w:r>
      </w:del>
      <w:r w:rsidRPr="00F07F61">
        <w:rPr>
          <w:rFonts w:cstheme="minorHAnsi"/>
          <w:sz w:val="24"/>
          <w:szCs w:val="24"/>
        </w:rPr>
        <w:t>(</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had reached carrying capacity</w:t>
      </w:r>
      <w:ins w:id="135" w:author="Samuel Greenrod" w:date="2025-09-24T16:44:00Z" w16du:dateUtc="2025-09-24T15:44:00Z">
        <w:r w:rsidR="00B6478B">
          <w:rPr>
            <w:rFonts w:cstheme="minorHAnsi"/>
            <w:sz w:val="24"/>
            <w:szCs w:val="24"/>
          </w:rPr>
          <w:t xml:space="preserve"> </w:t>
        </w:r>
      </w:ins>
      <w:ins w:id="136" w:author="Samuel Greenrod" w:date="2025-09-24T18:16:00Z" w16du:dateUtc="2025-09-24T17:16:00Z">
        <w:r w:rsidR="000875A2" w:rsidRPr="000875A2">
          <w:rPr>
            <w:rFonts w:cstheme="minorHAnsi"/>
            <w:sz w:val="24"/>
            <w:szCs w:val="24"/>
            <w:highlight w:val="yellow"/>
            <w:rPrChange w:id="137" w:author="Samuel Greenrod" w:date="2025-09-24T18:16:00Z" w16du:dateUtc="2025-09-24T17:16:00Z">
              <w:rPr>
                <w:rFonts w:cstheme="minorHAnsi"/>
                <w:sz w:val="24"/>
                <w:szCs w:val="24"/>
              </w:rPr>
            </w:rPrChange>
          </w:rPr>
          <w:t>(Greenrod et al., unpublished)</w:t>
        </w:r>
      </w:ins>
      <w:r w:rsidR="00F32BD7">
        <w:rPr>
          <w:rFonts w:cstheme="minorHAnsi"/>
          <w:sz w:val="24"/>
          <w:szCs w:val="24"/>
        </w:rPr>
        <w:t xml:space="preserve">.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 xml:space="preserve">29) =-1.65, p = 0.37). The opposite </w:t>
      </w:r>
      <w:r w:rsidR="00F32BD7">
        <w:rPr>
          <w:rFonts w:cstheme="minorHAnsi"/>
          <w:sz w:val="24"/>
          <w:szCs w:val="24"/>
        </w:rPr>
        <w:lastRenderedPageBreak/>
        <w:t>findings were observed at 37</w:t>
      </w:r>
      <w:r w:rsidR="00F06954">
        <w:rPr>
          <w:rFonts w:cstheme="minorHAnsi"/>
          <w:sz w:val="24"/>
          <w:szCs w:val="24"/>
        </w:rPr>
        <w:t>°</w:t>
      </w:r>
      <w:r w:rsidR="00F32BD7">
        <w:rPr>
          <w:rFonts w:cstheme="minorHAnsi"/>
          <w:sz w:val="24"/>
          <w:szCs w:val="24"/>
        </w:rPr>
        <w:t xml:space="preserve">C; fluctuating evolved </w:t>
      </w:r>
      <w:del w:id="138" w:author="Samuel Greenrod" w:date="2025-09-24T18:16:00Z" w16du:dateUtc="2025-09-24T17:16:00Z">
        <w:r w:rsidR="00F32BD7" w:rsidDel="000875A2">
          <w:rPr>
            <w:rFonts w:cstheme="minorHAnsi"/>
            <w:sz w:val="24"/>
            <w:szCs w:val="24"/>
          </w:rPr>
          <w:delText xml:space="preserve">lines </w:delText>
        </w:r>
      </w:del>
      <w:ins w:id="139" w:author="Samuel Greenrod" w:date="2025-09-24T18:16:00Z" w16du:dateUtc="2025-09-24T17:16:00Z">
        <w:r w:rsidR="000875A2">
          <w:rPr>
            <w:rFonts w:cstheme="minorHAnsi"/>
            <w:sz w:val="24"/>
            <w:szCs w:val="24"/>
          </w:rPr>
          <w:t>populations</w:t>
        </w:r>
        <w:r w:rsidR="000875A2">
          <w:rPr>
            <w:rFonts w:cstheme="minorHAnsi"/>
            <w:sz w:val="24"/>
            <w:szCs w:val="24"/>
          </w:rPr>
          <w:t xml:space="preserve"> </w:t>
        </w:r>
      </w:ins>
      <w:r w:rsidR="00F32BD7">
        <w:rPr>
          <w:rFonts w:cstheme="minorHAnsi"/>
          <w:sz w:val="24"/>
          <w:szCs w:val="24"/>
        </w:rPr>
        <w:t>had significantly higher growth rates than</w:t>
      </w:r>
      <w:ins w:id="140" w:author="Samuel Greenrod" w:date="2025-09-24T18:17:00Z" w16du:dateUtc="2025-09-24T17:17:00Z">
        <w:r w:rsidR="000875A2">
          <w:rPr>
            <w:rFonts w:cstheme="minorHAnsi"/>
            <w:sz w:val="24"/>
            <w:szCs w:val="24"/>
          </w:rPr>
          <w:t xml:space="preserve"> those evolved at</w:t>
        </w:r>
      </w:ins>
      <w:r w:rsidR="00F32BD7">
        <w:rPr>
          <w:rFonts w:cstheme="minorHAnsi"/>
          <w:sz w:val="24"/>
          <w:szCs w:val="24"/>
        </w:rPr>
        <w:t xml:space="preserve"> 42</w:t>
      </w:r>
      <w:r w:rsidR="00F06954">
        <w:rPr>
          <w:rFonts w:cstheme="minorHAnsi"/>
          <w:sz w:val="24"/>
          <w:szCs w:val="24"/>
        </w:rPr>
        <w:t>°</w:t>
      </w:r>
      <w:r w:rsidR="00F32BD7">
        <w:rPr>
          <w:rFonts w:cstheme="minorHAnsi"/>
          <w:sz w:val="24"/>
          <w:szCs w:val="24"/>
        </w:rPr>
        <w:t xml:space="preserve">C </w:t>
      </w:r>
      <w:del w:id="141" w:author="Samuel Greenrod" w:date="2025-09-24T18:17:00Z" w16du:dateUtc="2025-09-24T17:17:00Z">
        <w:r w:rsidR="00F32BD7" w:rsidDel="000875A2">
          <w:rPr>
            <w:rFonts w:cstheme="minorHAnsi"/>
            <w:sz w:val="24"/>
            <w:szCs w:val="24"/>
          </w:rPr>
          <w:delText xml:space="preserve">evolved lines </w:delText>
        </w:r>
      </w:del>
      <w:r w:rsidR="00F32BD7">
        <w:rPr>
          <w:rFonts w:cstheme="minorHAnsi"/>
          <w:sz w:val="24"/>
          <w:szCs w:val="24"/>
        </w:rPr>
        <w:t>but similar growth rates to 37</w:t>
      </w:r>
      <w:r w:rsidR="00F06954">
        <w:rPr>
          <w:rFonts w:cstheme="minorHAnsi"/>
          <w:sz w:val="24"/>
          <w:szCs w:val="24"/>
        </w:rPr>
        <w:t>°</w:t>
      </w:r>
      <w:r w:rsidR="00F32BD7">
        <w:rPr>
          <w:rFonts w:cstheme="minorHAnsi"/>
          <w:sz w:val="24"/>
          <w:szCs w:val="24"/>
        </w:rPr>
        <w:t xml:space="preserve">C evolved </w:t>
      </w:r>
      <w:del w:id="142" w:author="Samuel Greenrod" w:date="2025-09-24T18:17:00Z" w16du:dateUtc="2025-09-24T17:17:00Z">
        <w:r w:rsidR="00F32BD7" w:rsidDel="000875A2">
          <w:rPr>
            <w:rFonts w:cstheme="minorHAnsi"/>
            <w:sz w:val="24"/>
            <w:szCs w:val="24"/>
          </w:rPr>
          <w:delText xml:space="preserve">lines </w:delText>
        </w:r>
      </w:del>
      <w:ins w:id="143" w:author="Samuel Greenrod" w:date="2025-09-24T18:17:00Z" w16du:dateUtc="2025-09-24T17:17:00Z">
        <w:r w:rsidR="000875A2">
          <w:rPr>
            <w:rFonts w:cstheme="minorHAnsi"/>
            <w:sz w:val="24"/>
            <w:szCs w:val="24"/>
          </w:rPr>
          <w:t>populations</w:t>
        </w:r>
        <w:r w:rsidR="000875A2">
          <w:rPr>
            <w:rFonts w:cstheme="minorHAnsi"/>
            <w:sz w:val="24"/>
            <w:szCs w:val="24"/>
          </w:rPr>
          <w:t xml:space="preserve"> </w:t>
        </w:r>
      </w:ins>
      <w:r w:rsidR="00F32BD7">
        <w:rPr>
          <w:rFonts w:cstheme="minorHAnsi"/>
          <w:sz w:val="24"/>
          <w:szCs w:val="24"/>
        </w:rPr>
        <w:t>(42</w:t>
      </w:r>
      <w:r w:rsidR="00F06954">
        <w:rPr>
          <w:rFonts w:cstheme="minorHAnsi"/>
          <w:sz w:val="24"/>
          <w:szCs w:val="24"/>
        </w:rPr>
        <w:t>°</w:t>
      </w:r>
      <w:r w:rsidR="00F32BD7">
        <w:rPr>
          <w:rFonts w:cstheme="minorHAnsi"/>
          <w:sz w:val="24"/>
          <w:szCs w:val="24"/>
        </w:rPr>
        <w:t>C static: t(29) = -5.2, p &lt; 0.001; 37</w:t>
      </w:r>
      <w:r w:rsidR="00F06954">
        <w:rPr>
          <w:rFonts w:cstheme="minorHAnsi"/>
          <w:sz w:val="24"/>
          <w:szCs w:val="24"/>
        </w:rPr>
        <w:t>°</w:t>
      </w:r>
      <w:r w:rsidR="00F32BD7">
        <w:rPr>
          <w:rFonts w:cstheme="minorHAnsi"/>
          <w:sz w:val="24"/>
          <w:szCs w:val="24"/>
        </w:rPr>
        <w:t>C static: t(29) = -0.99, p = 0.75).</w:t>
      </w:r>
    </w:p>
    <w:p w14:paraId="12F20189" w14:textId="6A394C09" w:rsidR="00DD0CDB" w:rsidRPr="00A13ABE" w:rsidRDefault="007349F2" w:rsidP="00A13ABE">
      <w:pPr>
        <w:jc w:val="both"/>
        <w:rPr>
          <w:sz w:val="24"/>
          <w:szCs w:val="24"/>
        </w:rPr>
      </w:pPr>
      <w:del w:id="144" w:author="Samuel Greenrod" w:date="2025-09-24T14:10:00Z" w16du:dateUtc="2025-09-24T13:10:00Z">
        <w:r w:rsidDel="00617C2E">
          <w:rPr>
            <w:noProof/>
            <w:sz w:val="24"/>
            <w:szCs w:val="24"/>
          </w:rPr>
          <w:drawing>
            <wp:inline distT="0" distB="0" distL="0" distR="0" wp14:anchorId="40A03905" wp14:editId="7D564CE7">
              <wp:extent cx="5734402" cy="5162550"/>
              <wp:effectExtent l="0" t="0" r="0" b="0"/>
              <wp:docPr id="17039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26" name="Picture 1"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8291" cy="5166051"/>
                      </a:xfrm>
                      <a:prstGeom prst="rect">
                        <a:avLst/>
                      </a:prstGeom>
                    </pic:spPr>
                  </pic:pic>
                </a:graphicData>
              </a:graphic>
            </wp:inline>
          </w:drawing>
        </w:r>
      </w:del>
      <w:ins w:id="145" w:author="Samuel Greenrod" w:date="2025-09-24T17:04:00Z" w16du:dateUtc="2025-09-24T16:04:00Z">
        <w:r w:rsidR="0018517F">
          <w:rPr>
            <w:noProof/>
            <w:sz w:val="24"/>
            <w:szCs w:val="24"/>
          </w:rPr>
          <w:drawing>
            <wp:inline distT="0" distB="0" distL="0" distR="0" wp14:anchorId="3326E3A4" wp14:editId="34733469">
              <wp:extent cx="5687580" cy="8061976"/>
              <wp:effectExtent l="0" t="0" r="8890" b="0"/>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7580" cy="8061976"/>
                      </a:xfrm>
                      <a:prstGeom prst="rect">
                        <a:avLst/>
                      </a:prstGeom>
                    </pic:spPr>
                  </pic:pic>
                </a:graphicData>
              </a:graphic>
            </wp:inline>
          </w:drawing>
        </w:r>
      </w:ins>
    </w:p>
    <w:p w14:paraId="75416736" w14:textId="77777777" w:rsidR="00596728" w:rsidRDefault="00596728" w:rsidP="00660686">
      <w:pPr>
        <w:jc w:val="both"/>
        <w:rPr>
          <w:ins w:id="146" w:author="Samuel Greenrod" w:date="2025-09-24T16:02:00Z" w16du:dateUtc="2025-09-24T15:02:00Z"/>
          <w:b/>
          <w:bCs/>
        </w:rPr>
      </w:pPr>
    </w:p>
    <w:p w14:paraId="3053FBD7" w14:textId="477EBD0F" w:rsidR="00660686" w:rsidRPr="002752F1" w:rsidRDefault="00660686" w:rsidP="00660686">
      <w:pPr>
        <w:jc w:val="both"/>
      </w:pPr>
      <w:r w:rsidRPr="002752F1">
        <w:rPr>
          <w:b/>
          <w:bCs/>
        </w:rPr>
        <w:t xml:space="preserve">Figure 1. </w:t>
      </w:r>
      <w:ins w:id="147" w:author="Samuel Greenrod" w:date="2025-09-24T16:07:00Z" w16du:dateUtc="2025-09-24T15:07:00Z">
        <w:r w:rsidR="007C7CB2" w:rsidRPr="002752F1">
          <w:rPr>
            <w:b/>
            <w:bCs/>
          </w:rPr>
          <w:t>Co-selection in communities constrains adaptation</w:t>
        </w:r>
        <w:r w:rsidR="007C7CB2">
          <w:rPr>
            <w:b/>
            <w:bCs/>
          </w:rPr>
          <w:t xml:space="preserve"> to thermal fluctuations</w:t>
        </w:r>
      </w:ins>
      <w:del w:id="148" w:author="Samuel Greenrod" w:date="2025-09-24T16:07:00Z" w16du:dateUtc="2025-09-24T15:07:00Z">
        <w:r w:rsidR="00F06954" w:rsidRPr="002752F1" w:rsidDel="007C7CB2">
          <w:rPr>
            <w:b/>
            <w:bCs/>
          </w:rPr>
          <w:delText>Fluctuating environments</w:delText>
        </w:r>
        <w:r w:rsidRPr="002752F1" w:rsidDel="007C7CB2">
          <w:rPr>
            <w:b/>
            <w:bCs/>
          </w:rPr>
          <w:delText xml:space="preserve"> select for </w:delText>
        </w:r>
        <w:r w:rsidR="00AA3F9A" w:rsidRPr="002752F1" w:rsidDel="007C7CB2">
          <w:rPr>
            <w:b/>
            <w:bCs/>
          </w:rPr>
          <w:delText>generalist phenotypes</w:delText>
        </w:r>
        <w:r w:rsidR="002C0D74" w:rsidRPr="002752F1" w:rsidDel="007C7CB2">
          <w:rPr>
            <w:b/>
            <w:bCs/>
          </w:rPr>
          <w:delText xml:space="preserve"> in </w:delText>
        </w:r>
        <w:commentRangeStart w:id="149"/>
        <w:r w:rsidR="002C0D74" w:rsidRPr="002752F1" w:rsidDel="007C7CB2">
          <w:rPr>
            <w:b/>
            <w:bCs/>
          </w:rPr>
          <w:delText>monoculture</w:delText>
        </w:r>
        <w:commentRangeEnd w:id="149"/>
        <w:r w:rsidR="00BE61A7" w:rsidDel="007C7CB2">
          <w:rPr>
            <w:rStyle w:val="CommentReference"/>
          </w:rPr>
          <w:commentReference w:id="149"/>
        </w:r>
      </w:del>
      <w:r w:rsidRPr="002752F1">
        <w:rPr>
          <w:b/>
          <w:bCs/>
        </w:rPr>
        <w:t>.</w:t>
      </w:r>
      <w:r w:rsidRPr="002752F1">
        <w:t xml:space="preserve"> </w:t>
      </w:r>
      <w:r w:rsidRPr="002752F1">
        <w:rPr>
          <w:b/>
          <w:bCs/>
        </w:rPr>
        <w:t>A</w:t>
      </w:r>
      <w:r w:rsidRPr="002752F1">
        <w:t xml:space="preserve">) </w:t>
      </w:r>
      <w:ins w:id="150" w:author="Samuel Greenrod" w:date="2025-09-24T12:45:00Z" w16du:dateUtc="2025-09-24T11:45:00Z">
        <w:r w:rsidR="005B2418">
          <w:t xml:space="preserve">While </w:t>
        </w:r>
        <w:r w:rsidR="005B2418">
          <w:rPr>
            <w:rFonts w:cstheme="minorHAnsi"/>
          </w:rPr>
          <w:t>φ</w:t>
        </w:r>
        <w:r w:rsidR="005B2418">
          <w:t xml:space="preserve">14-1 </w:t>
        </w:r>
      </w:ins>
      <w:ins w:id="151" w:author="Samuel Greenrod" w:date="2025-09-24T16:08:00Z" w16du:dateUtc="2025-09-24T15:08:00Z">
        <w:r w:rsidR="007C7CB2">
          <w:t>had limited growth in 42</w:t>
        </w:r>
      </w:ins>
      <w:ins w:id="152" w:author="Samuel Greenrod" w:date="2025-09-24T16:09:00Z" w16du:dateUtc="2025-09-24T15:09:00Z">
        <w:r w:rsidR="007C7CB2">
          <w:rPr>
            <w:rFonts w:cstheme="minorHAnsi"/>
          </w:rPr>
          <w:t>°</w:t>
        </w:r>
      </w:ins>
      <w:ins w:id="153" w:author="Samuel Greenrod" w:date="2025-09-24T16:08:00Z" w16du:dateUtc="2025-09-24T15:08:00Z">
        <w:r w:rsidR="007C7CB2">
          <w:t>C passages in monoculture, growth rapidly s</w:t>
        </w:r>
      </w:ins>
      <w:ins w:id="154" w:author="Samuel Greenrod" w:date="2025-09-24T16:09:00Z" w16du:dateUtc="2025-09-24T15:09:00Z">
        <w:r w:rsidR="007C7CB2">
          <w:t xml:space="preserve">tabilised in co-culture. </w:t>
        </w:r>
      </w:ins>
      <w:ins w:id="155" w:author="Samuel Greenrod" w:date="2025-09-24T18:17:00Z" w16du:dateUtc="2025-09-24T17:17:00Z">
        <w:r w:rsidR="000875A2">
          <w:t xml:space="preserve">In contrast, </w:t>
        </w:r>
      </w:ins>
      <w:ins w:id="156" w:author="Samuel Greenrod" w:date="2025-09-24T18:18:00Z" w16du:dateUtc="2025-09-24T17:18:00Z">
        <w:r w:rsidR="000875A2">
          <w:rPr>
            <w:rFonts w:cstheme="minorHAnsi"/>
          </w:rPr>
          <w:t>φ</w:t>
        </w:r>
      </w:ins>
      <w:ins w:id="157" w:author="Samuel Greenrod" w:date="2025-09-24T18:17:00Z" w16du:dateUtc="2025-09-24T17:17:00Z">
        <w:r w:rsidR="000875A2">
          <w:t xml:space="preserve">LUZ19 growth was stable in monoculture </w:t>
        </w:r>
      </w:ins>
      <w:ins w:id="158" w:author="Samuel Greenrod" w:date="2025-09-24T18:18:00Z" w16du:dateUtc="2025-09-24T17:18:00Z">
        <w:r w:rsidR="000875A2">
          <w:t>but fluctuated in co-culture.</w:t>
        </w:r>
      </w:ins>
      <w:ins w:id="159" w:author="Samuel Greenrod" w:date="2025-09-24T16:09:00Z" w16du:dateUtc="2025-09-24T15:09:00Z">
        <w:r w:rsidR="007C7CB2">
          <w:t xml:space="preserve"> </w:t>
        </w:r>
      </w:ins>
      <w:ins w:id="160" w:author="Samuel Greenrod" w:date="2025-09-24T18:18:00Z" w16du:dateUtc="2025-09-24T17:18:00Z">
        <w:r w:rsidR="000875A2">
          <w:t xml:space="preserve">Lines </w:t>
        </w:r>
      </w:ins>
      <w:ins w:id="161" w:author="Samuel Greenrod" w:date="2025-09-24T12:46:00Z" w16du:dateUtc="2025-09-24T11:46:00Z">
        <w:r w:rsidR="005B2418">
          <w:t>show p</w:t>
        </w:r>
      </w:ins>
      <w:del w:id="162" w:author="Samuel Greenrod" w:date="2025-09-24T12:46:00Z" w16du:dateUtc="2025-09-24T11:46:00Z">
        <w:r w:rsidRPr="002752F1" w:rsidDel="005B2418">
          <w:delText>P</w:delText>
        </w:r>
      </w:del>
      <w:r w:rsidRPr="002752F1">
        <w:t xml:space="preserve">opulation dynamics of </w:t>
      </w:r>
      <w:proofErr w:type="spellStart"/>
      <w:r w:rsidRPr="002752F1">
        <w:t>phages</w:t>
      </w:r>
      <w:proofErr w:type="spellEnd"/>
      <w:r w:rsidRPr="002752F1">
        <w:t xml:space="preserve"> </w:t>
      </w:r>
      <w:r w:rsidR="002C0D74" w:rsidRPr="002752F1">
        <w:t xml:space="preserve">passaged </w:t>
      </w:r>
      <w:r w:rsidRPr="002752F1">
        <w:t>in monoculture</w:t>
      </w:r>
      <w:r w:rsidR="00A45D1B" w:rsidRPr="002752F1">
        <w:t xml:space="preserve"> </w:t>
      </w:r>
      <w:ins w:id="163" w:author="Samuel Greenrod" w:date="2025-09-24T16:10:00Z" w16du:dateUtc="2025-09-24T15:10:00Z">
        <w:r w:rsidR="007C7CB2">
          <w:t xml:space="preserve">and co-culture </w:t>
        </w:r>
      </w:ins>
      <w:r w:rsidR="00A45D1B" w:rsidRPr="002752F1">
        <w:t>under fluctuating temperatures</w:t>
      </w:r>
      <w:r w:rsidRPr="002752F1">
        <w:t xml:space="preserve">. </w:t>
      </w:r>
      <w:bookmarkStart w:id="164" w:name="_Hlk209620712"/>
      <w:ins w:id="165" w:author="Samuel Greenrod" w:date="2025-09-24T15:37:00Z" w16du:dateUtc="2025-09-24T14:37:00Z">
        <w:r w:rsidR="00D1177D">
          <w:t xml:space="preserve">Values show densities at the end of each passage prior to dilution. </w:t>
        </w:r>
      </w:ins>
      <w:bookmarkEnd w:id="164"/>
      <w:r w:rsidRPr="002752F1">
        <w:t xml:space="preserve">Plot background colour reflects the temperature during that passage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Evolutionary passages involved incubation of bacteria and phage for 8h after which </w:t>
      </w:r>
      <w:proofErr w:type="spellStart"/>
      <w:r w:rsidR="002C0D74" w:rsidRPr="002752F1">
        <w:t>phages</w:t>
      </w:r>
      <w:proofErr w:type="spellEnd"/>
      <w:r w:rsidR="002C0D74" w:rsidRPr="002752F1">
        <w:t xml:space="preserve"> were separated from bacteria and then inoculated into a fresh bacterial culture. </w:t>
      </w:r>
      <w:ins w:id="166" w:author="Samuel Greenrod" w:date="2025-09-24T16:06:00Z" w16du:dateUtc="2025-09-24T15:06:00Z">
        <w:r w:rsidR="007C7CB2">
          <w:t xml:space="preserve">Phage icons illustrate the two different </w:t>
        </w:r>
        <w:proofErr w:type="spellStart"/>
        <w:r w:rsidR="007C7CB2">
          <w:t>phages</w:t>
        </w:r>
        <w:proofErr w:type="spellEnd"/>
        <w:r w:rsidR="007C7CB2">
          <w:t xml:space="preserve"> used in the experiments (</w:t>
        </w:r>
        <w:r w:rsidR="007C7CB2">
          <w:rPr>
            <w:rFonts w:cstheme="minorHAnsi"/>
          </w:rPr>
          <w:t>φ</w:t>
        </w:r>
        <w:r w:rsidR="007C7CB2">
          <w:t xml:space="preserve">14-1, </w:t>
        </w:r>
        <w:proofErr w:type="spellStart"/>
        <w:r w:rsidR="007C7CB2">
          <w:t>myovirus</w:t>
        </w:r>
        <w:proofErr w:type="spellEnd"/>
        <w:r w:rsidR="007C7CB2">
          <w:t xml:space="preserve"> in blue; </w:t>
        </w:r>
        <w:r w:rsidR="007C7CB2">
          <w:rPr>
            <w:rFonts w:cstheme="minorHAnsi"/>
          </w:rPr>
          <w:t>φ</w:t>
        </w:r>
        <w:r w:rsidR="007C7CB2">
          <w:t xml:space="preserve">LUZ19, </w:t>
        </w:r>
      </w:ins>
      <w:bookmarkStart w:id="167" w:name="_Hlk209630439"/>
      <w:proofErr w:type="spellStart"/>
      <w:ins w:id="168" w:author="Samuel Greenrod" w:date="2025-09-24T18:19:00Z" w16du:dateUtc="2025-09-24T17:19:00Z">
        <w:r w:rsidR="000875A2">
          <w:t>autographivirus</w:t>
        </w:r>
      </w:ins>
      <w:proofErr w:type="spellEnd"/>
      <w:ins w:id="169" w:author="Samuel Greenrod" w:date="2025-09-24T16:06:00Z" w16du:dateUtc="2025-09-24T15:06:00Z">
        <w:r w:rsidR="007C7CB2">
          <w:t xml:space="preserve"> </w:t>
        </w:r>
        <w:bookmarkEnd w:id="167"/>
        <w:r w:rsidR="007C7CB2">
          <w:t xml:space="preserve">in green) </w:t>
        </w:r>
        <w:r w:rsidR="007C7CB2">
          <w:fldChar w:fldCharType="begin"/>
        </w:r>
      </w:ins>
      <w:r w:rsidR="00B6478B">
        <w:instrText xml:space="preserve"> ADDIN ZOTERO_ITEM CSL_CITATION {"citationID":"eOJ3H5Wq","properties":{"formattedCitation":"[45]","plainCitation":"[45]","noteIndex":0},"citationItems":[{"id":3223,"uris":["http://zotero.org/users/local/sgFDdPY0/items/MK5KDL63"],"itemData":{"id":3223,"type":"article-journal","abstract":"In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ins w:id="170" w:author="Samuel Greenrod" w:date="2025-09-24T16:06:00Z" w16du:dateUtc="2025-09-24T15:06:00Z">
        <w:r w:rsidR="007C7CB2">
          <w:fldChar w:fldCharType="separate"/>
        </w:r>
      </w:ins>
      <w:r w:rsidR="00B6478B" w:rsidRPr="00B6478B">
        <w:rPr>
          <w:rFonts w:ascii="Calibri" w:hAnsi="Calibri" w:cs="Calibri"/>
        </w:rPr>
        <w:t>[45]</w:t>
      </w:r>
      <w:ins w:id="171" w:author="Samuel Greenrod" w:date="2025-09-24T16:06:00Z" w16du:dateUtc="2025-09-24T15:06:00Z">
        <w:r w:rsidR="007C7CB2">
          <w:fldChar w:fldCharType="end"/>
        </w:r>
        <w:r w:rsidR="007C7CB2">
          <w:t xml:space="preserve"> and are used hereafter to refer to </w:t>
        </w:r>
        <w:proofErr w:type="spellStart"/>
        <w:r w:rsidR="007C7CB2">
          <w:t>phages</w:t>
        </w:r>
        <w:proofErr w:type="spellEnd"/>
        <w:r w:rsidR="007C7CB2">
          <w:t xml:space="preserve"> in figures. </w:t>
        </w:r>
      </w:ins>
      <w:r w:rsidRPr="002752F1">
        <w:rPr>
          <w:b/>
          <w:bCs/>
        </w:rPr>
        <w:t>B</w:t>
      </w:r>
      <w:r w:rsidRPr="002752F1">
        <w:t>)</w:t>
      </w:r>
      <w:ins w:id="172" w:author="Samuel Greenrod" w:date="2025-09-24T12:46:00Z" w16du:dateUtc="2025-09-24T11:46:00Z">
        <w:r w:rsidR="005B2418">
          <w:t xml:space="preserve"> Fluctuating temperatures selected for intermediate phenotypes with </w:t>
        </w:r>
      </w:ins>
      <w:ins w:id="173" w:author="Samuel Greenrod" w:date="2025-09-24T12:47:00Z" w16du:dateUtc="2025-09-24T11:47:00Z">
        <w:r w:rsidR="005B2418">
          <w:rPr>
            <w:rFonts w:cstheme="minorHAnsi"/>
          </w:rPr>
          <w:t>φ</w:t>
        </w:r>
      </w:ins>
      <w:ins w:id="174" w:author="Samuel Greenrod" w:date="2025-09-24T12:46:00Z" w16du:dateUtc="2025-09-24T11:46:00Z">
        <w:r w:rsidR="005B2418">
          <w:t xml:space="preserve">14-1 and </w:t>
        </w:r>
      </w:ins>
      <w:ins w:id="175" w:author="Samuel Greenrod" w:date="2025-09-24T12:47:00Z" w16du:dateUtc="2025-09-24T11:47:00Z">
        <w:r w:rsidR="005B2418">
          <w:t>high growth</w:t>
        </w:r>
      </w:ins>
      <w:ins w:id="176" w:author="Samuel Greenrod" w:date="2025-09-24T12:46:00Z" w16du:dateUtc="2025-09-24T11:46:00Z">
        <w:r w:rsidR="005B2418">
          <w:t xml:space="preserve"> phenotypes</w:t>
        </w:r>
      </w:ins>
      <w:ins w:id="177" w:author="Samuel Greenrod" w:date="2025-09-24T12:47:00Z" w16du:dateUtc="2025-09-24T11:47:00Z">
        <w:r w:rsidR="005B2418">
          <w:t xml:space="preserve"> with </w:t>
        </w:r>
        <w:r w:rsidR="005B2418">
          <w:rPr>
            <w:rFonts w:cstheme="minorHAnsi"/>
          </w:rPr>
          <w:t>φ</w:t>
        </w:r>
        <w:r w:rsidR="005B2418">
          <w:t>LUZ19.</w:t>
        </w:r>
      </w:ins>
      <w:r w:rsidRPr="002752F1">
        <w:t xml:space="preserve"> </w:t>
      </w:r>
      <w:r w:rsidR="002C0D74" w:rsidRPr="002752F1">
        <w:t xml:space="preserve">Boxplots show the </w:t>
      </w:r>
      <w:r w:rsidRPr="002752F1">
        <w:t xml:space="preserve">growth rates of evolved phage lines relative to the ancestor measured after 2h for </w:t>
      </w:r>
      <w:r w:rsidR="00F06954" w:rsidRPr="002752F1">
        <w:rPr>
          <w:rFonts w:cstheme="minorHAnsi"/>
        </w:rPr>
        <w:t>φ</w:t>
      </w:r>
      <w:r w:rsidRPr="002752F1">
        <w:t xml:space="preserve">LUZ19 and 4h for </w:t>
      </w:r>
      <w:r w:rsidR="00F06954" w:rsidRPr="002752F1">
        <w:rPr>
          <w:rFonts w:cstheme="minorHAnsi"/>
        </w:rPr>
        <w:t>φ</w:t>
      </w:r>
      <w:r w:rsidRPr="002752F1">
        <w:t>14-1</w:t>
      </w:r>
      <w:r w:rsidR="003E3456" w:rsidRPr="002752F1">
        <w:t>. Six biological replicates were assayed</w:t>
      </w:r>
      <w:ins w:id="178" w:author="Kayla King" w:date="2025-09-22T15:35:00Z" w16du:dateUtc="2025-09-22T22:35:00Z">
        <w:r w:rsidR="00BE61A7">
          <w:t>,</w:t>
        </w:r>
      </w:ins>
      <w:r w:rsidR="003E3456" w:rsidRPr="002752F1">
        <w:t xml:space="preserve"> and data points show the average of three technical replicates</w:t>
      </w:r>
      <w:r w:rsidRPr="002752F1">
        <w:t>. Panel strip colo</w:t>
      </w:r>
      <w:r w:rsidR="00F06954" w:rsidRPr="002752F1">
        <w:t>u</w:t>
      </w:r>
      <w:r w:rsidRPr="002752F1">
        <w:t xml:space="preserve">r reflects the temperature that growth was tested at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Fluctuating populations are presented in purple with 37</w:t>
      </w:r>
      <w:r w:rsidR="002C0D74" w:rsidRPr="002752F1">
        <w:rPr>
          <w:rFonts w:cstheme="minorHAnsi"/>
        </w:rPr>
        <w:t>°</w:t>
      </w:r>
      <w:r w:rsidR="002C0D74" w:rsidRPr="002752F1">
        <w:t>C static populations in blue and 42</w:t>
      </w:r>
      <w:r w:rsidR="002C0D74" w:rsidRPr="002752F1">
        <w:rPr>
          <w:rFonts w:cstheme="minorHAnsi"/>
        </w:rPr>
        <w:t>°</w:t>
      </w:r>
      <w:r w:rsidR="002C0D74" w:rsidRPr="002752F1">
        <w:t xml:space="preserve">C static populations in red. </w:t>
      </w:r>
      <w:r w:rsidRPr="002752F1">
        <w:t xml:space="preserve"> </w:t>
      </w:r>
      <w:r w:rsidR="002C0D74" w:rsidRPr="002752F1">
        <w:t>Ancestral growth is shown by dashed grey line with standard errors shown as a grey box</w:t>
      </w:r>
      <w:r w:rsidR="003E3456" w:rsidRPr="002752F1">
        <w:t xml:space="preserve"> (n = 3)</w:t>
      </w:r>
      <w:r w:rsidR="002C0D74" w:rsidRPr="002752F1">
        <w:t xml:space="preserve">. </w:t>
      </w:r>
      <w:r w:rsidRPr="002752F1">
        <w:t>*** = p &lt; 0.001. Absence of asterisk reflects non-significance.</w:t>
      </w:r>
      <w:r w:rsidR="00845CCB" w:rsidRPr="002752F1">
        <w:t xml:space="preserve"> </w:t>
      </w:r>
      <w:del w:id="179" w:author="Samuel Greenrod" w:date="2025-09-24T16:06:00Z" w16du:dateUtc="2025-09-24T15:06:00Z">
        <w:r w:rsidR="00845CCB" w:rsidRPr="002752F1" w:rsidDel="007C7CB2">
          <w:delText xml:space="preserve">Phage icons reflect electron microscopy images of each phage </w:delText>
        </w:r>
        <w:r w:rsidR="00845CCB" w:rsidRPr="002752F1" w:rsidDel="007C7CB2">
          <w:fldChar w:fldCharType="begin"/>
        </w:r>
        <w:r w:rsidR="0084092A" w:rsidRPr="002752F1" w:rsidDel="007C7CB2">
          <w:delInstrText xml:space="preserve"> ADDIN ZOTERO_ITEM CSL_CITATION {"citationID":"TeWHC9kB","properties":{"formattedCitation":"[42]","plainCitation":"[42]","noteIndex":0},"citationItems":[{"id":3223,"uris":["http://zotero.org/users/local/sgFDdPY0/items/MK5KDL63"],"itemData":{"id":3223,"type":"article-journal","abstract":"In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delInstrText>
        </w:r>
        <w:r w:rsidR="00845CCB" w:rsidRPr="002752F1" w:rsidDel="007C7CB2">
          <w:fldChar w:fldCharType="separate"/>
        </w:r>
        <w:r w:rsidR="0084092A" w:rsidRPr="002752F1" w:rsidDel="007C7CB2">
          <w:rPr>
            <w:rFonts w:ascii="Calibri" w:hAnsi="Calibri" w:cs="Calibri"/>
            <w:szCs w:val="20"/>
          </w:rPr>
          <w:delText>[42]</w:delText>
        </w:r>
        <w:r w:rsidR="00845CCB" w:rsidRPr="002752F1" w:rsidDel="007C7CB2">
          <w:fldChar w:fldCharType="end"/>
        </w:r>
        <w:r w:rsidR="00845CCB" w:rsidRPr="002752F1" w:rsidDel="007C7CB2">
          <w:delText xml:space="preserve"> and are used hereafter to refer to phages in figures.</w:delText>
        </w:r>
        <w:r w:rsidR="00F72FD0" w:rsidRPr="002752F1" w:rsidDel="007C7CB2">
          <w:delText xml:space="preserve"> </w:delText>
        </w:r>
      </w:del>
      <w:r w:rsidR="00F72FD0" w:rsidRPr="002752F1">
        <w:t xml:space="preserve">Static </w:t>
      </w:r>
      <w:ins w:id="180" w:author="Samuel Greenrod" w:date="2025-09-24T16:05:00Z" w16du:dateUtc="2025-09-24T15:05:00Z">
        <w:r w:rsidR="007C7CB2">
          <w:t xml:space="preserve">monoculture </w:t>
        </w:r>
      </w:ins>
      <w:r w:rsidR="00F72FD0" w:rsidRPr="002752F1">
        <w:t xml:space="preserve">temperature data was adapted from </w:t>
      </w:r>
      <w:r w:rsidR="00F72FD0" w:rsidRPr="002752F1">
        <w:rPr>
          <w:highlight w:val="yellow"/>
        </w:rPr>
        <w:t>Greenrod et al (unpublished).</w:t>
      </w:r>
      <w:ins w:id="181" w:author="Samuel Greenrod" w:date="2025-09-24T16:04:00Z" w16du:dateUtc="2025-09-24T15:04:00Z">
        <w:r w:rsidR="007C7CB2">
          <w:t xml:space="preserve"> </w:t>
        </w:r>
        <w:r w:rsidR="007C7CB2" w:rsidRPr="007C7CB2">
          <w:rPr>
            <w:b/>
            <w:bCs/>
            <w:rPrChange w:id="182" w:author="Samuel Greenrod" w:date="2025-09-24T16:05:00Z" w16du:dateUtc="2025-09-24T15:05:00Z">
              <w:rPr/>
            </w:rPrChange>
          </w:rPr>
          <w:t>C</w:t>
        </w:r>
        <w:r w:rsidR="007C7CB2">
          <w:t>)</w:t>
        </w:r>
        <w:r w:rsidR="007C7CB2" w:rsidRPr="002752F1">
          <w:t xml:space="preserve"> Boxplots show growth rates of evolved </w:t>
        </w:r>
        <w:proofErr w:type="spellStart"/>
        <w:r w:rsidR="007C7CB2" w:rsidRPr="002752F1">
          <w:t>phages</w:t>
        </w:r>
        <w:proofErr w:type="spellEnd"/>
        <w:r w:rsidR="007C7CB2" w:rsidRPr="002752F1">
          <w:t xml:space="preserve"> as in Fig</w:t>
        </w:r>
        <w:r w:rsidR="007C7CB2">
          <w:t>.</w:t>
        </w:r>
        <w:r w:rsidR="007C7CB2" w:rsidRPr="002752F1">
          <w:t xml:space="preserve"> 1B but compare populations evolved in monoculture (37</w:t>
        </w:r>
        <w:r w:rsidR="007C7CB2" w:rsidRPr="002752F1">
          <w:rPr>
            <w:rFonts w:cstheme="minorHAnsi"/>
          </w:rPr>
          <w:t>°</w:t>
        </w:r>
        <w:r w:rsidR="007C7CB2" w:rsidRPr="002752F1">
          <w:t>C static in blue, 42</w:t>
        </w:r>
        <w:r w:rsidR="007C7CB2" w:rsidRPr="002752F1">
          <w:rPr>
            <w:rFonts w:cstheme="minorHAnsi"/>
          </w:rPr>
          <w:t>°</w:t>
        </w:r>
        <w:r w:rsidR="007C7CB2" w:rsidRPr="002752F1">
          <w:t>C static in red, and fluctuating in purple) and co-culture (37</w:t>
        </w:r>
        <w:r w:rsidR="007C7CB2" w:rsidRPr="002752F1">
          <w:rPr>
            <w:rFonts w:cstheme="minorHAnsi"/>
          </w:rPr>
          <w:t>°</w:t>
        </w:r>
        <w:r w:rsidR="007C7CB2" w:rsidRPr="002752F1">
          <w:t>C static in light blue, 42</w:t>
        </w:r>
        <w:r w:rsidR="007C7CB2" w:rsidRPr="002752F1">
          <w:rPr>
            <w:rFonts w:cstheme="minorHAnsi"/>
          </w:rPr>
          <w:t>°</w:t>
        </w:r>
        <w:r w:rsidR="007C7CB2" w:rsidRPr="002752F1">
          <w:t>C static in light red, and fluctuating in light purple). Assay temperature and significance values are presented as in Fig</w:t>
        </w:r>
      </w:ins>
      <w:ins w:id="183" w:author="Samuel Greenrod" w:date="2025-09-24T16:05:00Z" w16du:dateUtc="2025-09-24T15:05:00Z">
        <w:r w:rsidR="007C7CB2">
          <w:t>.</w:t>
        </w:r>
      </w:ins>
      <w:ins w:id="184" w:author="Samuel Greenrod" w:date="2025-09-24T16:04:00Z" w16du:dateUtc="2025-09-24T15:04:00Z">
        <w:r w:rsidR="007C7CB2" w:rsidRPr="002752F1">
          <w:t xml:space="preserve"> 1B. Six biological replicates were </w:t>
        </w:r>
        <w:proofErr w:type="gramStart"/>
        <w:r w:rsidR="007C7CB2" w:rsidRPr="002752F1">
          <w:t>assayed</w:t>
        </w:r>
        <w:proofErr w:type="gramEnd"/>
        <w:r w:rsidR="007C7CB2" w:rsidRPr="002752F1">
          <w:t xml:space="preserve"> and data points show the average of three technical replicates. Ancestral growth rates </w:t>
        </w:r>
      </w:ins>
      <w:ins w:id="185" w:author="Samuel Greenrod" w:date="2025-09-24T16:05:00Z" w16du:dateUtc="2025-09-24T15:05:00Z">
        <w:r w:rsidR="007C7CB2">
          <w:t>and significance signs are presented as in Fig. 1B.</w:t>
        </w:r>
      </w:ins>
      <w:ins w:id="186" w:author="Samuel Greenrod" w:date="2025-09-24T16:04:00Z" w16du:dateUtc="2025-09-24T15:04:00Z">
        <w:r w:rsidR="007C7CB2" w:rsidRPr="002752F1">
          <w:t xml:space="preserve"> Static </w:t>
        </w:r>
      </w:ins>
      <w:ins w:id="187" w:author="Samuel Greenrod" w:date="2025-09-24T16:05:00Z" w16du:dateUtc="2025-09-24T15:05:00Z">
        <w:r w:rsidR="007C7CB2">
          <w:t xml:space="preserve">co-culture </w:t>
        </w:r>
      </w:ins>
      <w:ins w:id="188" w:author="Samuel Greenrod" w:date="2025-09-24T16:04:00Z" w16du:dateUtc="2025-09-24T15:04:00Z">
        <w:r w:rsidR="007C7CB2" w:rsidRPr="002752F1">
          <w:t xml:space="preserve">data was adapted from </w:t>
        </w:r>
        <w:r w:rsidR="007C7CB2" w:rsidRPr="002752F1">
          <w:rPr>
            <w:highlight w:val="yellow"/>
          </w:rPr>
          <w:t>Greenrod et al (unpublished).</w:t>
        </w:r>
      </w:ins>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189" w:name="_Hlk208589242"/>
      <w:commentRangeStart w:id="190"/>
      <w:r>
        <w:rPr>
          <w:b/>
          <w:bCs/>
          <w:sz w:val="24"/>
          <w:szCs w:val="24"/>
        </w:rPr>
        <w:t>Co</w:t>
      </w:r>
      <w:r w:rsidR="005823CB">
        <w:rPr>
          <w:b/>
          <w:bCs/>
          <w:sz w:val="24"/>
          <w:szCs w:val="24"/>
        </w:rPr>
        <w:t xml:space="preserve">-selection </w:t>
      </w:r>
      <w:commentRangeEnd w:id="190"/>
      <w:r w:rsidR="00BE61A7">
        <w:rPr>
          <w:rStyle w:val="CommentReference"/>
        </w:rPr>
        <w:commentReference w:id="190"/>
      </w:r>
      <w:r w:rsidR="005823CB">
        <w:rPr>
          <w:b/>
          <w:bCs/>
          <w:sz w:val="24"/>
          <w:szCs w:val="24"/>
        </w:rPr>
        <w:t xml:space="preserve">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189"/>
    <w:p w14:paraId="455B2168" w14:textId="1F936772" w:rsidR="00441F88" w:rsidRPr="00A13ABE" w:rsidRDefault="00D452E3" w:rsidP="00A13ABE">
      <w:pPr>
        <w:jc w:val="both"/>
        <w:rPr>
          <w:sz w:val="24"/>
          <w:szCs w:val="24"/>
        </w:rPr>
      </w:pPr>
      <w:r>
        <w:rPr>
          <w:sz w:val="24"/>
          <w:szCs w:val="24"/>
        </w:rPr>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w:t>
      </w:r>
      <w:ins w:id="191" w:author="Samuel Greenrod" w:date="2025-09-24T12:48:00Z" w16du:dateUtc="2025-09-24T11:48:00Z">
        <w:r w:rsidR="00553782">
          <w:rPr>
            <w:sz w:val="24"/>
            <w:szCs w:val="24"/>
          </w:rPr>
          <w:t>.</w:t>
        </w:r>
      </w:ins>
      <w:r w:rsidR="00F77CC8">
        <w:rPr>
          <w:sz w:val="24"/>
          <w:szCs w:val="24"/>
        </w:rPr>
        <w:t xml:space="preserve"> </w:t>
      </w:r>
      <w:ins w:id="192" w:author="Samuel Greenrod" w:date="2025-09-24T16:09:00Z" w16du:dateUtc="2025-09-24T15:09:00Z">
        <w:r w:rsidR="007C7CB2">
          <w:rPr>
            <w:sz w:val="24"/>
            <w:szCs w:val="24"/>
          </w:rPr>
          <w:t>1</w:t>
        </w:r>
      </w:ins>
      <w:del w:id="193" w:author="Samuel Greenrod" w:date="2025-09-24T16:09:00Z" w16du:dateUtc="2025-09-24T15:09:00Z">
        <w:r w:rsidR="00F77CC8" w:rsidDel="007C7CB2">
          <w:rPr>
            <w:sz w:val="24"/>
            <w:szCs w:val="24"/>
          </w:rPr>
          <w:delText>2</w:delText>
        </w:r>
      </w:del>
      <w:ins w:id="194" w:author="Samuel Greenrod" w:date="2025-09-24T12:48:00Z" w16du:dateUtc="2025-09-24T11:48:00Z">
        <w:r w:rsidR="00553782">
          <w:rPr>
            <w:sz w:val="24"/>
            <w:szCs w:val="24"/>
          </w:rPr>
          <w:t>A</w:t>
        </w:r>
      </w:ins>
      <w:del w:id="195" w:author="Samuel Greenrod" w:date="2025-09-24T12:48:00Z" w16du:dateUtc="2025-09-24T11:48:00Z">
        <w:r w:rsidR="00F77CC8" w:rsidDel="00553782">
          <w:rPr>
            <w:sz w:val="24"/>
            <w:szCs w:val="24"/>
          </w:rPr>
          <w:delText>a</w:delText>
        </w:r>
      </w:del>
      <w:r w:rsidR="00F77CC8">
        <w:rPr>
          <w:sz w:val="24"/>
          <w:szCs w:val="24"/>
        </w:rPr>
        <w:t>)</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1645E0D0"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ins w:id="196" w:author="Samuel Greenrod" w:date="2025-09-24T12:48:00Z" w16du:dateUtc="2025-09-24T11:48:00Z">
        <w:r w:rsidR="00553782">
          <w:rPr>
            <w:sz w:val="24"/>
            <w:szCs w:val="24"/>
          </w:rPr>
          <w:t>.</w:t>
        </w:r>
      </w:ins>
      <w:r w:rsidR="00C27692">
        <w:rPr>
          <w:sz w:val="24"/>
          <w:szCs w:val="24"/>
        </w:rPr>
        <w:t xml:space="preserve"> </w:t>
      </w:r>
      <w:del w:id="197" w:author="Samuel Greenrod" w:date="2025-09-24T16:10:00Z" w16du:dateUtc="2025-09-24T15:10:00Z">
        <w:r w:rsidR="00C27692" w:rsidDel="007C7CB2">
          <w:rPr>
            <w:sz w:val="24"/>
            <w:szCs w:val="24"/>
          </w:rPr>
          <w:delText>2</w:delText>
        </w:r>
      </w:del>
      <w:ins w:id="198" w:author="Samuel Greenrod" w:date="2025-09-24T16:10:00Z" w16du:dateUtc="2025-09-24T15:10:00Z">
        <w:r w:rsidR="007C7CB2">
          <w:rPr>
            <w:sz w:val="24"/>
            <w:szCs w:val="24"/>
          </w:rPr>
          <w:t>1C</w:t>
        </w:r>
      </w:ins>
      <w:del w:id="199" w:author="Samuel Greenrod" w:date="2025-09-24T12:48:00Z" w16du:dateUtc="2025-09-24T11:48:00Z">
        <w:r w:rsidR="00C27692" w:rsidDel="00553782">
          <w:rPr>
            <w:sz w:val="24"/>
            <w:szCs w:val="24"/>
          </w:rPr>
          <w:delText>b</w:delText>
        </w:r>
      </w:del>
      <w:r w:rsidR="00C27692">
        <w:rPr>
          <w:sz w:val="24"/>
          <w:szCs w:val="24"/>
        </w:rPr>
        <w:t>)</w:t>
      </w:r>
      <w:r>
        <w:rPr>
          <w:sz w:val="24"/>
          <w:szCs w:val="24"/>
        </w:rPr>
        <w:t xml:space="preserve">. </w:t>
      </w:r>
      <w:r w:rsidR="0018010A" w:rsidRPr="00F07F61">
        <w:rPr>
          <w:rFonts w:cstheme="minorHAnsi"/>
          <w:sz w:val="24"/>
          <w:szCs w:val="24"/>
        </w:rPr>
        <w:t>We found a significant interaction between evol</w:t>
      </w:r>
      <w:ins w:id="200" w:author="Samuel Greenrod" w:date="2025-09-24T18:22:00Z" w16du:dateUtc="2025-09-24T17:22:00Z">
        <w:r w:rsidR="003D2107">
          <w:rPr>
            <w:rFonts w:cstheme="minorHAnsi"/>
            <w:sz w:val="24"/>
            <w:szCs w:val="24"/>
          </w:rPr>
          <w:t>ution</w:t>
        </w:r>
      </w:ins>
      <w:del w:id="201" w:author="Samuel Greenrod" w:date="2025-09-24T18:22:00Z" w16du:dateUtc="2025-09-24T17:22:00Z">
        <w:r w:rsidR="0018010A" w:rsidRPr="00F07F61" w:rsidDel="003D2107">
          <w:rPr>
            <w:rFonts w:cstheme="minorHAnsi"/>
            <w:sz w:val="24"/>
            <w:szCs w:val="24"/>
          </w:rPr>
          <w:delText>ved</w:delText>
        </w:r>
      </w:del>
      <w:r w:rsidR="0018010A" w:rsidRPr="00F07F61">
        <w:rPr>
          <w:rFonts w:cstheme="minorHAnsi"/>
          <w:sz w:val="24"/>
          <w:szCs w:val="24"/>
        </w:rPr>
        <w:t xml:space="preserve"> </w:t>
      </w:r>
      <w:del w:id="202" w:author="Samuel Greenrod" w:date="2025-09-24T15:39:00Z" w16du:dateUtc="2025-09-24T14:39:00Z">
        <w:r w:rsidR="0018010A" w:rsidRPr="00F07F61" w:rsidDel="00D1177D">
          <w:rPr>
            <w:rFonts w:cstheme="minorHAnsi"/>
            <w:sz w:val="24"/>
            <w:szCs w:val="24"/>
          </w:rPr>
          <w:delText>line</w:delText>
        </w:r>
        <w:r w:rsidR="0018010A" w:rsidDel="00D1177D">
          <w:rPr>
            <w:rFonts w:cstheme="minorHAnsi"/>
            <w:sz w:val="24"/>
            <w:szCs w:val="24"/>
          </w:rPr>
          <w:delText xml:space="preserve"> </w:delText>
        </w:r>
      </w:del>
      <w:ins w:id="203" w:author="Samuel Greenrod" w:date="2025-09-24T15:39:00Z" w16du:dateUtc="2025-09-24T14:39:00Z">
        <w:r w:rsidR="00D1177D">
          <w:rPr>
            <w:rFonts w:cstheme="minorHAnsi"/>
            <w:sz w:val="24"/>
            <w:szCs w:val="24"/>
          </w:rPr>
          <w:t xml:space="preserve">treatment </w:t>
        </w:r>
      </w:ins>
      <w:r w:rsidR="0018010A">
        <w:rPr>
          <w:rFonts w:cstheme="minorHAnsi"/>
          <w:sz w:val="24"/>
          <w:szCs w:val="24"/>
        </w:rPr>
        <w:t>(monoculture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 xml:space="preserve">59) </w:t>
      </w:r>
      <w:r w:rsidR="0018010A">
        <w:rPr>
          <w:sz w:val="24"/>
          <w:szCs w:val="24"/>
        </w:rPr>
        <w:lastRenderedPageBreak/>
        <w:t>=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14C26C8F" w14:textId="7F4935F5" w:rsidR="00854468" w:rsidRPr="002752F1" w:rsidDel="007C7CB2" w:rsidRDefault="00995950" w:rsidP="00AD4206">
      <w:pPr>
        <w:jc w:val="both"/>
        <w:rPr>
          <w:del w:id="204" w:author="Samuel Greenrod" w:date="2025-09-24T16:10:00Z" w16du:dateUtc="2025-09-24T15:10:00Z"/>
        </w:rPr>
      </w:pPr>
      <w:del w:id="205" w:author="Samuel Greenrod" w:date="2025-09-24T14:09:00Z" w16du:dateUtc="2025-09-24T13:09:00Z">
        <w:r w:rsidRPr="002752F1" w:rsidDel="00617C2E">
          <w:rPr>
            <w:b/>
            <w:bCs/>
            <w:noProof/>
          </w:rPr>
          <w:drawing>
            <wp:anchor distT="0" distB="0" distL="114300" distR="114300" simplePos="0" relativeHeight="251659264" behindDoc="0" locked="0" layoutInCell="1" allowOverlap="1" wp14:anchorId="12D70963" wp14:editId="2238B274">
              <wp:simplePos x="0" y="0"/>
              <wp:positionH relativeFrom="margin">
                <wp:align>right</wp:align>
              </wp:positionH>
              <wp:positionV relativeFrom="paragraph">
                <wp:posOffset>0</wp:posOffset>
              </wp:positionV>
              <wp:extent cx="5732780" cy="5219700"/>
              <wp:effectExtent l="0" t="0" r="1270" b="0"/>
              <wp:wrapTopAndBottom/>
              <wp:docPr id="188485235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2354" name="Picture 2"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2780" cy="5219700"/>
                      </a:xfrm>
                      <a:prstGeom prst="rect">
                        <a:avLst/>
                      </a:prstGeom>
                    </pic:spPr>
                  </pic:pic>
                </a:graphicData>
              </a:graphic>
              <wp14:sizeRelH relativeFrom="page">
                <wp14:pctWidth>0</wp14:pctWidth>
              </wp14:sizeRelH>
              <wp14:sizeRelV relativeFrom="page">
                <wp14:pctHeight>0</wp14:pctHeight>
              </wp14:sizeRelV>
            </wp:anchor>
          </w:drawing>
        </w:r>
      </w:del>
      <w:del w:id="206" w:author="Samuel Greenrod" w:date="2025-09-24T16:10:00Z" w16du:dateUtc="2025-09-24T15:10:00Z">
        <w:r w:rsidR="00854468" w:rsidRPr="002752F1" w:rsidDel="007C7CB2">
          <w:rPr>
            <w:b/>
            <w:bCs/>
          </w:rPr>
          <w:delText>Figure 2.</w:delText>
        </w:r>
        <w:r w:rsidR="006B390A" w:rsidRPr="002752F1" w:rsidDel="007C7CB2">
          <w:rPr>
            <w:b/>
            <w:bCs/>
          </w:rPr>
          <w:delText xml:space="preserve"> </w:delText>
        </w:r>
        <w:r w:rsidR="005823CB" w:rsidRPr="002752F1" w:rsidDel="007C7CB2">
          <w:rPr>
            <w:b/>
            <w:bCs/>
          </w:rPr>
          <w:delText>Co-selection in communities</w:delText>
        </w:r>
        <w:r w:rsidR="006B390A" w:rsidRPr="002752F1" w:rsidDel="007C7CB2">
          <w:rPr>
            <w:b/>
            <w:bCs/>
          </w:rPr>
          <w:delText xml:space="preserve"> constrain</w:delText>
        </w:r>
        <w:r w:rsidR="00A83F64" w:rsidRPr="002752F1" w:rsidDel="007C7CB2">
          <w:rPr>
            <w:b/>
            <w:bCs/>
          </w:rPr>
          <w:delText>s</w:delText>
        </w:r>
        <w:r w:rsidR="006B390A" w:rsidRPr="002752F1" w:rsidDel="007C7CB2">
          <w:rPr>
            <w:b/>
            <w:bCs/>
          </w:rPr>
          <w:delText xml:space="preserve"> </w:delText>
        </w:r>
        <w:r w:rsidR="00B915F7" w:rsidRPr="002752F1" w:rsidDel="007C7CB2">
          <w:rPr>
            <w:b/>
            <w:bCs/>
          </w:rPr>
          <w:delText>thermal adaptation</w:delText>
        </w:r>
      </w:del>
      <w:ins w:id="207" w:author="Kayla King" w:date="2025-09-22T15:36:00Z" w16du:dateUtc="2025-09-22T22:36:00Z">
        <w:del w:id="208" w:author="Samuel Greenrod" w:date="2025-09-24T16:10:00Z" w16du:dateUtc="2025-09-24T15:10:00Z">
          <w:r w:rsidR="00BE61A7" w:rsidDel="007C7CB2">
            <w:rPr>
              <w:b/>
              <w:bCs/>
            </w:rPr>
            <w:delText xml:space="preserve"> to thermal fluctuations</w:delText>
          </w:r>
        </w:del>
      </w:ins>
      <w:del w:id="209" w:author="Samuel Greenrod" w:date="2025-09-24T16:10:00Z" w16du:dateUtc="2025-09-24T15:10:00Z">
        <w:r w:rsidR="00B915F7" w:rsidRPr="002752F1" w:rsidDel="007C7CB2">
          <w:rPr>
            <w:b/>
            <w:bCs/>
          </w:rPr>
          <w:delText xml:space="preserve">. </w:delText>
        </w:r>
        <w:r w:rsidR="00C9203C" w:rsidRPr="002752F1" w:rsidDel="007C7CB2">
          <w:rPr>
            <w:b/>
            <w:bCs/>
          </w:rPr>
          <w:delText>A</w:delText>
        </w:r>
        <w:r w:rsidR="00C9203C" w:rsidRPr="002752F1" w:rsidDel="007C7CB2">
          <w:delText xml:space="preserve">) </w:delText>
        </w:r>
      </w:del>
      <w:del w:id="210" w:author="Samuel Greenrod" w:date="2025-09-24T12:49:00Z" w16du:dateUtc="2025-09-24T11:49:00Z">
        <w:r w:rsidR="00C9203C" w:rsidRPr="002752F1" w:rsidDel="00553782">
          <w:delText>P</w:delText>
        </w:r>
      </w:del>
      <w:del w:id="211" w:author="Samuel Greenrod" w:date="2025-09-24T16:10:00Z" w16du:dateUtc="2025-09-24T15:10:00Z">
        <w:r w:rsidR="00C9203C" w:rsidRPr="002752F1" w:rsidDel="007C7CB2">
          <w:delText>opulation dynamics of phages evolved in monoculture</w:delText>
        </w:r>
        <w:r w:rsidR="00A724DC" w:rsidRPr="002752F1" w:rsidDel="007C7CB2">
          <w:delText xml:space="preserve"> and co-culture</w:delText>
        </w:r>
        <w:r w:rsidR="00C9203C" w:rsidRPr="002752F1" w:rsidDel="007C7CB2">
          <w:delText>. Plot background colour reflects the temperature during that passage where blue is 37</w:delText>
        </w:r>
        <w:r w:rsidR="00B915F7" w:rsidRPr="002752F1" w:rsidDel="007C7CB2">
          <w:rPr>
            <w:rFonts w:cstheme="minorHAnsi"/>
          </w:rPr>
          <w:delText>°</w:delText>
        </w:r>
        <w:r w:rsidR="00C9203C" w:rsidRPr="002752F1" w:rsidDel="007C7CB2">
          <w:delText>C and red is 42</w:delText>
        </w:r>
        <w:r w:rsidR="00B915F7" w:rsidRPr="002752F1" w:rsidDel="007C7CB2">
          <w:rPr>
            <w:rFonts w:cstheme="minorHAnsi"/>
          </w:rPr>
          <w:delText>°</w:delText>
        </w:r>
        <w:r w:rsidR="00C9203C" w:rsidRPr="002752F1" w:rsidDel="007C7CB2">
          <w:delText xml:space="preserve">C. </w:delText>
        </w:r>
        <w:r w:rsidR="00C9203C" w:rsidRPr="002752F1" w:rsidDel="007C7CB2">
          <w:rPr>
            <w:b/>
            <w:bCs/>
          </w:rPr>
          <w:delText>B</w:delText>
        </w:r>
        <w:r w:rsidR="00C9203C" w:rsidRPr="002752F1" w:rsidDel="007C7CB2">
          <w:delText xml:space="preserve">) Boxplots show growth rates of evolved phages as in </w:delText>
        </w:r>
        <w:r w:rsidR="00F72FD0" w:rsidRPr="002752F1" w:rsidDel="007C7CB2">
          <w:delText xml:space="preserve">Fig </w:delText>
        </w:r>
        <w:r w:rsidR="00C9203C" w:rsidRPr="002752F1" w:rsidDel="007C7CB2">
          <w:delText>1B but compar</w:delText>
        </w:r>
        <w:r w:rsidR="00667EBF" w:rsidRPr="002752F1" w:rsidDel="007C7CB2">
          <w:delText>e</w:delText>
        </w:r>
        <w:r w:rsidR="00C9203C" w:rsidRPr="002752F1" w:rsidDel="007C7CB2">
          <w:delText xml:space="preserve"> populations evolved in monoculture (</w:delText>
        </w:r>
        <w:r w:rsidR="003E3456" w:rsidRPr="002752F1" w:rsidDel="007C7CB2">
          <w:delText>37</w:delText>
        </w:r>
        <w:r w:rsidR="003E3456" w:rsidRPr="002752F1" w:rsidDel="007C7CB2">
          <w:rPr>
            <w:rFonts w:cstheme="minorHAnsi"/>
          </w:rPr>
          <w:delText>°</w:delText>
        </w:r>
        <w:r w:rsidR="003E3456" w:rsidRPr="002752F1" w:rsidDel="007C7CB2">
          <w:delText>C static in blue, 42</w:delText>
        </w:r>
        <w:r w:rsidR="003E3456" w:rsidRPr="002752F1" w:rsidDel="007C7CB2">
          <w:rPr>
            <w:rFonts w:cstheme="minorHAnsi"/>
          </w:rPr>
          <w:delText>°</w:delText>
        </w:r>
        <w:r w:rsidR="003E3456" w:rsidRPr="002752F1" w:rsidDel="007C7CB2">
          <w:delText>C static in red, and fluctuating in purple</w:delText>
        </w:r>
        <w:r w:rsidR="00C9203C" w:rsidRPr="002752F1" w:rsidDel="007C7CB2">
          <w:delText>) and co-culture (</w:delText>
        </w:r>
        <w:r w:rsidR="003E3456" w:rsidRPr="002752F1" w:rsidDel="007C7CB2">
          <w:delText>37</w:delText>
        </w:r>
        <w:r w:rsidR="003E3456" w:rsidRPr="002752F1" w:rsidDel="007C7CB2">
          <w:rPr>
            <w:rFonts w:cstheme="minorHAnsi"/>
          </w:rPr>
          <w:delText>°</w:delText>
        </w:r>
        <w:r w:rsidR="003E3456" w:rsidRPr="002752F1" w:rsidDel="007C7CB2">
          <w:delText>C static in light blue, 42</w:delText>
        </w:r>
        <w:r w:rsidR="003E3456" w:rsidRPr="002752F1" w:rsidDel="007C7CB2">
          <w:rPr>
            <w:rFonts w:cstheme="minorHAnsi"/>
          </w:rPr>
          <w:delText>°</w:delText>
        </w:r>
        <w:r w:rsidR="003E3456" w:rsidRPr="002752F1" w:rsidDel="007C7CB2">
          <w:delText>C static in light red, and fluctuating in light purple</w:delText>
        </w:r>
        <w:r w:rsidR="00C9203C" w:rsidRPr="002752F1" w:rsidDel="007C7CB2">
          <w:delText xml:space="preserve">). Assay temperature and significance values are presented as in </w:delText>
        </w:r>
        <w:r w:rsidR="003E3456" w:rsidRPr="002752F1" w:rsidDel="007C7CB2">
          <w:delText>Fig 1B</w:delText>
        </w:r>
        <w:r w:rsidR="00C9203C" w:rsidRPr="002752F1" w:rsidDel="007C7CB2">
          <w:delText xml:space="preserve">. </w:delText>
        </w:r>
        <w:r w:rsidR="003E3456" w:rsidRPr="002752F1" w:rsidDel="007C7CB2">
          <w:delText xml:space="preserve">Six biological replicates were assayed and data points show the average of three technical replicates. Ancestral growth rates are shown by grey dashed line with standard errors shown as a grey box (n = 3). </w:delText>
        </w:r>
        <w:r w:rsidR="00854468" w:rsidRPr="002752F1" w:rsidDel="007C7CB2">
          <w:delText>* = p &lt; 0.05. Absence of asterisk reflects non-significant difference.</w:delText>
        </w:r>
        <w:r w:rsidR="00A724DC" w:rsidRPr="002752F1" w:rsidDel="007C7CB2">
          <w:delText xml:space="preserve"> </w:delText>
        </w:r>
        <w:r w:rsidR="00F72FD0" w:rsidRPr="002752F1" w:rsidDel="007C7CB2">
          <w:delText xml:space="preserve">Static temperature data was adapted from </w:delText>
        </w:r>
        <w:r w:rsidR="00F72FD0" w:rsidRPr="002752F1" w:rsidDel="007C7CB2">
          <w:rPr>
            <w:highlight w:val="yellow"/>
          </w:rPr>
          <w:delText>Greenrod et al (unpublished).</w:delText>
        </w:r>
      </w:del>
    </w:p>
    <w:p w14:paraId="5C5FA4B2" w14:textId="2D1F4CB8" w:rsidR="00854468" w:rsidDel="007C7CB2" w:rsidRDefault="00854468" w:rsidP="00AD4206">
      <w:pPr>
        <w:jc w:val="both"/>
        <w:rPr>
          <w:del w:id="212" w:author="Samuel Greenrod" w:date="2025-09-24T16:10:00Z" w16du:dateUtc="2025-09-24T15:10:00Z"/>
        </w:rPr>
      </w:pPr>
    </w:p>
    <w:p w14:paraId="166C8CC7" w14:textId="77777777" w:rsidR="000E7150" w:rsidRDefault="000E7150" w:rsidP="00AD4206">
      <w:pPr>
        <w:jc w:val="both"/>
        <w:rPr>
          <w:b/>
          <w:bCs/>
          <w:sz w:val="24"/>
          <w:szCs w:val="24"/>
        </w:rPr>
      </w:pPr>
      <w:bookmarkStart w:id="213" w:name="_Hlk208589250"/>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213"/>
    <w:p w14:paraId="5132708C" w14:textId="69868F7C"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lines.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8A363D">
        <w:rPr>
          <w:sz w:val="24"/>
          <w:szCs w:val="24"/>
        </w:rPr>
        <w:t xml:space="preserve">based on </w:t>
      </w:r>
      <w:r w:rsidR="00F72FD0">
        <w:rPr>
          <w:sz w:val="24"/>
          <w:szCs w:val="24"/>
        </w:rPr>
        <w:t>Euclidean genetic distances (Fig</w:t>
      </w:r>
      <w:ins w:id="214" w:author="Samuel Greenrod" w:date="2025-09-24T12:50:00Z" w16du:dateUtc="2025-09-24T11:50:00Z">
        <w:r w:rsidR="00553782">
          <w:rPr>
            <w:sz w:val="24"/>
            <w:szCs w:val="24"/>
          </w:rPr>
          <w:t>.</w:t>
        </w:r>
      </w:ins>
      <w:r w:rsidR="00F72FD0">
        <w:rPr>
          <w:sz w:val="24"/>
          <w:szCs w:val="24"/>
        </w:rPr>
        <w:t xml:space="preserve"> </w:t>
      </w:r>
      <w:ins w:id="215" w:author="Samuel Greenrod" w:date="2025-09-24T18:23:00Z" w16du:dateUtc="2025-09-24T17:23:00Z">
        <w:r w:rsidR="003D2107">
          <w:rPr>
            <w:sz w:val="24"/>
            <w:szCs w:val="24"/>
          </w:rPr>
          <w:t>2</w:t>
        </w:r>
      </w:ins>
      <w:del w:id="216" w:author="Samuel Greenrod" w:date="2025-09-24T18:23:00Z" w16du:dateUtc="2025-09-24T17:23:00Z">
        <w:r w:rsidR="00F72FD0" w:rsidDel="003D2107">
          <w:rPr>
            <w:sz w:val="24"/>
            <w:szCs w:val="24"/>
          </w:rPr>
          <w:delText>3</w:delText>
        </w:r>
      </w:del>
      <w:ins w:id="217" w:author="Samuel Greenrod" w:date="2025-09-24T12:50:00Z" w16du:dateUtc="2025-09-24T11:50:00Z">
        <w:r w:rsidR="00553782">
          <w:rPr>
            <w:sz w:val="24"/>
            <w:szCs w:val="24"/>
          </w:rPr>
          <w:t>A</w:t>
        </w:r>
      </w:ins>
      <w:del w:id="218" w:author="Samuel Greenrod" w:date="2025-09-24T12:50:00Z" w16du:dateUtc="2025-09-24T11:50:00Z">
        <w:r w:rsidR="00F72FD0" w:rsidDel="00553782">
          <w:rPr>
            <w:sz w:val="24"/>
            <w:szCs w:val="24"/>
          </w:rPr>
          <w:delText>a</w:delText>
        </w:r>
      </w:del>
      <w:r w:rsidR="00F72FD0">
        <w:rPr>
          <w:sz w:val="24"/>
          <w:szCs w:val="24"/>
        </w:rPr>
        <w:t>)</w:t>
      </w:r>
      <w:r w:rsidR="004D77F2">
        <w:rPr>
          <w:sz w:val="24"/>
          <w:szCs w:val="24"/>
        </w:rPr>
        <w:t>.</w:t>
      </w:r>
      <w:r w:rsidR="00E24081">
        <w:rPr>
          <w:sz w:val="24"/>
          <w:szCs w:val="24"/>
        </w:rPr>
        <w:t xml:space="preserve"> </w:t>
      </w:r>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14785025"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ins w:id="219" w:author="Samuel Greenrod" w:date="2025-09-24T12:50:00Z" w16du:dateUtc="2025-09-24T11:50:00Z">
        <w:r w:rsidR="00553782">
          <w:rPr>
            <w:sz w:val="24"/>
            <w:szCs w:val="24"/>
          </w:rPr>
          <w:t>.</w:t>
        </w:r>
      </w:ins>
      <w:r w:rsidR="00F25939">
        <w:rPr>
          <w:sz w:val="24"/>
          <w:szCs w:val="24"/>
        </w:rPr>
        <w:t xml:space="preserve"> </w:t>
      </w:r>
      <w:ins w:id="220" w:author="Samuel Greenrod" w:date="2025-09-24T18:23:00Z" w16du:dateUtc="2025-09-24T17:23:00Z">
        <w:r w:rsidR="003D2107">
          <w:rPr>
            <w:sz w:val="24"/>
            <w:szCs w:val="24"/>
          </w:rPr>
          <w:t>2</w:t>
        </w:r>
      </w:ins>
      <w:del w:id="221" w:author="Samuel Greenrod" w:date="2025-09-24T18:23:00Z" w16du:dateUtc="2025-09-24T17:23:00Z">
        <w:r w:rsidR="00F25939" w:rsidDel="003D2107">
          <w:rPr>
            <w:sz w:val="24"/>
            <w:szCs w:val="24"/>
          </w:rPr>
          <w:delText>3</w:delText>
        </w:r>
      </w:del>
      <w:ins w:id="222" w:author="Samuel Greenrod" w:date="2025-09-24T12:50:00Z" w16du:dateUtc="2025-09-24T11:50:00Z">
        <w:r w:rsidR="00553782">
          <w:rPr>
            <w:sz w:val="24"/>
            <w:szCs w:val="24"/>
          </w:rPr>
          <w:t>B</w:t>
        </w:r>
      </w:ins>
      <w:del w:id="223" w:author="Samuel Greenrod" w:date="2025-09-24T12:50:00Z" w16du:dateUtc="2025-09-24T11:50:00Z">
        <w:r w:rsidR="00F25939" w:rsidDel="00553782">
          <w:rPr>
            <w:sz w:val="24"/>
            <w:szCs w:val="24"/>
          </w:rPr>
          <w:delText>b</w:delText>
        </w:r>
      </w:del>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 xml:space="preserve">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-0.46, p = 0.89; 42</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15) = 2.9, p &lt; 0.05) but not 37</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2.0, p = 0.15; 42</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-0.10, p = 0.99).</w:t>
      </w:r>
    </w:p>
    <w:p w14:paraId="2EBEAED1" w14:textId="4CE3BC26"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high frequency </w:t>
      </w:r>
      <w:ins w:id="224" w:author="Samuel Greenrod" w:date="2025-09-24T18:24:00Z" w16du:dateUtc="2025-09-24T17:24:00Z">
        <w:r w:rsidR="003D2107">
          <w:rPr>
            <w:sz w:val="24"/>
            <w:szCs w:val="24"/>
          </w:rPr>
          <w:t xml:space="preserve">genetic </w:t>
        </w:r>
      </w:ins>
      <w:r w:rsidR="00CA0080">
        <w:rPr>
          <w:sz w:val="24"/>
          <w:szCs w:val="24"/>
        </w:rPr>
        <w:t>variants (&gt; 20% frequency)</w:t>
      </w:r>
      <w:r w:rsidR="00014CD6">
        <w:rPr>
          <w:sz w:val="24"/>
          <w:szCs w:val="24"/>
        </w:rPr>
        <w:t xml:space="preserve"> that were unique to or shared between </w:t>
      </w:r>
      <w:del w:id="225" w:author="Samuel Greenrod" w:date="2025-09-24T17:04:00Z" w16du:dateUtc="2025-09-24T16:04:00Z">
        <w:r w:rsidR="00014CD6" w:rsidDel="0018517F">
          <w:rPr>
            <w:sz w:val="24"/>
            <w:szCs w:val="24"/>
          </w:rPr>
          <w:delText xml:space="preserve">evolved lines </w:delText>
        </w:r>
      </w:del>
      <w:ins w:id="226" w:author="Samuel Greenrod" w:date="2025-09-24T17:04:00Z" w16du:dateUtc="2025-09-24T16:04:00Z">
        <w:r w:rsidR="0018517F">
          <w:rPr>
            <w:sz w:val="24"/>
            <w:szCs w:val="24"/>
          </w:rPr>
          <w:t>evolution treatments</w:t>
        </w:r>
        <w:r w:rsidR="0018517F">
          <w:rPr>
            <w:sz w:val="24"/>
            <w:szCs w:val="24"/>
          </w:rPr>
          <w:t xml:space="preserve"> </w:t>
        </w:r>
      </w:ins>
      <w:r w:rsidR="00014CD6">
        <w:rPr>
          <w:sz w:val="24"/>
          <w:szCs w:val="24"/>
        </w:rPr>
        <w:t>(Fig</w:t>
      </w:r>
      <w:ins w:id="227" w:author="Samuel Greenrod" w:date="2025-09-24T12:50:00Z" w16du:dateUtc="2025-09-24T11:50:00Z">
        <w:r w:rsidR="00553782">
          <w:rPr>
            <w:sz w:val="24"/>
            <w:szCs w:val="24"/>
          </w:rPr>
          <w:t>.</w:t>
        </w:r>
      </w:ins>
      <w:r w:rsidR="00014CD6">
        <w:rPr>
          <w:sz w:val="24"/>
          <w:szCs w:val="24"/>
        </w:rPr>
        <w:t xml:space="preserve"> </w:t>
      </w:r>
      <w:ins w:id="228" w:author="Samuel Greenrod" w:date="2025-09-24T18:24:00Z" w16du:dateUtc="2025-09-24T17:24:00Z">
        <w:r w:rsidR="003D2107">
          <w:rPr>
            <w:sz w:val="24"/>
            <w:szCs w:val="24"/>
          </w:rPr>
          <w:t>2</w:t>
        </w:r>
      </w:ins>
      <w:del w:id="229" w:author="Samuel Greenrod" w:date="2025-09-24T18:24:00Z" w16du:dateUtc="2025-09-24T17:24:00Z">
        <w:r w:rsidR="00014CD6" w:rsidDel="003D2107">
          <w:rPr>
            <w:sz w:val="24"/>
            <w:szCs w:val="24"/>
          </w:rPr>
          <w:delText>3</w:delText>
        </w:r>
      </w:del>
      <w:ins w:id="230" w:author="Samuel Greenrod" w:date="2025-09-24T12:50:00Z" w16du:dateUtc="2025-09-24T11:50:00Z">
        <w:r w:rsidR="00553782">
          <w:rPr>
            <w:sz w:val="24"/>
            <w:szCs w:val="24"/>
          </w:rPr>
          <w:t>C</w:t>
        </w:r>
      </w:ins>
      <w:del w:id="231" w:author="Samuel Greenrod" w:date="2025-09-24T12:50:00Z" w16du:dateUtc="2025-09-24T11:50:00Z">
        <w:r w:rsidR="00AF0DB2" w:rsidDel="00553782">
          <w:rPr>
            <w:sz w:val="24"/>
            <w:szCs w:val="24"/>
          </w:rPr>
          <w:delText>c</w:delText>
        </w:r>
      </w:del>
      <w:r w:rsidR="00014CD6">
        <w:rPr>
          <w:sz w:val="24"/>
          <w:szCs w:val="24"/>
        </w:rPr>
        <w:t xml:space="preserve">).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del w:id="232" w:author="Samuel Greenrod" w:date="2025-09-24T17:05:00Z" w16du:dateUtc="2025-09-24T16:05:00Z">
        <w:r w:rsidR="00AA78E0" w:rsidDel="0018517F">
          <w:rPr>
            <w:sz w:val="24"/>
            <w:szCs w:val="24"/>
          </w:rPr>
          <w:delText>evolved lines</w:delText>
        </w:r>
      </w:del>
      <w:ins w:id="233" w:author="Samuel Greenrod" w:date="2025-09-24T17:05:00Z" w16du:dateUtc="2025-09-24T16:05:00Z">
        <w:r w:rsidR="0018517F">
          <w:rPr>
            <w:sz w:val="24"/>
            <w:szCs w:val="24"/>
          </w:rPr>
          <w:t>evolution treatments</w:t>
        </w:r>
      </w:ins>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 xml:space="preserve">C static variants compared to 12/17 (71%) in fluctuating evolved populations. </w:t>
      </w:r>
      <w:r w:rsidR="00CA0080">
        <w:rPr>
          <w:sz w:val="24"/>
          <w:szCs w:val="24"/>
        </w:rPr>
        <w:t xml:space="preserve">Despite </w:t>
      </w:r>
      <w:r w:rsidR="00AF0DB2">
        <w:rPr>
          <w:sz w:val="24"/>
          <w:szCs w:val="24"/>
        </w:rPr>
        <w:t>the trend for more shared mutations in fluctuating evolved populations</w:t>
      </w:r>
      <w:r w:rsidR="00CA0080">
        <w:rPr>
          <w:sz w:val="24"/>
          <w:szCs w:val="24"/>
        </w:rPr>
        <w:t xml:space="preserve">, </w:t>
      </w:r>
      <w:r w:rsidR="00AF0DB2">
        <w:rPr>
          <w:sz w:val="24"/>
          <w:szCs w:val="24"/>
        </w:rPr>
        <w:t>there was no</w:t>
      </w:r>
      <w:r w:rsidR="00CA0080">
        <w:rPr>
          <w:sz w:val="24"/>
          <w:szCs w:val="24"/>
        </w:rPr>
        <w:t xml:space="preserve"> significant difference in the </w:t>
      </w:r>
      <w:r w:rsidR="00AF0DB2">
        <w:rPr>
          <w:sz w:val="24"/>
          <w:szCs w:val="24"/>
        </w:rPr>
        <w:t xml:space="preserve">prevalence of shared mutations relative to unique mutations between </w:t>
      </w:r>
      <w:del w:id="234" w:author="Samuel Greenrod" w:date="2025-09-24T17:05:00Z" w16du:dateUtc="2025-09-24T16:05:00Z">
        <w:r w:rsidR="00AF0DB2" w:rsidDel="0018517F">
          <w:rPr>
            <w:sz w:val="24"/>
            <w:szCs w:val="24"/>
          </w:rPr>
          <w:delText>evolved lines</w:delText>
        </w:r>
      </w:del>
      <w:ins w:id="235" w:author="Samuel Greenrod" w:date="2025-09-24T17:05:00Z" w16du:dateUtc="2025-09-24T16:05:00Z">
        <w:r w:rsidR="0018517F">
          <w:rPr>
            <w:sz w:val="24"/>
            <w:szCs w:val="24"/>
          </w:rPr>
          <w:t>evolution treatments</w:t>
        </w:r>
      </w:ins>
      <w:r w:rsidR="00AF0DB2">
        <w:rPr>
          <w:sz w:val="24"/>
          <w:szCs w:val="24"/>
        </w:rPr>
        <w:t xml:space="preserve"> for </w:t>
      </w:r>
      <w:r w:rsidR="00AF0DB2">
        <w:rPr>
          <w:rFonts w:cstheme="minorHAnsi"/>
          <w:sz w:val="24"/>
          <w:szCs w:val="24"/>
        </w:rPr>
        <w:t>φ</w:t>
      </w:r>
      <w:r w:rsidR="00AF0DB2">
        <w:rPr>
          <w:sz w:val="24"/>
          <w:szCs w:val="24"/>
        </w:rPr>
        <w:t xml:space="preserve">14-1 or </w:t>
      </w:r>
      <w:r w:rsidR="00AF0DB2">
        <w:rPr>
          <w:rFonts w:cstheme="minorHAnsi"/>
          <w:sz w:val="24"/>
          <w:szCs w:val="24"/>
        </w:rPr>
        <w:t>φ</w:t>
      </w:r>
      <w:r w:rsidR="00AF0DB2">
        <w:rPr>
          <w:sz w:val="24"/>
          <w:szCs w:val="24"/>
        </w:rPr>
        <w:t xml:space="preserve">LUZ19 (Fisher’s exact test: </w:t>
      </w:r>
      <w:r w:rsidR="00AF0DB2">
        <w:rPr>
          <w:rFonts w:cstheme="minorHAnsi"/>
          <w:sz w:val="24"/>
          <w:szCs w:val="24"/>
        </w:rPr>
        <w:t>φ</w:t>
      </w:r>
      <w:r w:rsidR="00AF0DB2">
        <w:rPr>
          <w:sz w:val="24"/>
          <w:szCs w:val="24"/>
        </w:rPr>
        <w:t xml:space="preserve">14-1, p = 0.47; </w:t>
      </w:r>
      <w:r w:rsidR="00AF0DB2">
        <w:rPr>
          <w:rFonts w:cstheme="minorHAnsi"/>
          <w:sz w:val="24"/>
          <w:szCs w:val="24"/>
        </w:rPr>
        <w:t>φ</w:t>
      </w:r>
      <w:r w:rsidR="00AF0DB2">
        <w:rPr>
          <w:sz w:val="24"/>
          <w:szCs w:val="24"/>
        </w:rPr>
        <w:t>LUZ19, p = 0.08).</w:t>
      </w:r>
      <w:r w:rsidR="008A363D">
        <w:rPr>
          <w:sz w:val="24"/>
          <w:szCs w:val="24"/>
        </w:rPr>
        <w:t xml:space="preserve"> </w:t>
      </w:r>
    </w:p>
    <w:p w14:paraId="6DBFEF2F" w14:textId="0B2C58C4" w:rsidR="00D36751" w:rsidRDefault="008A363D" w:rsidP="00AD4206">
      <w:pPr>
        <w:jc w:val="both"/>
        <w:rPr>
          <w:sz w:val="24"/>
          <w:szCs w:val="24"/>
        </w:rPr>
      </w:pPr>
      <w:r>
        <w:rPr>
          <w:sz w:val="24"/>
          <w:szCs w:val="24"/>
        </w:rPr>
        <w:t>Finally, we investigated which mutations drove clustering between fluctuating and static populations (Fig</w:t>
      </w:r>
      <w:ins w:id="236" w:author="Samuel Greenrod" w:date="2025-09-24T12:50:00Z" w16du:dateUtc="2025-09-24T11:50:00Z">
        <w:r w:rsidR="00553782">
          <w:rPr>
            <w:sz w:val="24"/>
            <w:szCs w:val="24"/>
          </w:rPr>
          <w:t>.</w:t>
        </w:r>
      </w:ins>
      <w:r>
        <w:rPr>
          <w:sz w:val="24"/>
          <w:szCs w:val="24"/>
        </w:rPr>
        <w:t xml:space="preserve"> S1</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del w:id="237" w:author="Samuel Greenrod" w:date="2025-09-24T12:51:00Z" w16du:dateUtc="2025-09-24T11:51:00Z">
        <w:r w:rsidR="00E24081" w:rsidDel="00553782">
          <w:rPr>
            <w:sz w:val="24"/>
            <w:szCs w:val="24"/>
          </w:rPr>
          <w:delText>BlastP: 97.83% identity, 95% sequence overlap</w:delText>
        </w:r>
      </w:del>
      <w:ins w:id="238" w:author="Samuel Greenrod" w:date="2025-09-24T12:51:00Z" w16du:dateUtc="2025-09-24T11:51:00Z">
        <w:r w:rsidR="00553782">
          <w:rPr>
            <w:sz w:val="24"/>
            <w:szCs w:val="24"/>
          </w:rPr>
          <w:t>BlastP</w:t>
        </w:r>
        <w:proofErr w:type="spellEnd"/>
        <w:r w:rsidR="00553782">
          <w:rPr>
            <w:sz w:val="24"/>
            <w:szCs w:val="24"/>
          </w:rPr>
          <w:t xml:space="preserve">: 97.47% identity, 95% sequence overlap with </w:t>
        </w:r>
        <w:r w:rsidR="00553782" w:rsidRPr="000633FD">
          <w:rPr>
            <w:sz w:val="24"/>
            <w:szCs w:val="24"/>
          </w:rPr>
          <w:t xml:space="preserve">Pseudomonas </w:t>
        </w:r>
        <w:r w:rsidR="00553782" w:rsidRPr="000633FD">
          <w:rPr>
            <w:sz w:val="24"/>
            <w:szCs w:val="24"/>
          </w:rPr>
          <w:lastRenderedPageBreak/>
          <w:t>phage PhL_UNISO_PA-DSM_ph0031</w:t>
        </w:r>
        <w:r w:rsidR="00553782">
          <w:rPr>
            <w:sz w:val="24"/>
            <w:szCs w:val="24"/>
          </w:rPr>
          <w:t xml:space="preserve"> DNA ligase protein</w:t>
        </w:r>
      </w:ins>
      <w:r w:rsidR="00E24081">
        <w:rPr>
          <w:sz w:val="24"/>
          <w:szCs w:val="24"/>
        </w:rPr>
        <w:t>)</w:t>
      </w:r>
      <w:r w:rsidR="00576393">
        <w:rPr>
          <w:sz w:val="24"/>
          <w:szCs w:val="24"/>
        </w:rPr>
        <w:t xml:space="preserve">, previously </w:t>
      </w:r>
      <w:r>
        <w:rPr>
          <w:sz w:val="24"/>
          <w:szCs w:val="24"/>
        </w:rPr>
        <w:t>identified in all</w:t>
      </w:r>
      <w:ins w:id="239" w:author="Samuel Greenrod" w:date="2025-09-24T18:25:00Z" w16du:dateUtc="2025-09-24T17:25:00Z">
        <w:r w:rsidR="003D2107">
          <w:rPr>
            <w:sz w:val="24"/>
            <w:szCs w:val="24"/>
          </w:rPr>
          <w:t xml:space="preserve"> </w:t>
        </w:r>
        <w:r w:rsidR="003D2107">
          <w:rPr>
            <w:rFonts w:cstheme="minorHAnsi"/>
            <w:sz w:val="24"/>
            <w:szCs w:val="24"/>
          </w:rPr>
          <w:t>φ</w:t>
        </w:r>
        <w:r w:rsidR="003D2107">
          <w:rPr>
            <w:sz w:val="24"/>
            <w:szCs w:val="24"/>
          </w:rPr>
          <w:t>14-1</w:t>
        </w:r>
      </w:ins>
      <w:r>
        <w:rPr>
          <w:sz w:val="24"/>
          <w:szCs w:val="24"/>
        </w:rPr>
        <w:t xml:space="preserve"> 42</w:t>
      </w:r>
      <w:r w:rsidR="002D44C9">
        <w:rPr>
          <w:rFonts w:cstheme="minorHAnsi"/>
          <w:sz w:val="24"/>
          <w:szCs w:val="24"/>
        </w:rPr>
        <w:t>°</w:t>
      </w:r>
      <w:r>
        <w:rPr>
          <w:sz w:val="24"/>
          <w:szCs w:val="24"/>
        </w:rPr>
        <w:t>C static populations</w:t>
      </w:r>
      <w:r w:rsidR="00576393">
        <w:rPr>
          <w:sz w:val="24"/>
          <w:szCs w:val="24"/>
        </w:rPr>
        <w:t xml:space="preserve"> </w:t>
      </w:r>
      <w:r w:rsidR="00576393" w:rsidRPr="00D56147">
        <w:rPr>
          <w:sz w:val="24"/>
          <w:szCs w:val="24"/>
          <w:highlight w:val="yellow"/>
        </w:rPr>
        <w:t>(Greenrod et al., unpublished)</w:t>
      </w:r>
      <w:r w:rsidR="00D36751" w:rsidRPr="00D56147">
        <w:rPr>
          <w:sz w:val="24"/>
          <w:szCs w:val="24"/>
          <w:highlight w:val="yellow"/>
        </w:rPr>
        <w:t>.</w:t>
      </w:r>
      <w:r w:rsidR="00D36751">
        <w:rPr>
          <w:sz w:val="24"/>
          <w:szCs w:val="24"/>
        </w:rPr>
        <w:t xml:space="preserve"> </w:t>
      </w:r>
      <w:r>
        <w:rPr>
          <w:sz w:val="24"/>
          <w:szCs w:val="24"/>
        </w:rPr>
        <w:t xml:space="preserve">The clustering of 5/6 </w:t>
      </w:r>
      <w:r w:rsidR="00BF29E6">
        <w:rPr>
          <w:rFonts w:cstheme="minorHAnsi"/>
          <w:sz w:val="24"/>
          <w:szCs w:val="24"/>
        </w:rPr>
        <w:t>φ</w:t>
      </w:r>
      <w:r w:rsidR="00D36751">
        <w:rPr>
          <w:sz w:val="24"/>
          <w:szCs w:val="24"/>
        </w:rPr>
        <w:t xml:space="preserve">LUZ19 </w:t>
      </w:r>
      <w:r>
        <w:rPr>
          <w:sz w:val="24"/>
          <w:szCs w:val="24"/>
        </w:rPr>
        <w:t xml:space="preserve">fluctuating </w:t>
      </w:r>
      <w:r w:rsidR="00D36751">
        <w:rPr>
          <w:sz w:val="24"/>
          <w:szCs w:val="24"/>
        </w:rPr>
        <w:t xml:space="preserve">populations </w:t>
      </w:r>
      <w:r>
        <w:rPr>
          <w:sz w:val="24"/>
          <w:szCs w:val="24"/>
        </w:rPr>
        <w:t>with the 42</w:t>
      </w:r>
      <w:r w:rsidR="00854239">
        <w:rPr>
          <w:rFonts w:cstheme="minorHAnsi"/>
          <w:sz w:val="24"/>
          <w:szCs w:val="24"/>
        </w:rPr>
        <w:t>°</w:t>
      </w:r>
      <w:r>
        <w:rPr>
          <w:sz w:val="24"/>
          <w:szCs w:val="24"/>
        </w:rPr>
        <w:t>C static populations were attributed to parallel insertions in</w:t>
      </w:r>
      <w:r w:rsidR="00D36751">
        <w:rPr>
          <w:sz w:val="24"/>
          <w:szCs w:val="24"/>
        </w:rPr>
        <w:t xml:space="preserve">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Pr>
          <w:sz w:val="24"/>
          <w:szCs w:val="24"/>
        </w:rPr>
        <w:t>This</w:t>
      </w:r>
      <w:r w:rsidR="00547F57">
        <w:rPr>
          <w:sz w:val="24"/>
          <w:szCs w:val="24"/>
        </w:rPr>
        <w:t xml:space="preserve"> intergenic insertion </w:t>
      </w:r>
      <w:r>
        <w:rPr>
          <w:sz w:val="24"/>
          <w:szCs w:val="24"/>
        </w:rPr>
        <w:t xml:space="preserve">was also previously identified </w:t>
      </w:r>
      <w:r w:rsidR="00547F57">
        <w:rPr>
          <w:sz w:val="24"/>
          <w:szCs w:val="24"/>
        </w:rPr>
        <w:t xml:space="preserve">in </w:t>
      </w:r>
      <w:r>
        <w:rPr>
          <w:sz w:val="24"/>
          <w:szCs w:val="24"/>
        </w:rPr>
        <w:t xml:space="preserve">all </w:t>
      </w:r>
      <w:ins w:id="240" w:author="Samuel Greenrod" w:date="2025-09-24T18:25:00Z" w16du:dateUtc="2025-09-24T17:25:00Z">
        <w:r w:rsidR="003D2107">
          <w:rPr>
            <w:rFonts w:cstheme="minorHAnsi"/>
            <w:sz w:val="24"/>
            <w:szCs w:val="24"/>
          </w:rPr>
          <w:t>φ</w:t>
        </w:r>
        <w:r w:rsidR="003D2107">
          <w:rPr>
            <w:sz w:val="24"/>
            <w:szCs w:val="24"/>
          </w:rPr>
          <w:t xml:space="preserve">LUZ19 </w:t>
        </w:r>
      </w:ins>
      <w:r w:rsidR="00547F57">
        <w:rPr>
          <w:sz w:val="24"/>
          <w:szCs w:val="24"/>
        </w:rPr>
        <w:t>42</w:t>
      </w:r>
      <w:r w:rsidR="00BF29E6">
        <w:rPr>
          <w:rFonts w:cstheme="minorHAnsi"/>
          <w:sz w:val="24"/>
          <w:szCs w:val="24"/>
        </w:rPr>
        <w:t>°</w:t>
      </w:r>
      <w:r w:rsidR="00547F57">
        <w:rPr>
          <w:sz w:val="24"/>
          <w:szCs w:val="24"/>
        </w:rPr>
        <w:t xml:space="preserve">C </w:t>
      </w:r>
      <w:r>
        <w:rPr>
          <w:sz w:val="24"/>
          <w:szCs w:val="24"/>
        </w:rPr>
        <w:t>static populations</w:t>
      </w:r>
      <w:r w:rsidR="00547F57">
        <w:rPr>
          <w:sz w:val="24"/>
          <w:szCs w:val="24"/>
        </w:rPr>
        <w:t xml:space="preserve"> </w:t>
      </w:r>
      <w:r w:rsidR="00547F57" w:rsidRPr="00D56147">
        <w:rPr>
          <w:sz w:val="24"/>
          <w:szCs w:val="24"/>
          <w:highlight w:val="yellow"/>
        </w:rPr>
        <w:t>(Greenrod et al., unpublished).</w:t>
      </w:r>
      <w:r w:rsidR="00547F57">
        <w:rPr>
          <w:sz w:val="24"/>
          <w:szCs w:val="24"/>
        </w:rPr>
        <w:t xml:space="preserve"> </w:t>
      </w:r>
    </w:p>
    <w:p w14:paraId="111B3960" w14:textId="3D8E3E73" w:rsidR="00272DB1" w:rsidRDefault="00272DB1">
      <w:pPr>
        <w:rPr>
          <w:sz w:val="24"/>
          <w:szCs w:val="24"/>
        </w:rPr>
      </w:pPr>
    </w:p>
    <w:p w14:paraId="4B9F80D1" w14:textId="7D8488B3" w:rsidR="00845CCB" w:rsidRPr="00F36D27" w:rsidRDefault="000E7150" w:rsidP="00845CCB">
      <w:pPr>
        <w:jc w:val="both"/>
      </w:pPr>
      <w:del w:id="241" w:author="Samuel Greenrod" w:date="2025-09-24T14:09:00Z" w16du:dateUtc="2025-09-24T13:09:00Z">
        <w:r w:rsidDel="00617C2E">
          <w:rPr>
            <w:noProof/>
            <w:sz w:val="24"/>
            <w:szCs w:val="24"/>
          </w:rPr>
          <w:drawing>
            <wp:anchor distT="0" distB="0" distL="114300" distR="114300" simplePos="0" relativeHeight="251660288" behindDoc="0" locked="0" layoutInCell="1" allowOverlap="1" wp14:anchorId="24E1D51C" wp14:editId="636461CD">
              <wp:simplePos x="0" y="0"/>
              <wp:positionH relativeFrom="margin">
                <wp:align>right</wp:align>
              </wp:positionH>
              <wp:positionV relativeFrom="paragraph">
                <wp:posOffset>2540</wp:posOffset>
              </wp:positionV>
              <wp:extent cx="5731510" cy="6834505"/>
              <wp:effectExtent l="0" t="0" r="2540" b="4445"/>
              <wp:wrapTopAndBottom/>
              <wp:docPr id="15934194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9405" name="Picture 5" descr="A screen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14:sizeRelH relativeFrom="page">
                <wp14:pctWidth>0</wp14:pctWidth>
              </wp14:sizeRelH>
              <wp14:sizeRelV relativeFrom="page">
                <wp14:pctHeight>0</wp14:pctHeight>
              </wp14:sizeRelV>
            </wp:anchor>
          </w:drawing>
        </w:r>
      </w:del>
      <w:ins w:id="242" w:author="Samuel Greenrod" w:date="2025-09-24T17:04:00Z" w16du:dateUtc="2025-09-24T16:04:00Z">
        <w:r w:rsidR="0018517F">
          <w:rPr>
            <w:b/>
            <w:bCs/>
            <w:noProof/>
            <w:sz w:val="24"/>
            <w:szCs w:val="24"/>
          </w:rPr>
          <w:drawing>
            <wp:inline distT="0" distB="0" distL="0" distR="0" wp14:anchorId="2CE3BE8B" wp14:editId="660A4E85">
              <wp:extent cx="5731510" cy="6891020"/>
              <wp:effectExtent l="0" t="0" r="2540" b="5080"/>
              <wp:docPr id="363300869" name="Picture 3" descr="A collage of several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0869" name="Picture 3" descr="A collage of several diagram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891020"/>
                      </a:xfrm>
                      <a:prstGeom prst="rect">
                        <a:avLst/>
                      </a:prstGeom>
                    </pic:spPr>
                  </pic:pic>
                </a:graphicData>
              </a:graphic>
            </wp:inline>
          </w:drawing>
        </w:r>
      </w:ins>
      <w:r w:rsidR="00845CCB" w:rsidRPr="009969DF">
        <w:rPr>
          <w:b/>
          <w:bCs/>
          <w:sz w:val="24"/>
          <w:szCs w:val="24"/>
        </w:rPr>
        <w:t xml:space="preserve">Figure </w:t>
      </w:r>
      <w:ins w:id="243" w:author="Samuel Greenrod" w:date="2025-09-24T18:25:00Z" w16du:dateUtc="2025-09-24T17:25:00Z">
        <w:r w:rsidR="003D2107">
          <w:rPr>
            <w:b/>
            <w:bCs/>
            <w:sz w:val="24"/>
            <w:szCs w:val="24"/>
          </w:rPr>
          <w:t>2</w:t>
        </w:r>
      </w:ins>
      <w:del w:id="244" w:author="Samuel Greenrod" w:date="2025-09-24T18:25:00Z" w16du:dateUtc="2025-09-24T17:25:00Z">
        <w:r w:rsidR="00845CCB" w:rsidRPr="009969DF" w:rsidDel="003D2107">
          <w:rPr>
            <w:b/>
            <w:bCs/>
            <w:sz w:val="24"/>
            <w:szCs w:val="24"/>
          </w:rPr>
          <w:delText>3</w:delText>
        </w:r>
      </w:del>
      <w:r w:rsidR="00845CCB" w:rsidRPr="009969DF">
        <w:rPr>
          <w:b/>
          <w:bCs/>
          <w:sz w:val="24"/>
          <w:szCs w:val="24"/>
        </w:rPr>
        <w:t xml:space="preserve">. 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xml:space="preserve">) </w:t>
      </w:r>
      <w:ins w:id="245" w:author="Samuel Greenrod" w:date="2025-09-24T12:51:00Z" w16du:dateUtc="2025-09-24T11:51:00Z">
        <w:r w:rsidR="00553782">
          <w:rPr>
            <w:sz w:val="24"/>
            <w:szCs w:val="24"/>
          </w:rPr>
          <w:t xml:space="preserve">Fluctuating evolved populations </w:t>
        </w:r>
      </w:ins>
      <w:ins w:id="246" w:author="Samuel Greenrod" w:date="2025-09-24T12:52:00Z" w16du:dateUtc="2025-09-24T11:52:00Z">
        <w:r w:rsidR="00553C91">
          <w:rPr>
            <w:sz w:val="24"/>
            <w:szCs w:val="24"/>
          </w:rPr>
          <w:t>are widely distributed across 37</w:t>
        </w:r>
        <w:r w:rsidR="00553C91">
          <w:rPr>
            <w:rFonts w:cstheme="minorHAnsi"/>
            <w:sz w:val="24"/>
            <w:szCs w:val="24"/>
          </w:rPr>
          <w:t>°</w:t>
        </w:r>
        <w:r w:rsidR="00553C91">
          <w:rPr>
            <w:sz w:val="24"/>
            <w:szCs w:val="24"/>
          </w:rPr>
          <w:t>C and 42</w:t>
        </w:r>
        <w:r w:rsidR="00553C91">
          <w:rPr>
            <w:rFonts w:cstheme="minorHAnsi"/>
            <w:sz w:val="24"/>
            <w:szCs w:val="24"/>
          </w:rPr>
          <w:t>°</w:t>
        </w:r>
        <w:r w:rsidR="00553C91">
          <w:rPr>
            <w:sz w:val="24"/>
            <w:szCs w:val="24"/>
          </w:rPr>
          <w:t xml:space="preserve">C genetic clusters. </w:t>
        </w:r>
      </w:ins>
      <w:r w:rsidR="00845CCB">
        <w:rPr>
          <w:sz w:val="24"/>
          <w:szCs w:val="24"/>
        </w:rPr>
        <w:t xml:space="preserve">Neighbour-joining </w:t>
      </w:r>
      <w:r w:rsidR="00845CCB">
        <w:rPr>
          <w:sz w:val="24"/>
          <w:szCs w:val="24"/>
        </w:rPr>
        <w:lastRenderedPageBreak/>
        <w:t>trees constructed using Euclidean genetic distances. Genetic distances were calculated based on the presence and frequency of mutations present at &gt; 10% frequency. Tree is rooted at the ancestor and populations are coloured by evolved treatment.</w:t>
      </w:r>
      <w:r w:rsidR="00845CCB" w:rsidRPr="00D56147">
        <w:rPr>
          <w:b/>
          <w:bCs/>
          <w:sz w:val="24"/>
          <w:szCs w:val="24"/>
        </w:rPr>
        <w:t xml:space="preserve"> </w:t>
      </w:r>
      <w:r w:rsidR="00A4223F" w:rsidRPr="00D56147">
        <w:rPr>
          <w:b/>
          <w:bCs/>
          <w:sz w:val="24"/>
          <w:szCs w:val="24"/>
        </w:rPr>
        <w:t>B</w:t>
      </w:r>
      <w:r w:rsidR="00A4223F">
        <w:rPr>
          <w:sz w:val="24"/>
          <w:szCs w:val="24"/>
        </w:rPr>
        <w:t xml:space="preserve">) </w:t>
      </w:r>
      <w:ins w:id="247" w:author="Samuel Greenrod" w:date="2025-09-24T12:54:00Z" w16du:dateUtc="2025-09-24T11:54:00Z">
        <w:r w:rsidR="00553C91">
          <w:rPr>
            <w:rFonts w:cstheme="minorHAnsi"/>
            <w:sz w:val="24"/>
            <w:szCs w:val="24"/>
          </w:rPr>
          <w:t>φ</w:t>
        </w:r>
      </w:ins>
      <w:ins w:id="248" w:author="Samuel Greenrod" w:date="2025-09-24T12:52:00Z" w16du:dateUtc="2025-09-24T11:52:00Z">
        <w:r w:rsidR="00553C91">
          <w:rPr>
            <w:sz w:val="24"/>
            <w:szCs w:val="24"/>
          </w:rPr>
          <w:t xml:space="preserve">14-1 fluctuating </w:t>
        </w:r>
      </w:ins>
      <w:ins w:id="249" w:author="Samuel Greenrod" w:date="2025-09-24T12:53:00Z" w16du:dateUtc="2025-09-24T11:53:00Z">
        <w:r w:rsidR="00553C91">
          <w:rPr>
            <w:sz w:val="24"/>
            <w:szCs w:val="24"/>
          </w:rPr>
          <w:t xml:space="preserve">evolved </w:t>
        </w:r>
      </w:ins>
      <w:ins w:id="250" w:author="Samuel Greenrod" w:date="2025-09-24T12:52:00Z" w16du:dateUtc="2025-09-24T11:52:00Z">
        <w:r w:rsidR="00553C91">
          <w:rPr>
            <w:sz w:val="24"/>
            <w:szCs w:val="24"/>
          </w:rPr>
          <w:t xml:space="preserve">populations have lower evolution rates </w:t>
        </w:r>
      </w:ins>
      <w:ins w:id="251" w:author="Samuel Greenrod" w:date="2025-09-24T12:53:00Z" w16du:dateUtc="2025-09-24T11:53:00Z">
        <w:r w:rsidR="00553C91">
          <w:rPr>
            <w:sz w:val="24"/>
            <w:szCs w:val="24"/>
          </w:rPr>
          <w:t>than 42</w:t>
        </w:r>
      </w:ins>
      <w:ins w:id="252" w:author="Samuel Greenrod" w:date="2025-09-24T12:54:00Z" w16du:dateUtc="2025-09-24T11:54:00Z">
        <w:r w:rsidR="00553C91">
          <w:rPr>
            <w:rFonts w:cstheme="minorHAnsi"/>
            <w:sz w:val="24"/>
            <w:szCs w:val="24"/>
          </w:rPr>
          <w:t>°</w:t>
        </w:r>
      </w:ins>
      <w:ins w:id="253" w:author="Samuel Greenrod" w:date="2025-09-24T12:53:00Z" w16du:dateUtc="2025-09-24T11:53:00Z">
        <w:r w:rsidR="00553C91">
          <w:rPr>
            <w:sz w:val="24"/>
            <w:szCs w:val="24"/>
          </w:rPr>
          <w:t xml:space="preserve">C evolved populations but greater evolution rate variability. </w:t>
        </w:r>
      </w:ins>
      <w:r w:rsidR="00A4223F" w:rsidRPr="0025290F">
        <w:rPr>
          <w:sz w:val="24"/>
          <w:szCs w:val="24"/>
        </w:rPr>
        <w:t xml:space="preserve">Box plots show 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sidR="00845CCB">
        <w:rPr>
          <w:sz w:val="24"/>
          <w:szCs w:val="24"/>
        </w:rPr>
        <w:t xml:space="preserve">) </w:t>
      </w:r>
      <w:ins w:id="254" w:author="Samuel Greenrod" w:date="2025-09-24T12:54:00Z" w16du:dateUtc="2025-09-24T11:54:00Z">
        <w:r w:rsidR="00553C91">
          <w:rPr>
            <w:sz w:val="24"/>
            <w:szCs w:val="24"/>
          </w:rPr>
          <w:t xml:space="preserve">Fluctuating evolved populations have a higher proportion of shared mutations. </w:t>
        </w:r>
      </w:ins>
      <w:r w:rsidR="00275E12">
        <w:rPr>
          <w:sz w:val="24"/>
          <w:szCs w:val="24"/>
        </w:rPr>
        <w:t>Stacked b</w:t>
      </w:r>
      <w:r w:rsidR="00845CCB">
        <w:rPr>
          <w:sz w:val="24"/>
          <w:szCs w:val="24"/>
        </w:rPr>
        <w:t xml:space="preserve">ar charts showing the number of </w:t>
      </w:r>
      <w:r w:rsidR="00275E12">
        <w:rPr>
          <w:sz w:val="24"/>
          <w:szCs w:val="24"/>
        </w:rPr>
        <w:t>high frequency</w:t>
      </w:r>
      <w:r w:rsidR="00845CCB">
        <w:rPr>
          <w:sz w:val="24"/>
          <w:szCs w:val="24"/>
        </w:rPr>
        <w:t xml:space="preserve"> </w:t>
      </w:r>
      <w:r w:rsidR="008E73D0">
        <w:rPr>
          <w:sz w:val="24"/>
          <w:szCs w:val="24"/>
        </w:rPr>
        <w:t xml:space="preserve">variants </w:t>
      </w:r>
      <w:r w:rsidR="00845CCB">
        <w:rPr>
          <w:sz w:val="24"/>
          <w:szCs w:val="24"/>
        </w:rPr>
        <w:t xml:space="preserve">(&gt; 20% frequency) that are unique to or shared between </w:t>
      </w:r>
      <w:del w:id="255" w:author="Samuel Greenrod" w:date="2025-09-24T17:05:00Z" w16du:dateUtc="2025-09-24T16:05:00Z">
        <w:r w:rsidR="00845CCB" w:rsidDel="0018517F">
          <w:rPr>
            <w:sz w:val="24"/>
            <w:szCs w:val="24"/>
          </w:rPr>
          <w:delText>evolved lines.</w:delText>
        </w:r>
      </w:del>
      <w:ins w:id="256" w:author="Samuel Greenrod" w:date="2025-09-24T17:05:00Z" w16du:dateUtc="2025-09-24T16:05:00Z">
        <w:r w:rsidR="0018517F">
          <w:rPr>
            <w:sz w:val="24"/>
            <w:szCs w:val="24"/>
          </w:rPr>
          <w:t>evolution treatments.</w:t>
        </w:r>
      </w:ins>
      <w:r w:rsidR="00845CCB">
        <w:rPr>
          <w:sz w:val="24"/>
          <w:szCs w:val="24"/>
        </w:rPr>
        <w:t xml:space="preserve"> </w:t>
      </w:r>
      <w:r w:rsidR="00275E12">
        <w:rPr>
          <w:sz w:val="24"/>
          <w:szCs w:val="24"/>
        </w:rPr>
        <w:t xml:space="preserve">Bars are coloured by </w:t>
      </w:r>
      <w:del w:id="257" w:author="Samuel Greenrod" w:date="2025-09-24T17:05:00Z" w16du:dateUtc="2025-09-24T16:05:00Z">
        <w:r w:rsidR="00275E12" w:rsidDel="0018517F">
          <w:rPr>
            <w:sz w:val="24"/>
            <w:szCs w:val="24"/>
          </w:rPr>
          <w:delText>evolved line</w:delText>
        </w:r>
      </w:del>
      <w:ins w:id="258" w:author="Samuel Greenrod" w:date="2025-09-24T17:05:00Z" w16du:dateUtc="2025-09-24T16:05:00Z">
        <w:r w:rsidR="0018517F">
          <w:rPr>
            <w:sz w:val="24"/>
            <w:szCs w:val="24"/>
          </w:rPr>
          <w:t>evolution treatment</w:t>
        </w:r>
      </w:ins>
      <w:r w:rsidR="00275E12">
        <w:rPr>
          <w:sz w:val="24"/>
          <w:szCs w:val="24"/>
        </w:rPr>
        <w:t>.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7744A85A" w14:textId="4F0A3D18" w:rsidR="00272DB1" w:rsidRPr="000D3A8C" w:rsidRDefault="008D5A1A" w:rsidP="00AD4206">
      <w:pPr>
        <w:jc w:val="both"/>
        <w:rPr>
          <w:b/>
          <w:bCs/>
          <w:sz w:val="24"/>
          <w:szCs w:val="24"/>
        </w:rPr>
      </w:pPr>
      <w:bookmarkStart w:id="259"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259"/>
    <w:p w14:paraId="51F3D678" w14:textId="5DD86E48" w:rsidR="00F5530B" w:rsidRDefault="00E83FE1" w:rsidP="00AD4206">
      <w:pPr>
        <w:jc w:val="both"/>
        <w:rPr>
          <w:ins w:id="260" w:author="Samuel Greenrod" w:date="2025-09-24T13:47:00Z" w16du:dateUtc="2025-09-24T12:47:00Z"/>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ins w:id="261" w:author="Samuel Greenrod" w:date="2025-09-24T12:54:00Z" w16du:dateUtc="2025-09-24T11:54:00Z">
        <w:r w:rsidR="00553C91">
          <w:rPr>
            <w:sz w:val="24"/>
            <w:szCs w:val="24"/>
          </w:rPr>
          <w:t>.</w:t>
        </w:r>
      </w:ins>
      <w:r w:rsidR="007D1010">
        <w:rPr>
          <w:sz w:val="24"/>
          <w:szCs w:val="24"/>
        </w:rPr>
        <w:t xml:space="preserve"> </w:t>
      </w:r>
      <w:ins w:id="262" w:author="Samuel Greenrod" w:date="2025-09-24T18:27:00Z" w16du:dateUtc="2025-09-24T17:27:00Z">
        <w:r w:rsidR="003D2107">
          <w:rPr>
            <w:sz w:val="24"/>
            <w:szCs w:val="24"/>
          </w:rPr>
          <w:t>3</w:t>
        </w:r>
      </w:ins>
      <w:del w:id="263" w:author="Samuel Greenrod" w:date="2025-09-24T18:27:00Z" w16du:dateUtc="2025-09-24T17:27:00Z">
        <w:r w:rsidR="007D1010" w:rsidDel="003D2107">
          <w:rPr>
            <w:sz w:val="24"/>
            <w:szCs w:val="24"/>
          </w:rPr>
          <w:delText>4</w:delText>
        </w:r>
      </w:del>
      <w:ins w:id="264" w:author="Samuel Greenrod" w:date="2025-09-24T12:54:00Z" w16du:dateUtc="2025-09-24T11:54:00Z">
        <w:r w:rsidR="00553C91">
          <w:rPr>
            <w:sz w:val="24"/>
            <w:szCs w:val="24"/>
          </w:rPr>
          <w:t>A</w:t>
        </w:r>
      </w:ins>
      <w:del w:id="265" w:author="Samuel Greenrod" w:date="2025-09-24T12:54:00Z" w16du:dateUtc="2025-09-24T11:54:00Z">
        <w:r w:rsidR="007D1010" w:rsidDel="00553C91">
          <w:rPr>
            <w:sz w:val="24"/>
            <w:szCs w:val="24"/>
          </w:rPr>
          <w:delText>a</w:delText>
        </w:r>
      </w:del>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commentRangeStart w:id="266"/>
      <w:ins w:id="267" w:author="Samuel Greenrod" w:date="2025-09-24T13:49:00Z" w16du:dateUtc="2025-09-24T12:49:00Z">
        <w:r w:rsidR="00F5530B">
          <w:rPr>
            <w:sz w:val="24"/>
            <w:szCs w:val="24"/>
          </w:rPr>
          <w:t xml:space="preserve">We also </w:t>
        </w:r>
      </w:ins>
      <w:ins w:id="268" w:author="Samuel Greenrod" w:date="2025-09-24T13:50:00Z" w16du:dateUtc="2025-09-24T12:50:00Z">
        <w:r w:rsidR="00F5530B">
          <w:rPr>
            <w:sz w:val="24"/>
            <w:szCs w:val="24"/>
          </w:rPr>
          <w:t xml:space="preserve">found </w:t>
        </w:r>
      </w:ins>
      <w:ins w:id="269" w:author="Samuel Greenrod" w:date="2025-09-24T13:51:00Z" w16du:dateUtc="2025-09-24T12:51:00Z">
        <w:r w:rsidR="00F5530B">
          <w:rPr>
            <w:sz w:val="24"/>
            <w:szCs w:val="24"/>
          </w:rPr>
          <w:t>no significant difference in</w:t>
        </w:r>
      </w:ins>
      <w:ins w:id="270" w:author="Samuel Greenrod" w:date="2025-09-24T13:50:00Z" w16du:dateUtc="2025-09-24T12:50:00Z">
        <w:r w:rsidR="00F5530B">
          <w:rPr>
            <w:sz w:val="24"/>
            <w:szCs w:val="24"/>
          </w:rPr>
          <w:t xml:space="preserve"> within-group variation in evoluti</w:t>
        </w:r>
      </w:ins>
      <w:ins w:id="271" w:author="Samuel Greenrod" w:date="2025-09-24T13:51:00Z" w16du:dateUtc="2025-09-24T12:51:00Z">
        <w:r w:rsidR="00F5530B">
          <w:rPr>
            <w:sz w:val="24"/>
            <w:szCs w:val="24"/>
          </w:rPr>
          <w:t>on rates between monoculture and co-culture populations</w:t>
        </w:r>
      </w:ins>
      <w:ins w:id="272" w:author="Samuel Greenrod" w:date="2025-09-24T13:52:00Z" w16du:dateUtc="2025-09-24T12:52:00Z">
        <w:r w:rsidR="00F5530B">
          <w:rPr>
            <w:sz w:val="24"/>
            <w:szCs w:val="24"/>
          </w:rPr>
          <w:t xml:space="preserve"> (</w:t>
        </w:r>
        <w:proofErr w:type="gramStart"/>
        <w:r w:rsidR="00F5530B">
          <w:rPr>
            <w:sz w:val="24"/>
            <w:szCs w:val="24"/>
          </w:rPr>
          <w:t>t(</w:t>
        </w:r>
        <w:proofErr w:type="gramEnd"/>
        <w:r w:rsidR="00F5530B">
          <w:rPr>
            <w:sz w:val="24"/>
            <w:szCs w:val="24"/>
          </w:rPr>
          <w:t xml:space="preserve">10) = 1.50, p = </w:t>
        </w:r>
      </w:ins>
      <w:ins w:id="273" w:author="Samuel Greenrod" w:date="2025-09-24T13:53:00Z" w16du:dateUtc="2025-09-24T12:53:00Z">
        <w:r w:rsidR="00F5530B">
          <w:rPr>
            <w:sz w:val="24"/>
            <w:szCs w:val="24"/>
          </w:rPr>
          <w:t>0.17)</w:t>
        </w:r>
      </w:ins>
      <w:ins w:id="274" w:author="Samuel Greenrod" w:date="2025-09-24T13:51:00Z" w16du:dateUtc="2025-09-24T12:51:00Z">
        <w:r w:rsidR="00F5530B">
          <w:rPr>
            <w:sz w:val="24"/>
            <w:szCs w:val="24"/>
          </w:rPr>
          <w:t xml:space="preserve">, although the difference was </w:t>
        </w:r>
      </w:ins>
      <w:ins w:id="275" w:author="Samuel Greenrod" w:date="2025-09-24T18:27:00Z" w16du:dateUtc="2025-09-24T17:27:00Z">
        <w:r w:rsidR="003D2107">
          <w:rPr>
            <w:sz w:val="24"/>
            <w:szCs w:val="24"/>
          </w:rPr>
          <w:t xml:space="preserve">also </w:t>
        </w:r>
      </w:ins>
      <w:ins w:id="276" w:author="Samuel Greenrod" w:date="2025-09-24T13:51:00Z" w16du:dateUtc="2025-09-24T12:51:00Z">
        <w:r w:rsidR="00F5530B">
          <w:rPr>
            <w:sz w:val="24"/>
            <w:szCs w:val="24"/>
          </w:rPr>
          <w:t xml:space="preserve">significant once the low evolution rate co-culture </w:t>
        </w:r>
      </w:ins>
      <w:ins w:id="277" w:author="Samuel Greenrod" w:date="2025-09-24T13:52:00Z" w16du:dateUtc="2025-09-24T12:52:00Z">
        <w:r w:rsidR="00F5530B">
          <w:rPr>
            <w:sz w:val="24"/>
            <w:szCs w:val="24"/>
          </w:rPr>
          <w:t>replicate</w:t>
        </w:r>
      </w:ins>
      <w:ins w:id="278" w:author="Samuel Greenrod" w:date="2025-09-24T13:51:00Z" w16du:dateUtc="2025-09-24T12:51:00Z">
        <w:r w:rsidR="00F5530B">
          <w:rPr>
            <w:sz w:val="24"/>
            <w:szCs w:val="24"/>
          </w:rPr>
          <w:t xml:space="preserve"> was remov</w:t>
        </w:r>
      </w:ins>
      <w:ins w:id="279" w:author="Samuel Greenrod" w:date="2025-09-24T13:52:00Z" w16du:dateUtc="2025-09-24T12:52:00Z">
        <w:r w:rsidR="00F5530B">
          <w:rPr>
            <w:sz w:val="24"/>
            <w:szCs w:val="24"/>
          </w:rPr>
          <w:t>ed</w:t>
        </w:r>
      </w:ins>
      <w:ins w:id="280" w:author="Samuel Greenrod" w:date="2025-09-24T13:53:00Z" w16du:dateUtc="2025-09-24T12:53:00Z">
        <w:r w:rsidR="00F5530B">
          <w:rPr>
            <w:sz w:val="24"/>
            <w:szCs w:val="24"/>
          </w:rPr>
          <w:t xml:space="preserve"> (</w:t>
        </w:r>
        <w:proofErr w:type="gramStart"/>
        <w:r w:rsidR="00F5530B">
          <w:rPr>
            <w:sz w:val="24"/>
            <w:szCs w:val="24"/>
          </w:rPr>
          <w:t>t(</w:t>
        </w:r>
        <w:proofErr w:type="gramEnd"/>
        <w:r w:rsidR="00F5530B">
          <w:rPr>
            <w:sz w:val="24"/>
            <w:szCs w:val="24"/>
          </w:rPr>
          <w:t>10) = 3.6, p &lt; 0.01)</w:t>
        </w:r>
      </w:ins>
      <w:ins w:id="281" w:author="Samuel Greenrod" w:date="2025-09-24T13:52:00Z" w16du:dateUtc="2025-09-24T12:52:00Z">
        <w:r w:rsidR="00F5530B">
          <w:rPr>
            <w:sz w:val="24"/>
            <w:szCs w:val="24"/>
          </w:rPr>
          <w:t>.</w:t>
        </w:r>
      </w:ins>
      <w:commentRangeEnd w:id="266"/>
      <w:ins w:id="282" w:author="Samuel Greenrod" w:date="2025-09-24T13:54:00Z" w16du:dateUtc="2025-09-24T12:54:00Z">
        <w:r w:rsidR="00F5530B">
          <w:rPr>
            <w:rStyle w:val="CommentReference"/>
          </w:rPr>
          <w:commentReference w:id="266"/>
        </w:r>
      </w:ins>
    </w:p>
    <w:p w14:paraId="195FCB24" w14:textId="60485C6D"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ins w:id="283" w:author="Samuel Greenrod" w:date="2025-09-24T12:54:00Z" w16du:dateUtc="2025-09-24T11:54:00Z">
        <w:r w:rsidR="00553C91">
          <w:rPr>
            <w:sz w:val="24"/>
            <w:szCs w:val="24"/>
          </w:rPr>
          <w:t>.</w:t>
        </w:r>
      </w:ins>
      <w:r w:rsidR="00F72FD0">
        <w:rPr>
          <w:sz w:val="24"/>
          <w:szCs w:val="24"/>
        </w:rPr>
        <w:t xml:space="preserve"> </w:t>
      </w:r>
      <w:ins w:id="284" w:author="Samuel Greenrod" w:date="2025-09-24T18:27:00Z" w16du:dateUtc="2025-09-24T17:27:00Z">
        <w:r w:rsidR="003D2107">
          <w:rPr>
            <w:sz w:val="24"/>
            <w:szCs w:val="24"/>
          </w:rPr>
          <w:t>3</w:t>
        </w:r>
      </w:ins>
      <w:del w:id="285" w:author="Samuel Greenrod" w:date="2025-09-24T18:27:00Z" w16du:dateUtc="2025-09-24T17:27:00Z">
        <w:r w:rsidR="00F72FD0" w:rsidDel="003D2107">
          <w:rPr>
            <w:sz w:val="24"/>
            <w:szCs w:val="24"/>
          </w:rPr>
          <w:delText>4</w:delText>
        </w:r>
      </w:del>
      <w:ins w:id="286" w:author="Samuel Greenrod" w:date="2025-09-24T12:54:00Z" w16du:dateUtc="2025-09-24T11:54:00Z">
        <w:r w:rsidR="00553C91">
          <w:rPr>
            <w:sz w:val="24"/>
            <w:szCs w:val="24"/>
          </w:rPr>
          <w:t>B</w:t>
        </w:r>
      </w:ins>
      <w:del w:id="287" w:author="Samuel Greenrod" w:date="2025-09-24T12:54:00Z" w16du:dateUtc="2025-09-24T11:54:00Z">
        <w:r w:rsidR="00F72FD0" w:rsidDel="00553C91">
          <w:rPr>
            <w:sz w:val="24"/>
            <w:szCs w:val="24"/>
          </w:rPr>
          <w:delText>b</w:delText>
        </w:r>
      </w:del>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15) = 4.5, p &lt; 0.01; 42</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30) = 3.0, p &lt; 0.05).</w:t>
      </w:r>
    </w:p>
    <w:p w14:paraId="5CA5373A" w14:textId="6838F3AF"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ins w:id="288" w:author="Samuel Greenrod" w:date="2025-09-24T12:54:00Z" w16du:dateUtc="2025-09-24T11:54:00Z">
        <w:r w:rsidR="00553C91">
          <w:rPr>
            <w:sz w:val="24"/>
            <w:szCs w:val="24"/>
          </w:rPr>
          <w:t>.</w:t>
        </w:r>
      </w:ins>
      <w:r w:rsidR="002D44C9">
        <w:rPr>
          <w:sz w:val="24"/>
          <w:szCs w:val="24"/>
        </w:rPr>
        <w:t xml:space="preserve"> S2)</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all populations acquired a deletion or SNP in a putative DNA ligase gene</w:t>
      </w:r>
      <w:r w:rsidR="00275E12">
        <w:rPr>
          <w:sz w:val="24"/>
          <w:szCs w:val="24"/>
        </w:rPr>
        <w:t>. Mutations in this gene are thought to contribute to high temperature adaptation</w:t>
      </w:r>
      <w:r w:rsidR="00A83F64">
        <w:rPr>
          <w:sz w:val="24"/>
          <w:szCs w:val="24"/>
        </w:rPr>
        <w:t xml:space="preserve"> </w:t>
      </w:r>
      <w:r w:rsidR="00A83F64" w:rsidRPr="002752F1">
        <w:rPr>
          <w:sz w:val="24"/>
          <w:szCs w:val="24"/>
          <w:highlight w:val="yellow"/>
        </w:rPr>
        <w:t>(Greenrod et al. unpublished)</w:t>
      </w:r>
      <w:r w:rsidR="00275E12">
        <w:rPr>
          <w:sz w:val="24"/>
          <w:szCs w:val="24"/>
        </w:rPr>
        <w:t xml:space="preserve"> </w:t>
      </w:r>
      <w:r w:rsidR="00FC3152">
        <w:rPr>
          <w:sz w:val="24"/>
          <w:szCs w:val="24"/>
        </w:rPr>
        <w:t xml:space="preserve">and </w:t>
      </w:r>
      <w:r w:rsidR="00275E12">
        <w:rPr>
          <w:sz w:val="24"/>
          <w:szCs w:val="24"/>
        </w:rPr>
        <w:t>were also found in</w:t>
      </w:r>
      <w:r w:rsidR="002D44C9">
        <w:rPr>
          <w:sz w:val="24"/>
          <w:szCs w:val="24"/>
        </w:rPr>
        <w:t xml:space="preserve"> </w:t>
      </w:r>
      <w:r w:rsidR="00275E12">
        <w:rPr>
          <w:sz w:val="24"/>
          <w:szCs w:val="24"/>
        </w:rPr>
        <w:t xml:space="preserve">the </w:t>
      </w:r>
      <w:r w:rsidR="002D44C9">
        <w:rPr>
          <w:sz w:val="24"/>
          <w:szCs w:val="24"/>
        </w:rPr>
        <w:t>two monoculture populations which clustered with 42</w:t>
      </w:r>
      <w:r w:rsidR="00275E12">
        <w:rPr>
          <w:rFonts w:cstheme="minorHAnsi"/>
          <w:sz w:val="24"/>
          <w:szCs w:val="24"/>
        </w:rPr>
        <w:t>°</w:t>
      </w:r>
      <w:r w:rsidR="002D44C9">
        <w:rPr>
          <w:sz w:val="24"/>
          <w:szCs w:val="24"/>
        </w:rPr>
        <w:t>C static populations in Fig</w:t>
      </w:r>
      <w:ins w:id="289" w:author="Samuel Greenrod" w:date="2025-09-24T12:55:00Z" w16du:dateUtc="2025-09-24T11:55:00Z">
        <w:r w:rsidR="00553C91">
          <w:rPr>
            <w:sz w:val="24"/>
            <w:szCs w:val="24"/>
          </w:rPr>
          <w:t>.</w:t>
        </w:r>
      </w:ins>
      <w:r w:rsidR="002D44C9">
        <w:rPr>
          <w:sz w:val="24"/>
          <w:szCs w:val="24"/>
        </w:rPr>
        <w:t xml:space="preserve"> </w:t>
      </w:r>
      <w:ins w:id="290" w:author="Samuel Greenrod" w:date="2025-09-24T18:28:00Z" w16du:dateUtc="2025-09-24T17:28:00Z">
        <w:r w:rsidR="003D2107">
          <w:rPr>
            <w:sz w:val="24"/>
            <w:szCs w:val="24"/>
          </w:rPr>
          <w:t>2</w:t>
        </w:r>
      </w:ins>
      <w:del w:id="291" w:author="Samuel Greenrod" w:date="2025-09-24T18:28:00Z" w16du:dateUtc="2025-09-24T17:28:00Z">
        <w:r w:rsidR="002D44C9" w:rsidDel="003D2107">
          <w:rPr>
            <w:sz w:val="24"/>
            <w:szCs w:val="24"/>
          </w:rPr>
          <w:delText>3</w:delText>
        </w:r>
      </w:del>
      <w:ins w:id="292" w:author="Samuel Greenrod" w:date="2025-09-24T12:54:00Z" w16du:dateUtc="2025-09-24T11:54:00Z">
        <w:r w:rsidR="00553C91">
          <w:rPr>
            <w:sz w:val="24"/>
            <w:szCs w:val="24"/>
          </w:rPr>
          <w:t>A</w:t>
        </w:r>
      </w:ins>
      <w:del w:id="293" w:author="Samuel Greenrod" w:date="2025-09-24T12:54:00Z" w16du:dateUtc="2025-09-24T11:54:00Z">
        <w:r w:rsidR="002D44C9" w:rsidDel="00553C91">
          <w:rPr>
            <w:sz w:val="24"/>
            <w:szCs w:val="24"/>
          </w:rPr>
          <w:delText>a</w:delText>
        </w:r>
      </w:del>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w:t>
      </w:r>
      <w:proofErr w:type="gramStart"/>
      <w:r w:rsidR="007A65BB">
        <w:rPr>
          <w:sz w:val="24"/>
          <w:szCs w:val="24"/>
        </w:rPr>
        <w:t>populations maintained</w:t>
      </w:r>
      <w:proofErr w:type="gramEnd"/>
      <w:r w:rsidR="007A65BB">
        <w:rPr>
          <w:sz w:val="24"/>
          <w:szCs w:val="24"/>
        </w:rPr>
        <w:t xml:space="preserve"> mutations in tail </w:t>
      </w:r>
      <w:proofErr w:type="spellStart"/>
      <w:r w:rsidR="007A65BB">
        <w:rPr>
          <w:sz w:val="24"/>
          <w:szCs w:val="24"/>
        </w:rPr>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20B60EDC" w:rsidR="00A51BE9" w:rsidRPr="00CD4A82" w:rsidRDefault="002D44C9" w:rsidP="00CD4A82">
      <w:pPr>
        <w:rPr>
          <w:sz w:val="24"/>
          <w:szCs w:val="24"/>
        </w:rPr>
      </w:pPr>
      <w:del w:id="294" w:author="Samuel Greenrod" w:date="2025-09-24T17:03:00Z" w16du:dateUtc="2025-09-24T16:03:00Z">
        <w:r w:rsidDel="0018517F">
          <w:rPr>
            <w:noProof/>
            <w:sz w:val="24"/>
            <w:szCs w:val="24"/>
          </w:rPr>
          <w:lastRenderedPageBreak/>
          <w:drawing>
            <wp:inline distT="0" distB="0" distL="0" distR="0" wp14:anchorId="1F968805" wp14:editId="51B66B5E">
              <wp:extent cx="5848350" cy="5204674"/>
              <wp:effectExtent l="0" t="0" r="0" b="0"/>
              <wp:docPr id="343062329" name="Picture 7" descr="A diagram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2329" name="Picture 7" descr="A diagram of different line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1849" cy="5207788"/>
                      </a:xfrm>
                      <a:prstGeom prst="rect">
                        <a:avLst/>
                      </a:prstGeom>
                    </pic:spPr>
                  </pic:pic>
                </a:graphicData>
              </a:graphic>
            </wp:inline>
          </w:drawing>
        </w:r>
      </w:del>
      <w:ins w:id="295" w:author="Samuel Greenrod" w:date="2025-09-24T17:04:00Z" w16du:dateUtc="2025-09-24T16:04:00Z">
        <w:r w:rsidR="0018517F">
          <w:rPr>
            <w:noProof/>
            <w:sz w:val="24"/>
            <w:szCs w:val="24"/>
          </w:rPr>
          <w:drawing>
            <wp:inline distT="0" distB="0" distL="0" distR="0" wp14:anchorId="0364DEB3" wp14:editId="2545325E">
              <wp:extent cx="5489459" cy="4867666"/>
              <wp:effectExtent l="0" t="0" r="0" b="0"/>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inline>
          </w:drawing>
        </w:r>
      </w:ins>
    </w:p>
    <w:p w14:paraId="1172AF12" w14:textId="0C145663" w:rsidR="005A73B6" w:rsidRPr="0025290F" w:rsidRDefault="0025290F" w:rsidP="0025290F">
      <w:pPr>
        <w:jc w:val="both"/>
        <w:rPr>
          <w:sz w:val="24"/>
          <w:szCs w:val="24"/>
        </w:rPr>
      </w:pPr>
      <w:r w:rsidRPr="0025290F">
        <w:rPr>
          <w:b/>
          <w:bCs/>
          <w:sz w:val="24"/>
          <w:szCs w:val="24"/>
        </w:rPr>
        <w:t xml:space="preserve">Figure </w:t>
      </w:r>
      <w:ins w:id="296" w:author="Samuel Greenrod" w:date="2025-09-24T18:29:00Z" w16du:dateUtc="2025-09-24T17:29:00Z">
        <w:r w:rsidR="003D2107">
          <w:rPr>
            <w:b/>
            <w:bCs/>
            <w:sz w:val="24"/>
            <w:szCs w:val="24"/>
          </w:rPr>
          <w:t>3</w:t>
        </w:r>
      </w:ins>
      <w:del w:id="297" w:author="Samuel Greenrod" w:date="2025-09-24T18:29:00Z" w16du:dateUtc="2025-09-24T17:29:00Z">
        <w:r w:rsidRPr="0025290F" w:rsidDel="003D2107">
          <w:rPr>
            <w:b/>
            <w:bCs/>
            <w:sz w:val="24"/>
            <w:szCs w:val="24"/>
          </w:rPr>
          <w:delText>4</w:delText>
        </w:r>
      </w:del>
      <w:r w:rsidRPr="0025290F">
        <w:rPr>
          <w:b/>
          <w:bCs/>
          <w:sz w:val="24"/>
          <w:szCs w:val="24"/>
        </w:rPr>
        <w:t>.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w:t>
      </w:r>
      <w:ins w:id="298" w:author="Samuel Greenrod" w:date="2025-09-24T18:28:00Z" w16du:dateUtc="2025-09-24T17:28:00Z">
        <w:r w:rsidR="003D2107">
          <w:rPr>
            <w:sz w:val="24"/>
            <w:szCs w:val="24"/>
          </w:rPr>
          <w:t xml:space="preserve">Competition constrains evolution rates in LUZ19 fluctuating co-culture populations. </w:t>
        </w:r>
      </w:ins>
      <w:r w:rsidRPr="0025290F">
        <w:rPr>
          <w:sz w:val="24"/>
          <w:szCs w:val="24"/>
        </w:rPr>
        <w:t xml:space="preserve">Box plots show evolution rates, measured based on </w:t>
      </w:r>
      <w:r w:rsidR="008E73D0">
        <w:rPr>
          <w:sz w:val="24"/>
          <w:szCs w:val="24"/>
        </w:rPr>
        <w:t xml:space="preserve">Euclidean </w:t>
      </w:r>
      <w:r w:rsidRPr="0025290F">
        <w:rPr>
          <w:sz w:val="24"/>
          <w:szCs w:val="24"/>
        </w:rPr>
        <w:t xml:space="preserve">genetic distance from the ancestor, for </w:t>
      </w:r>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ins w:id="299" w:author="Samuel Greenrod" w:date="2025-09-24T18:28:00Z" w16du:dateUtc="2025-09-24T17:28:00Z">
        <w:r w:rsidR="003D2107">
          <w:rPr>
            <w:sz w:val="24"/>
            <w:szCs w:val="24"/>
          </w:rPr>
          <w:t>Evolutionary constrain</w:t>
        </w:r>
      </w:ins>
      <w:ins w:id="300" w:author="Samuel Greenrod" w:date="2025-09-24T18:29:00Z" w16du:dateUtc="2025-09-24T17:29:00Z">
        <w:r w:rsidR="003D2107">
          <w:rPr>
            <w:sz w:val="24"/>
            <w:szCs w:val="24"/>
          </w:rPr>
          <w:t>t</w:t>
        </w:r>
      </w:ins>
      <w:ins w:id="301" w:author="Samuel Greenrod" w:date="2025-09-24T18:28:00Z" w16du:dateUtc="2025-09-24T17:28:00Z">
        <w:r w:rsidR="003D2107">
          <w:rPr>
            <w:sz w:val="24"/>
            <w:szCs w:val="24"/>
          </w:rPr>
          <w:t xml:space="preserve"> of LUZ19 </w:t>
        </w:r>
      </w:ins>
      <w:ins w:id="302" w:author="Samuel Greenrod" w:date="2025-09-24T18:29:00Z" w16du:dateUtc="2025-09-24T17:29:00Z">
        <w:r w:rsidR="003D2107">
          <w:rPr>
            <w:sz w:val="24"/>
            <w:szCs w:val="24"/>
          </w:rPr>
          <w:t>b</w:t>
        </w:r>
      </w:ins>
      <w:ins w:id="303" w:author="Samuel Greenrod" w:date="2025-09-24T18:28:00Z" w16du:dateUtc="2025-09-24T17:28:00Z">
        <w:r w:rsidR="003D2107">
          <w:rPr>
            <w:sz w:val="24"/>
            <w:szCs w:val="24"/>
          </w:rPr>
          <w:t>y competition</w:t>
        </w:r>
      </w:ins>
      <w:ins w:id="304" w:author="Samuel Greenrod" w:date="2025-09-24T18:29:00Z" w16du:dateUtc="2025-09-24T17:29:00Z">
        <w:r w:rsidR="003D2107">
          <w:rPr>
            <w:sz w:val="24"/>
            <w:szCs w:val="24"/>
          </w:rPr>
          <w:t xml:space="preserve"> is stronger in fluctuating compared to static thermal regimes. </w:t>
        </w:r>
      </w:ins>
      <w:r w:rsidR="00275E12">
        <w:rPr>
          <w:sz w:val="24"/>
          <w:szCs w:val="24"/>
        </w:rPr>
        <w:t>Box plots show evolution rates for 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N.S is used to denote lack of statistical significance.</w:t>
      </w:r>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466E34C4"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w:t>
      </w:r>
      <w:del w:id="305" w:author="Samuel Greenrod" w:date="2025-09-24T12:55:00Z" w16du:dateUtc="2025-09-24T11:55:00Z">
        <w:r w:rsidDel="00553C91">
          <w:rPr>
            <w:sz w:val="24"/>
            <w:szCs w:val="24"/>
          </w:rPr>
          <w:delText xml:space="preserve">fitness </w:delText>
        </w:r>
      </w:del>
      <w:ins w:id="306" w:author="Samuel Greenrod" w:date="2025-09-24T12:55:00Z" w16du:dateUtc="2025-09-24T11:55:00Z">
        <w:r w:rsidR="00553C91">
          <w:rPr>
            <w:sz w:val="24"/>
            <w:szCs w:val="24"/>
          </w:rPr>
          <w:t xml:space="preserve">growth rates </w:t>
        </w:r>
      </w:ins>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commentRangeStart w:id="307"/>
      <w:r w:rsidR="00790182">
        <w:rPr>
          <w:sz w:val="24"/>
          <w:szCs w:val="24"/>
        </w:rPr>
        <w:t xml:space="preserve">thermal </w:t>
      </w:r>
      <w:r w:rsidR="001A59F6">
        <w:rPr>
          <w:sz w:val="24"/>
          <w:szCs w:val="24"/>
        </w:rPr>
        <w:t>phenotypes</w:t>
      </w:r>
      <w:ins w:id="308" w:author="Samuel Greenrod" w:date="2025-09-24T12:57:00Z" w16du:dateUtc="2025-09-24T11:57:00Z">
        <w:r w:rsidR="00553C91">
          <w:rPr>
            <w:sz w:val="24"/>
            <w:szCs w:val="24"/>
          </w:rPr>
          <w:t xml:space="preserve"> compared to </w:t>
        </w:r>
        <w:proofErr w:type="spellStart"/>
        <w:r w:rsidR="00553C91">
          <w:rPr>
            <w:sz w:val="24"/>
            <w:szCs w:val="24"/>
          </w:rPr>
          <w:t>phages</w:t>
        </w:r>
        <w:proofErr w:type="spellEnd"/>
        <w:r w:rsidR="00553C91">
          <w:rPr>
            <w:sz w:val="24"/>
            <w:szCs w:val="24"/>
          </w:rPr>
          <w:t xml:space="preserve"> evolved under static temperatures. T</w:t>
        </w:r>
      </w:ins>
      <w:ins w:id="309" w:author="Kayla King" w:date="2025-09-22T15:37:00Z" w16du:dateUtc="2025-09-22T22:37:00Z">
        <w:del w:id="310" w:author="Samuel Greenrod" w:date="2025-09-24T12:57:00Z" w16du:dateUtc="2025-09-24T11:57:00Z">
          <w:r w:rsidR="00BE61A7" w:rsidDel="00553C91">
            <w:rPr>
              <w:sz w:val="24"/>
              <w:szCs w:val="24"/>
            </w:rPr>
            <w:delText>. T</w:delText>
          </w:r>
        </w:del>
        <w:r w:rsidR="00BE61A7">
          <w:rPr>
            <w:sz w:val="24"/>
            <w:szCs w:val="24"/>
          </w:rPr>
          <w:t>hese phenotypes were revealed</w:t>
        </w:r>
      </w:ins>
      <w:r w:rsidR="001A59F6">
        <w:rPr>
          <w:sz w:val="24"/>
          <w:szCs w:val="24"/>
        </w:rPr>
        <w:t xml:space="preserve"> </w:t>
      </w:r>
      <w:r w:rsidR="00790182">
        <w:rPr>
          <w:sz w:val="24"/>
          <w:szCs w:val="24"/>
        </w:rPr>
        <w:t xml:space="preserve">at high </w:t>
      </w:r>
      <w:ins w:id="311" w:author="Samuel Greenrod" w:date="2025-09-24T12:55:00Z" w16du:dateUtc="2025-09-24T11:55:00Z">
        <w:r w:rsidR="00553C91">
          <w:rPr>
            <w:sz w:val="24"/>
            <w:szCs w:val="24"/>
          </w:rPr>
          <w:t xml:space="preserve">assay </w:t>
        </w:r>
      </w:ins>
      <w:r w:rsidR="00790182">
        <w:rPr>
          <w:sz w:val="24"/>
          <w:szCs w:val="24"/>
        </w:rPr>
        <w:t>temperatures</w:t>
      </w:r>
      <w:del w:id="312" w:author="Samuel Greenrod" w:date="2025-09-24T12:57:00Z" w16du:dateUtc="2025-09-24T11:57:00Z">
        <w:r w:rsidR="00790182" w:rsidDel="00553C91">
          <w:rPr>
            <w:sz w:val="24"/>
            <w:szCs w:val="24"/>
          </w:rPr>
          <w:delText xml:space="preserve"> </w:delText>
        </w:r>
        <w:r w:rsidR="001A59F6" w:rsidDel="00553C91">
          <w:rPr>
            <w:sz w:val="24"/>
            <w:szCs w:val="24"/>
          </w:rPr>
          <w:delText xml:space="preserve">compared to </w:delText>
        </w:r>
        <w:r w:rsidR="00790182" w:rsidDel="00553C91">
          <w:rPr>
            <w:sz w:val="24"/>
            <w:szCs w:val="24"/>
          </w:rPr>
          <w:delText xml:space="preserve">phages evolved under </w:delText>
        </w:r>
        <w:r w:rsidR="001A59F6" w:rsidDel="00553C91">
          <w:rPr>
            <w:sz w:val="24"/>
            <w:szCs w:val="24"/>
          </w:rPr>
          <w:delText>static</w:delText>
        </w:r>
        <w:r w:rsidR="00790182" w:rsidDel="00553C91">
          <w:rPr>
            <w:sz w:val="24"/>
            <w:szCs w:val="24"/>
          </w:rPr>
          <w:delText xml:space="preserve"> temperatures</w:delText>
        </w:r>
      </w:del>
      <w:r w:rsidR="00790182">
        <w:rPr>
          <w:sz w:val="24"/>
          <w:szCs w:val="24"/>
        </w:rPr>
        <w:t xml:space="preserve">. </w:t>
      </w:r>
      <w:commentRangeEnd w:id="307"/>
      <w:r w:rsidR="00BE61A7">
        <w:rPr>
          <w:rStyle w:val="CommentReference"/>
        </w:rPr>
        <w:commentReference w:id="307"/>
      </w:r>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r w:rsidR="00034E63">
        <w:rPr>
          <w:sz w:val="24"/>
          <w:szCs w:val="24"/>
        </w:rPr>
        <w:t xml:space="preserve">phenotypes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ins w:id="313" w:author="Kayla King" w:date="2025-09-22T15:37:00Z" w16du:dateUtc="2025-09-22T22:37:00Z">
        <w:r w:rsidR="00BE61A7">
          <w:rPr>
            <w:sz w:val="24"/>
            <w:szCs w:val="24"/>
          </w:rPr>
          <w:t xml:space="preserve">adaptation to </w:t>
        </w:r>
      </w:ins>
      <w:r w:rsidR="00790182">
        <w:rPr>
          <w:sz w:val="24"/>
          <w:szCs w:val="24"/>
        </w:rPr>
        <w:t>high temperature</w:t>
      </w:r>
      <w:ins w:id="314" w:author="Kayla King" w:date="2025-09-22T15:37:00Z" w16du:dateUtc="2025-09-22T22:37:00Z">
        <w:r w:rsidR="00BE61A7">
          <w:rPr>
            <w:sz w:val="24"/>
            <w:szCs w:val="24"/>
          </w:rPr>
          <w:t>s</w:t>
        </w:r>
      </w:ins>
      <w:del w:id="315" w:author="Kayla King" w:date="2025-09-22T15:37:00Z" w16du:dateUtc="2025-09-22T22:37:00Z">
        <w:r w:rsidR="00790182" w:rsidDel="00BE61A7">
          <w:rPr>
            <w:sz w:val="24"/>
            <w:szCs w:val="24"/>
          </w:rPr>
          <w:delText xml:space="preserve"> adaptation</w:delText>
        </w:r>
      </w:del>
      <w:r w:rsidR="008D5A1A">
        <w:rPr>
          <w:sz w:val="24"/>
          <w:szCs w:val="24"/>
        </w:rPr>
        <w:t xml:space="preserve"> </w:t>
      </w:r>
      <w:r w:rsidR="00790182">
        <w:rPr>
          <w:sz w:val="24"/>
          <w:szCs w:val="24"/>
        </w:rPr>
        <w:t xml:space="preserve">in the fluctuating </w:t>
      </w:r>
      <w:del w:id="316" w:author="Kayla King" w:date="2025-09-22T15:37:00Z" w16du:dateUtc="2025-09-22T22:37:00Z">
        <w:r w:rsidR="00790182" w:rsidDel="00BE61A7">
          <w:rPr>
            <w:sz w:val="24"/>
            <w:szCs w:val="24"/>
          </w:rPr>
          <w:delText>t</w:delText>
        </w:r>
      </w:del>
      <w:del w:id="317" w:author="Kayla King" w:date="2025-09-22T15:38:00Z" w16du:dateUtc="2025-09-22T22:38:00Z">
        <w:r w:rsidR="00790182" w:rsidDel="00BE61A7">
          <w:rPr>
            <w:sz w:val="24"/>
            <w:szCs w:val="24"/>
          </w:rPr>
          <w:delText xml:space="preserve">emperature </w:delText>
        </w:r>
      </w:del>
      <w:r w:rsidR="00790182">
        <w:rPr>
          <w:sz w:val="24"/>
          <w:szCs w:val="24"/>
        </w:rPr>
        <w:t xml:space="preserve">treatment. Alternatively, </w:t>
      </w:r>
      <w:ins w:id="318" w:author="Kayla King" w:date="2025-09-22T15:38:00Z" w16du:dateUtc="2025-09-22T22:38:00Z">
        <w:r w:rsidR="00BE61A7">
          <w:rPr>
            <w:sz w:val="24"/>
            <w:szCs w:val="24"/>
          </w:rPr>
          <w:t xml:space="preserve">adaptation to </w:t>
        </w:r>
      </w:ins>
      <w:r w:rsidR="00790182">
        <w:rPr>
          <w:sz w:val="24"/>
          <w:szCs w:val="24"/>
        </w:rPr>
        <w:t>high temperature</w:t>
      </w:r>
      <w:ins w:id="319" w:author="Kayla King" w:date="2025-09-22T15:38:00Z" w16du:dateUtc="2025-09-22T22:38:00Z">
        <w:r w:rsidR="00BE61A7">
          <w:rPr>
            <w:sz w:val="24"/>
            <w:szCs w:val="24"/>
          </w:rPr>
          <w:t>s</w:t>
        </w:r>
      </w:ins>
      <w:del w:id="320" w:author="Kayla King" w:date="2025-09-22T15:38:00Z" w16du:dateUtc="2025-09-22T22:38:00Z">
        <w:r w:rsidR="00790182" w:rsidDel="00BE61A7">
          <w:rPr>
            <w:sz w:val="24"/>
            <w:szCs w:val="24"/>
          </w:rPr>
          <w:delText xml:space="preserve"> </w:delText>
        </w:r>
        <w:r w:rsidR="00AA3F9A" w:rsidDel="00BE61A7">
          <w:rPr>
            <w:sz w:val="24"/>
            <w:szCs w:val="24"/>
          </w:rPr>
          <w:delText>adaptation</w:delText>
        </w:r>
      </w:del>
      <w:r w:rsidR="00AA3F9A">
        <w:rPr>
          <w:sz w:val="24"/>
          <w:szCs w:val="24"/>
        </w:rPr>
        <w:t xml:space="preserve"> </w:t>
      </w:r>
      <w:r w:rsidR="00790182">
        <w:rPr>
          <w:sz w:val="24"/>
          <w:szCs w:val="24"/>
        </w:rPr>
        <w:t xml:space="preserve">may be constrained </w:t>
      </w:r>
      <w:r w:rsidR="00790182">
        <w:rPr>
          <w:sz w:val="24"/>
          <w:szCs w:val="24"/>
        </w:rPr>
        <w:lastRenderedPageBreak/>
        <w:t xml:space="preserve">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B6478B">
        <w:rPr>
          <w:sz w:val="24"/>
          <w:szCs w:val="24"/>
        </w:rPr>
        <w:instrText xml:space="preserve"> ADDIN ZOTERO_ITEM CSL_CITATION {"citationID":"6oKkh6Nn","properties":{"formattedCitation":"[46]","plainCitation":"[46]","noteIndex":0},"citationItems":[{"id":3498,"uris":["http://zotero.org/users/local/sgFDdPY0/items/C76IUQYV"],"itemData":{"id":3498,"type":"article-journal","abstract":"Many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B6478B" w:rsidRPr="00B6478B">
        <w:rPr>
          <w:rFonts w:ascii="Calibri" w:hAnsi="Calibri" w:cs="Calibri"/>
          <w:sz w:val="24"/>
        </w:rPr>
        <w:t>[46]</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thermal </w:t>
      </w:r>
      <w:r w:rsidR="00790182">
        <w:rPr>
          <w:sz w:val="24"/>
          <w:szCs w:val="24"/>
        </w:rPr>
        <w:t xml:space="preserve">phenotypes </w:t>
      </w:r>
      <w:r w:rsidR="008D5A1A">
        <w:rPr>
          <w:sz w:val="24"/>
          <w:szCs w:val="24"/>
        </w:rPr>
        <w:t xml:space="preserve">as </w:t>
      </w:r>
      <w:r w:rsidR="00AA3F9A">
        <w:rPr>
          <w:sz w:val="24"/>
          <w:szCs w:val="24"/>
        </w:rPr>
        <w:t xml:space="preserve">sympatric </w:t>
      </w:r>
      <w:r w:rsidR="008D5A1A">
        <w:rPr>
          <w:sz w:val="24"/>
          <w:szCs w:val="24"/>
        </w:rPr>
        <w:t>static</w:t>
      </w:r>
      <w:ins w:id="321" w:author="Kayla King" w:date="2025-09-22T15:38:00Z" w16du:dateUtc="2025-09-22T22:38:00Z">
        <w:r w:rsidR="00BE61A7">
          <w:rPr>
            <w:sz w:val="24"/>
            <w:szCs w:val="24"/>
          </w:rPr>
          <w:t>-</w:t>
        </w:r>
      </w:ins>
      <w:del w:id="322" w:author="Kayla King" w:date="2025-09-22T15:38:00Z" w16du:dateUtc="2025-09-22T22:38:00Z">
        <w:r w:rsidR="008D5A1A" w:rsidDel="00BE61A7">
          <w:rPr>
            <w:sz w:val="24"/>
            <w:szCs w:val="24"/>
          </w:rPr>
          <w:delText xml:space="preserve"> </w:delText>
        </w:r>
      </w:del>
      <w:r w:rsidR="008D5A1A">
        <w:rPr>
          <w:sz w:val="24"/>
          <w:szCs w:val="24"/>
        </w:rPr>
        <w:t xml:space="preserve">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r w:rsidR="00034E63">
        <w:rPr>
          <w:sz w:val="24"/>
          <w:szCs w:val="24"/>
        </w:rPr>
        <w:t xml:space="preserve">trade-offs </w:t>
      </w:r>
      <w:r w:rsidR="008855F2">
        <w:rPr>
          <w:sz w:val="24"/>
          <w:szCs w:val="24"/>
        </w:rPr>
        <w:t>under static selection</w:t>
      </w:r>
      <w:r w:rsidR="00057F49">
        <w:rPr>
          <w:sz w:val="24"/>
          <w:szCs w:val="24"/>
        </w:rPr>
        <w:t xml:space="preserve"> </w:t>
      </w:r>
      <w:r w:rsidR="00057F49" w:rsidRPr="00D56147">
        <w:rPr>
          <w:sz w:val="24"/>
          <w:szCs w:val="24"/>
          <w:highlight w:val="yellow"/>
        </w:rPr>
        <w:t>(Greenrod et al., unpublished)</w:t>
      </w:r>
      <w:r w:rsidR="008855F2" w:rsidRPr="00D56147">
        <w:rPr>
          <w:sz w:val="24"/>
          <w:szCs w:val="24"/>
          <w:highlight w:val="yellow"/>
        </w:rPr>
        <w:t>,</w:t>
      </w:r>
      <w:r w:rsidR="008855F2">
        <w:rPr>
          <w:sz w:val="24"/>
          <w:szCs w:val="24"/>
        </w:rPr>
        <w:t xml:space="preserve"> this finding is indicative of no-cost </w:t>
      </w:r>
      <w:commentRangeStart w:id="323"/>
      <w:del w:id="324" w:author="Samuel Greenrod" w:date="2025-09-24T12:56:00Z" w16du:dateUtc="2025-09-24T11:56:00Z">
        <w:r w:rsidR="008855F2" w:rsidDel="00553C91">
          <w:rPr>
            <w:sz w:val="24"/>
            <w:szCs w:val="24"/>
          </w:rPr>
          <w:delText>generalism</w:delText>
        </w:r>
        <w:commentRangeEnd w:id="323"/>
        <w:r w:rsidR="00BE61A7" w:rsidDel="00553C91">
          <w:rPr>
            <w:rStyle w:val="CommentReference"/>
          </w:rPr>
          <w:commentReference w:id="323"/>
        </w:r>
        <w:r w:rsidR="00057F49" w:rsidDel="00553C91">
          <w:rPr>
            <w:sz w:val="24"/>
            <w:szCs w:val="24"/>
          </w:rPr>
          <w:delText xml:space="preserve"> </w:delText>
        </w:r>
      </w:del>
      <w:ins w:id="325" w:author="Samuel Greenrod" w:date="2025-09-24T12:56:00Z" w16du:dateUtc="2025-09-24T11:56:00Z">
        <w:r w:rsidR="00553C91">
          <w:rPr>
            <w:sz w:val="24"/>
            <w:szCs w:val="24"/>
          </w:rPr>
          <w:t xml:space="preserve">generalist strategy </w:t>
        </w:r>
      </w:ins>
      <w:r w:rsidR="00057F49">
        <w:rPr>
          <w:sz w:val="24"/>
          <w:szCs w:val="24"/>
        </w:rPr>
        <w:fldChar w:fldCharType="begin"/>
      </w:r>
      <w:r w:rsidR="00B6478B">
        <w:rPr>
          <w:sz w:val="24"/>
          <w:szCs w:val="24"/>
        </w:rPr>
        <w:instrText xml:space="preserve"> ADDIN ZOTERO_ITEM CSL_CITATION {"citationID":"0YxCDlAH","properties":{"formattedCitation":"[47]","plainCitation":"[47]","noteIndex":0},"citationItems":[{"id":3487,"uris":["http://zotero.org/users/local/sgFDdPY0/items/EINPGVCU"],"itemData":{"id":3487,"type":"article-journal","abstract":"Specialism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B6478B" w:rsidRPr="00B6478B">
        <w:rPr>
          <w:rFonts w:ascii="Calibri" w:hAnsi="Calibri" w:cs="Calibri"/>
          <w:sz w:val="24"/>
        </w:rPr>
        <w:t>[47]</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B6478B">
        <w:rPr>
          <w:sz w:val="24"/>
          <w:szCs w:val="24"/>
        </w:rPr>
        <w:instrText xml:space="preserve"> ADDIN ZOTERO_ITEM CSL_CITATION {"citationID":"wCTUmpEv","properties":{"formattedCitation":"[47]","plainCitation":"[47]","noteIndex":0},"citationItems":[{"id":3487,"uris":["http://zotero.org/users/local/sgFDdPY0/items/EINPGVCU"],"itemData":{"id":3487,"type":"article-journal","abstract":"Specialism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B6478B" w:rsidRPr="00B6478B">
        <w:rPr>
          <w:rFonts w:ascii="Calibri" w:hAnsi="Calibri" w:cs="Calibri"/>
          <w:sz w:val="24"/>
        </w:rPr>
        <w:t>[47]</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B6478B">
        <w:rPr>
          <w:sz w:val="24"/>
          <w:szCs w:val="24"/>
        </w:rPr>
        <w:instrText xml:space="preserve"> ADDIN ZOTERO_ITEM CSL_CITATION {"citationID":"gqUadEd1","properties":{"formattedCitation":"[48]","plainCitation":"[48]","noteIndex":0},"citationItems":[{"id":978,"uris":["http://zotero.org/users/local/sgFDdPY0/items/JUVF7EL3"],"itemData":{"id":978,"type":"article-journal","abstract":"Predicting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B6478B" w:rsidRPr="00B6478B">
        <w:rPr>
          <w:rFonts w:ascii="Calibri" w:hAnsi="Calibri" w:cs="Calibri"/>
          <w:sz w:val="24"/>
        </w:rPr>
        <w:t>[48]</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fitness,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554C8FFF"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formed clusters, fluctuating </w:t>
      </w:r>
      <w:r w:rsidR="00931818">
        <w:rPr>
          <w:sz w:val="24"/>
          <w:szCs w:val="24"/>
        </w:rPr>
        <w:t xml:space="preserve">populations </w:t>
      </w:r>
      <w:r>
        <w:rPr>
          <w:sz w:val="24"/>
          <w:szCs w:val="24"/>
        </w:rPr>
        <w:t xml:space="preserve">were genetically </w:t>
      </w:r>
      <w:proofErr w:type="gramStart"/>
      <w:r>
        <w:rPr>
          <w:sz w:val="24"/>
          <w:szCs w:val="24"/>
        </w:rPr>
        <w:t>similar to</w:t>
      </w:r>
      <w:proofErr w:type="gramEnd"/>
      <w:r>
        <w:rPr>
          <w:sz w:val="24"/>
          <w:szCs w:val="24"/>
        </w:rPr>
        <w:t xml:space="preserve"> </w:t>
      </w:r>
      <w:del w:id="326" w:author="Samuel Greenrod" w:date="2025-09-24T18:30:00Z" w16du:dateUtc="2025-09-24T17:30:00Z">
        <w:r w:rsidR="004958A4" w:rsidDel="000A3777">
          <w:rPr>
            <w:sz w:val="24"/>
            <w:szCs w:val="24"/>
          </w:rPr>
          <w:delText>either</w:delText>
        </w:r>
        <w:r w:rsidR="00931818" w:rsidDel="000A3777">
          <w:rPr>
            <w:sz w:val="24"/>
            <w:szCs w:val="24"/>
          </w:rPr>
          <w:delText xml:space="preserve"> </w:delText>
        </w:r>
      </w:del>
      <w:ins w:id="327" w:author="Samuel Greenrod" w:date="2025-09-24T18:30:00Z" w16du:dateUtc="2025-09-24T17:30:00Z">
        <w:r w:rsidR="000A3777">
          <w:rPr>
            <w:sz w:val="24"/>
            <w:szCs w:val="24"/>
          </w:rPr>
          <w:t>both</w:t>
        </w:r>
        <w:r w:rsidR="000A3777">
          <w:rPr>
            <w:sz w:val="24"/>
            <w:szCs w:val="24"/>
          </w:rPr>
          <w:t xml:space="preserve"> </w:t>
        </w:r>
      </w:ins>
      <w:r w:rsidR="00931818">
        <w:rPr>
          <w:sz w:val="24"/>
          <w:szCs w:val="24"/>
        </w:rPr>
        <w:t>37</w:t>
      </w:r>
      <w:r w:rsidR="004958A4">
        <w:rPr>
          <w:rFonts w:cstheme="minorHAnsi"/>
          <w:sz w:val="24"/>
          <w:szCs w:val="24"/>
        </w:rPr>
        <w:t>°</w:t>
      </w:r>
      <w:r w:rsidR="00931818">
        <w:rPr>
          <w:sz w:val="24"/>
          <w:szCs w:val="24"/>
        </w:rPr>
        <w:t xml:space="preserve">C </w:t>
      </w:r>
      <w:ins w:id="328" w:author="Samuel Greenrod" w:date="2025-09-24T18:31:00Z" w16du:dateUtc="2025-09-24T17:31:00Z">
        <w:r w:rsidR="000A3777">
          <w:rPr>
            <w:sz w:val="24"/>
            <w:szCs w:val="24"/>
          </w:rPr>
          <w:t>and</w:t>
        </w:r>
      </w:ins>
      <w:del w:id="329" w:author="Samuel Greenrod" w:date="2025-09-24T18:31:00Z" w16du:dateUtc="2025-09-24T17:31:00Z">
        <w:r w:rsidR="004958A4" w:rsidDel="000A3777">
          <w:rPr>
            <w:sz w:val="24"/>
            <w:szCs w:val="24"/>
          </w:rPr>
          <w:delText>or</w:delText>
        </w:r>
      </w:del>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del w:id="330" w:author="Samuel Greenrod" w:date="2025-09-24T17:05:00Z" w16du:dateUtc="2025-09-24T16:05:00Z">
        <w:r w:rsidDel="0018517F">
          <w:rPr>
            <w:sz w:val="24"/>
            <w:szCs w:val="24"/>
          </w:rPr>
          <w:delText xml:space="preserve">lines </w:delText>
        </w:r>
      </w:del>
      <w:ins w:id="331" w:author="Samuel Greenrod" w:date="2025-09-24T17:05:00Z" w16du:dateUtc="2025-09-24T16:05:00Z">
        <w:r w:rsidR="0018517F">
          <w:rPr>
            <w:sz w:val="24"/>
            <w:szCs w:val="24"/>
          </w:rPr>
          <w:t>populations</w:t>
        </w:r>
        <w:r w:rsidR="0018517F">
          <w:rPr>
            <w:sz w:val="24"/>
            <w:szCs w:val="24"/>
          </w:rPr>
          <w:t xml:space="preserve"> </w:t>
        </w:r>
      </w:ins>
      <w:r>
        <w:rPr>
          <w:sz w:val="24"/>
          <w:szCs w:val="24"/>
        </w:rPr>
        <w:t>(</w:t>
      </w:r>
      <w:r w:rsidRPr="00D56147">
        <w:rPr>
          <w:sz w:val="24"/>
          <w:szCs w:val="24"/>
          <w:highlight w:val="yellow"/>
        </w:rPr>
        <w:t>Greenrod et al., unpublished</w:t>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B6478B">
        <w:rPr>
          <w:sz w:val="24"/>
          <w:szCs w:val="24"/>
        </w:rPr>
        <w:instrText xml:space="preserve"> ADDIN ZOTERO_ITEM CSL_CITATION {"citationID":"Zo44u3lz","properties":{"formattedCitation":"[49]","plainCitation":"[49]","noteIndex":0},"citationItems":[{"id":3594,"uris":["http://zotero.org/users/local/sgFDdPY0/items/RRSTHNMX"],"itemData":{"id":3594,"type":"article-journal","abstract":"Historical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B6478B" w:rsidRPr="00B6478B">
        <w:rPr>
          <w:rFonts w:ascii="Calibri" w:hAnsi="Calibri" w:cs="Calibri"/>
          <w:sz w:val="24"/>
        </w:rPr>
        <w:t>[49]</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B6478B">
        <w:rPr>
          <w:sz w:val="24"/>
          <w:szCs w:val="24"/>
        </w:rPr>
        <w:instrText xml:space="preserve"> ADDIN ZOTERO_ITEM CSL_CITATION {"citationID":"5fiOvwEn","properties":{"formattedCitation":"[50]","plainCitation":"[50]","noteIndex":0},"citationItems":[{"id":2547,"uris":["http://zotero.org/users/local/sgFDdPY0/items/8ZIHQDZL"],"itemData":{"id":2547,"type":"article-journal","abstract":"The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B6478B" w:rsidRPr="00B6478B">
        <w:rPr>
          <w:rFonts w:ascii="Calibri" w:hAnsi="Calibri" w:cs="Calibri"/>
          <w:sz w:val="24"/>
        </w:rPr>
        <w:t>[50]</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7301946F"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B6478B">
        <w:rPr>
          <w:sz w:val="24"/>
          <w:szCs w:val="24"/>
        </w:rPr>
        <w:instrText xml:space="preserve"> ADDIN ZOTERO_ITEM CSL_CITATION {"citationID":"MPWxZPyM","properties":{"formattedCitation":"[19,51]","plainCitation":"[19,51]","noteIndex":0},"citationItems":[{"id":3510,"uris":["http://zotero.org/users/local/sgFDdPY0/items/T9YSU94V"],"itemData":{"id":3510,"type":"article-journal","abstract":"The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B6478B" w:rsidRPr="00B6478B">
        <w:rPr>
          <w:rFonts w:ascii="Calibri" w:hAnsi="Calibri" w:cs="Calibri"/>
          <w:sz w:val="24"/>
        </w:rPr>
        <w:t>[19,51]</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evolutionary constraint </w:t>
      </w:r>
      <w:r w:rsidR="00034E63">
        <w:rPr>
          <w:sz w:val="24"/>
          <w:szCs w:val="24"/>
        </w:rPr>
        <w:t>with fluctuating temperatures</w:t>
      </w:r>
      <w:r w:rsidR="00984787">
        <w:rPr>
          <w:sz w:val="24"/>
          <w:szCs w:val="24"/>
        </w:rPr>
        <w:t xml:space="preserve"> </w:t>
      </w:r>
      <w:r>
        <w:rPr>
          <w:sz w:val="24"/>
          <w:szCs w:val="24"/>
        </w:rPr>
        <w:t xml:space="preserve">than static temperatures. </w:t>
      </w:r>
      <w:r w:rsidR="0072491E">
        <w:rPr>
          <w:sz w:val="24"/>
          <w:szCs w:val="24"/>
        </w:rPr>
        <w:t xml:space="preserve">The negative effects of combined </w:t>
      </w:r>
      <w:r w:rsidR="00C11700">
        <w:rPr>
          <w:sz w:val="24"/>
          <w:szCs w:val="24"/>
        </w:rPr>
        <w:t>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3D6FEA">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3D6FEA" w:rsidRPr="003D6FEA">
        <w:rPr>
          <w:rFonts w:ascii="Calibri" w:hAnsi="Calibri" w:cs="Calibri"/>
          <w:sz w:val="24"/>
        </w:rPr>
        <w:t>[11]</w:t>
      </w:r>
      <w:r w:rsidR="006E5451">
        <w:rPr>
          <w:sz w:val="24"/>
          <w:szCs w:val="24"/>
        </w:rPr>
        <w:fldChar w:fldCharType="end"/>
      </w:r>
      <w:r w:rsidR="00C11700">
        <w:rPr>
          <w:sz w:val="24"/>
          <w:szCs w:val="24"/>
        </w:rPr>
        <w:t xml:space="preserve">. </w:t>
      </w:r>
      <w:del w:id="332" w:author="Kayla King" w:date="2025-09-22T15:39:00Z" w16du:dateUtc="2025-09-22T22:39:00Z">
        <w:r w:rsidR="00C11700" w:rsidDel="00BE61A7">
          <w:rPr>
            <w:sz w:val="24"/>
            <w:szCs w:val="24"/>
          </w:rPr>
          <w:delText>In our previous study</w:delText>
        </w:r>
        <w:r w:rsidR="006E5451" w:rsidDel="00BE61A7">
          <w:rPr>
            <w:sz w:val="24"/>
            <w:szCs w:val="24"/>
          </w:rPr>
          <w:delText>,</w:delText>
        </w:r>
        <w:r w:rsidR="00C11700" w:rsidDel="00BE61A7">
          <w:rPr>
            <w:sz w:val="24"/>
            <w:szCs w:val="24"/>
          </w:rPr>
          <w:delText xml:space="preserve"> we</w:delText>
        </w:r>
      </w:del>
      <w:ins w:id="333" w:author="Kayla King" w:date="2025-09-22T15:39:00Z" w16du:dateUtc="2025-09-22T22:39:00Z">
        <w:r w:rsidR="00BE61A7">
          <w:rPr>
            <w:sz w:val="24"/>
            <w:szCs w:val="24"/>
          </w:rPr>
          <w:t>We have previously</w:t>
        </w:r>
      </w:ins>
      <w:r w:rsidR="00C11700">
        <w:rPr>
          <w:sz w:val="24"/>
          <w:szCs w:val="24"/>
        </w:rPr>
        <w:t xml:space="preserve"> show</w:t>
      </w:r>
      <w:ins w:id="334" w:author="Samuel Greenrod" w:date="2025-09-24T18:32:00Z" w16du:dateUtc="2025-09-24T17:32:00Z">
        <w:r w:rsidR="000A3777">
          <w:rPr>
            <w:sz w:val="24"/>
            <w:szCs w:val="24"/>
          </w:rPr>
          <w:t>n</w:t>
        </w:r>
      </w:ins>
      <w:del w:id="335" w:author="Samuel Greenrod" w:date="2025-09-24T18:32:00Z" w16du:dateUtc="2025-09-24T17:32:00Z">
        <w:r w:rsidR="00C11700" w:rsidDel="000A3777">
          <w:rPr>
            <w:sz w:val="24"/>
            <w:szCs w:val="24"/>
          </w:rPr>
          <w:delText>ed</w:delText>
        </w:r>
      </w:del>
      <w:r w:rsidR="00C11700">
        <w:rPr>
          <w:sz w:val="24"/>
          <w:szCs w:val="24"/>
        </w:rPr>
        <w:t xml:space="preserve"> that </w:t>
      </w:r>
      <w:ins w:id="336" w:author="Kayla King" w:date="2025-09-22T15:39:00Z" w16du:dateUtc="2025-09-22T22:39:00Z">
        <w:r w:rsidR="00BE61A7">
          <w:rPr>
            <w:sz w:val="24"/>
            <w:szCs w:val="24"/>
          </w:rPr>
          <w:t xml:space="preserve">selection from </w:t>
        </w:r>
      </w:ins>
      <w:r w:rsidR="006E5451">
        <w:rPr>
          <w:sz w:val="24"/>
          <w:szCs w:val="24"/>
        </w:rPr>
        <w:t>high temperature</w:t>
      </w:r>
      <w:ins w:id="337" w:author="Kayla King" w:date="2025-09-22T15:39:00Z" w16du:dateUtc="2025-09-22T22:39:00Z">
        <w:r w:rsidR="00BE61A7">
          <w:rPr>
            <w:sz w:val="24"/>
            <w:szCs w:val="24"/>
          </w:rPr>
          <w:t>s</w:t>
        </w:r>
      </w:ins>
      <w:del w:id="338" w:author="Kayla King" w:date="2025-09-22T15:39:00Z" w16du:dateUtc="2025-09-22T22:39:00Z">
        <w:r w:rsidR="006E5451" w:rsidDel="00BE61A7">
          <w:rPr>
            <w:sz w:val="24"/>
            <w:szCs w:val="24"/>
          </w:rPr>
          <w:delText xml:space="preserve"> selection</w:delText>
        </w:r>
      </w:del>
      <w:r w:rsidR="006E5451">
        <w:rPr>
          <w:sz w:val="24"/>
          <w:szCs w:val="24"/>
        </w:rPr>
        <w:t xml:space="preserve"> synergises with competition to constrain evolution rates </w:t>
      </w:r>
      <w:r w:rsidR="006E5451" w:rsidRPr="00D56147">
        <w:rPr>
          <w:sz w:val="24"/>
          <w:szCs w:val="24"/>
          <w:highlight w:val="yellow"/>
        </w:rPr>
        <w:t>(Greenrod et al., unpublished</w:t>
      </w:r>
      <w:r w:rsidR="006E5451">
        <w:rPr>
          <w:sz w:val="24"/>
          <w:szCs w:val="24"/>
        </w:rPr>
        <w:t xml:space="preserve">). </w:t>
      </w:r>
      <w:r w:rsidR="008E3E22">
        <w:rPr>
          <w:sz w:val="24"/>
          <w:szCs w:val="24"/>
        </w:rPr>
        <w:t xml:space="preserve">The present </w:t>
      </w:r>
      <w:r w:rsidR="006E5451">
        <w:rPr>
          <w:sz w:val="24"/>
          <w:szCs w:val="24"/>
        </w:rPr>
        <w:t xml:space="preserve">study extends these findings by showing that </w:t>
      </w:r>
      <w:r w:rsidR="00034E63">
        <w:rPr>
          <w:sz w:val="24"/>
          <w:szCs w:val="24"/>
        </w:rPr>
        <w:t xml:space="preserve">the selective synergy between temperature and </w:t>
      </w:r>
      <w:r w:rsidR="004958A4">
        <w:rPr>
          <w:sz w:val="24"/>
          <w:szCs w:val="24"/>
        </w:rPr>
        <w:t xml:space="preserve">competition </w:t>
      </w:r>
      <w:r w:rsidR="00034E63">
        <w:rPr>
          <w:sz w:val="24"/>
          <w:szCs w:val="24"/>
        </w:rPr>
        <w:t>is greater</w:t>
      </w:r>
      <w:r w:rsidR="004958A4">
        <w:rPr>
          <w:sz w:val="24"/>
          <w:szCs w:val="24"/>
        </w:rPr>
        <w:t xml:space="preserve"> under fluctuating temperatures </w:t>
      </w:r>
      <w:r w:rsidR="00034E63">
        <w:rPr>
          <w:sz w:val="24"/>
          <w:szCs w:val="24"/>
        </w:rPr>
        <w:t>than</w:t>
      </w:r>
      <w:r w:rsidR="004958A4">
        <w:rPr>
          <w:sz w:val="24"/>
          <w:szCs w:val="24"/>
        </w:rPr>
        <w:t xml:space="preserve"> static temperatures.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B6478B">
        <w:rPr>
          <w:sz w:val="24"/>
          <w:szCs w:val="24"/>
        </w:rPr>
        <w:instrText xml:space="preserve"> ADDIN ZOTERO_ITEM CSL_CITATION {"citationID":"RRG2gbkq","properties":{"formattedCitation":"[52]","plainCitation":"[52]","noteIndex":0},"citationItems":[{"id":2888,"uris":["http://zotero.org/users/local/sgFDdPY0/items/GESMRT8W"],"itemData":{"id":2888,"type":"article-journal","abstract":"Evolution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B6478B" w:rsidRPr="00B6478B">
        <w:rPr>
          <w:rFonts w:ascii="Calibri" w:hAnsi="Calibri" w:cs="Calibri"/>
          <w:sz w:val="24"/>
        </w:rPr>
        <w:t>[52]</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7CAE9C8F"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B6478B">
        <w:rPr>
          <w:sz w:val="24"/>
          <w:szCs w:val="24"/>
        </w:rPr>
        <w:instrText xml:space="preserve"> ADDIN ZOTERO_ITEM CSL_CITATION {"citationID":"2ob44rwZ","properties":{"formattedCitation":"[53]","plainCitation":"[53]","noteIndex":0},"citationItems":[{"id":3337,"uris":["http://zotero.org/users/local/sgFDdPY0/items/RRPMEQTY"],"itemData":{"id":3337,"type":"article-journal","abstract":"Effective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B6478B" w:rsidRPr="00B6478B">
        <w:rPr>
          <w:rFonts w:ascii="Calibri" w:hAnsi="Calibri" w:cs="Calibri"/>
          <w:sz w:val="24"/>
        </w:rPr>
        <w:t>[53]</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lastRenderedPageBreak/>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species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08C942EB"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2DEF8E05" w14:textId="77777777" w:rsidR="004C4A5D" w:rsidRDefault="00AC2555" w:rsidP="004C4A5D">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4C4A5D">
        <w:t xml:space="preserve">1. </w:t>
      </w:r>
      <w:r w:rsidR="004C4A5D">
        <w:tab/>
        <w:t xml:space="preserve">Kassen R. The experimental evolution of specialists, generalists, and the maintenance of diversity. Journal of Evolutionary Biology. 2002;15(2):173–90. </w:t>
      </w:r>
    </w:p>
    <w:p w14:paraId="5A28232E" w14:textId="77777777" w:rsidR="004C4A5D" w:rsidRDefault="004C4A5D" w:rsidP="004C4A5D">
      <w:pPr>
        <w:pStyle w:val="Bibliography"/>
      </w:pPr>
      <w:r>
        <w:t xml:space="preserve">2. </w:t>
      </w:r>
      <w:r>
        <w:tab/>
        <w:t xml:space="preserve">Sachdeva V, Husain K, Sheng J, Wang S, Murugan A. Tuning environmental timescales to evolve and maintain generalists. Proceedings of the National Academy of Sciences. 2020 Jun 9;117(23):12693–9. </w:t>
      </w:r>
    </w:p>
    <w:p w14:paraId="50DA773C" w14:textId="77777777" w:rsidR="004C4A5D" w:rsidRDefault="004C4A5D" w:rsidP="004C4A5D">
      <w:pPr>
        <w:pStyle w:val="Bibliography"/>
      </w:pPr>
      <w:r>
        <w:t xml:space="preserve">3. </w:t>
      </w:r>
      <w:r>
        <w:tab/>
        <w:t xml:space="preserve">Lambros M, </w:t>
      </w:r>
      <w:proofErr w:type="spellStart"/>
      <w:r>
        <w:t>Pechuan</w:t>
      </w:r>
      <w:proofErr w:type="spellEnd"/>
      <w:r>
        <w:t xml:space="preserve">-Jorge X, Biro D, Ye K, Bergman A. Emerging Adaptive Strategies Under Temperature Fluctuations in a Laboratory Evolution Experiment of Escherichia Coli. Front </w:t>
      </w:r>
      <w:proofErr w:type="spellStart"/>
      <w:r>
        <w:t>Microbiol</w:t>
      </w:r>
      <w:proofErr w:type="spellEnd"/>
      <w:r>
        <w:t xml:space="preserve">. 2021 Oct </w:t>
      </w:r>
      <w:proofErr w:type="gramStart"/>
      <w:r>
        <w:t>22;12:724982</w:t>
      </w:r>
      <w:proofErr w:type="gramEnd"/>
      <w:r>
        <w:t xml:space="preserve">. </w:t>
      </w:r>
    </w:p>
    <w:p w14:paraId="681D20F2" w14:textId="77777777" w:rsidR="004C4A5D" w:rsidRDefault="004C4A5D" w:rsidP="004C4A5D">
      <w:pPr>
        <w:pStyle w:val="Bibliography"/>
      </w:pPr>
      <w:r>
        <w:t xml:space="preserve">4. </w:t>
      </w:r>
      <w:r>
        <w:tab/>
        <w:t xml:space="preserve">Sandberg TE, Lloyd CJ, Palsson BO, Feist AM. Laboratory Evolution to Alternating Substrate Environments Yields Distinct Phenotypic and Genetic Adaptive Strategies. Appl Environ </w:t>
      </w:r>
      <w:proofErr w:type="spellStart"/>
      <w:r>
        <w:t>Microbiol</w:t>
      </w:r>
      <w:proofErr w:type="spellEnd"/>
      <w:r>
        <w:t>. 2017 Jun 16;83(13</w:t>
      </w:r>
      <w:proofErr w:type="gramStart"/>
      <w:r>
        <w:t>):e</w:t>
      </w:r>
      <w:proofErr w:type="gramEnd"/>
      <w:r>
        <w:t xml:space="preserve">00410-17. </w:t>
      </w:r>
    </w:p>
    <w:p w14:paraId="4085D030" w14:textId="77777777" w:rsidR="004C4A5D" w:rsidRDefault="004C4A5D" w:rsidP="004C4A5D">
      <w:pPr>
        <w:pStyle w:val="Bibliography"/>
      </w:pPr>
      <w:r>
        <w:t xml:space="preserve">5. </w:t>
      </w:r>
      <w:r>
        <w:tab/>
        <w:t xml:space="preserve">Abdul-Rahman F, Tranchina D, Gresham D. Fluctuating Environments Maintain Genetic Diversity through Neutral Fitness Effects and Balancing Selection. Molecular Biology and Evolution. 2021 Oct 1;38(10):4362–75. </w:t>
      </w:r>
    </w:p>
    <w:p w14:paraId="689086F8" w14:textId="77777777" w:rsidR="004C4A5D" w:rsidRDefault="004C4A5D" w:rsidP="004C4A5D">
      <w:pPr>
        <w:pStyle w:val="Bibliography"/>
      </w:pPr>
      <w:r>
        <w:t xml:space="preserve">6. </w:t>
      </w:r>
      <w:r>
        <w:tab/>
        <w:t xml:space="preserve">Harrison E, Laine AL, Hietala M, </w:t>
      </w:r>
      <w:proofErr w:type="spellStart"/>
      <w:r>
        <w:t>Brockhurst</w:t>
      </w:r>
      <w:proofErr w:type="spellEnd"/>
      <w:r>
        <w:t xml:space="preserve"> MA. Rapidly fluctuating environments constrain coevolutionary arms races by impeding selective sweeps. Proc </w:t>
      </w:r>
      <w:proofErr w:type="spellStart"/>
      <w:r>
        <w:t>Biol</w:t>
      </w:r>
      <w:proofErr w:type="spellEnd"/>
      <w:r>
        <w:t xml:space="preserve"> Sci. 2013 Aug 7;280(1764):20130937. </w:t>
      </w:r>
    </w:p>
    <w:p w14:paraId="0B96C784" w14:textId="77777777" w:rsidR="004C4A5D" w:rsidRDefault="004C4A5D" w:rsidP="004C4A5D">
      <w:pPr>
        <w:pStyle w:val="Bibliography"/>
      </w:pPr>
      <w:r>
        <w:t xml:space="preserve">7. </w:t>
      </w:r>
      <w:r>
        <w:tab/>
        <w:t xml:space="preserve">Chesson P. Mechanisms of Maintenance of Species Diversity. Annual Review of Ecology, Evolution, and Systematics. 2000 Nov 1;31(Volume 31, 2000):343–66. </w:t>
      </w:r>
    </w:p>
    <w:p w14:paraId="3270CA40" w14:textId="77777777" w:rsidR="004C4A5D" w:rsidRDefault="004C4A5D" w:rsidP="004C4A5D">
      <w:pPr>
        <w:pStyle w:val="Bibliography"/>
      </w:pPr>
      <w:r>
        <w:lastRenderedPageBreak/>
        <w:t xml:space="preserve">8. </w:t>
      </w:r>
      <w:r>
        <w:tab/>
        <w:t xml:space="preserve">Gilchrist GW. Specialists and Generalists in Changing Environments. I. Fitness Landscapes of Thermal Sensitivity. The American Naturalist. 1995;146(2):252–70. </w:t>
      </w:r>
    </w:p>
    <w:p w14:paraId="2C0BD50A" w14:textId="77777777" w:rsidR="004C4A5D" w:rsidRDefault="004C4A5D" w:rsidP="004C4A5D">
      <w:pPr>
        <w:pStyle w:val="Bibliography"/>
      </w:pPr>
      <w:r>
        <w:t xml:space="preserve">9.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5CF8A7AA" w14:textId="77777777" w:rsidR="004C4A5D" w:rsidRDefault="004C4A5D" w:rsidP="004C4A5D">
      <w:pPr>
        <w:pStyle w:val="Bibliography"/>
      </w:pPr>
      <w:r>
        <w:t xml:space="preserve">10. </w:t>
      </w:r>
      <w:r>
        <w:tab/>
        <w:t xml:space="preserve">Hector TE, Hoang KL, Li J, King KC. Symbiosis and host responses to heating. Trends in Ecology &amp; Evolution. 2022 Jul 1;37(7):611–24. </w:t>
      </w:r>
    </w:p>
    <w:p w14:paraId="4A450617" w14:textId="77777777" w:rsidR="004C4A5D" w:rsidRDefault="004C4A5D" w:rsidP="004C4A5D">
      <w:pPr>
        <w:pStyle w:val="Bibliography"/>
      </w:pPr>
      <w:r>
        <w:t xml:space="preserve">11. </w:t>
      </w:r>
      <w:r>
        <w:tab/>
        <w:t xml:space="preserve">Crain CM, Kroeker K, Halpern BS. Interactive and cumulative effects of multiple human stressors in marine systems. Ecology Letters. 2008;11(12):1304–15. </w:t>
      </w:r>
    </w:p>
    <w:p w14:paraId="55077852" w14:textId="77777777" w:rsidR="004C4A5D" w:rsidRDefault="004C4A5D" w:rsidP="004C4A5D">
      <w:pPr>
        <w:pStyle w:val="Bibliography"/>
      </w:pPr>
      <w:r>
        <w:t xml:space="preserve">12. </w:t>
      </w:r>
      <w:r>
        <w:tab/>
        <w:t xml:space="preserve">Hiltunen T, Cairns J, Frickel J, </w:t>
      </w:r>
      <w:proofErr w:type="spellStart"/>
      <w:r>
        <w:t>Jalasvuori</w:t>
      </w:r>
      <w:proofErr w:type="spellEnd"/>
      <w:r>
        <w:t xml:space="preserve"> M, Laakso J, </w:t>
      </w:r>
      <w:proofErr w:type="spellStart"/>
      <w:r>
        <w:t>Kaitala</w:t>
      </w:r>
      <w:proofErr w:type="spellEnd"/>
      <w:r>
        <w:t xml:space="preserve"> V, et al. Dual-stressor selection alters eco-evolutionary dynamics in experimental communities. Nat </w:t>
      </w:r>
      <w:proofErr w:type="spellStart"/>
      <w:r>
        <w:t>Ecol</w:t>
      </w:r>
      <w:proofErr w:type="spellEnd"/>
      <w:r>
        <w:t xml:space="preserve"> Evol. 2018 Dec;2(12):1974–81. </w:t>
      </w:r>
    </w:p>
    <w:p w14:paraId="1A9FC512" w14:textId="77777777" w:rsidR="004C4A5D" w:rsidRDefault="004C4A5D" w:rsidP="004C4A5D">
      <w:pPr>
        <w:pStyle w:val="Bibliography"/>
      </w:pPr>
      <w:r>
        <w:t xml:space="preserve">13. </w:t>
      </w:r>
      <w:r>
        <w:tab/>
        <w:t xml:space="preserve">Burmeister AR, Fortier A, Roush C, Lessing AJ, Bender RG, </w:t>
      </w:r>
      <w:proofErr w:type="spellStart"/>
      <w:r>
        <w:t>Barahman</w:t>
      </w:r>
      <w:proofErr w:type="spellEnd"/>
      <w:r>
        <w:t xml:space="preserve"> R, et al. Pleiotropy complicates a trade-off between phage resistance and antibiotic resistance. Proceedings of the National Academy of Sciences. 2020 May 26;117(21):11207–16. </w:t>
      </w:r>
    </w:p>
    <w:p w14:paraId="7E5810DD" w14:textId="77777777" w:rsidR="004C4A5D" w:rsidRDefault="004C4A5D" w:rsidP="004C4A5D">
      <w:pPr>
        <w:pStyle w:val="Bibliography"/>
      </w:pPr>
      <w:r>
        <w:t xml:space="preserve">14. </w:t>
      </w:r>
      <w:r>
        <w:tab/>
        <w:t>Schou MF, Engelbrecht A, Brand Z, Svensson EI, Cloete S, Cornwallis CK. Evolutionary trade-offs between heat and cold tolerance limit responses to fluctuating climates. Science Advances. 2022 May 27;8(21</w:t>
      </w:r>
      <w:proofErr w:type="gramStart"/>
      <w:r>
        <w:t>):eabn</w:t>
      </w:r>
      <w:proofErr w:type="gramEnd"/>
      <w:r>
        <w:t xml:space="preserve">9580. </w:t>
      </w:r>
    </w:p>
    <w:p w14:paraId="138BD983" w14:textId="77777777" w:rsidR="004C4A5D" w:rsidRDefault="004C4A5D" w:rsidP="004C4A5D">
      <w:pPr>
        <w:pStyle w:val="Bibliography"/>
      </w:pPr>
      <w:r>
        <w:t xml:space="preserve">15. </w:t>
      </w:r>
      <w:r>
        <w:tab/>
        <w:t xml:space="preserve">van Houte S, Padfield D, Gómez P, </w:t>
      </w:r>
      <w:proofErr w:type="spellStart"/>
      <w:r>
        <w:t>Luján</w:t>
      </w:r>
      <w:proofErr w:type="spellEnd"/>
      <w:r>
        <w:t xml:space="preserve"> AM, </w:t>
      </w:r>
      <w:proofErr w:type="spellStart"/>
      <w:r>
        <w:t>Brockhurst</w:t>
      </w:r>
      <w:proofErr w:type="spellEnd"/>
      <w:r>
        <w:t xml:space="preserve"> MA, Paterson S, et al. Compost spatial heterogeneity promotes evolutionary diversification of a bacterium. J Evol Biol. 2021 Feb;34(2):246–55. </w:t>
      </w:r>
    </w:p>
    <w:p w14:paraId="7724275D" w14:textId="77777777" w:rsidR="004C4A5D" w:rsidRDefault="004C4A5D" w:rsidP="004C4A5D">
      <w:pPr>
        <w:pStyle w:val="Bibliography"/>
      </w:pPr>
      <w:r>
        <w:t xml:space="preserve">16. </w:t>
      </w:r>
      <w:r>
        <w:tab/>
      </w:r>
      <w:proofErr w:type="spellStart"/>
      <w:r>
        <w:t>Yamamichi</w:t>
      </w:r>
      <w:proofErr w:type="spellEnd"/>
      <w:r>
        <w:t xml:space="preserve"> M, Letten AD, Schreiber SJ. Eco-evolutionary maintenance of diversity in fluctuating environments. </w:t>
      </w:r>
      <w:proofErr w:type="spellStart"/>
      <w:r>
        <w:t>Ecol</w:t>
      </w:r>
      <w:proofErr w:type="spellEnd"/>
      <w:r>
        <w:t xml:space="preserve"> Lett. 2023 Sep;26 </w:t>
      </w:r>
      <w:proofErr w:type="spellStart"/>
      <w:r>
        <w:t>Suppl</w:t>
      </w:r>
      <w:proofErr w:type="spellEnd"/>
      <w:r>
        <w:t xml:space="preserve"> </w:t>
      </w:r>
      <w:proofErr w:type="gramStart"/>
      <w:r>
        <w:t>1:S</w:t>
      </w:r>
      <w:proofErr w:type="gramEnd"/>
      <w:r>
        <w:t xml:space="preserve">152–67. </w:t>
      </w:r>
    </w:p>
    <w:p w14:paraId="41072481" w14:textId="77777777" w:rsidR="004C4A5D" w:rsidRDefault="004C4A5D" w:rsidP="004C4A5D">
      <w:pPr>
        <w:pStyle w:val="Bibliography"/>
      </w:pPr>
      <w:r>
        <w:t xml:space="preserve">17. </w:t>
      </w:r>
      <w:r>
        <w:tab/>
        <w:t xml:space="preserve">Cairns J, Borse F, Mononen T, Hiltunen T, Mustonen V. Strong selective environments determine evolutionary outcome in time-dependent fitness seascapes. Evol Lett. 2022 Jun 1;6(3):266–79. </w:t>
      </w:r>
    </w:p>
    <w:p w14:paraId="4A103D4F" w14:textId="77777777" w:rsidR="004C4A5D" w:rsidRDefault="004C4A5D" w:rsidP="004C4A5D">
      <w:pPr>
        <w:pStyle w:val="Bibliography"/>
      </w:pPr>
      <w:r>
        <w:t xml:space="preserve">18. </w:t>
      </w:r>
      <w:r>
        <w:tab/>
      </w:r>
      <w:proofErr w:type="spellStart"/>
      <w:r>
        <w:t>Uiterwaal</w:t>
      </w:r>
      <w:proofErr w:type="spellEnd"/>
      <w:r>
        <w:t xml:space="preserve"> SF, Lagerstrom IT, Luhring TM, Salsbery ME, DeLong JP. Trade-offs between morphology and thermal niches mediate adaptation in response to competing selective pressures. Ecology and Evolution. 2020;10(3):1368–77. </w:t>
      </w:r>
    </w:p>
    <w:p w14:paraId="6C0CCE5F" w14:textId="77777777" w:rsidR="004C4A5D" w:rsidRDefault="004C4A5D" w:rsidP="004C4A5D">
      <w:pPr>
        <w:pStyle w:val="Bibliography"/>
      </w:pPr>
      <w:r>
        <w:t xml:space="preserve">19. </w:t>
      </w:r>
      <w:r>
        <w:tab/>
        <w:t xml:space="preserve">Barbosa M, Pestana J, Soares AMVM. Predation Life History Responses to Increased Temperature Variability. </w:t>
      </w:r>
      <w:proofErr w:type="spellStart"/>
      <w:r>
        <w:t>PLoS</w:t>
      </w:r>
      <w:proofErr w:type="spellEnd"/>
      <w:r>
        <w:t xml:space="preserve"> One. 2014 Sep 24;9(9</w:t>
      </w:r>
      <w:proofErr w:type="gramStart"/>
      <w:r>
        <w:t>):e</w:t>
      </w:r>
      <w:proofErr w:type="gramEnd"/>
      <w:r>
        <w:t xml:space="preserve">107971. </w:t>
      </w:r>
    </w:p>
    <w:p w14:paraId="42560813" w14:textId="77777777" w:rsidR="004C4A5D" w:rsidRDefault="004C4A5D" w:rsidP="004C4A5D">
      <w:pPr>
        <w:pStyle w:val="Bibliography"/>
      </w:pPr>
      <w:r>
        <w:t xml:space="preserve">20. </w:t>
      </w:r>
      <w:r>
        <w:tab/>
        <w:t xml:space="preserve">D. </w:t>
      </w:r>
      <w:proofErr w:type="spellStart"/>
      <w:r>
        <w:t>Vinebrooke</w:t>
      </w:r>
      <w:proofErr w:type="spellEnd"/>
      <w:r>
        <w:t xml:space="preserve"> R, L. Cottingham K, Norberg J Marten Scheffer, I. Dodson S, C. Maberly S, Sommer U. Impacts of multiple stressors on biodiversity and ecosystem functioning: the role of species co-tolerance. Oikos. 2004;104(3):451–7. </w:t>
      </w:r>
    </w:p>
    <w:p w14:paraId="79809A97" w14:textId="77777777" w:rsidR="004C4A5D" w:rsidRDefault="004C4A5D" w:rsidP="004C4A5D">
      <w:pPr>
        <w:pStyle w:val="Bibliography"/>
      </w:pPr>
      <w:r>
        <w:t xml:space="preserve">21. </w:t>
      </w:r>
      <w:r>
        <w:tab/>
        <w:t xml:space="preserve">Halpern BS, Walbridge S, </w:t>
      </w:r>
      <w:proofErr w:type="spellStart"/>
      <w:r>
        <w:t>Selkoe</w:t>
      </w:r>
      <w:proofErr w:type="spellEnd"/>
      <w:r>
        <w:t xml:space="preserve"> KA, Kappel CV, Micheli F, </w:t>
      </w:r>
      <w:proofErr w:type="spellStart"/>
      <w:r>
        <w:t>D’Agrosa</w:t>
      </w:r>
      <w:proofErr w:type="spellEnd"/>
      <w:r>
        <w:t xml:space="preserve"> C, et al. A Global Map of Human Impact on Marine Ecosystems. Science. 2008 Feb 15;319(5865):948–52. </w:t>
      </w:r>
    </w:p>
    <w:p w14:paraId="55B77CF4" w14:textId="77777777" w:rsidR="004C4A5D" w:rsidRDefault="004C4A5D" w:rsidP="004C4A5D">
      <w:pPr>
        <w:pStyle w:val="Bibliography"/>
      </w:pPr>
      <w:r>
        <w:t xml:space="preserve">22. </w:t>
      </w:r>
      <w:r>
        <w:tab/>
        <w:t xml:space="preserve">Bellard C, </w:t>
      </w:r>
      <w:proofErr w:type="spellStart"/>
      <w:r>
        <w:t>Bertelsmeier</w:t>
      </w:r>
      <w:proofErr w:type="spellEnd"/>
      <w:r>
        <w:t xml:space="preserve"> C, Leadley P, </w:t>
      </w:r>
      <w:proofErr w:type="spellStart"/>
      <w:r>
        <w:t>Thuiller</w:t>
      </w:r>
      <w:proofErr w:type="spellEnd"/>
      <w:r>
        <w:t xml:space="preserve"> W, </w:t>
      </w:r>
      <w:proofErr w:type="spellStart"/>
      <w:r>
        <w:t>Courchamp</w:t>
      </w:r>
      <w:proofErr w:type="spellEnd"/>
      <w:r>
        <w:t xml:space="preserve"> F. Impacts of climate change on the future of biodiversity. Ecology Letters. 2012;15(4):365–77. </w:t>
      </w:r>
    </w:p>
    <w:p w14:paraId="7B417E45" w14:textId="77777777" w:rsidR="004C4A5D" w:rsidRDefault="004C4A5D" w:rsidP="004C4A5D">
      <w:pPr>
        <w:pStyle w:val="Bibliography"/>
      </w:pPr>
      <w:r>
        <w:lastRenderedPageBreak/>
        <w:t xml:space="preserve">23. </w:t>
      </w:r>
      <w:r>
        <w:tab/>
        <w:t>Nguyen PL, Gokhale CS. On multiple infections by parasites with complex life cycles. Oikos. 2025;2025(4</w:t>
      </w:r>
      <w:proofErr w:type="gramStart"/>
      <w:r>
        <w:t>):e</w:t>
      </w:r>
      <w:proofErr w:type="gramEnd"/>
      <w:r>
        <w:t xml:space="preserve">10493. </w:t>
      </w:r>
    </w:p>
    <w:p w14:paraId="1A9610E8" w14:textId="77777777" w:rsidR="004C4A5D" w:rsidRDefault="004C4A5D" w:rsidP="004C4A5D">
      <w:pPr>
        <w:pStyle w:val="Bibliography"/>
      </w:pPr>
      <w:r>
        <w:t xml:space="preserve">24. </w:t>
      </w:r>
      <w:r>
        <w:tab/>
        <w:t xml:space="preserve">Silva LM, King KC, </w:t>
      </w:r>
      <w:proofErr w:type="spellStart"/>
      <w:r>
        <w:t>Koella</w:t>
      </w:r>
      <w:proofErr w:type="spellEnd"/>
      <w:r>
        <w:t xml:space="preserve"> JC. Dissecting transmission to understand parasite evolution. </w:t>
      </w:r>
      <w:proofErr w:type="spellStart"/>
      <w:r>
        <w:t>PLoS</w:t>
      </w:r>
      <w:proofErr w:type="spellEnd"/>
      <w:r>
        <w:t xml:space="preserve"> </w:t>
      </w:r>
      <w:proofErr w:type="spellStart"/>
      <w:r>
        <w:t>Pathog</w:t>
      </w:r>
      <w:proofErr w:type="spellEnd"/>
      <w:r>
        <w:t>. 2025 Mar 25;21(3</w:t>
      </w:r>
      <w:proofErr w:type="gramStart"/>
      <w:r>
        <w:t>):e</w:t>
      </w:r>
      <w:proofErr w:type="gramEnd"/>
      <w:r>
        <w:t xml:space="preserve">1012964. </w:t>
      </w:r>
    </w:p>
    <w:p w14:paraId="0A13673B" w14:textId="77777777" w:rsidR="004C4A5D" w:rsidRDefault="004C4A5D" w:rsidP="004C4A5D">
      <w:pPr>
        <w:pStyle w:val="Bibliography"/>
      </w:pPr>
      <w:r>
        <w:t xml:space="preserve">25. </w:t>
      </w:r>
      <w:r>
        <w:tab/>
        <w:t xml:space="preserve">Oakley MS, Gerald N, McCutchan TF, Aravind L, Kumar S. Clinical and molecular aspects of malaria fever. Trends in Parasitology. 2011 Oct 1;27(10):442–9. </w:t>
      </w:r>
    </w:p>
    <w:p w14:paraId="256BF8D5" w14:textId="77777777" w:rsidR="004C4A5D" w:rsidRDefault="004C4A5D" w:rsidP="004C4A5D">
      <w:pPr>
        <w:pStyle w:val="Bibliography"/>
      </w:pPr>
      <w:r>
        <w:t xml:space="preserve">26. </w:t>
      </w:r>
      <w:r>
        <w:tab/>
        <w:t>Carlson CJ, Burgio KR, Dougherty ER, Phillips AJ, Bueno VM, Clements CF, et al. Parasite biodiversity faces extinction and redistribution in a changing climate. Science Advances. 2017 Sep 6;3(9</w:t>
      </w:r>
      <w:proofErr w:type="gramStart"/>
      <w:r>
        <w:t>):e</w:t>
      </w:r>
      <w:proofErr w:type="gramEnd"/>
      <w:r>
        <w:t xml:space="preserve">1602422. </w:t>
      </w:r>
    </w:p>
    <w:p w14:paraId="3A35D846" w14:textId="77777777" w:rsidR="004C4A5D" w:rsidRDefault="004C4A5D" w:rsidP="004C4A5D">
      <w:pPr>
        <w:pStyle w:val="Bibliography"/>
      </w:pPr>
      <w:r>
        <w:t xml:space="preserve">27. </w:t>
      </w:r>
      <w:r>
        <w:tab/>
        <w:t xml:space="preserve">Buckingham LJ, Ashby B. Coevolutionary theory of hosts and parasites. j </w:t>
      </w:r>
      <w:proofErr w:type="spellStart"/>
      <w:r>
        <w:t>evol</w:t>
      </w:r>
      <w:proofErr w:type="spellEnd"/>
      <w:r>
        <w:t xml:space="preserve"> Biol. 2022 Feb 1;35(2):205–24. </w:t>
      </w:r>
    </w:p>
    <w:p w14:paraId="3EB6C78D" w14:textId="77777777" w:rsidR="004C4A5D" w:rsidRDefault="004C4A5D" w:rsidP="004C4A5D">
      <w:pPr>
        <w:pStyle w:val="Bibliography"/>
      </w:pPr>
      <w:r>
        <w:t xml:space="preserve">28. </w:t>
      </w:r>
      <w:r>
        <w:tab/>
        <w:t xml:space="preserve">Pedersen AB, Fenton A. Emphasizing the ecology in parasite community ecology. Trends in Ecology &amp; Evolution. 2007 Mar 1;22(3):133–9. </w:t>
      </w:r>
    </w:p>
    <w:p w14:paraId="05124910" w14:textId="77777777" w:rsidR="004C4A5D" w:rsidRDefault="004C4A5D" w:rsidP="004C4A5D">
      <w:pPr>
        <w:pStyle w:val="Bibliography"/>
      </w:pPr>
      <w:r>
        <w:t xml:space="preserve">29. </w:t>
      </w:r>
      <w:r>
        <w:tab/>
        <w:t xml:space="preserve">Hasik AZ, King KC, </w:t>
      </w:r>
      <w:proofErr w:type="spellStart"/>
      <w:r>
        <w:t>Hawlena</w:t>
      </w:r>
      <w:proofErr w:type="spellEnd"/>
      <w:r>
        <w:t xml:space="preserve"> H. Interspecific host competition and parasite virulence evolution. Biology Letters. 2023 May 3;19(5):20220553. </w:t>
      </w:r>
    </w:p>
    <w:p w14:paraId="2989A050" w14:textId="77777777" w:rsidR="004C4A5D" w:rsidRDefault="004C4A5D" w:rsidP="004C4A5D">
      <w:pPr>
        <w:pStyle w:val="Bibliography"/>
      </w:pPr>
      <w:r>
        <w:t xml:space="preserve">30. </w:t>
      </w:r>
      <w:r>
        <w:tab/>
        <w:t xml:space="preserve">Limberger R, </w:t>
      </w:r>
      <w:proofErr w:type="spellStart"/>
      <w:r>
        <w:t>Fussmann</w:t>
      </w:r>
      <w:proofErr w:type="spellEnd"/>
      <w:r>
        <w:t xml:space="preserve"> GF. Adaptation and competition in deteriorating environments. Proceedings of the Royal Society B: Biological Sciences. 2021 Mar 10;288(1946):20202967. </w:t>
      </w:r>
    </w:p>
    <w:p w14:paraId="1FD7EB11" w14:textId="77777777" w:rsidR="004C4A5D" w:rsidRDefault="004C4A5D" w:rsidP="004C4A5D">
      <w:pPr>
        <w:pStyle w:val="Bibliography"/>
      </w:pPr>
      <w:r>
        <w:t xml:space="preserve">31. </w:t>
      </w:r>
      <w:r>
        <w:tab/>
        <w:t>Greenrod STE, Cazares D, Johnson S, Hector TE, Stevens EJ, MacLean RC, et al. Warming alters life-history traits and competition in a phage community. Applied and Environmental Microbiology. 2024 Apr 16;0(0</w:t>
      </w:r>
      <w:proofErr w:type="gramStart"/>
      <w:r>
        <w:t>):e</w:t>
      </w:r>
      <w:proofErr w:type="gramEnd"/>
      <w:r>
        <w:t xml:space="preserve">00286-24. </w:t>
      </w:r>
    </w:p>
    <w:p w14:paraId="3961A206" w14:textId="77777777" w:rsidR="004C4A5D" w:rsidRDefault="004C4A5D" w:rsidP="004C4A5D">
      <w:pPr>
        <w:pStyle w:val="Bibliography"/>
      </w:pPr>
      <w:r>
        <w:t xml:space="preserve">32. </w:t>
      </w:r>
      <w:r>
        <w:tab/>
      </w:r>
      <w:proofErr w:type="spellStart"/>
      <w:r>
        <w:t>Kropinski</w:t>
      </w:r>
      <w:proofErr w:type="spellEnd"/>
      <w:r>
        <w:t xml:space="preserve"> AM, Mazzocco A, Waddell TE, </w:t>
      </w:r>
      <w:proofErr w:type="spellStart"/>
      <w:r>
        <w:t>Lingohr</w:t>
      </w:r>
      <w:proofErr w:type="spellEnd"/>
      <w:r>
        <w:t xml:space="preserve"> E, Johnson RP. Enumeration of Bacteriophages by Double Agar Overlay Plaque Assay. In: </w:t>
      </w:r>
      <w:proofErr w:type="spellStart"/>
      <w:r>
        <w:t>Clokie</w:t>
      </w:r>
      <w:proofErr w:type="spellEnd"/>
      <w:r>
        <w:t xml:space="preserve"> MRJ, </w:t>
      </w:r>
      <w:proofErr w:type="spellStart"/>
      <w:r>
        <w:t>Kropinski</w:t>
      </w:r>
      <w:proofErr w:type="spellEnd"/>
      <w:r>
        <w:t xml:space="preserve"> AM, editors. Bacteriophages: Methods and Protocols, Volume 1: Isolation, Characterization, and Interactions [Internet]. Totowa, NJ: Humana Press; 2009 [cited 2023 Jun 2]. p. 69–76. (Methods in Molecular </w:t>
      </w:r>
      <w:proofErr w:type="spellStart"/>
      <w:r>
        <w:t>Biology</w:t>
      </w:r>
      <w:r>
        <w:rPr>
          <w:vertAlign w:val="superscript"/>
        </w:rPr>
        <w:t>TM</w:t>
      </w:r>
      <w:proofErr w:type="spellEnd"/>
      <w:r>
        <w:t>). Available from: https://doi.org/10.1007/978-1-60327-164-6_7</w:t>
      </w:r>
    </w:p>
    <w:p w14:paraId="71919884" w14:textId="77777777" w:rsidR="004C4A5D" w:rsidRDefault="004C4A5D" w:rsidP="004C4A5D">
      <w:pPr>
        <w:pStyle w:val="Bibliography"/>
      </w:pPr>
      <w:r>
        <w:t xml:space="preserve">33. </w:t>
      </w:r>
      <w:r>
        <w:tab/>
        <w:t xml:space="preserve">Langmead B, Salzberg SL. Fast gapped-read alignment with Bowtie 2. Nat Methods. 2012 Apr;9(4):357–9. </w:t>
      </w:r>
    </w:p>
    <w:p w14:paraId="79950612" w14:textId="77777777" w:rsidR="004C4A5D" w:rsidRDefault="004C4A5D" w:rsidP="004C4A5D">
      <w:pPr>
        <w:pStyle w:val="Bibliography"/>
      </w:pPr>
      <w:r>
        <w:t xml:space="preserve">34. </w:t>
      </w:r>
      <w:r>
        <w:tab/>
        <w:t xml:space="preserve">Deatherage DE, Barrick JE. Identification of mutations in laboratory evolved microbes from next-generation sequencing data using </w:t>
      </w:r>
      <w:proofErr w:type="spellStart"/>
      <w:r>
        <w:t>breseq</w:t>
      </w:r>
      <w:proofErr w:type="spellEnd"/>
      <w:r>
        <w:t xml:space="preserve">. Methods Mol Biol. </w:t>
      </w:r>
      <w:proofErr w:type="gramStart"/>
      <w:r>
        <w:t>2014;1151:165</w:t>
      </w:r>
      <w:proofErr w:type="gramEnd"/>
      <w:r>
        <w:t xml:space="preserve">–88. </w:t>
      </w:r>
    </w:p>
    <w:p w14:paraId="6516E622" w14:textId="77777777" w:rsidR="004C4A5D" w:rsidRDefault="004C4A5D" w:rsidP="004C4A5D">
      <w:pPr>
        <w:pStyle w:val="Bibliography"/>
      </w:pPr>
      <w:r>
        <w:t xml:space="preserve">35. </w:t>
      </w:r>
      <w:r>
        <w:tab/>
        <w:t xml:space="preserve">Seemann T. </w:t>
      </w:r>
      <w:proofErr w:type="spellStart"/>
      <w:r>
        <w:t>Prokka</w:t>
      </w:r>
      <w:proofErr w:type="spellEnd"/>
      <w:r>
        <w:t xml:space="preserve">: rapid prokaryotic genome annotation. Bioinformatics. 2014 Jul 15;30(14):2068–9. </w:t>
      </w:r>
    </w:p>
    <w:p w14:paraId="3A87A176" w14:textId="77777777" w:rsidR="004C4A5D" w:rsidRDefault="004C4A5D" w:rsidP="004C4A5D">
      <w:pPr>
        <w:pStyle w:val="Bibliography"/>
      </w:pPr>
      <w:r>
        <w:t xml:space="preserve">36. </w:t>
      </w:r>
      <w:r>
        <w:tab/>
        <w:t xml:space="preserve">Wick RR, Howden BP, </w:t>
      </w:r>
      <w:proofErr w:type="spellStart"/>
      <w:r>
        <w:t>Stinear</w:t>
      </w:r>
      <w:proofErr w:type="spellEnd"/>
      <w:r>
        <w:t xml:space="preserve"> TP. </w:t>
      </w:r>
      <w:proofErr w:type="spellStart"/>
      <w:r>
        <w:t>Autocycler</w:t>
      </w:r>
      <w:proofErr w:type="spellEnd"/>
      <w:r>
        <w:t xml:space="preserve">: long-read consensus assembly for bacterial genomes [Internet]. </w:t>
      </w:r>
      <w:proofErr w:type="spellStart"/>
      <w:r>
        <w:t>bioRxiv</w:t>
      </w:r>
      <w:proofErr w:type="spellEnd"/>
      <w:r>
        <w:t>; 2025 [cited 2025 Jul 29]. p. 2025.05.12.653612. Available from: https://www.biorxiv.org/content/10.1101/2025.05.12.653612v1</w:t>
      </w:r>
    </w:p>
    <w:p w14:paraId="0049F00E" w14:textId="77777777" w:rsidR="004C4A5D" w:rsidRDefault="004C4A5D" w:rsidP="004C4A5D">
      <w:pPr>
        <w:pStyle w:val="Bibliography"/>
      </w:pPr>
      <w:r>
        <w:t xml:space="preserve">37. </w:t>
      </w:r>
      <w:r>
        <w:tab/>
        <w:t xml:space="preserve">Wick RR, Holt KE. </w:t>
      </w:r>
      <w:proofErr w:type="spellStart"/>
      <w:r>
        <w:t>Polypolish</w:t>
      </w:r>
      <w:proofErr w:type="spellEnd"/>
      <w:r>
        <w:t>: Short-read polishing of long-read bacterial genome assemblies. PLOS Computational Biology. 2022 Jan 24;18(1</w:t>
      </w:r>
      <w:proofErr w:type="gramStart"/>
      <w:r>
        <w:t>):e</w:t>
      </w:r>
      <w:proofErr w:type="gramEnd"/>
      <w:r>
        <w:t xml:space="preserve">1009802. </w:t>
      </w:r>
    </w:p>
    <w:p w14:paraId="2F8B07CD" w14:textId="77777777" w:rsidR="004C4A5D" w:rsidRDefault="004C4A5D" w:rsidP="004C4A5D">
      <w:pPr>
        <w:pStyle w:val="Bibliography"/>
      </w:pPr>
      <w:r>
        <w:t xml:space="preserve">38. </w:t>
      </w:r>
      <w:r>
        <w:tab/>
        <w:t xml:space="preserve">Bouras G, Grigson SR, </w:t>
      </w:r>
      <w:proofErr w:type="spellStart"/>
      <w:r>
        <w:t>Papudeshi</w:t>
      </w:r>
      <w:proofErr w:type="spellEnd"/>
      <w:r>
        <w:t xml:space="preserve"> B, Mallawaarachchi V, Roach MJ. </w:t>
      </w:r>
      <w:proofErr w:type="spellStart"/>
      <w:r>
        <w:t>Dnaapler</w:t>
      </w:r>
      <w:proofErr w:type="spellEnd"/>
      <w:r>
        <w:t xml:space="preserve">: A tool to reorient circular microbial genomes. Journal of </w:t>
      </w:r>
      <w:proofErr w:type="gramStart"/>
      <w:r>
        <w:t>Open Source</w:t>
      </w:r>
      <w:proofErr w:type="gramEnd"/>
      <w:r>
        <w:t xml:space="preserve"> Software. 2024 Jan 11;9(93):5968. </w:t>
      </w:r>
    </w:p>
    <w:p w14:paraId="03B71E97" w14:textId="77777777" w:rsidR="004C4A5D" w:rsidRDefault="004C4A5D" w:rsidP="004C4A5D">
      <w:pPr>
        <w:pStyle w:val="Bibliography"/>
      </w:pPr>
      <w:r>
        <w:lastRenderedPageBreak/>
        <w:t xml:space="preserve">39. </w:t>
      </w:r>
      <w:r>
        <w:tab/>
        <w:t xml:space="preserve">Li H. Minimap2: pairwise alignment for nucleotide sequences. Bioinformatics. 2018 Sep 15;34(18):3094–100. </w:t>
      </w:r>
    </w:p>
    <w:p w14:paraId="231D43ED" w14:textId="77777777" w:rsidR="004C4A5D" w:rsidRDefault="004C4A5D" w:rsidP="004C4A5D">
      <w:pPr>
        <w:pStyle w:val="Bibliography"/>
      </w:pPr>
      <w:r>
        <w:t xml:space="preserve">40. </w:t>
      </w:r>
      <w:r>
        <w:tab/>
        <w:t>RStudio Team. RStudio: Integrated Development for R. [Internet]. RStudio, PBC, Boston, M; 2020. Available from: http://www.rstudio.com/</w:t>
      </w:r>
    </w:p>
    <w:p w14:paraId="34C38FFF" w14:textId="77777777" w:rsidR="004C4A5D" w:rsidRDefault="004C4A5D" w:rsidP="004C4A5D">
      <w:pPr>
        <w:pStyle w:val="Bibliography"/>
      </w:pPr>
      <w:r>
        <w:t xml:space="preserve">41. </w:t>
      </w:r>
      <w:r>
        <w:tab/>
        <w:t>R Core Team. R: A language and environment for statistical computing. [Internet]. Foundation for Statistical Computing, Vienna, Austria.; 2021. Available from: https://www.R-project.org/</w:t>
      </w:r>
    </w:p>
    <w:p w14:paraId="4D780C9E" w14:textId="77777777" w:rsidR="004C4A5D" w:rsidRDefault="004C4A5D" w:rsidP="004C4A5D">
      <w:pPr>
        <w:pStyle w:val="Bibliography"/>
      </w:pPr>
      <w:r>
        <w:t xml:space="preserve">42. </w:t>
      </w:r>
      <w:r>
        <w:tab/>
        <w:t xml:space="preserve">Wickham H, Averick M, Bryan J, Chang W, McGowan LD, François R, et al. Welcome to the </w:t>
      </w:r>
      <w:proofErr w:type="spellStart"/>
      <w:r>
        <w:t>Tidyverse</w:t>
      </w:r>
      <w:proofErr w:type="spellEnd"/>
      <w:r>
        <w:t xml:space="preserve">. Journal of </w:t>
      </w:r>
      <w:proofErr w:type="gramStart"/>
      <w:r>
        <w:t>Open Source</w:t>
      </w:r>
      <w:proofErr w:type="gramEnd"/>
      <w:r>
        <w:t xml:space="preserve"> Software. 2019 Nov 21;4(43):1686. </w:t>
      </w:r>
    </w:p>
    <w:p w14:paraId="1188E138" w14:textId="77777777" w:rsidR="004C4A5D" w:rsidRDefault="004C4A5D" w:rsidP="004C4A5D">
      <w:pPr>
        <w:pStyle w:val="Bibliography"/>
      </w:pPr>
      <w:r>
        <w:t xml:space="preserve">43. </w:t>
      </w:r>
      <w:r>
        <w:tab/>
        <w:t xml:space="preserve">Bates D, </w:t>
      </w:r>
      <w:proofErr w:type="spellStart"/>
      <w:r>
        <w:t>Mächler</w:t>
      </w:r>
      <w:proofErr w:type="spellEnd"/>
      <w:r>
        <w:t xml:space="preserve"> M, Bolker B, Walker S. Fitting Linear Mixed-Effects Models Using lme4. Journal of Statistical Software. 2015 Oct </w:t>
      </w:r>
      <w:proofErr w:type="gramStart"/>
      <w:r>
        <w:t>7;67:1</w:t>
      </w:r>
      <w:proofErr w:type="gramEnd"/>
      <w:r>
        <w:t xml:space="preserve">–48. </w:t>
      </w:r>
    </w:p>
    <w:p w14:paraId="4B34D053" w14:textId="77777777" w:rsidR="004C4A5D" w:rsidRDefault="004C4A5D" w:rsidP="004C4A5D">
      <w:pPr>
        <w:pStyle w:val="Bibliography"/>
      </w:pPr>
      <w:r>
        <w:t xml:space="preserve">44. </w:t>
      </w:r>
      <w:r>
        <w:tab/>
        <w:t xml:space="preserve">Yu G, Smith DK, Zhu H, Guan Y, Lam TTY. </w:t>
      </w:r>
      <w:proofErr w:type="spellStart"/>
      <w:r>
        <w:t>ggtree</w:t>
      </w:r>
      <w:proofErr w:type="spellEnd"/>
      <w:r>
        <w:t xml:space="preserve">: an r package for visualization and annotation of phylogenetic trees with their covariates and other associated data. Methods in Ecology and Evolution. 2017;8(1):28–36. </w:t>
      </w:r>
    </w:p>
    <w:p w14:paraId="4428D5B8" w14:textId="77777777" w:rsidR="004C4A5D" w:rsidRDefault="004C4A5D" w:rsidP="004C4A5D">
      <w:pPr>
        <w:pStyle w:val="Bibliography"/>
      </w:pPr>
      <w:r>
        <w:t xml:space="preserve">45. </w:t>
      </w:r>
      <w:r>
        <w:tab/>
        <w:t xml:space="preserve">Tabare E, Glonti T, </w:t>
      </w:r>
      <w:proofErr w:type="spellStart"/>
      <w:r>
        <w:t>Cochez</w:t>
      </w:r>
      <w:proofErr w:type="spellEnd"/>
      <w:r>
        <w:t xml:space="preserve"> C, Ngassam C, </w:t>
      </w:r>
      <w:proofErr w:type="spellStart"/>
      <w:r>
        <w:t>Pirnay</w:t>
      </w:r>
      <w:proofErr w:type="spellEnd"/>
      <w:r>
        <w:t xml:space="preserve"> JP, </w:t>
      </w:r>
      <w:proofErr w:type="spellStart"/>
      <w:r>
        <w:t>Amighi</w:t>
      </w:r>
      <w:proofErr w:type="spellEnd"/>
      <w:r>
        <w:t xml:space="preserve"> K, et al. A Design of Experiment Approach to Optimize Spray-Dried Powders Containing Pseudomonas </w:t>
      </w:r>
      <w:proofErr w:type="spellStart"/>
      <w:r>
        <w:t>aeruginosaPodoviridae</w:t>
      </w:r>
      <w:proofErr w:type="spellEnd"/>
      <w:r>
        <w:t xml:space="preserve"> and Myoviridae Bacteriophages. Viruses. 2021 Oct;13(10):1926. </w:t>
      </w:r>
    </w:p>
    <w:p w14:paraId="6D9BDE50" w14:textId="77777777" w:rsidR="004C4A5D" w:rsidRDefault="004C4A5D" w:rsidP="004C4A5D">
      <w:pPr>
        <w:pStyle w:val="Bibliography"/>
      </w:pPr>
      <w:r>
        <w:t xml:space="preserve">46. </w:t>
      </w:r>
      <w:r>
        <w:tab/>
        <w:t xml:space="preserve">Visher E, Boots M. The problem of mediocre generalists: population genetics and eco-evolutionary perspectives on host breadth evolution in pathogens. Proc </w:t>
      </w:r>
      <w:proofErr w:type="spellStart"/>
      <w:r>
        <w:t>Biol</w:t>
      </w:r>
      <w:proofErr w:type="spellEnd"/>
      <w:r>
        <w:t xml:space="preserve"> Sci. 2020 Aug 26;287(1933):20201230. </w:t>
      </w:r>
    </w:p>
    <w:p w14:paraId="0FACA78A" w14:textId="77777777" w:rsidR="004C4A5D" w:rsidRDefault="004C4A5D" w:rsidP="004C4A5D">
      <w:pPr>
        <w:pStyle w:val="Bibliography"/>
      </w:pPr>
      <w:r>
        <w:t xml:space="preserve">47. </w:t>
      </w:r>
      <w:r>
        <w:tab/>
      </w:r>
      <w:proofErr w:type="spellStart"/>
      <w:r>
        <w:t>Remold</w:t>
      </w:r>
      <w:proofErr w:type="spellEnd"/>
      <w:r>
        <w:t xml:space="preserve"> S. Understanding specialism when the jack of all trades can be the master of all. Proceedings of the Royal Society B: Biological Sciences. 2012 Oct 24;279(1749):4861–9. </w:t>
      </w:r>
    </w:p>
    <w:p w14:paraId="6DA41200" w14:textId="77777777" w:rsidR="004C4A5D" w:rsidRDefault="004C4A5D" w:rsidP="004C4A5D">
      <w:pPr>
        <w:pStyle w:val="Bibliography"/>
      </w:pPr>
      <w:r>
        <w:t xml:space="preserve">48. </w:t>
      </w:r>
      <w:r>
        <w:tab/>
        <w:t xml:space="preserve">Ashrafi R, </w:t>
      </w:r>
      <w:proofErr w:type="spellStart"/>
      <w:r>
        <w:t>Bruneaux</w:t>
      </w:r>
      <w:proofErr w:type="spellEnd"/>
      <w:r>
        <w:t xml:space="preserve"> M, Sundberg LR, Pulkkinen K, Valkonen J, Ketola T. Broad thermal tolerance is negatively correlated with virulence in an opportunistic bacterial pathogen. Evolutionary Applications. 2018;11(9):1700–14. </w:t>
      </w:r>
    </w:p>
    <w:p w14:paraId="4A538508" w14:textId="77777777" w:rsidR="004C4A5D" w:rsidRDefault="004C4A5D" w:rsidP="004C4A5D">
      <w:pPr>
        <w:pStyle w:val="Bibliography"/>
      </w:pPr>
      <w:r>
        <w:t xml:space="preserve">49. </w:t>
      </w:r>
      <w:r>
        <w:tab/>
        <w:t xml:space="preserve">Blount ZD, Lenski RE, </w:t>
      </w:r>
      <w:proofErr w:type="spellStart"/>
      <w:r>
        <w:t>Losos</w:t>
      </w:r>
      <w:proofErr w:type="spellEnd"/>
      <w:r>
        <w:t xml:space="preserve"> JB. Contingency and determinism in evolution: Replaying life’s tape. Science. 2018 Nov 9;362(6415</w:t>
      </w:r>
      <w:proofErr w:type="gramStart"/>
      <w:r>
        <w:t>):eaam</w:t>
      </w:r>
      <w:proofErr w:type="gramEnd"/>
      <w:r>
        <w:t xml:space="preserve">5979. </w:t>
      </w:r>
    </w:p>
    <w:p w14:paraId="012367A4" w14:textId="77777777" w:rsidR="004C4A5D" w:rsidRDefault="004C4A5D" w:rsidP="004C4A5D">
      <w:pPr>
        <w:pStyle w:val="Bibliography"/>
      </w:pPr>
      <w:r>
        <w:t xml:space="preserve">50. </w:t>
      </w:r>
      <w:r>
        <w:tab/>
        <w:t>Arribas M, Kubota K, Cabanillas L, Lázaro E. Adaptation to Fluctuating Temperatures in an RNA Virus Is Driven by the Most Stringent Selective Pressure. PLOS ONE. 2014 Jun 25;9(6</w:t>
      </w:r>
      <w:proofErr w:type="gramStart"/>
      <w:r>
        <w:t>):e</w:t>
      </w:r>
      <w:proofErr w:type="gramEnd"/>
      <w:r>
        <w:t xml:space="preserve">100940. </w:t>
      </w:r>
    </w:p>
    <w:p w14:paraId="464BA8FD" w14:textId="77777777" w:rsidR="004C4A5D" w:rsidRDefault="004C4A5D" w:rsidP="004C4A5D">
      <w:pPr>
        <w:pStyle w:val="Bibliography"/>
      </w:pPr>
      <w:r>
        <w:t xml:space="preserve">51. </w:t>
      </w:r>
      <w:r>
        <w:tab/>
        <w:t xml:space="preserve">Barbosa M, Inocentes N, Soares AMVM, Oliveira M. Synergy effects of fluoxetine and variability in temperature lead to proportionally greater fitness costs in Daphnia: A multigenerational test. Aquatic Toxicology. 2017 Dec </w:t>
      </w:r>
      <w:proofErr w:type="gramStart"/>
      <w:r>
        <w:t>1;193:268</w:t>
      </w:r>
      <w:proofErr w:type="gramEnd"/>
      <w:r>
        <w:t xml:space="preserve">–75. </w:t>
      </w:r>
    </w:p>
    <w:p w14:paraId="5F9EC468" w14:textId="77777777" w:rsidR="004C4A5D" w:rsidRDefault="004C4A5D" w:rsidP="004C4A5D">
      <w:pPr>
        <w:pStyle w:val="Bibliography"/>
      </w:pPr>
      <w:r>
        <w:t xml:space="preserve">52. </w:t>
      </w:r>
      <w:r>
        <w:tab/>
      </w:r>
      <w:proofErr w:type="spellStart"/>
      <w:r>
        <w:t>Cvijović</w:t>
      </w:r>
      <w:proofErr w:type="spellEnd"/>
      <w:r>
        <w:t xml:space="preserve"> I, Good BH, Jerison ER, Desai MM. Fate of a mutation in a fluctuating environment. Proc Natl </w:t>
      </w:r>
      <w:proofErr w:type="spellStart"/>
      <w:r>
        <w:t>Acad</w:t>
      </w:r>
      <w:proofErr w:type="spellEnd"/>
      <w:r>
        <w:t xml:space="preserve"> Sci U S A. 2015 Sep 8;112(36</w:t>
      </w:r>
      <w:proofErr w:type="gramStart"/>
      <w:r>
        <w:t>):E</w:t>
      </w:r>
      <w:proofErr w:type="gramEnd"/>
      <w:r>
        <w:t xml:space="preserve">5021–8. </w:t>
      </w:r>
    </w:p>
    <w:p w14:paraId="68E1AE8F" w14:textId="77777777" w:rsidR="004C4A5D" w:rsidRDefault="004C4A5D" w:rsidP="004C4A5D">
      <w:pPr>
        <w:pStyle w:val="Bibliography"/>
      </w:pPr>
      <w:r>
        <w:t xml:space="preserve">53. </w:t>
      </w:r>
      <w:r>
        <w:tab/>
      </w:r>
      <w:proofErr w:type="spellStart"/>
      <w:r>
        <w:t>Jaureguiberry</w:t>
      </w:r>
      <w:proofErr w:type="spellEnd"/>
      <w:r>
        <w:t xml:space="preserve"> P, </w:t>
      </w:r>
      <w:proofErr w:type="spellStart"/>
      <w:r>
        <w:t>Titeux</w:t>
      </w:r>
      <w:proofErr w:type="spellEnd"/>
      <w:r>
        <w:t xml:space="preserve"> N, Wiemers M, Bowler DE, </w:t>
      </w:r>
      <w:proofErr w:type="spellStart"/>
      <w:r>
        <w:t>Coscieme</w:t>
      </w:r>
      <w:proofErr w:type="spellEnd"/>
      <w:r>
        <w:t xml:space="preserve"> L, Golden AS, et al. The direct drivers of recent global anthropogenic biodiversity loss. Science Advances. 2022 Nov 9;8(45</w:t>
      </w:r>
      <w:proofErr w:type="gramStart"/>
      <w:r>
        <w:t>):eabm</w:t>
      </w:r>
      <w:proofErr w:type="gramEnd"/>
      <w:r>
        <w:t xml:space="preserve">9982. </w:t>
      </w:r>
    </w:p>
    <w:p w14:paraId="10777A05" w14:textId="5BFC634F" w:rsidR="003F6D0D" w:rsidRDefault="00AC2555">
      <w:r w:rsidRPr="00502E64">
        <w:rPr>
          <w:rFonts w:cstheme="minorHAnsi"/>
        </w:rPr>
        <w:fldChar w:fldCharType="end"/>
      </w:r>
    </w:p>
    <w:p w14:paraId="4E9E44B6" w14:textId="77777777" w:rsidR="00570068" w:rsidRDefault="00570068"/>
    <w:p w14:paraId="0DEA7689" w14:textId="77777777" w:rsidR="00034E63" w:rsidRDefault="00034E63"/>
    <w:p w14:paraId="424CCA18" w14:textId="77777777" w:rsidR="00034E63" w:rsidRDefault="00034E63"/>
    <w:p w14:paraId="72EF47FE" w14:textId="77777777" w:rsidR="00034E63" w:rsidRDefault="00034E63"/>
    <w:p w14:paraId="0C42FD53" w14:textId="77777777" w:rsidR="00034E63" w:rsidRDefault="00034E63"/>
    <w:p w14:paraId="62EEE048" w14:textId="77777777" w:rsidR="00034E63" w:rsidRDefault="00034E63"/>
    <w:p w14:paraId="15509114" w14:textId="00CC80DB" w:rsidR="00034E63" w:rsidRPr="00D56147" w:rsidRDefault="00034E63">
      <w:pPr>
        <w:rPr>
          <w:b/>
          <w:bCs/>
          <w:sz w:val="28"/>
          <w:szCs w:val="28"/>
        </w:rPr>
      </w:pPr>
      <w:r w:rsidRPr="00D56147">
        <w:rPr>
          <w:b/>
          <w:bCs/>
          <w:sz w:val="28"/>
          <w:szCs w:val="28"/>
        </w:rPr>
        <w:t>Extended data</w:t>
      </w:r>
    </w:p>
    <w:p w14:paraId="3A219835" w14:textId="1C8559BA" w:rsidR="00034E63" w:rsidRDefault="00034E63" w:rsidP="00D56147">
      <w:pPr>
        <w:jc w:val="both"/>
        <w:rPr>
          <w:noProof/>
        </w:rPr>
      </w:pPr>
      <w:del w:id="339" w:author="Samuel Greenrod" w:date="2025-09-24T14:10:00Z" w16du:dateUtc="2025-09-24T13:10:00Z">
        <w:r w:rsidDel="00617C2E">
          <w:rPr>
            <w:noProof/>
          </w:rPr>
          <w:drawing>
            <wp:inline distT="0" distB="0" distL="0" distR="0" wp14:anchorId="2A32F555" wp14:editId="49B4DC8D">
              <wp:extent cx="5731510" cy="3503930"/>
              <wp:effectExtent l="0" t="0" r="2540" b="1270"/>
              <wp:docPr id="150261602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6027" name="Picture 8" descr="A screen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del>
      <w:ins w:id="340" w:author="Samuel Greenrod" w:date="2025-09-24T14:10:00Z" w16du:dateUtc="2025-09-24T13:10:00Z">
        <w:r w:rsidR="00617C2E">
          <w:rPr>
            <w:noProof/>
          </w:rPr>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ins>
    </w:p>
    <w:p w14:paraId="5F6A4458" w14:textId="6A06D36A" w:rsidR="00034E63" w:rsidRPr="002752F1" w:rsidRDefault="00034E63" w:rsidP="00D56147">
      <w:pPr>
        <w:jc w:val="both"/>
      </w:pPr>
      <w:r w:rsidRPr="002752F1">
        <w:rPr>
          <w:b/>
          <w:bCs/>
        </w:rPr>
        <w:t>Figure S1. Fluctuating temperatures select for specialist mutations.</w:t>
      </w:r>
      <w:r w:rsidRPr="002752F1">
        <w:t xml:space="preserve"> Mutation plots show genetic variants associated with fluctuating temperatures in monoculture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ins w:id="341" w:author="Samuel Greenrod" w:date="2025-09-24T14:10:00Z" w16du:dateUtc="2025-09-24T13:10:00Z">
        <w:r w:rsidR="00617C2E">
          <w:t xml:space="preserve"> Labels show gene annotations for mutations found </w:t>
        </w:r>
      </w:ins>
      <w:ins w:id="342" w:author="Samuel Greenrod" w:date="2025-09-24T14:11:00Z" w16du:dateUtc="2025-09-24T13:11:00Z">
        <w:r w:rsidR="00617C2E">
          <w:t>in 37</w:t>
        </w:r>
        <w:r w:rsidR="00617C2E">
          <w:rPr>
            <w:rFonts w:cstheme="minorHAnsi"/>
          </w:rPr>
          <w:t>°</w:t>
        </w:r>
        <w:r w:rsidR="00617C2E">
          <w:t>C and 42</w:t>
        </w:r>
        <w:r w:rsidR="00617C2E">
          <w:rPr>
            <w:rFonts w:cstheme="minorHAnsi"/>
          </w:rPr>
          <w:t>°</w:t>
        </w:r>
        <w:r w:rsidR="00617C2E">
          <w:t>C evolved populations (</w:t>
        </w:r>
        <w:r w:rsidR="00617C2E" w:rsidRPr="00617C2E">
          <w:rPr>
            <w:highlight w:val="yellow"/>
            <w:rPrChange w:id="343" w:author="Samuel Greenrod" w:date="2025-09-24T14:12:00Z" w16du:dateUtc="2025-09-24T13:12:00Z">
              <w:rPr/>
            </w:rPrChange>
          </w:rPr>
          <w:t>Greenrod et al., unpublished</w:t>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ins>
    </w:p>
    <w:p w14:paraId="2191E105" w14:textId="77777777" w:rsidR="00034E63" w:rsidRDefault="00034E63" w:rsidP="00034E63">
      <w:pPr>
        <w:rPr>
          <w:sz w:val="24"/>
          <w:szCs w:val="24"/>
        </w:rPr>
      </w:pPr>
    </w:p>
    <w:p w14:paraId="1C97A205" w14:textId="57DFCCF0" w:rsidR="00034E63" w:rsidRDefault="00034E63" w:rsidP="00034E63">
      <w:pPr>
        <w:rPr>
          <w:sz w:val="24"/>
          <w:szCs w:val="24"/>
        </w:rPr>
      </w:pPr>
      <w:del w:id="344" w:author="Samuel Greenrod" w:date="2025-09-24T14:11:00Z" w16du:dateUtc="2025-09-24T13:11:00Z">
        <w:r w:rsidDel="00617C2E">
          <w:rPr>
            <w:noProof/>
            <w:sz w:val="24"/>
            <w:szCs w:val="24"/>
          </w:rPr>
          <w:lastRenderedPageBreak/>
          <w:drawing>
            <wp:inline distT="0" distB="0" distL="0" distR="0" wp14:anchorId="04DC7DED" wp14:editId="2891FE5E">
              <wp:extent cx="5731510" cy="3548380"/>
              <wp:effectExtent l="0" t="0" r="2540" b="0"/>
              <wp:docPr id="475003137"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3137" name="Picture 10" descr="A screenshot of a computer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del>
      <w:ins w:id="345" w:author="Samuel Greenrod" w:date="2025-09-24T14:12:00Z" w16du:dateUtc="2025-09-24T13:12:00Z">
        <w:r w:rsidR="00617C2E">
          <w:rPr>
            <w:noProof/>
            <w:sz w:val="24"/>
            <w:szCs w:val="24"/>
          </w:rPr>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ins>
    </w:p>
    <w:p w14:paraId="0CD5E5A1" w14:textId="0A3BA1F8" w:rsidR="00034E63" w:rsidRPr="002752F1" w:rsidRDefault="00034E63" w:rsidP="00D56147">
      <w:pPr>
        <w:jc w:val="both"/>
      </w:pPr>
      <w:r w:rsidRPr="002752F1">
        <w:rPr>
          <w:b/>
          <w:bCs/>
        </w:rPr>
        <w:t>Figure S2. Competition restricts the acquisition of high frequency mutations.</w:t>
      </w:r>
      <w:r w:rsidRPr="002752F1">
        <w:t xml:space="preserve"> Mutation plots show genetic variants associated with fluctuating temperatures in co-culture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ins w:id="346" w:author="Samuel Greenrod" w:date="2025-09-24T14:12:00Z" w16du:dateUtc="2025-09-24T13:12:00Z">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C evolved populations (</w:t>
        </w:r>
        <w:r w:rsidR="00617C2E" w:rsidRPr="00617C2E">
          <w:rPr>
            <w:highlight w:val="yellow"/>
            <w:rPrChange w:id="347" w:author="Samuel Greenrod" w:date="2025-09-24T14:12:00Z" w16du:dateUtc="2025-09-24T13:12:00Z">
              <w:rPr/>
            </w:rPrChange>
          </w:rPr>
          <w:t>Greenrod et al., unpublished</w:t>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ins>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yla King" w:date="2025-09-22T15:32:00Z" w:initials="KK">
    <w:p w14:paraId="3956C10F" w14:textId="77777777" w:rsidR="00BE61A7" w:rsidRDefault="00BE61A7" w:rsidP="00BE61A7">
      <w:pPr>
        <w:pStyle w:val="CommentText"/>
      </w:pPr>
      <w:r>
        <w:rPr>
          <w:rStyle w:val="CommentReference"/>
        </w:rPr>
        <w:annotationRef/>
      </w:r>
      <w:r>
        <w:t xml:space="preserve">Maybe we should explain what this means in the context of thermal stress? </w:t>
      </w:r>
    </w:p>
  </w:comment>
  <w:comment w:id="11" w:author="Samuel Greenrod" w:date="2025-09-24T18:00:00Z" w:initials="SG">
    <w:p w14:paraId="16FAA11D" w14:textId="77777777" w:rsidR="00E1298A" w:rsidRDefault="00E1298A" w:rsidP="00E1298A">
      <w:pPr>
        <w:pStyle w:val="CommentText"/>
      </w:pPr>
      <w:r>
        <w:rPr>
          <w:rStyle w:val="CommentReference"/>
        </w:rPr>
        <w:annotationRef/>
      </w:r>
      <w:r>
        <w:t>Thoughts on citing in press articles? Should we remove this?</w:t>
      </w:r>
    </w:p>
  </w:comment>
  <w:comment w:id="15" w:author="Kayla King" w:date="2025-09-22T15:35:00Z" w:initials="KK">
    <w:p w14:paraId="2F32D147" w14:textId="091D3539" w:rsidR="00BE61A7" w:rsidRDefault="00BE61A7" w:rsidP="00BE61A7">
      <w:pPr>
        <w:pStyle w:val="CommentText"/>
      </w:pPr>
      <w:r>
        <w:rPr>
          <w:rStyle w:val="CommentReference"/>
        </w:rPr>
        <w:annotationRef/>
      </w:r>
      <w:r>
        <w:t xml:space="preserve">Should we define what we mean by generalist? </w:t>
      </w:r>
    </w:p>
  </w:comment>
  <w:comment w:id="149" w:author="Kayla King" w:date="2025-09-22T15:35:00Z" w:initials="KK">
    <w:p w14:paraId="5E6EEFB2" w14:textId="77777777" w:rsidR="00BE61A7" w:rsidRDefault="00BE61A7" w:rsidP="00BE61A7">
      <w:pPr>
        <w:pStyle w:val="CommentText"/>
      </w:pPr>
      <w:r>
        <w:rPr>
          <w:rStyle w:val="CommentReference"/>
        </w:rPr>
        <w:annotationRef/>
      </w:r>
      <w:r>
        <w:t>Again, perhaps say main result in each of the subfigures.</w:t>
      </w:r>
    </w:p>
  </w:comment>
  <w:comment w:id="190" w:author="Kayla King" w:date="2025-09-22T15:35:00Z" w:initials="KK">
    <w:p w14:paraId="7A56D8EE" w14:textId="77777777" w:rsidR="00BE61A7" w:rsidRDefault="00BE61A7" w:rsidP="00BE61A7">
      <w:pPr>
        <w:pStyle w:val="CommentText"/>
      </w:pPr>
      <w:r>
        <w:rPr>
          <w:rStyle w:val="CommentReference"/>
        </w:rPr>
        <w:annotationRef/>
      </w:r>
      <w:r>
        <w:t>Can we put this phrase into Chapter 2 a bit more too? I really like it.</w:t>
      </w:r>
    </w:p>
  </w:comment>
  <w:comment w:id="266" w:author="Samuel Greenrod" w:date="2025-09-24T13:54:00Z" w:initials="SG">
    <w:p w14:paraId="3781A9A5" w14:textId="77777777" w:rsidR="00F5530B" w:rsidRDefault="00F5530B" w:rsidP="00F5530B">
      <w:pPr>
        <w:pStyle w:val="CommentText"/>
      </w:pPr>
      <w:r>
        <w:rPr>
          <w:rStyle w:val="CommentReference"/>
        </w:rPr>
        <w:annotationRef/>
      </w:r>
      <w:r>
        <w:t>Thought I’d add this analysis as it suggests more consistent selection in co-culture</w:t>
      </w:r>
    </w:p>
  </w:comment>
  <w:comment w:id="307" w:author="Kayla King" w:date="2025-09-22T15:37:00Z" w:initials="KK">
    <w:p w14:paraId="7B81DA69" w14:textId="007F43EA" w:rsidR="00BE61A7" w:rsidRDefault="00BE61A7" w:rsidP="00BE61A7">
      <w:pPr>
        <w:pStyle w:val="CommentText"/>
      </w:pPr>
      <w:r>
        <w:rPr>
          <w:rStyle w:val="CommentReference"/>
        </w:rPr>
        <w:annotationRef/>
      </w:r>
      <w:r>
        <w:t>We need to clarify our language. Assay temp vs. evolved temp, for example.</w:t>
      </w:r>
    </w:p>
  </w:comment>
  <w:comment w:id="323" w:author="Kayla King" w:date="2025-09-22T15:38:00Z" w:initials="KK">
    <w:p w14:paraId="7F6231C8" w14:textId="77777777" w:rsidR="00BE61A7" w:rsidRDefault="00BE61A7" w:rsidP="00BE61A7">
      <w:pPr>
        <w:pStyle w:val="CommentText"/>
      </w:pPr>
      <w:r>
        <w:rPr>
          <w:rStyle w:val="CommentReference"/>
        </w:rPr>
        <w:annotationRef/>
      </w:r>
      <w:r>
        <w:t>Is this a word? No-cost generalist strategy,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56C10F" w15:done="1"/>
  <w15:commentEx w15:paraId="16FAA11D" w15:done="0"/>
  <w15:commentEx w15:paraId="2F32D147" w15:done="1"/>
  <w15:commentEx w15:paraId="5E6EEFB2" w15:done="0"/>
  <w15:commentEx w15:paraId="7A56D8EE" w15:done="1"/>
  <w15:commentEx w15:paraId="3781A9A5" w15:done="0"/>
  <w15:commentEx w15:paraId="7B81DA69" w15:done="1"/>
  <w15:commentEx w15:paraId="7F6231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3EB984" w16cex:dateUtc="2025-09-22T22:32:00Z"/>
  <w16cex:commentExtensible w16cex:durableId="3F1DFF64" w16cex:dateUtc="2025-09-24T17:00:00Z"/>
  <w16cex:commentExtensible w16cex:durableId="5B4907EF" w16cex:dateUtc="2025-09-22T22:35:00Z"/>
  <w16cex:commentExtensible w16cex:durableId="42341495" w16cex:dateUtc="2025-09-22T22:35:00Z"/>
  <w16cex:commentExtensible w16cex:durableId="77CC3586" w16cex:dateUtc="2025-09-22T22:35:00Z"/>
  <w16cex:commentExtensible w16cex:durableId="161F74FD" w16cex:dateUtc="2025-09-24T12:54:00Z"/>
  <w16cex:commentExtensible w16cex:durableId="451264F1" w16cex:dateUtc="2025-09-22T22:37:00Z"/>
  <w16cex:commentExtensible w16cex:durableId="0306DA85" w16cex:dateUtc="2025-09-22T2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56C10F" w16cid:durableId="743EB984"/>
  <w16cid:commentId w16cid:paraId="16FAA11D" w16cid:durableId="3F1DFF64"/>
  <w16cid:commentId w16cid:paraId="2F32D147" w16cid:durableId="5B4907EF"/>
  <w16cid:commentId w16cid:paraId="5E6EEFB2" w16cid:durableId="42341495"/>
  <w16cid:commentId w16cid:paraId="7A56D8EE" w16cid:durableId="77CC3586"/>
  <w16cid:commentId w16cid:paraId="3781A9A5" w16cid:durableId="161F74FD"/>
  <w16cid:commentId w16cid:paraId="7B81DA69" w16cid:durableId="451264F1"/>
  <w16cid:commentId w16cid:paraId="7F6231C8" w16cid:durableId="0306DA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6B4F" w14:textId="77777777" w:rsidR="00C13FFA" w:rsidRDefault="00C13FFA" w:rsidP="00034E63">
      <w:pPr>
        <w:spacing w:after="0" w:line="240" w:lineRule="auto"/>
      </w:pPr>
      <w:r>
        <w:separator/>
      </w:r>
    </w:p>
  </w:endnote>
  <w:endnote w:type="continuationSeparator" w:id="0">
    <w:p w14:paraId="14128465" w14:textId="77777777" w:rsidR="00C13FFA" w:rsidRDefault="00C13FFA"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0A722" w14:textId="77777777" w:rsidR="00C13FFA" w:rsidRDefault="00C13FFA" w:rsidP="00034E63">
      <w:pPr>
        <w:spacing w:after="0" w:line="240" w:lineRule="auto"/>
      </w:pPr>
      <w:r>
        <w:separator/>
      </w:r>
    </w:p>
  </w:footnote>
  <w:footnote w:type="continuationSeparator" w:id="0">
    <w:p w14:paraId="42F0F63D" w14:textId="77777777" w:rsidR="00C13FFA" w:rsidRDefault="00C13FFA"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yla King">
    <w15:presenceInfo w15:providerId="AD" w15:userId="S::zool1125@ox.ac.uk::bd5deaca-159f-4d9a-ace1-015d4753beba"/>
  </w15:person>
  <w15:person w15:author="Samuel Greenrod">
    <w15:presenceInfo w15:providerId="Windows Live" w15:userId="f4bf26eb60aba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1BC4"/>
    <w:rsid w:val="000059EE"/>
    <w:rsid w:val="00005C5A"/>
    <w:rsid w:val="00010222"/>
    <w:rsid w:val="00014CD6"/>
    <w:rsid w:val="00020DB8"/>
    <w:rsid w:val="000259FD"/>
    <w:rsid w:val="000303E6"/>
    <w:rsid w:val="00033C5F"/>
    <w:rsid w:val="00034E63"/>
    <w:rsid w:val="00044539"/>
    <w:rsid w:val="00053974"/>
    <w:rsid w:val="00057F49"/>
    <w:rsid w:val="00066540"/>
    <w:rsid w:val="00075842"/>
    <w:rsid w:val="000875A2"/>
    <w:rsid w:val="0009336C"/>
    <w:rsid w:val="00093FA2"/>
    <w:rsid w:val="000A3777"/>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7221E"/>
    <w:rsid w:val="0017777B"/>
    <w:rsid w:val="0018010A"/>
    <w:rsid w:val="0018517F"/>
    <w:rsid w:val="001913BF"/>
    <w:rsid w:val="001940B6"/>
    <w:rsid w:val="001A4E56"/>
    <w:rsid w:val="001A59F6"/>
    <w:rsid w:val="001B1D66"/>
    <w:rsid w:val="001B3010"/>
    <w:rsid w:val="001B3986"/>
    <w:rsid w:val="001C030C"/>
    <w:rsid w:val="001D1479"/>
    <w:rsid w:val="001E065A"/>
    <w:rsid w:val="001F0C10"/>
    <w:rsid w:val="001F56F5"/>
    <w:rsid w:val="002057E9"/>
    <w:rsid w:val="0021734E"/>
    <w:rsid w:val="00217AEB"/>
    <w:rsid w:val="002231F8"/>
    <w:rsid w:val="00232F27"/>
    <w:rsid w:val="0024609A"/>
    <w:rsid w:val="0025290F"/>
    <w:rsid w:val="002536E6"/>
    <w:rsid w:val="00255337"/>
    <w:rsid w:val="002561E1"/>
    <w:rsid w:val="002565F8"/>
    <w:rsid w:val="002569D0"/>
    <w:rsid w:val="00270F83"/>
    <w:rsid w:val="00272DB1"/>
    <w:rsid w:val="002752F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669D"/>
    <w:rsid w:val="002D773A"/>
    <w:rsid w:val="002E11B9"/>
    <w:rsid w:val="002E46D7"/>
    <w:rsid w:val="002F2C98"/>
    <w:rsid w:val="00300FB9"/>
    <w:rsid w:val="003018D1"/>
    <w:rsid w:val="00325B0C"/>
    <w:rsid w:val="00330015"/>
    <w:rsid w:val="003379BE"/>
    <w:rsid w:val="00337AF5"/>
    <w:rsid w:val="00361909"/>
    <w:rsid w:val="003657C3"/>
    <w:rsid w:val="003800EF"/>
    <w:rsid w:val="0038605F"/>
    <w:rsid w:val="00397F03"/>
    <w:rsid w:val="003A2BFD"/>
    <w:rsid w:val="003A7A53"/>
    <w:rsid w:val="003B12BB"/>
    <w:rsid w:val="003B1C22"/>
    <w:rsid w:val="003B1D61"/>
    <w:rsid w:val="003B65A4"/>
    <w:rsid w:val="003C03C2"/>
    <w:rsid w:val="003D2107"/>
    <w:rsid w:val="003D2971"/>
    <w:rsid w:val="003D6FEA"/>
    <w:rsid w:val="003E0B8A"/>
    <w:rsid w:val="003E3456"/>
    <w:rsid w:val="003E3F07"/>
    <w:rsid w:val="003E468C"/>
    <w:rsid w:val="003F1BE1"/>
    <w:rsid w:val="003F454A"/>
    <w:rsid w:val="003F6AF5"/>
    <w:rsid w:val="003F6D0D"/>
    <w:rsid w:val="00400BB4"/>
    <w:rsid w:val="0041000C"/>
    <w:rsid w:val="00420A26"/>
    <w:rsid w:val="00425931"/>
    <w:rsid w:val="00433C4E"/>
    <w:rsid w:val="00437FD6"/>
    <w:rsid w:val="00440B32"/>
    <w:rsid w:val="00441F88"/>
    <w:rsid w:val="004435B2"/>
    <w:rsid w:val="0044474A"/>
    <w:rsid w:val="004504FA"/>
    <w:rsid w:val="00472ED7"/>
    <w:rsid w:val="00474F4F"/>
    <w:rsid w:val="00476A54"/>
    <w:rsid w:val="00481C5B"/>
    <w:rsid w:val="00490C68"/>
    <w:rsid w:val="004958A4"/>
    <w:rsid w:val="004A3854"/>
    <w:rsid w:val="004A626F"/>
    <w:rsid w:val="004B55A0"/>
    <w:rsid w:val="004C4A5D"/>
    <w:rsid w:val="004D1291"/>
    <w:rsid w:val="004D77F2"/>
    <w:rsid w:val="004E6882"/>
    <w:rsid w:val="004F26A0"/>
    <w:rsid w:val="005000C1"/>
    <w:rsid w:val="00502194"/>
    <w:rsid w:val="00502E64"/>
    <w:rsid w:val="0051210B"/>
    <w:rsid w:val="00517F13"/>
    <w:rsid w:val="005259B8"/>
    <w:rsid w:val="005266DA"/>
    <w:rsid w:val="00531ACC"/>
    <w:rsid w:val="00544562"/>
    <w:rsid w:val="00547F57"/>
    <w:rsid w:val="00553782"/>
    <w:rsid w:val="00553C91"/>
    <w:rsid w:val="00570068"/>
    <w:rsid w:val="00576393"/>
    <w:rsid w:val="005769DE"/>
    <w:rsid w:val="005823CB"/>
    <w:rsid w:val="00594365"/>
    <w:rsid w:val="00596728"/>
    <w:rsid w:val="005A36E6"/>
    <w:rsid w:val="005A5AEB"/>
    <w:rsid w:val="005A73B6"/>
    <w:rsid w:val="005B18CE"/>
    <w:rsid w:val="005B1C68"/>
    <w:rsid w:val="005B2418"/>
    <w:rsid w:val="005B5068"/>
    <w:rsid w:val="005B677E"/>
    <w:rsid w:val="005D1C2C"/>
    <w:rsid w:val="005D782B"/>
    <w:rsid w:val="005E5A28"/>
    <w:rsid w:val="005E6365"/>
    <w:rsid w:val="00600907"/>
    <w:rsid w:val="0060260D"/>
    <w:rsid w:val="0060503B"/>
    <w:rsid w:val="006123D2"/>
    <w:rsid w:val="006167AD"/>
    <w:rsid w:val="00617C2E"/>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B50BF"/>
    <w:rsid w:val="006C7B57"/>
    <w:rsid w:val="006D3B2E"/>
    <w:rsid w:val="006D5FE8"/>
    <w:rsid w:val="006E404A"/>
    <w:rsid w:val="006E5451"/>
    <w:rsid w:val="006F55C8"/>
    <w:rsid w:val="006F69CE"/>
    <w:rsid w:val="00707324"/>
    <w:rsid w:val="0071204D"/>
    <w:rsid w:val="00715B65"/>
    <w:rsid w:val="00721043"/>
    <w:rsid w:val="00721BAA"/>
    <w:rsid w:val="007245D5"/>
    <w:rsid w:val="0072491E"/>
    <w:rsid w:val="00733904"/>
    <w:rsid w:val="007349F2"/>
    <w:rsid w:val="00747A2A"/>
    <w:rsid w:val="00750BA0"/>
    <w:rsid w:val="00756BF1"/>
    <w:rsid w:val="007723C7"/>
    <w:rsid w:val="007870AE"/>
    <w:rsid w:val="00790182"/>
    <w:rsid w:val="0079377F"/>
    <w:rsid w:val="007959D9"/>
    <w:rsid w:val="007A4F4F"/>
    <w:rsid w:val="007A65BB"/>
    <w:rsid w:val="007B2C90"/>
    <w:rsid w:val="007B38E1"/>
    <w:rsid w:val="007B4D88"/>
    <w:rsid w:val="007C7CB2"/>
    <w:rsid w:val="007D1010"/>
    <w:rsid w:val="007D1988"/>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9733D"/>
    <w:rsid w:val="008A363D"/>
    <w:rsid w:val="008A38DD"/>
    <w:rsid w:val="008A4FC9"/>
    <w:rsid w:val="008A6241"/>
    <w:rsid w:val="008B1A92"/>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2875"/>
    <w:rsid w:val="00961352"/>
    <w:rsid w:val="00970ABF"/>
    <w:rsid w:val="009710D1"/>
    <w:rsid w:val="00980930"/>
    <w:rsid w:val="00984787"/>
    <w:rsid w:val="0099212E"/>
    <w:rsid w:val="00995950"/>
    <w:rsid w:val="009969DF"/>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83F64"/>
    <w:rsid w:val="00A87E6A"/>
    <w:rsid w:val="00A97B71"/>
    <w:rsid w:val="00AA120E"/>
    <w:rsid w:val="00AA3F9A"/>
    <w:rsid w:val="00AA64BE"/>
    <w:rsid w:val="00AA78E0"/>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478B"/>
    <w:rsid w:val="00B66030"/>
    <w:rsid w:val="00B77C75"/>
    <w:rsid w:val="00B86957"/>
    <w:rsid w:val="00B915F7"/>
    <w:rsid w:val="00B91FE0"/>
    <w:rsid w:val="00BA2A4A"/>
    <w:rsid w:val="00BA76CB"/>
    <w:rsid w:val="00BB070C"/>
    <w:rsid w:val="00BB1343"/>
    <w:rsid w:val="00BB45FC"/>
    <w:rsid w:val="00BC2890"/>
    <w:rsid w:val="00BC3F10"/>
    <w:rsid w:val="00BC6355"/>
    <w:rsid w:val="00BD0AC3"/>
    <w:rsid w:val="00BE00F4"/>
    <w:rsid w:val="00BE61A7"/>
    <w:rsid w:val="00BE7EAB"/>
    <w:rsid w:val="00BF29E6"/>
    <w:rsid w:val="00C11700"/>
    <w:rsid w:val="00C13FFA"/>
    <w:rsid w:val="00C163C3"/>
    <w:rsid w:val="00C27692"/>
    <w:rsid w:val="00C3793D"/>
    <w:rsid w:val="00C41526"/>
    <w:rsid w:val="00C547AC"/>
    <w:rsid w:val="00C55183"/>
    <w:rsid w:val="00C651A9"/>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C6BA5"/>
    <w:rsid w:val="00CD1438"/>
    <w:rsid w:val="00CD4A82"/>
    <w:rsid w:val="00CE2532"/>
    <w:rsid w:val="00CE5B02"/>
    <w:rsid w:val="00CE5B13"/>
    <w:rsid w:val="00D1177D"/>
    <w:rsid w:val="00D11C25"/>
    <w:rsid w:val="00D22D32"/>
    <w:rsid w:val="00D30C11"/>
    <w:rsid w:val="00D3256E"/>
    <w:rsid w:val="00D36751"/>
    <w:rsid w:val="00D439B7"/>
    <w:rsid w:val="00D43A85"/>
    <w:rsid w:val="00D452E3"/>
    <w:rsid w:val="00D56147"/>
    <w:rsid w:val="00D60E73"/>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6705"/>
    <w:rsid w:val="00DF2B3B"/>
    <w:rsid w:val="00E00527"/>
    <w:rsid w:val="00E0456A"/>
    <w:rsid w:val="00E1298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3FF"/>
    <w:rsid w:val="00E83FE1"/>
    <w:rsid w:val="00EA3E7E"/>
    <w:rsid w:val="00EB091C"/>
    <w:rsid w:val="00EB2C17"/>
    <w:rsid w:val="00EB3489"/>
    <w:rsid w:val="00EC431D"/>
    <w:rsid w:val="00EC4F87"/>
    <w:rsid w:val="00EC54EC"/>
    <w:rsid w:val="00EE18CE"/>
    <w:rsid w:val="00EF77C5"/>
    <w:rsid w:val="00F01D87"/>
    <w:rsid w:val="00F06954"/>
    <w:rsid w:val="00F06A68"/>
    <w:rsid w:val="00F07F61"/>
    <w:rsid w:val="00F1614A"/>
    <w:rsid w:val="00F25939"/>
    <w:rsid w:val="00F32BD7"/>
    <w:rsid w:val="00F42F85"/>
    <w:rsid w:val="00F47B99"/>
    <w:rsid w:val="00F5530B"/>
    <w:rsid w:val="00F72FD0"/>
    <w:rsid w:val="00F73687"/>
    <w:rsid w:val="00F750C4"/>
    <w:rsid w:val="00F77CC8"/>
    <w:rsid w:val="00F8006A"/>
    <w:rsid w:val="00F82D2A"/>
    <w:rsid w:val="00F831DF"/>
    <w:rsid w:val="00F979B5"/>
    <w:rsid w:val="00FA0CD1"/>
    <w:rsid w:val="00FA3760"/>
    <w:rsid w:val="00FA3F24"/>
    <w:rsid w:val="00FB604C"/>
    <w:rsid w:val="00FB7270"/>
    <w:rsid w:val="00FC0E11"/>
    <w:rsid w:val="00FC3152"/>
    <w:rsid w:val="00FD40E2"/>
    <w:rsid w:val="00FD41CB"/>
    <w:rsid w:val="00FD7B82"/>
    <w:rsid w:val="00FE5440"/>
    <w:rsid w:val="00FE759E"/>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FelixKrueger/TrimGalore"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mailto:greenrodsam@gmail.com" TargetMode="External"/><Relationship Id="rId12" Type="http://schemas.microsoft.com/office/2018/08/relationships/commentsExtensible" Target="commentsExtensible.xml"/><Relationship Id="rId17" Type="http://schemas.openxmlformats.org/officeDocument/2006/relationships/hyperlink" Target="https://github.com/nanoporetech/medaka"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i.org/10.5281/zenodo.15706447" TargetMode="Externa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github.com/tseemann/shovill" TargetMode="External"/><Relationship Id="rId23" Type="http://schemas.openxmlformats.org/officeDocument/2006/relationships/image" Target="media/image6.png"/><Relationship Id="rId28" Type="http://schemas.openxmlformats.org/officeDocument/2006/relationships/image" Target="media/image11.png"/><Relationship Id="rId10" Type="http://schemas.microsoft.com/office/2011/relationships/commentsExtended" Target="commentsExtended.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sourceforge.net/projects/bbmap/" TargetMode="External"/><Relationship Id="rId22" Type="http://schemas.openxmlformats.org/officeDocument/2006/relationships/image" Target="media/image5.png"/><Relationship Id="rId27" Type="http://schemas.openxmlformats.org/officeDocument/2006/relationships/image" Target="media/image10.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18</Pages>
  <Words>31135</Words>
  <Characters>177471</Characters>
  <Application>Microsoft Office Word</Application>
  <DocSecurity>0</DocSecurity>
  <Lines>1478</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10</cp:revision>
  <dcterms:created xsi:type="dcterms:W3CDTF">2025-09-24T15:03:00Z</dcterms:created>
  <dcterms:modified xsi:type="dcterms:W3CDTF">2025-09-24T17:33:00Z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id="qfoTGky4"/&gt;&lt;style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