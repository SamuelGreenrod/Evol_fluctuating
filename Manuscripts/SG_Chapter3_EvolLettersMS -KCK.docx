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2126" w14:textId="3DD17217" w:rsidR="00F73687" w:rsidRPr="005B1C68" w:rsidRDefault="005B1C68">
      <w:pPr>
        <w:rPr>
          <w:b/>
          <w:bCs/>
          <w:sz w:val="28"/>
          <w:szCs w:val="28"/>
        </w:rPr>
      </w:pPr>
      <w:commentRangeStart w:id="0"/>
      <w:commentRangeStart w:id="1"/>
      <w:r w:rsidRPr="005B1C68">
        <w:rPr>
          <w:b/>
          <w:bCs/>
          <w:sz w:val="28"/>
          <w:szCs w:val="28"/>
        </w:rPr>
        <w:t xml:space="preserve">Environmental complexity constrains parasite evolution </w:t>
      </w:r>
      <w:commentRangeEnd w:id="0"/>
      <w:r w:rsidR="007723C7">
        <w:rPr>
          <w:rStyle w:val="CommentReference"/>
        </w:rPr>
        <w:commentReference w:id="0"/>
      </w:r>
      <w:commentRangeEnd w:id="1"/>
      <w:r w:rsidR="005A36E6">
        <w:rPr>
          <w:rStyle w:val="CommentReference"/>
        </w:rPr>
        <w:commentReference w:id="1"/>
      </w:r>
    </w:p>
    <w:p w14:paraId="545E995B" w14:textId="77777777" w:rsidR="005B1C68" w:rsidRPr="005A1EFB" w:rsidRDefault="005B1C68" w:rsidP="005B1C68">
      <w:pPr>
        <w:rPr>
          <w:b/>
          <w:bCs/>
          <w:sz w:val="24"/>
          <w:szCs w:val="24"/>
        </w:rPr>
      </w:pPr>
      <w:commentRangeStart w:id="2"/>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commentRangeEnd w:id="2"/>
      <w:r w:rsidR="009F019B">
        <w:rPr>
          <w:rStyle w:val="CommentReference"/>
        </w:rPr>
        <w:commentReference w:id="2"/>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,2,3,#</w:t>
      </w:r>
    </w:p>
    <w:p w14:paraId="3E942F39" w14:textId="77777777" w:rsidR="005B1C68" w:rsidRPr="00933D71"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55E4706D" w14:textId="77777777" w:rsidR="005B1C68" w:rsidRDefault="005B1C68" w:rsidP="005B1C68">
      <w:pPr>
        <w:widowControl w:val="0"/>
        <w:tabs>
          <w:tab w:val="left" w:pos="793"/>
        </w:tabs>
        <w:autoSpaceDE w:val="0"/>
        <w:autoSpaceDN w:val="0"/>
        <w:spacing w:before="126" w:after="0" w:line="240" w:lineRule="auto"/>
      </w:pPr>
      <w:r w:rsidRPr="00C45599">
        <w:rPr>
          <w:position w:val="7"/>
          <w:vertAlign w:val="superscript"/>
        </w:rPr>
        <w:t>2</w:t>
      </w:r>
      <w:r>
        <w:rPr>
          <w:position w:val="7"/>
        </w:rPr>
        <w:t xml:space="preserve"> </w:t>
      </w:r>
      <w:r w:rsidRPr="00933D71">
        <w:t>Department</w:t>
      </w:r>
      <w:r w:rsidRPr="00933D71">
        <w:rPr>
          <w:spacing w:val="-1"/>
        </w:rPr>
        <w:t xml:space="preserve"> </w:t>
      </w:r>
      <w:r w:rsidRPr="00933D71">
        <w:t xml:space="preserve">of </w:t>
      </w:r>
      <w:r>
        <w:t>Zoology, University of British Columbia, Vancouver, Canada</w:t>
      </w:r>
    </w:p>
    <w:p w14:paraId="37B9F3D1" w14:textId="77777777" w:rsidR="005B1C68" w:rsidRPr="00BD1E52" w:rsidRDefault="005B1C68" w:rsidP="005B1C68">
      <w:pPr>
        <w:widowControl w:val="0"/>
        <w:tabs>
          <w:tab w:val="left" w:pos="793"/>
        </w:tabs>
        <w:autoSpaceDE w:val="0"/>
        <w:autoSpaceDN w:val="0"/>
        <w:spacing w:before="126" w:after="0" w:line="240" w:lineRule="auto"/>
      </w:pPr>
      <w:r>
        <w:rPr>
          <w:vertAlign w:val="superscript"/>
        </w:rPr>
        <w:t>3</w:t>
      </w:r>
      <w:r>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9"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10"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48207AE5" w:rsidR="005B1C68" w:rsidRDefault="00232F27" w:rsidP="00232F27">
      <w:pPr>
        <w:jc w:val="both"/>
        <w:rPr>
          <w:sz w:val="24"/>
          <w:szCs w:val="24"/>
        </w:rPr>
      </w:pPr>
      <w:r w:rsidRPr="00232F27">
        <w:rPr>
          <w:sz w:val="24"/>
          <w:szCs w:val="24"/>
        </w:rPr>
        <w:t xml:space="preserve">Environmental complexity shapes evolutionary trajectories by imposing multiple selection pressures simultaneously. </w:t>
      </w:r>
      <w:r w:rsidR="00EC4F87">
        <w:rPr>
          <w:sz w:val="24"/>
          <w:szCs w:val="24"/>
        </w:rPr>
        <w:t xml:space="preserve">Temporal heterogeneity is </w:t>
      </w:r>
      <w:r w:rsidR="001C030C">
        <w:rPr>
          <w:sz w:val="24"/>
          <w:szCs w:val="24"/>
        </w:rPr>
        <w:t xml:space="preserve">an important </w:t>
      </w:r>
      <w:r w:rsidR="00E129B7">
        <w:rPr>
          <w:sz w:val="24"/>
          <w:szCs w:val="24"/>
        </w:rPr>
        <w:t>aspect</w:t>
      </w:r>
      <w:r w:rsidR="001C030C">
        <w:rPr>
          <w:sz w:val="24"/>
          <w:szCs w:val="24"/>
        </w:rPr>
        <w:t xml:space="preserve"> of environmental complexity and is </w:t>
      </w:r>
      <w:r w:rsidR="00EC4F87">
        <w:rPr>
          <w:sz w:val="24"/>
          <w:szCs w:val="24"/>
        </w:rPr>
        <w:t xml:space="preserve">generally thought to promote evolution </w:t>
      </w:r>
      <w:commentRangeStart w:id="3"/>
      <w:r w:rsidR="00EC4F87">
        <w:rPr>
          <w:sz w:val="24"/>
          <w:szCs w:val="24"/>
        </w:rPr>
        <w:t>through diversifying selection</w:t>
      </w:r>
      <w:commentRangeEnd w:id="3"/>
      <w:r w:rsidR="00980930">
        <w:rPr>
          <w:rStyle w:val="CommentReference"/>
        </w:rPr>
        <w:commentReference w:id="3"/>
      </w:r>
      <w:r w:rsidR="001C030C">
        <w:rPr>
          <w:sz w:val="24"/>
          <w:szCs w:val="24"/>
        </w:rPr>
        <w:t xml:space="preserve">. </w:t>
      </w:r>
      <w:r w:rsidRPr="00232F27">
        <w:rPr>
          <w:sz w:val="24"/>
          <w:szCs w:val="24"/>
        </w:rPr>
        <w:t xml:space="preserve">However, </w:t>
      </w:r>
      <w:r w:rsidR="00EC4F87">
        <w:rPr>
          <w:sz w:val="24"/>
          <w:szCs w:val="24"/>
        </w:rPr>
        <w:t xml:space="preserve">whether temporal heterogeneity promotes or constrains evolution when combined with </w:t>
      </w:r>
      <w:commentRangeStart w:id="4"/>
      <w:r w:rsidR="00EC4F87">
        <w:rPr>
          <w:sz w:val="24"/>
          <w:szCs w:val="24"/>
        </w:rPr>
        <w:t xml:space="preserve">other selection pressures </w:t>
      </w:r>
      <w:commentRangeEnd w:id="4"/>
      <w:r w:rsidR="00980930">
        <w:rPr>
          <w:rStyle w:val="CommentReference"/>
        </w:rPr>
        <w:commentReference w:id="4"/>
      </w:r>
      <w:r w:rsidR="00EC4F87">
        <w:rPr>
          <w:sz w:val="24"/>
          <w:szCs w:val="24"/>
        </w:rPr>
        <w:t>remains unclear.</w:t>
      </w:r>
      <w:r w:rsidRPr="00232F27">
        <w:rPr>
          <w:sz w:val="24"/>
          <w:szCs w:val="24"/>
        </w:rPr>
        <w:t xml:space="preserve"> In this study, we propagated two bacteriophages </w:t>
      </w:r>
      <w:r w:rsidR="00EC4F87">
        <w:rPr>
          <w:sz w:val="24"/>
          <w:szCs w:val="24"/>
        </w:rPr>
        <w:t>under fluctuating temperatures (37-42</w:t>
      </w:r>
      <w:r w:rsidR="001C030C">
        <w:rPr>
          <w:rFonts w:cstheme="minorHAnsi"/>
          <w:sz w:val="24"/>
          <w:szCs w:val="24"/>
        </w:rPr>
        <w:t>°</w:t>
      </w:r>
      <w:r w:rsidR="00EC4F87">
        <w:rPr>
          <w:sz w:val="24"/>
          <w:szCs w:val="24"/>
        </w:rPr>
        <w:t xml:space="preserve">C) in the absence and presence of a phage competitor. </w:t>
      </w:r>
      <w:del w:id="5" w:author="Kayla King" w:date="2025-08-20T15:44:00Z" w16du:dateUtc="2025-08-20T22:44:00Z">
        <w:r w:rsidR="00EC4F87" w:rsidDel="007E6654">
          <w:rPr>
            <w:sz w:val="24"/>
            <w:szCs w:val="24"/>
          </w:rPr>
          <w:delText>Through comparison with previously analysed static lines,</w:delText>
        </w:r>
        <w:r w:rsidRPr="00232F27" w:rsidDel="007E6654">
          <w:rPr>
            <w:sz w:val="24"/>
            <w:szCs w:val="24"/>
          </w:rPr>
          <w:delText xml:space="preserve"> </w:delText>
        </w:r>
        <w:r w:rsidR="00EC4F87" w:rsidDel="007E6654">
          <w:rPr>
            <w:sz w:val="24"/>
            <w:szCs w:val="24"/>
          </w:rPr>
          <w:delText>w</w:delText>
        </w:r>
      </w:del>
      <w:ins w:id="6" w:author="Kayla King" w:date="2025-08-20T15:44:00Z" w16du:dateUtc="2025-08-20T22:44:00Z">
        <w:r w:rsidR="007E6654">
          <w:rPr>
            <w:sz w:val="24"/>
            <w:szCs w:val="24"/>
          </w:rPr>
          <w:t>W</w:t>
        </w:r>
      </w:ins>
      <w:r w:rsidRPr="00232F27">
        <w:rPr>
          <w:sz w:val="24"/>
          <w:szCs w:val="24"/>
        </w:rPr>
        <w:t xml:space="preserve">e show that </w:t>
      </w:r>
      <w:r w:rsidR="00CC2E3A">
        <w:rPr>
          <w:sz w:val="24"/>
          <w:szCs w:val="24"/>
        </w:rPr>
        <w:t xml:space="preserve">fluctuating </w:t>
      </w:r>
      <w:r w:rsidR="00EC4F87">
        <w:rPr>
          <w:sz w:val="24"/>
          <w:szCs w:val="24"/>
        </w:rPr>
        <w:t>temperatures</w:t>
      </w:r>
      <w:r w:rsidRPr="00232F27">
        <w:rPr>
          <w:sz w:val="24"/>
          <w:szCs w:val="24"/>
        </w:rPr>
        <w:t xml:space="preserve"> select for generalist phenotypes relative to static conditions</w:t>
      </w:r>
      <w:r w:rsidR="00EC4F87">
        <w:rPr>
          <w:sz w:val="24"/>
          <w:szCs w:val="24"/>
        </w:rPr>
        <w:t xml:space="preserve">. However, combined selection </w:t>
      </w:r>
      <w:ins w:id="7" w:author="Kayla King" w:date="2025-08-23T15:50:00Z" w16du:dateUtc="2025-08-23T22:50:00Z">
        <w:r w:rsidR="00146F76">
          <w:rPr>
            <w:sz w:val="24"/>
            <w:szCs w:val="24"/>
          </w:rPr>
          <w:t>from</w:t>
        </w:r>
      </w:ins>
      <w:del w:id="8" w:author="Kayla King" w:date="2025-08-23T15:50:00Z" w16du:dateUtc="2025-08-23T22:50:00Z">
        <w:r w:rsidR="00EC4F87" w:rsidDel="00146F76">
          <w:rPr>
            <w:sz w:val="24"/>
            <w:szCs w:val="24"/>
          </w:rPr>
          <w:delText>by</w:delText>
        </w:r>
      </w:del>
      <w:r w:rsidR="00EC4F87">
        <w:rPr>
          <w:sz w:val="24"/>
          <w:szCs w:val="24"/>
        </w:rPr>
        <w:t xml:space="preserve"> fluctuating temperatures and co</w:t>
      </w:r>
      <w:commentRangeStart w:id="9"/>
      <w:r w:rsidR="00EC4F87">
        <w:rPr>
          <w:sz w:val="24"/>
          <w:szCs w:val="24"/>
        </w:rPr>
        <w:t xml:space="preserve">mpetition </w:t>
      </w:r>
      <w:commentRangeEnd w:id="9"/>
      <w:r w:rsidR="007E6654">
        <w:rPr>
          <w:rStyle w:val="CommentReference"/>
        </w:rPr>
        <w:commentReference w:id="9"/>
      </w:r>
      <w:r w:rsidR="00EC4F87">
        <w:rPr>
          <w:sz w:val="24"/>
          <w:szCs w:val="24"/>
        </w:rPr>
        <w:t>le</w:t>
      </w:r>
      <w:del w:id="10" w:author="Kayla King" w:date="2025-08-23T15:50:00Z" w16du:dateUtc="2025-08-23T22:50:00Z">
        <w:r w:rsidR="00D704B6" w:rsidDel="00146F76">
          <w:rPr>
            <w:sz w:val="24"/>
            <w:szCs w:val="24"/>
          </w:rPr>
          <w:delText>a</w:delText>
        </w:r>
      </w:del>
      <w:r w:rsidR="00EC4F87">
        <w:rPr>
          <w:sz w:val="24"/>
          <w:szCs w:val="24"/>
        </w:rPr>
        <w:t>d to restricted thermal adaptation</w:t>
      </w:r>
      <w:r w:rsidR="00D704B6">
        <w:rPr>
          <w:sz w:val="24"/>
          <w:szCs w:val="24"/>
        </w:rPr>
        <w:t>,</w:t>
      </w:r>
      <w:r w:rsidRPr="00232F27">
        <w:rPr>
          <w:sz w:val="24"/>
          <w:szCs w:val="24"/>
        </w:rPr>
        <w:t xml:space="preserve"> slow</w:t>
      </w:r>
      <w:r w:rsidR="00D704B6">
        <w:rPr>
          <w:sz w:val="24"/>
          <w:szCs w:val="24"/>
        </w:rPr>
        <w:t>er</w:t>
      </w:r>
      <w:r w:rsidRPr="00232F27">
        <w:rPr>
          <w:sz w:val="24"/>
          <w:szCs w:val="24"/>
        </w:rPr>
        <w:t xml:space="preserve"> evolutionary rates and </w:t>
      </w:r>
      <w:r w:rsidR="00D704B6">
        <w:rPr>
          <w:sz w:val="24"/>
          <w:szCs w:val="24"/>
        </w:rPr>
        <w:t>fewer</w:t>
      </w:r>
      <w:r w:rsidRPr="00232F27">
        <w:rPr>
          <w:sz w:val="24"/>
          <w:szCs w:val="24"/>
        </w:rPr>
        <w:t xml:space="preserve"> putative adaptive mutations. These findings suggest that temporal heterogeneity </w:t>
      </w:r>
      <w:r w:rsidR="0060503B">
        <w:rPr>
          <w:sz w:val="24"/>
          <w:szCs w:val="24"/>
        </w:rPr>
        <w:t xml:space="preserve">promotes the maintenance of genetic diversity on its own but constrains evolution when combined with other selection pressures. Our </w:t>
      </w:r>
      <w:r>
        <w:rPr>
          <w:sz w:val="24"/>
          <w:szCs w:val="24"/>
        </w:rPr>
        <w:t xml:space="preserve">study </w:t>
      </w:r>
      <w:r w:rsidRPr="00232F27">
        <w:rPr>
          <w:sz w:val="24"/>
          <w:szCs w:val="24"/>
        </w:rPr>
        <w:t>highlight</w:t>
      </w:r>
      <w:r>
        <w:rPr>
          <w:sz w:val="24"/>
          <w:szCs w:val="24"/>
        </w:rPr>
        <w:t>s</w:t>
      </w:r>
      <w:r w:rsidRPr="00232F27">
        <w:rPr>
          <w:sz w:val="24"/>
          <w:szCs w:val="24"/>
        </w:rPr>
        <w:t xml:space="preserve"> the potential for reduced </w:t>
      </w:r>
      <w:r w:rsidR="001C030C">
        <w:rPr>
          <w:sz w:val="24"/>
          <w:szCs w:val="24"/>
        </w:rPr>
        <w:t xml:space="preserve">species </w:t>
      </w:r>
      <w:r w:rsidRPr="00232F27">
        <w:rPr>
          <w:sz w:val="24"/>
          <w:szCs w:val="24"/>
        </w:rPr>
        <w:t>adaptive capacity as environmental perturbations increase under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520328B4" w14:textId="0EB3BD49" w:rsidR="00747A2A" w:rsidRDefault="008642AD" w:rsidP="004435B2">
      <w:pPr>
        <w:jc w:val="both"/>
        <w:rPr>
          <w:sz w:val="24"/>
          <w:szCs w:val="24"/>
        </w:rPr>
      </w:pPr>
      <w:r w:rsidRPr="008642AD">
        <w:rPr>
          <w:sz w:val="24"/>
          <w:szCs w:val="24"/>
        </w:rPr>
        <w:t xml:space="preserve">Environmental complexity plays a key role in shaping species’ evolutionary trajectories. </w:t>
      </w:r>
      <w:r w:rsidR="006A28C9">
        <w:rPr>
          <w:sz w:val="24"/>
          <w:szCs w:val="24"/>
        </w:rPr>
        <w:t>In</w:t>
      </w:r>
      <w:r w:rsidR="004435B2">
        <w:rPr>
          <w:sz w:val="24"/>
          <w:szCs w:val="24"/>
        </w:rPr>
        <w:t xml:space="preserve"> natural </w:t>
      </w:r>
      <w:r w:rsidR="006A28C9">
        <w:rPr>
          <w:sz w:val="24"/>
          <w:szCs w:val="24"/>
        </w:rPr>
        <w:t>populations,</w:t>
      </w:r>
      <w:r w:rsidR="004435B2">
        <w:rPr>
          <w:sz w:val="24"/>
          <w:szCs w:val="24"/>
        </w:rPr>
        <w:t xml:space="preserve"> species </w:t>
      </w:r>
      <w:r w:rsidR="006A28C9">
        <w:rPr>
          <w:sz w:val="24"/>
          <w:szCs w:val="24"/>
        </w:rPr>
        <w:t>often encounter</w:t>
      </w:r>
      <w:r w:rsidR="00631797" w:rsidRPr="004435B2">
        <w:rPr>
          <w:sz w:val="24"/>
          <w:szCs w:val="24"/>
        </w:rPr>
        <w:t xml:space="preserve"> selection</w:t>
      </w:r>
      <w:r w:rsidR="006A28C9">
        <w:rPr>
          <w:sz w:val="24"/>
          <w:szCs w:val="24"/>
        </w:rPr>
        <w:t xml:space="preserve"> pressures from multiple environmental stressors simultaneously</w:t>
      </w:r>
      <w:r w:rsidR="00337AF5">
        <w:rPr>
          <w:sz w:val="24"/>
          <w:szCs w:val="24"/>
        </w:rPr>
        <w:t xml:space="preserve"> </w:t>
      </w:r>
      <w:r w:rsidR="00337AF5">
        <w:rPr>
          <w:sz w:val="24"/>
          <w:szCs w:val="24"/>
        </w:rPr>
        <w:fldChar w:fldCharType="begin"/>
      </w:r>
      <w:r w:rsidR="00337AF5">
        <w:rPr>
          <w:sz w:val="24"/>
          <w:szCs w:val="24"/>
        </w:rPr>
        <w:instrText xml:space="preserve"> ADDIN ZOTERO_ITEM CSL_CITATION {"citationID":"Xi4kdALf","properties":{"formattedCitation":"[1]","plainCitation":"[1]","noteIndex":0},"citationItems":[{"id":3458,"uris":["http://zotero.org/users/local/sgFDdPY0/items/PYK9U7KE"],"itemData":{"id":3458,"type":"article-journal","abstract":"Abiotic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H."}],"issued":{"date-parts":[["2016",1,3]]}}}],"schema":"https://github.com/citation-style-language/schema/raw/master/csl-citation.json"} </w:instrText>
      </w:r>
      <w:r w:rsidR="00337AF5">
        <w:rPr>
          <w:sz w:val="24"/>
          <w:szCs w:val="24"/>
        </w:rPr>
        <w:fldChar w:fldCharType="separate"/>
      </w:r>
      <w:r w:rsidR="00337AF5" w:rsidRPr="00337AF5">
        <w:rPr>
          <w:rFonts w:ascii="Calibri" w:hAnsi="Calibri" w:cs="Calibri"/>
          <w:sz w:val="24"/>
        </w:rPr>
        <w:t>[1]</w:t>
      </w:r>
      <w:r w:rsidR="00337AF5">
        <w:rPr>
          <w:sz w:val="24"/>
          <w:szCs w:val="24"/>
        </w:rPr>
        <w:fldChar w:fldCharType="end"/>
      </w:r>
      <w:r w:rsidR="006A28C9">
        <w:rPr>
          <w:sz w:val="24"/>
          <w:szCs w:val="24"/>
        </w:rPr>
        <w:t xml:space="preserve">. </w:t>
      </w:r>
      <w:r>
        <w:rPr>
          <w:sz w:val="24"/>
          <w:szCs w:val="24"/>
        </w:rPr>
        <w:t>Multi</w:t>
      </w:r>
      <w:r w:rsidR="00337AF5">
        <w:rPr>
          <w:sz w:val="24"/>
          <w:szCs w:val="24"/>
        </w:rPr>
        <w:t xml:space="preserve">ple </w:t>
      </w:r>
      <w:r>
        <w:rPr>
          <w:sz w:val="24"/>
          <w:szCs w:val="24"/>
        </w:rPr>
        <w:t>stressor</w:t>
      </w:r>
      <w:r w:rsidR="00E0456A">
        <w:rPr>
          <w:sz w:val="24"/>
          <w:szCs w:val="24"/>
        </w:rPr>
        <w:t xml:space="preserve"> environments can </w:t>
      </w:r>
      <w:r w:rsidR="00337AF5">
        <w:rPr>
          <w:sz w:val="24"/>
          <w:szCs w:val="24"/>
        </w:rPr>
        <w:t xml:space="preserve">constrain evolution </w:t>
      </w:r>
      <w:r w:rsidR="0081359D">
        <w:rPr>
          <w:sz w:val="24"/>
          <w:szCs w:val="24"/>
        </w:rPr>
        <w:t xml:space="preserve">rates </w:t>
      </w:r>
      <w:r w:rsidR="00337AF5">
        <w:rPr>
          <w:sz w:val="24"/>
          <w:szCs w:val="24"/>
        </w:rPr>
        <w:t xml:space="preserve">through synergistic negative </w:t>
      </w:r>
      <w:r w:rsidR="006D5FE8">
        <w:rPr>
          <w:sz w:val="24"/>
          <w:szCs w:val="24"/>
        </w:rPr>
        <w:t>effects</w:t>
      </w:r>
      <w:r w:rsidR="00337AF5">
        <w:rPr>
          <w:sz w:val="24"/>
          <w:szCs w:val="24"/>
        </w:rPr>
        <w:t xml:space="preserve"> on species fitness which reduce population sizes and mutational supply </w:t>
      </w:r>
      <w:r w:rsidR="00CA6691">
        <w:rPr>
          <w:sz w:val="24"/>
          <w:szCs w:val="24"/>
        </w:rPr>
        <w:fldChar w:fldCharType="begin"/>
      </w:r>
      <w:r w:rsidR="00057F49">
        <w:rPr>
          <w:sz w:val="24"/>
          <w:szCs w:val="24"/>
        </w:rPr>
        <w:instrText xml:space="preserve"> ADDIN ZOTERO_ITEM CSL_CITATION {"citationID":"3k0QdxM4","properties":{"formattedCitation":"[2,3]","plainCitation":"[2,3]","noteIndex":0},"citationItems":[{"id":3430,"uris":["http://zotero.org/users/local/sgFDdPY0/items/27D5JGTI"],"itemData":{"id":3430,"type":"article-journal","abstract":"Humans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sidR="00CA6691">
        <w:rPr>
          <w:sz w:val="24"/>
          <w:szCs w:val="24"/>
        </w:rPr>
        <w:fldChar w:fldCharType="separate"/>
      </w:r>
      <w:r w:rsidR="00057F49" w:rsidRPr="00057F49">
        <w:rPr>
          <w:rFonts w:ascii="Calibri" w:hAnsi="Calibri" w:cs="Calibri"/>
          <w:sz w:val="24"/>
        </w:rPr>
        <w:t>[2,3]</w:t>
      </w:r>
      <w:r w:rsidR="00CA6691">
        <w:rPr>
          <w:sz w:val="24"/>
          <w:szCs w:val="24"/>
        </w:rPr>
        <w:fldChar w:fldCharType="end"/>
      </w:r>
      <w:r w:rsidR="00CA6691">
        <w:rPr>
          <w:sz w:val="24"/>
          <w:szCs w:val="24"/>
        </w:rPr>
        <w:t xml:space="preserve">. </w:t>
      </w:r>
      <w:r w:rsidR="00337AF5">
        <w:rPr>
          <w:sz w:val="24"/>
          <w:szCs w:val="24"/>
        </w:rPr>
        <w:t xml:space="preserve">Multiple </w:t>
      </w:r>
      <w:del w:id="11" w:author="Kayla King" w:date="2025-08-23T15:54:00Z" w16du:dateUtc="2025-08-23T22:54:00Z">
        <w:r w:rsidR="00FE759E" w:rsidDel="00D30C11">
          <w:rPr>
            <w:sz w:val="24"/>
            <w:szCs w:val="24"/>
          </w:rPr>
          <w:delText xml:space="preserve">stressor </w:delText>
        </w:r>
      </w:del>
      <w:r w:rsidR="00FE759E">
        <w:rPr>
          <w:sz w:val="24"/>
          <w:szCs w:val="24"/>
        </w:rPr>
        <w:t>selecti</w:t>
      </w:r>
      <w:ins w:id="12" w:author="Kayla King" w:date="2025-08-23T15:54:00Z" w16du:dateUtc="2025-08-23T22:54:00Z">
        <w:r w:rsidR="00D30C11">
          <w:rPr>
            <w:sz w:val="24"/>
            <w:szCs w:val="24"/>
          </w:rPr>
          <w:t>ve pressures</w:t>
        </w:r>
      </w:ins>
      <w:del w:id="13" w:author="Kayla King" w:date="2025-08-23T15:54:00Z" w16du:dateUtc="2025-08-23T22:54:00Z">
        <w:r w:rsidR="00FE759E" w:rsidDel="00D30C11">
          <w:rPr>
            <w:sz w:val="24"/>
            <w:szCs w:val="24"/>
          </w:rPr>
          <w:delText>on</w:delText>
        </w:r>
      </w:del>
      <w:r w:rsidR="00FE759E">
        <w:rPr>
          <w:sz w:val="24"/>
          <w:szCs w:val="24"/>
        </w:rPr>
        <w:t xml:space="preserve"> can also </w:t>
      </w:r>
      <w:r w:rsidR="00337AF5">
        <w:rPr>
          <w:sz w:val="24"/>
          <w:szCs w:val="24"/>
        </w:rPr>
        <w:t>restrict adaptation</w:t>
      </w:r>
      <w:r w:rsidR="00FE759E">
        <w:rPr>
          <w:sz w:val="24"/>
          <w:szCs w:val="24"/>
        </w:rPr>
        <w:t xml:space="preserve"> </w:t>
      </w:r>
      <w:r w:rsidR="006A28C9">
        <w:rPr>
          <w:sz w:val="24"/>
          <w:szCs w:val="24"/>
        </w:rPr>
        <w:t>through fitness trade-offs whereby high fitness under one stressor reduces fitness under another</w:t>
      </w:r>
      <w:r w:rsidR="00FE759E">
        <w:rPr>
          <w:sz w:val="24"/>
          <w:szCs w:val="24"/>
        </w:rPr>
        <w:t xml:space="preserve"> </w:t>
      </w:r>
      <w:r w:rsidR="00FE759E">
        <w:rPr>
          <w:sz w:val="24"/>
          <w:szCs w:val="24"/>
        </w:rPr>
        <w:fldChar w:fldCharType="begin"/>
      </w:r>
      <w:r w:rsidR="00F06954">
        <w:rPr>
          <w:sz w:val="24"/>
          <w:szCs w:val="24"/>
        </w:rPr>
        <w:instrText xml:space="preserve"> ADDIN ZOTERO_ITEM CSL_CITATION {"citationID":"KzDxQjL1","properties":{"formattedCitation":"[4,5]","plainCitation":"[4,5]","noteIndex":0},"citationItems":[{"id":1188,"uris":["http://zotero.org/users/local/sgFDdPY0/items/NJI5S7BC"],"itemData":{"id":1188,"type":"article-journal","container-title":"Proceedings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FE759E">
        <w:rPr>
          <w:sz w:val="24"/>
          <w:szCs w:val="24"/>
        </w:rPr>
        <w:fldChar w:fldCharType="separate"/>
      </w:r>
      <w:r w:rsidR="00F06954" w:rsidRPr="00F06954">
        <w:rPr>
          <w:rFonts w:ascii="Calibri" w:hAnsi="Calibri" w:cs="Calibri"/>
          <w:sz w:val="24"/>
        </w:rPr>
        <w:t>[4,5]</w:t>
      </w:r>
      <w:r w:rsidR="00FE759E">
        <w:rPr>
          <w:sz w:val="24"/>
          <w:szCs w:val="24"/>
        </w:rPr>
        <w:fldChar w:fldCharType="end"/>
      </w:r>
      <w:r w:rsidR="006A28C9">
        <w:rPr>
          <w:sz w:val="24"/>
          <w:szCs w:val="24"/>
        </w:rPr>
        <w:t>.</w:t>
      </w:r>
      <w:r w:rsidR="000C090B">
        <w:rPr>
          <w:sz w:val="24"/>
          <w:szCs w:val="24"/>
        </w:rPr>
        <w:t xml:space="preserve"> Despite such </w:t>
      </w:r>
      <w:r w:rsidR="00B301B5">
        <w:rPr>
          <w:sz w:val="24"/>
          <w:szCs w:val="24"/>
        </w:rPr>
        <w:t>constraints</w:t>
      </w:r>
      <w:r w:rsidR="000C090B">
        <w:rPr>
          <w:sz w:val="24"/>
          <w:szCs w:val="24"/>
        </w:rPr>
        <w:t>, species can a</w:t>
      </w:r>
      <w:r w:rsidR="00E2614D">
        <w:rPr>
          <w:sz w:val="24"/>
          <w:szCs w:val="24"/>
        </w:rPr>
        <w:t>dapt to multiple stressors</w:t>
      </w:r>
      <w:ins w:id="14" w:author="Kayla King" w:date="2025-08-23T15:51:00Z" w16du:dateUtc="2025-08-23T22:51:00Z">
        <w:r w:rsidR="00146F76">
          <w:rPr>
            <w:sz w:val="24"/>
            <w:szCs w:val="24"/>
          </w:rPr>
          <w:t xml:space="preserve"> by becoming a generalist</w:t>
        </w:r>
      </w:ins>
      <w:r w:rsidR="00E2614D">
        <w:rPr>
          <w:sz w:val="24"/>
          <w:szCs w:val="24"/>
        </w:rPr>
        <w:t xml:space="preserve"> </w:t>
      </w:r>
      <w:del w:id="15" w:author="Kayla King" w:date="2025-08-23T15:51:00Z" w16du:dateUtc="2025-08-23T22:51:00Z">
        <w:r w:rsidR="00B301B5" w:rsidDel="00146F76">
          <w:rPr>
            <w:sz w:val="24"/>
            <w:szCs w:val="24"/>
          </w:rPr>
          <w:delText xml:space="preserve">through </w:delText>
        </w:r>
        <w:r w:rsidR="006D5FE8" w:rsidDel="00146F76">
          <w:rPr>
            <w:sz w:val="24"/>
            <w:szCs w:val="24"/>
          </w:rPr>
          <w:delText xml:space="preserve">the evolution of </w:delText>
        </w:r>
        <w:r w:rsidR="001C030C" w:rsidDel="00146F76">
          <w:rPr>
            <w:sz w:val="24"/>
            <w:szCs w:val="24"/>
          </w:rPr>
          <w:delText>generalists</w:delText>
        </w:r>
      </w:del>
      <w:ins w:id="16" w:author="Kayla King" w:date="2025-08-23T15:51:00Z" w16du:dateUtc="2025-08-23T22:51:00Z">
        <w:r w:rsidR="00146F76">
          <w:rPr>
            <w:sz w:val="24"/>
            <w:szCs w:val="24"/>
          </w:rPr>
          <w:t>, a strategy</w:t>
        </w:r>
      </w:ins>
      <w:r w:rsidR="005E5A28">
        <w:rPr>
          <w:sz w:val="24"/>
          <w:szCs w:val="24"/>
        </w:rPr>
        <w:t xml:space="preserve"> </w:t>
      </w:r>
      <w:r w:rsidR="00AB4535">
        <w:rPr>
          <w:sz w:val="24"/>
          <w:szCs w:val="24"/>
        </w:rPr>
        <w:t xml:space="preserve">which </w:t>
      </w:r>
      <w:del w:id="17" w:author="Kayla King" w:date="2025-08-23T15:51:00Z" w16du:dateUtc="2025-08-23T22:51:00Z">
        <w:r w:rsidR="00AB4535" w:rsidDel="00146F76">
          <w:rPr>
            <w:sz w:val="24"/>
            <w:szCs w:val="24"/>
          </w:rPr>
          <w:delText>have</w:delText>
        </w:r>
      </w:del>
      <w:ins w:id="18" w:author="Kayla King" w:date="2025-08-23T15:51:00Z" w16du:dateUtc="2025-08-23T22:51:00Z">
        <w:r w:rsidR="00146F76">
          <w:rPr>
            <w:sz w:val="24"/>
            <w:szCs w:val="24"/>
          </w:rPr>
          <w:t>has</w:t>
        </w:r>
      </w:ins>
      <w:r w:rsidR="00AB4535">
        <w:rPr>
          <w:sz w:val="24"/>
          <w:szCs w:val="24"/>
        </w:rPr>
        <w:t xml:space="preserve"> </w:t>
      </w:r>
      <w:r w:rsidR="006D5FE8">
        <w:rPr>
          <w:sz w:val="24"/>
          <w:szCs w:val="24"/>
        </w:rPr>
        <w:t>intermediate</w:t>
      </w:r>
      <w:r w:rsidR="00AB4535">
        <w:rPr>
          <w:sz w:val="24"/>
          <w:szCs w:val="24"/>
        </w:rPr>
        <w:t xml:space="preserve"> growth across </w:t>
      </w:r>
      <w:del w:id="19" w:author="Kayla King" w:date="2025-08-23T15:52:00Z" w16du:dateUtc="2025-08-23T22:52:00Z">
        <w:r w:rsidR="00AB4535" w:rsidDel="00146F76">
          <w:rPr>
            <w:sz w:val="24"/>
            <w:szCs w:val="24"/>
          </w:rPr>
          <w:delText>selection pressures</w:delText>
        </w:r>
      </w:del>
      <w:ins w:id="20" w:author="Kayla King" w:date="2025-08-23T15:52:00Z" w16du:dateUtc="2025-08-23T22:52:00Z">
        <w:r w:rsidR="00146F76">
          <w:rPr>
            <w:sz w:val="24"/>
            <w:szCs w:val="24"/>
          </w:rPr>
          <w:t>environments</w:t>
        </w:r>
      </w:ins>
      <w:r w:rsidR="00B301B5">
        <w:rPr>
          <w:sz w:val="24"/>
          <w:szCs w:val="24"/>
        </w:rPr>
        <w:t xml:space="preserve"> </w:t>
      </w:r>
      <w:r w:rsidR="00B301B5">
        <w:rPr>
          <w:sz w:val="24"/>
          <w:szCs w:val="24"/>
        </w:rPr>
        <w:fldChar w:fldCharType="begin"/>
      </w:r>
      <w:r w:rsidR="00B301B5">
        <w:rPr>
          <w:sz w:val="24"/>
          <w:szCs w:val="24"/>
        </w:rPr>
        <w:instrText xml:space="preserve"> ADDIN ZOTERO_ITEM CSL_CITATION {"citationID":"Fckayri8","properties":{"formattedCitation":"[6]","plainCitation":"[6]","noteIndex":0},"citationItems":[{"id":1960,"uris":["http://zotero.org/users/local/sgFDdPY0/items/J3YVC7UI"],"itemData":{"id":1960,"type":"article-journal","abstract":"Environmental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B301B5">
        <w:rPr>
          <w:sz w:val="24"/>
          <w:szCs w:val="24"/>
        </w:rPr>
        <w:fldChar w:fldCharType="separate"/>
      </w:r>
      <w:r w:rsidR="00B301B5" w:rsidRPr="00B301B5">
        <w:rPr>
          <w:rFonts w:ascii="Calibri" w:hAnsi="Calibri" w:cs="Calibri"/>
          <w:sz w:val="24"/>
        </w:rPr>
        <w:t>[6]</w:t>
      </w:r>
      <w:r w:rsidR="00B301B5">
        <w:rPr>
          <w:sz w:val="24"/>
          <w:szCs w:val="24"/>
        </w:rPr>
        <w:fldChar w:fldCharType="end"/>
      </w:r>
      <w:r w:rsidR="00AB4535">
        <w:rPr>
          <w:sz w:val="24"/>
          <w:szCs w:val="24"/>
        </w:rPr>
        <w:t xml:space="preserve">. </w:t>
      </w:r>
      <w:commentRangeStart w:id="21"/>
      <w:r w:rsidR="00B301B5">
        <w:rPr>
          <w:sz w:val="24"/>
          <w:szCs w:val="24"/>
        </w:rPr>
        <w:t>Stressors also occasionally</w:t>
      </w:r>
      <w:r w:rsidR="00E2614D">
        <w:rPr>
          <w:sz w:val="24"/>
          <w:szCs w:val="24"/>
        </w:rPr>
        <w:t xml:space="preserve"> </w:t>
      </w:r>
      <w:ins w:id="22" w:author="Kayla King" w:date="2025-08-23T15:52:00Z" w16du:dateUtc="2025-08-23T22:52:00Z">
        <w:r w:rsidR="00146F76">
          <w:rPr>
            <w:sz w:val="24"/>
            <w:szCs w:val="24"/>
          </w:rPr>
          <w:t xml:space="preserve">interact </w:t>
        </w:r>
      </w:ins>
      <w:del w:id="23" w:author="Kayla King" w:date="2025-08-23T15:52:00Z" w16du:dateUtc="2025-08-23T22:52:00Z">
        <w:r w:rsidR="00E2614D" w:rsidDel="00146F76">
          <w:rPr>
            <w:sz w:val="24"/>
            <w:szCs w:val="24"/>
          </w:rPr>
          <w:delText xml:space="preserve">have </w:delText>
        </w:r>
      </w:del>
      <w:r w:rsidR="00E2614D">
        <w:rPr>
          <w:sz w:val="24"/>
          <w:szCs w:val="24"/>
        </w:rPr>
        <w:t>antagonistic</w:t>
      </w:r>
      <w:ins w:id="24" w:author="Kayla King" w:date="2025-08-23T15:52:00Z" w16du:dateUtc="2025-08-23T22:52:00Z">
        <w:r w:rsidR="00146F76">
          <w:rPr>
            <w:sz w:val="24"/>
            <w:szCs w:val="24"/>
          </w:rPr>
          <w:t>ally</w:t>
        </w:r>
      </w:ins>
      <w:ins w:id="25" w:author="Kayla King" w:date="2025-08-23T15:53:00Z" w16du:dateUtc="2025-08-23T22:53:00Z">
        <w:r w:rsidR="00D30C11">
          <w:rPr>
            <w:sz w:val="24"/>
            <w:szCs w:val="24"/>
          </w:rPr>
          <w:t xml:space="preserve"> </w:t>
        </w:r>
        <w:commentRangeStart w:id="26"/>
        <w:r w:rsidR="00D30C11">
          <w:rPr>
            <w:sz w:val="24"/>
            <w:szCs w:val="24"/>
          </w:rPr>
          <w:t xml:space="preserve">resulting in a trade-off of adaptive traits </w:t>
        </w:r>
      </w:ins>
      <w:del w:id="27" w:author="Kayla King" w:date="2025-08-23T15:52:00Z" w16du:dateUtc="2025-08-23T22:52:00Z">
        <w:r w:rsidR="00E2614D" w:rsidDel="00146F76">
          <w:rPr>
            <w:sz w:val="24"/>
            <w:szCs w:val="24"/>
          </w:rPr>
          <w:delText xml:space="preserve"> </w:delText>
        </w:r>
      </w:del>
      <w:commentRangeEnd w:id="26"/>
      <w:r w:rsidR="00D30C11">
        <w:rPr>
          <w:rStyle w:val="CommentReference"/>
        </w:rPr>
        <w:commentReference w:id="26"/>
      </w:r>
      <w:del w:id="28" w:author="Kayla King" w:date="2025-08-23T15:52:00Z" w16du:dateUtc="2025-08-23T22:52:00Z">
        <w:r w:rsidR="00E2614D" w:rsidDel="00146F76">
          <w:rPr>
            <w:sz w:val="24"/>
            <w:szCs w:val="24"/>
          </w:rPr>
          <w:delText>interactions</w:delText>
        </w:r>
      </w:del>
      <w:del w:id="29" w:author="Kayla King" w:date="2025-08-23T15:53:00Z" w16du:dateUtc="2025-08-23T22:53:00Z">
        <w:r w:rsidR="00E2614D" w:rsidDel="00D30C11">
          <w:rPr>
            <w:sz w:val="24"/>
            <w:szCs w:val="24"/>
          </w:rPr>
          <w:delText xml:space="preserve"> </w:delText>
        </w:r>
      </w:del>
      <w:r w:rsidR="00E2614D">
        <w:rPr>
          <w:sz w:val="24"/>
          <w:szCs w:val="24"/>
        </w:rPr>
        <w:fldChar w:fldCharType="begin"/>
      </w:r>
      <w:r w:rsidR="00E2614D">
        <w:rPr>
          <w:sz w:val="24"/>
          <w:szCs w:val="24"/>
        </w:rPr>
        <w:instrText xml:space="preserve"> ADDIN ZOTERO_ITEM CSL_CITATION {"citationID":"aMEpAcpC","properties":{"formattedCitation":"[2]","plainCitation":"[2]","noteIndex":0},"citationItems":[{"id":3430,"uris":["http://zotero.org/users/local/sgFDdPY0/items/27D5JGTI"],"itemData":{"id":3430,"type":"article-journal","abstract":"Humans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E2614D">
        <w:rPr>
          <w:sz w:val="24"/>
          <w:szCs w:val="24"/>
        </w:rPr>
        <w:fldChar w:fldCharType="separate"/>
      </w:r>
      <w:r w:rsidR="00E2614D" w:rsidRPr="00E2614D">
        <w:rPr>
          <w:rFonts w:ascii="Calibri" w:hAnsi="Calibri" w:cs="Calibri"/>
          <w:sz w:val="24"/>
        </w:rPr>
        <w:t>[2]</w:t>
      </w:r>
      <w:r w:rsidR="00E2614D">
        <w:rPr>
          <w:sz w:val="24"/>
          <w:szCs w:val="24"/>
        </w:rPr>
        <w:fldChar w:fldCharType="end"/>
      </w:r>
      <w:commentRangeEnd w:id="21"/>
      <w:r w:rsidR="00D30C11">
        <w:rPr>
          <w:rStyle w:val="CommentReference"/>
        </w:rPr>
        <w:commentReference w:id="21"/>
      </w:r>
      <w:r w:rsidR="00E2614D">
        <w:rPr>
          <w:sz w:val="24"/>
          <w:szCs w:val="24"/>
        </w:rPr>
        <w:t xml:space="preserve"> or can enhance adaptation by co-selecting</w:t>
      </w:r>
      <w:r w:rsidR="00AB4535">
        <w:rPr>
          <w:sz w:val="24"/>
          <w:szCs w:val="24"/>
        </w:rPr>
        <w:t xml:space="preserve"> </w:t>
      </w:r>
      <w:r w:rsidR="00AD6B92">
        <w:rPr>
          <w:sz w:val="24"/>
          <w:szCs w:val="24"/>
        </w:rPr>
        <w:t>for the same phenotypes</w:t>
      </w:r>
      <w:r w:rsidR="00E2614D">
        <w:rPr>
          <w:sz w:val="24"/>
          <w:szCs w:val="24"/>
        </w:rPr>
        <w:t xml:space="preserve"> </w:t>
      </w:r>
      <w:r w:rsidR="00887695">
        <w:rPr>
          <w:sz w:val="24"/>
          <w:szCs w:val="24"/>
        </w:rPr>
        <w:fldChar w:fldCharType="begin"/>
      </w:r>
      <w:r w:rsidR="00B301B5">
        <w:rPr>
          <w:sz w:val="24"/>
          <w:szCs w:val="24"/>
        </w:rPr>
        <w:instrText xml:space="preserve"> ADDIN ZOTERO_ITEM CSL_CITATION {"citationID":"DTt4gVtL","properties":{"formattedCitation":"[7,8]","plainCitation":"[7,8]","noteIndex":0},"citationItems":[{"id":3461,"uris":["http://zotero.org/users/local/sgFDdPY0/items/32K99ACT"],"itemData":{"id":3461,"type":"article-journal","abstract":"Ethanol is a toxic factor that damages membranes, disturbs metabolism, and may kill the cell. Tetragenococcus halophilus, considered as the cell factory during the manufacture of traditional fermented foods, encounters ethanol stress, which may affect the viability and fermentative performance of cells. In order to improve the ethanol tolerance of T. halophilus, a strategy based on cross protection was proposed in the current study. The results indicated that cross protection induced by heat preadaptation (45°C for 1.5 h) could significantly improve the stress tolerance (7.24-fold increase in survival) of T. halophilus upon exposure to ethanol (10% for 2.5 h). Based on this result, a combined analysis of physiological approaches and TMT-labeled proteomic technology was employed to investigate the protective mechanism of cross protection in T. halophilus. Physiological analysis showed that the heat preadapted cells exhibited a better surface phenotype, higher membrane integrity, and higher amounts of unsaturated fatty acids compared to unadapted cells. Proteomic analysis showed that a total of 163 proteins were differentially expressed in response to heat preadaptation. KEGG enrichment analysis showed that energy metabolism, membrane transport, peptidoglycan biosynthesis, and genetic information processing were the most abundant metabolic pathways after heat preadaptation. Three proteins (GpmA, AtpB, and TpiA) involved in energy metabolism and four proteins (ManM, OpuC, YidC, and HPr) related to membrane transport were up-regulated after heat preadaptation. In all, the results of this study may help understand the protective mechanisms of preadaptation and contribute to the improvement of the stress resistance of T. halophilus during industrial processes.","container-title":"Frontiers in Microbiology","DOI":"10.3389/fmicb.2021.686672","ISSN":"1664-302X","journalAbbreviation":"Front. Microbiol.","language":"English","note":"publisher: Frontiers","source":"Frontiers","title":"Heat Adaptation Induced Cross Protection Against Ethanol Stress in Tetragenococcus halophilus: Physiological Characteristics and Proteomic Analysis","title-short":"Heat Adaptation Induced Cross Protection Against Ethanol Stress in Tetragenococcus halophilus","URL":"https://www.frontiersin.org/journals/microbiology/articles/10.3389/fmicb.2021.686672/full","volume":"12","author":[{"family":"Yang","given":"Huan"},{"family":"Yao","given":"Shangjie"},{"family":"Zhang","given":"Min"},{"family":"Wu","given":"Chongde"}],"accessed":{"date-parts":[["2025",8,5]]},"issued":{"date-parts":[["2021",6,18]]}}},{"id":3463,"uris":["http://zotero.org/users/local/sgFDdPY0/items/KSUUYBSW"],"itemData":{"id":3463,"type":"article-journal","abstract":"Candida glabrata is a human commensal and an opportunistic human fungal pathogen. It is more closely related to the model yeast Saccharomyces cerevisiae than other Candida spp. Compared with S. cerevisiae, C. glabrata exhibits higher innate tolerance to various environmental stressors, including hyperthermal stress. Here we investigate the molecular mechanisms of C. glabrata adaptation to heat stress via adaptive laboratory evolution. We show that all parallel evolved populations readily adapt to hyperthermal challenge (from 47 °C to 50 °C) and exhibit convergence in evolved phenotypes with extensive cross-tolerance to various other environmental stressors such as oxidants, acids, and alcohols. Genome resequencing identified fixation of mutations in CgSTE11 in all parallel evolved populations. The CgSTE11 homolog in S. cerevisiae plays crucial roles in various mitogen-activated protein kinase (MAPK) signaling pathways, but its role is less understood in C. glabrata. Subsequent verification confirmed that CgSTE11 is important in hyperthermal tolerance and the observed extensive cross-tolerance to other environmental stressors. These results support the hypothesis that CgSTE11 mediates cross-talks between MAPK signaling pathways in C. glabrata in response to environmental challenges.","container-title":"Scientific Reports","DOI":"10.1038/s41598-019-53593-5","ISSN":"2045-2322","journalAbbreviation":"Sci Rep","note":"PMID: 31745168\nPMCID: PMC6863853","page":"17036","source":"PubMed Central","title":"CgSTE11 mediates cross tolerance to multiple environmental stressors in Candida glabrata","volume":"9","author":[{"family":"Huang","given":"Mian"},{"family":"Khan","given":"Jibran"},{"family":"Kaur","given":"Manpreet"},{"family":"Vanega","given":"Julian Daniel Torres"},{"family":"Patiño","given":"Orlando Andres Aguilar"},{"family":"Ramasubramanian","given":"Anand K."},{"family":"Kao","given":"Katy C."}],"issued":{"date-parts":[["2019",11,19]]}}}],"schema":"https://github.com/citation-style-language/schema/raw/master/csl-citation.json"} </w:instrText>
      </w:r>
      <w:r w:rsidR="00887695">
        <w:rPr>
          <w:sz w:val="24"/>
          <w:szCs w:val="24"/>
        </w:rPr>
        <w:fldChar w:fldCharType="separate"/>
      </w:r>
      <w:r w:rsidR="00B301B5" w:rsidRPr="00B301B5">
        <w:rPr>
          <w:rFonts w:ascii="Calibri" w:hAnsi="Calibri" w:cs="Calibri"/>
          <w:sz w:val="24"/>
        </w:rPr>
        <w:t>[7,8]</w:t>
      </w:r>
      <w:r w:rsidR="00887695">
        <w:rPr>
          <w:sz w:val="24"/>
          <w:szCs w:val="24"/>
        </w:rPr>
        <w:fldChar w:fldCharType="end"/>
      </w:r>
      <w:r w:rsidR="00AB4535">
        <w:rPr>
          <w:sz w:val="24"/>
          <w:szCs w:val="24"/>
        </w:rPr>
        <w:t xml:space="preserve">. </w:t>
      </w:r>
      <w:del w:id="30" w:author="Kayla King" w:date="2025-08-23T15:53:00Z" w16du:dateUtc="2025-08-23T22:53:00Z">
        <w:r w:rsidR="00AB4535" w:rsidDel="00D30C11">
          <w:rPr>
            <w:sz w:val="24"/>
            <w:szCs w:val="24"/>
          </w:rPr>
          <w:delText xml:space="preserve">Whether adaptation to multiple stressors can occur depends on </w:delText>
        </w:r>
        <w:r w:rsidR="005E5A28" w:rsidDel="00D30C11">
          <w:rPr>
            <w:sz w:val="24"/>
            <w:szCs w:val="24"/>
          </w:rPr>
          <w:delText xml:space="preserve">both </w:delText>
        </w:r>
        <w:r w:rsidR="00AB4535" w:rsidDel="00D30C11">
          <w:rPr>
            <w:sz w:val="24"/>
            <w:szCs w:val="24"/>
          </w:rPr>
          <w:delText xml:space="preserve">the </w:delText>
        </w:r>
        <w:r w:rsidR="00E2614D" w:rsidDel="00D30C11">
          <w:rPr>
            <w:sz w:val="24"/>
            <w:szCs w:val="24"/>
          </w:rPr>
          <w:delText>diversity</w:delText>
        </w:r>
        <w:r w:rsidR="00AB4535" w:rsidDel="00D30C11">
          <w:rPr>
            <w:sz w:val="24"/>
            <w:szCs w:val="24"/>
          </w:rPr>
          <w:delText xml:space="preserve"> of stressors and the direction that stressors select in. </w:delText>
        </w:r>
      </w:del>
      <w:r w:rsidR="00747A2A">
        <w:rPr>
          <w:sz w:val="24"/>
          <w:szCs w:val="24"/>
        </w:rPr>
        <w:t xml:space="preserve">The ability of species to adapt to multiple stressors plays an important role in </w:t>
      </w:r>
      <w:r w:rsidR="00B301B5">
        <w:rPr>
          <w:sz w:val="24"/>
          <w:szCs w:val="24"/>
        </w:rPr>
        <w:t xml:space="preserve">the maintenance of </w:t>
      </w:r>
      <w:r w:rsidR="00010222">
        <w:rPr>
          <w:sz w:val="24"/>
          <w:szCs w:val="24"/>
        </w:rPr>
        <w:t xml:space="preserve">global </w:t>
      </w:r>
      <w:r w:rsidR="00B301B5">
        <w:rPr>
          <w:sz w:val="24"/>
          <w:szCs w:val="24"/>
        </w:rPr>
        <w:t>biodiversity</w:t>
      </w:r>
      <w:r w:rsidR="00747A2A">
        <w:rPr>
          <w:sz w:val="24"/>
          <w:szCs w:val="24"/>
        </w:rPr>
        <w:t xml:space="preserve"> and </w:t>
      </w:r>
      <w:r w:rsidR="00B301B5">
        <w:rPr>
          <w:sz w:val="24"/>
          <w:szCs w:val="24"/>
        </w:rPr>
        <w:t xml:space="preserve">species </w:t>
      </w:r>
      <w:r w:rsidR="00747A2A">
        <w:rPr>
          <w:sz w:val="24"/>
          <w:szCs w:val="24"/>
        </w:rPr>
        <w:t>extinction risk</w:t>
      </w:r>
      <w:r w:rsidR="006D5FE8">
        <w:rPr>
          <w:sz w:val="24"/>
          <w:szCs w:val="24"/>
        </w:rPr>
        <w:t xml:space="preserve"> </w:t>
      </w:r>
      <w:r w:rsidR="00010222">
        <w:rPr>
          <w:sz w:val="24"/>
          <w:szCs w:val="24"/>
        </w:rPr>
        <w:fldChar w:fldCharType="begin"/>
      </w:r>
      <w:r w:rsidR="00010222">
        <w:rPr>
          <w:sz w:val="24"/>
          <w:szCs w:val="24"/>
        </w:rPr>
        <w:instrText xml:space="preserve"> ADDIN ZOTERO_ITEM CSL_CITATION {"citationID":"gmNF1EHg","properties":{"formattedCitation":"[2,9,10]","plainCitation":"[2,9,10]","noteIndex":0},"citationItems":[{"id":3430,"uris":["http://zotero.org/users/local/sgFDdPY0/items/27D5JGTI"],"itemData":{"id":3430,"type":"article-journal","abstract":"Humans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R."},{"family":"Spalding","given":"Mark"},{"family":"Steneck","given":"Robert"},{"family":"Watson","given":"Reg"}],"issued":{"date-parts":[["2008",2,15]]}}}],"schema":"https://github.com/citation-style-language/schema/raw/master/csl-citation.json"} </w:instrText>
      </w:r>
      <w:r w:rsidR="00010222">
        <w:rPr>
          <w:sz w:val="24"/>
          <w:szCs w:val="24"/>
        </w:rPr>
        <w:fldChar w:fldCharType="separate"/>
      </w:r>
      <w:r w:rsidR="00010222" w:rsidRPr="00010222">
        <w:rPr>
          <w:rFonts w:ascii="Calibri" w:hAnsi="Calibri" w:cs="Calibri"/>
          <w:sz w:val="24"/>
        </w:rPr>
        <w:t>[2,9,10]</w:t>
      </w:r>
      <w:r w:rsidR="00010222">
        <w:rPr>
          <w:sz w:val="24"/>
          <w:szCs w:val="24"/>
        </w:rPr>
        <w:fldChar w:fldCharType="end"/>
      </w:r>
      <w:r w:rsidR="00747A2A">
        <w:rPr>
          <w:sz w:val="24"/>
          <w:szCs w:val="24"/>
        </w:rPr>
        <w:t xml:space="preserve">. </w:t>
      </w:r>
    </w:p>
    <w:p w14:paraId="0C6F8552" w14:textId="3CE36C84" w:rsidR="00E31899" w:rsidRDefault="00D30C11" w:rsidP="004435B2">
      <w:pPr>
        <w:jc w:val="both"/>
        <w:rPr>
          <w:sz w:val="24"/>
          <w:szCs w:val="24"/>
        </w:rPr>
      </w:pPr>
      <w:ins w:id="31" w:author="Kayla King" w:date="2025-08-23T15:57:00Z" w16du:dateUtc="2025-08-23T22:57:00Z">
        <w:r>
          <w:rPr>
            <w:sz w:val="24"/>
            <w:szCs w:val="24"/>
          </w:rPr>
          <w:lastRenderedPageBreak/>
          <w:t xml:space="preserve">Temporal heterogeneity is </w:t>
        </w:r>
      </w:ins>
      <w:del w:id="32" w:author="Kayla King" w:date="2025-08-23T15:57:00Z" w16du:dateUtc="2025-08-23T22:57:00Z">
        <w:r w:rsidR="00E3506E" w:rsidDel="00D30C11">
          <w:rPr>
            <w:sz w:val="24"/>
            <w:szCs w:val="24"/>
          </w:rPr>
          <w:delText>An</w:delText>
        </w:r>
      </w:del>
      <w:ins w:id="33" w:author="Kayla King" w:date="2025-08-23T15:57:00Z" w16du:dateUtc="2025-08-23T22:57:00Z">
        <w:r>
          <w:rPr>
            <w:sz w:val="24"/>
            <w:szCs w:val="24"/>
          </w:rPr>
          <w:t>an</w:t>
        </w:r>
      </w:ins>
      <w:r w:rsidR="00E3506E">
        <w:rPr>
          <w:sz w:val="24"/>
          <w:szCs w:val="24"/>
        </w:rPr>
        <w:t xml:space="preserve"> important </w:t>
      </w:r>
      <w:del w:id="34" w:author="Kayla King" w:date="2025-08-23T15:57:00Z" w16du:dateUtc="2025-08-23T22:57:00Z">
        <w:r w:rsidR="00E3506E" w:rsidDel="00D30C11">
          <w:rPr>
            <w:sz w:val="24"/>
            <w:szCs w:val="24"/>
          </w:rPr>
          <w:delText>contributor t</w:delText>
        </w:r>
      </w:del>
      <w:ins w:id="35" w:author="Kayla King" w:date="2025-08-23T15:57:00Z" w16du:dateUtc="2025-08-23T22:57:00Z">
        <w:r>
          <w:rPr>
            <w:sz w:val="24"/>
            <w:szCs w:val="24"/>
          </w:rPr>
          <w:t>component of</w:t>
        </w:r>
      </w:ins>
      <w:del w:id="36" w:author="Kayla King" w:date="2025-08-23T15:57:00Z" w16du:dateUtc="2025-08-23T22:57:00Z">
        <w:r w:rsidR="00E3506E" w:rsidDel="00D30C11">
          <w:rPr>
            <w:sz w:val="24"/>
            <w:szCs w:val="24"/>
          </w:rPr>
          <w:delText>o</w:delText>
        </w:r>
      </w:del>
      <w:r w:rsidR="00E3506E">
        <w:rPr>
          <w:sz w:val="24"/>
          <w:szCs w:val="24"/>
        </w:rPr>
        <w:t xml:space="preserve"> environmental complexity </w:t>
      </w:r>
      <w:del w:id="37" w:author="Kayla King" w:date="2025-08-23T15:57:00Z" w16du:dateUtc="2025-08-23T22:57:00Z">
        <w:r w:rsidR="00E3506E" w:rsidDel="00D30C11">
          <w:rPr>
            <w:sz w:val="24"/>
            <w:szCs w:val="24"/>
          </w:rPr>
          <w:delText>is t</w:delText>
        </w:r>
        <w:r w:rsidR="007959D9" w:rsidDel="00D30C11">
          <w:rPr>
            <w:sz w:val="24"/>
            <w:szCs w:val="24"/>
          </w:rPr>
          <w:delText>emporal</w:delText>
        </w:r>
        <w:r w:rsidR="00B301B5" w:rsidDel="00D30C11">
          <w:rPr>
            <w:sz w:val="24"/>
            <w:szCs w:val="24"/>
          </w:rPr>
          <w:delText xml:space="preserve"> heterogeneity </w:delText>
        </w:r>
      </w:del>
      <w:r w:rsidR="00E3506E">
        <w:rPr>
          <w:sz w:val="24"/>
          <w:szCs w:val="24"/>
        </w:rPr>
        <w:t>where</w:t>
      </w:r>
      <w:ins w:id="38" w:author="Kayla King" w:date="2025-08-23T15:57:00Z" w16du:dateUtc="2025-08-23T22:57:00Z">
        <w:r>
          <w:rPr>
            <w:sz w:val="24"/>
            <w:szCs w:val="24"/>
          </w:rPr>
          <w:t xml:space="preserve">by </w:t>
        </w:r>
      </w:ins>
      <w:ins w:id="39" w:author="Kayla King" w:date="2025-08-23T15:58:00Z" w16du:dateUtc="2025-08-23T22:58:00Z">
        <w:r>
          <w:rPr>
            <w:sz w:val="24"/>
            <w:szCs w:val="24"/>
          </w:rPr>
          <w:t>s</w:t>
        </w:r>
      </w:ins>
      <w:ins w:id="40" w:author="Kayla King" w:date="2025-08-23T15:57:00Z" w16du:dateUtc="2025-08-23T22:57:00Z">
        <w:r>
          <w:rPr>
            <w:sz w:val="24"/>
            <w:szCs w:val="24"/>
          </w:rPr>
          <w:t>election pressures v</w:t>
        </w:r>
      </w:ins>
      <w:ins w:id="41" w:author="Kayla King" w:date="2025-08-23T15:58:00Z" w16du:dateUtc="2025-08-23T22:58:00Z">
        <w:r>
          <w:rPr>
            <w:sz w:val="24"/>
            <w:szCs w:val="24"/>
          </w:rPr>
          <w:t>ary across time.</w:t>
        </w:r>
      </w:ins>
      <w:del w:id="42" w:author="Kayla King" w:date="2025-08-23T15:58:00Z" w16du:dateUtc="2025-08-23T22:58:00Z">
        <w:r w:rsidR="00B301B5" w:rsidDel="00D30C11">
          <w:rPr>
            <w:sz w:val="24"/>
            <w:szCs w:val="24"/>
          </w:rPr>
          <w:delText xml:space="preserve"> </w:delText>
        </w:r>
        <w:r w:rsidR="007959D9" w:rsidDel="00D30C11">
          <w:rPr>
            <w:sz w:val="24"/>
            <w:szCs w:val="24"/>
          </w:rPr>
          <w:delText>different</w:delText>
        </w:r>
        <w:r w:rsidR="00B301B5" w:rsidDel="00D30C11">
          <w:rPr>
            <w:sz w:val="24"/>
            <w:szCs w:val="24"/>
          </w:rPr>
          <w:delText xml:space="preserve"> selection pressures </w:delText>
        </w:r>
        <w:r w:rsidR="001C030C" w:rsidDel="00D30C11">
          <w:rPr>
            <w:sz w:val="24"/>
            <w:szCs w:val="24"/>
          </w:rPr>
          <w:delText>occur</w:delText>
        </w:r>
        <w:r w:rsidR="00E3506E" w:rsidDel="00D30C11">
          <w:rPr>
            <w:sz w:val="24"/>
            <w:szCs w:val="24"/>
          </w:rPr>
          <w:delText xml:space="preserve"> </w:delText>
        </w:r>
        <w:r w:rsidR="00B301B5" w:rsidDel="00D30C11">
          <w:rPr>
            <w:sz w:val="24"/>
            <w:szCs w:val="24"/>
          </w:rPr>
          <w:delText>over time</w:delText>
        </w:r>
      </w:del>
      <w:r w:rsidR="00B301B5">
        <w:rPr>
          <w:sz w:val="24"/>
          <w:szCs w:val="24"/>
        </w:rPr>
        <w:t>.</w:t>
      </w:r>
      <w:r w:rsidR="006956DF">
        <w:rPr>
          <w:sz w:val="24"/>
          <w:szCs w:val="24"/>
        </w:rPr>
        <w:t xml:space="preserve"> </w:t>
      </w:r>
      <w:commentRangeStart w:id="43"/>
      <w:r w:rsidR="00721BAA">
        <w:rPr>
          <w:sz w:val="24"/>
          <w:szCs w:val="24"/>
        </w:rPr>
        <w:t>Frequent environmental change selects for the evolution of phenotypic plasticity enabling organisms to</w:t>
      </w:r>
      <w:r w:rsidR="001C030C">
        <w:rPr>
          <w:sz w:val="24"/>
          <w:szCs w:val="24"/>
        </w:rPr>
        <w:t xml:space="preserve"> rapidly</w:t>
      </w:r>
      <w:r w:rsidR="00721BAA">
        <w:rPr>
          <w:sz w:val="24"/>
          <w:szCs w:val="24"/>
        </w:rPr>
        <w:t xml:space="preserve"> respond to heterogeneity within their lifetimes </w:t>
      </w:r>
      <w:r w:rsidR="00721BAA">
        <w:rPr>
          <w:sz w:val="24"/>
          <w:szCs w:val="24"/>
        </w:rPr>
        <w:fldChar w:fldCharType="begin"/>
      </w:r>
      <w:r w:rsidR="00721BAA">
        <w:rPr>
          <w:sz w:val="24"/>
          <w:szCs w:val="24"/>
        </w:rPr>
        <w:instrText xml:space="preserve"> ADDIN ZOTERO_ITEM CSL_CITATION {"citationID":"9gTS4JmU","properties":{"formattedCitation":"[6,11]","plainCitation":"[6,11]","noteIndex":0},"citationItems":[{"id":1960,"uris":["http://zotero.org/users/local/sgFDdPY0/items/J3YVC7UI"],"itemData":{"id":1960,"type":"article-journal","abstract":"Environmental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diversity","volume":"15","author":[{"family":"Kassen","given":"R."}],"issued":{"date-parts":[["2002"]]}}},{"id":3483,"uris":["http://zotero.org/users/local/sgFDdPY0/items/F5JTBXJ5"],"itemData":{"id":3483,"type":"article-journal","abstract":"Evolution in variable environments is predicted to disfavour genetic canalization and instead select for alternative strategies, such as phenotypic plasticity or possibly bet-hedging, depending on the accuracy of environmental cues and type of variation. While these two alternatives are often contrasted in theoretical studies, their evolution are seldom studied together in empirical work. We used experimental evolution for 30 generations in the nematode worm Caenorhabditis remanei to simultaneously study the evolution of plasticity and bet-hedging in environments differing only in their temperature variability, where one regime is exposed to faster temperature cycles between 20 and 25 °C, with little autocorrelation between parent and offspring environment, while the other regime had slowly increasing temperature with high autocorrelation in temperature between parent and offspring. These two environments had the same average temperature over evolutionary time, but one varied with larger magnitude on a shorter time scale. After experimental evolution, we scored adult size and fitness in full siblings reared in two different temperatures, optimal 20 °C and mildly stressful 25 °C. Experimental evolution in fast temperature cycles resulted in the evolution of increased body size plasticity but not increased bet-hedging, compared to evolution in the slowly changing environment. Plasticity followed the temperature–size rule as size decreased with increasing temperature and this plastic response was adaptive. In addition, we documented substantial standing genetic variation in body size, which represents a potential for further evolutionary change.","container-title":"Journal of Evolutionary Biology","DOI":"10.1093/jeb/voaf078","ISSN":"1010-061X","journalAbbreviation":"j. evol. Biol.","page":"voaf078","source":"Silverchair","title":"Evolution of phenotypic plasticity during environmental fluctuations","author":[{"family":"Sekajova","given":"Zuzana"},{"family":"Fossen","given":"Erlend I F"},{"family":"Rosa","given":"Elena"},{"family":"Ratikainen","given":"Irja I"},{"family":"Tourniaire-Blum","given":"Manon"},{"family":"Bolund","given":"Elisabeth"},{"family":"Lind","given":"Martin I"}],"issued":{"date-parts":[["2025",6,11]]}}}],"schema":"https://github.com/citation-style-language/schema/raw/master/csl-citation.json"} </w:instrText>
      </w:r>
      <w:r w:rsidR="00721BAA">
        <w:rPr>
          <w:sz w:val="24"/>
          <w:szCs w:val="24"/>
        </w:rPr>
        <w:fldChar w:fldCharType="separate"/>
      </w:r>
      <w:r w:rsidR="00721BAA" w:rsidRPr="00721BAA">
        <w:rPr>
          <w:rFonts w:ascii="Calibri" w:hAnsi="Calibri" w:cs="Calibri"/>
          <w:sz w:val="24"/>
        </w:rPr>
        <w:t>[6,11]</w:t>
      </w:r>
      <w:r w:rsidR="00721BAA">
        <w:rPr>
          <w:sz w:val="24"/>
          <w:szCs w:val="24"/>
        </w:rPr>
        <w:fldChar w:fldCharType="end"/>
      </w:r>
      <w:commentRangeEnd w:id="43"/>
      <w:r>
        <w:rPr>
          <w:rStyle w:val="CommentReference"/>
        </w:rPr>
        <w:commentReference w:id="43"/>
      </w:r>
      <w:r w:rsidR="00721BAA">
        <w:rPr>
          <w:sz w:val="24"/>
          <w:szCs w:val="24"/>
        </w:rPr>
        <w:t xml:space="preserve">. </w:t>
      </w:r>
      <w:commentRangeStart w:id="44"/>
      <w:r w:rsidR="002B0E7A">
        <w:rPr>
          <w:sz w:val="24"/>
          <w:szCs w:val="24"/>
        </w:rPr>
        <w:t>In contrast, moderate</w:t>
      </w:r>
      <w:r w:rsidR="00721BAA">
        <w:rPr>
          <w:sz w:val="24"/>
          <w:szCs w:val="24"/>
        </w:rPr>
        <w:t xml:space="preserve"> change selects for generalists which have intermediate fitness across conditions </w:t>
      </w:r>
      <w:r w:rsidR="00721BAA">
        <w:rPr>
          <w:sz w:val="24"/>
          <w:szCs w:val="24"/>
        </w:rPr>
        <w:fldChar w:fldCharType="begin"/>
      </w:r>
      <w:r w:rsidR="00721BAA">
        <w:rPr>
          <w:sz w:val="24"/>
          <w:szCs w:val="24"/>
        </w:rPr>
        <w:instrText xml:space="preserve"> ADDIN ZOTERO_ITEM CSL_CITATION {"citationID":"U1nIJCJD","properties":{"formattedCitation":"[6]","plainCitation":"[6]","noteIndex":0},"citationItems":[{"id":1960,"uris":["http://zotero.org/users/local/sgFDdPY0/items/J3YVC7UI"],"itemData":{"id":1960,"type":"article-journal","abstract":"Environmental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721BAA">
        <w:rPr>
          <w:sz w:val="24"/>
          <w:szCs w:val="24"/>
        </w:rPr>
        <w:fldChar w:fldCharType="separate"/>
      </w:r>
      <w:r w:rsidR="00721BAA" w:rsidRPr="00721BAA">
        <w:rPr>
          <w:rFonts w:ascii="Calibri" w:hAnsi="Calibri" w:cs="Calibri"/>
          <w:sz w:val="24"/>
        </w:rPr>
        <w:t>[6]</w:t>
      </w:r>
      <w:r w:rsidR="00721BAA">
        <w:rPr>
          <w:sz w:val="24"/>
          <w:szCs w:val="24"/>
        </w:rPr>
        <w:fldChar w:fldCharType="end"/>
      </w:r>
      <w:r w:rsidR="00721BAA">
        <w:rPr>
          <w:sz w:val="24"/>
          <w:szCs w:val="24"/>
        </w:rPr>
        <w:t xml:space="preserve">. </w:t>
      </w:r>
      <w:commentRangeEnd w:id="44"/>
      <w:r>
        <w:rPr>
          <w:rStyle w:val="CommentReference"/>
        </w:rPr>
        <w:commentReference w:id="44"/>
      </w:r>
      <w:r w:rsidR="00721BAA">
        <w:rPr>
          <w:sz w:val="24"/>
          <w:szCs w:val="24"/>
        </w:rPr>
        <w:t xml:space="preserve">Generalists can arise from either pleiotropic mutations </w:t>
      </w:r>
      <w:r w:rsidR="00721BAA">
        <w:rPr>
          <w:sz w:val="24"/>
          <w:szCs w:val="24"/>
        </w:rPr>
        <w:fldChar w:fldCharType="begin"/>
      </w:r>
      <w:r w:rsidR="00C74CD8">
        <w:rPr>
          <w:sz w:val="24"/>
          <w:szCs w:val="24"/>
        </w:rPr>
        <w:instrText xml:space="preserve"> ADDIN ZOTERO_ITEM CSL_CITATION {"citationID":"ARIylNnX","properties":{"formattedCitation":"[12,13]","plainCitation":"[12,13]","noteIndex":0},"citationItems":[{"id":3475,"uris":["http://zotero.org/users/local/sgFDdPY0/items/RER4SZ6V"],"itemData":{"id":3475,"type":"article-journal","abstract":"Adaptive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schema":"https://github.com/citation-style-language/schema/raw/master/csl-citation.json"} </w:instrText>
      </w:r>
      <w:r w:rsidR="00721BAA">
        <w:rPr>
          <w:sz w:val="24"/>
          <w:szCs w:val="24"/>
        </w:rPr>
        <w:fldChar w:fldCharType="separate"/>
      </w:r>
      <w:r w:rsidR="00C74CD8" w:rsidRPr="00C74CD8">
        <w:rPr>
          <w:rFonts w:ascii="Calibri" w:hAnsi="Calibri" w:cs="Calibri"/>
          <w:sz w:val="24"/>
        </w:rPr>
        <w:t>[12,13]</w:t>
      </w:r>
      <w:r w:rsidR="00721BAA">
        <w:rPr>
          <w:sz w:val="24"/>
          <w:szCs w:val="24"/>
        </w:rPr>
        <w:fldChar w:fldCharType="end"/>
      </w:r>
      <w:r w:rsidR="00721BAA">
        <w:rPr>
          <w:sz w:val="24"/>
          <w:szCs w:val="24"/>
        </w:rPr>
        <w:t>, the acquisition of multiple specialist mutations</w:t>
      </w:r>
      <w:r w:rsidR="00D43A85">
        <w:rPr>
          <w:sz w:val="24"/>
          <w:szCs w:val="24"/>
        </w:rPr>
        <w:t xml:space="preserve"> </w:t>
      </w:r>
      <w:r w:rsidR="00C74CD8">
        <w:rPr>
          <w:sz w:val="24"/>
          <w:szCs w:val="24"/>
        </w:rPr>
        <w:fldChar w:fldCharType="begin"/>
      </w:r>
      <w:r w:rsidR="00C74CD8">
        <w:rPr>
          <w:sz w:val="24"/>
          <w:szCs w:val="24"/>
        </w:rPr>
        <w:instrText xml:space="preserve"> ADDIN ZOTERO_ITEM CSL_CITATION {"citationID":"HYqUgn0G","properties":{"formattedCitation":"[14]","plainCitation":"[14]","noteIndex":0},"citationItems":[{"id":1854,"uris":["http://zotero.org/users/local/sgFDdPY0/items/YSI93GCP"],"itemData":{"id":1854,"type":"article-journal","abstract":"Generalists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C74CD8" w:rsidRPr="00C74CD8">
        <w:rPr>
          <w:rFonts w:ascii="Calibri" w:hAnsi="Calibri" w:cs="Calibri"/>
          <w:sz w:val="24"/>
        </w:rPr>
        <w:t>[14]</w:t>
      </w:r>
      <w:r w:rsidR="00C74CD8">
        <w:rPr>
          <w:sz w:val="24"/>
          <w:szCs w:val="24"/>
        </w:rPr>
        <w:fldChar w:fldCharType="end"/>
      </w:r>
      <w:r w:rsidR="00721BAA">
        <w:rPr>
          <w:sz w:val="24"/>
          <w:szCs w:val="24"/>
        </w:rPr>
        <w:t>, or population division into specialist sub-populations</w:t>
      </w:r>
      <w:r w:rsidR="00D43A85">
        <w:rPr>
          <w:sz w:val="24"/>
          <w:szCs w:val="24"/>
        </w:rPr>
        <w:t xml:space="preserve"> </w:t>
      </w:r>
      <w:r w:rsidR="00D43A85">
        <w:rPr>
          <w:sz w:val="24"/>
          <w:szCs w:val="24"/>
        </w:rPr>
        <w:fldChar w:fldCharType="begin"/>
      </w:r>
      <w:r w:rsidR="00C74CD8">
        <w:rPr>
          <w:sz w:val="24"/>
          <w:szCs w:val="24"/>
        </w:rPr>
        <w:instrText xml:space="preserve"> ADDIN ZOTERO_ITEM CSL_CITATION {"citationID":"nCXERHRG","properties":{"formattedCitation":"[15]","plainCitation":"[15]","noteIndex":0},"citationItems":[{"id":3495,"uris":["http://zotero.org/users/local/sgFDdPY0/items/XHEJ6I9S"],"itemData":{"id":3495,"type":"article-journal","abstract":"Natural environments are rarely static; rather selection can fluctuate on time scales ranging from hours to centuries. However, it is unclear how adaptation to fluctuating environments differs from adaptation to constant environments at the genetic level. For bacteria, one key axis of environmental variation is selection for planktonic or biofilm modes of growth. We conducted an evolution experiment with Burkholderia cenocepacia, comparing the evolutionary dynamics of populations evolving under constant selection for either biofilm formation or planktonic growth with populations in which selection fluctuated between the two environments on a weekly basis. Populations evolved in the fluctuating environment shared many of the same genetic targets of selection as those evolved in constant biofilm selection, but were genetically distinct from the constant planktonic populations. In the fluctuating environment, mutations in the biofilm-regulating genes wspA and rpfR rose to high frequency in all replicate populations. A mutation in wspA first rose rapidly and nearly fixed during the initial biofilm phase but was subsequently displaced by a collection of rpfR mutants upon the shift to the planktonic phase. The wspA and rpfR genotypes coexisted via negative frequency-dependent selection around an equilibrium frequency that shifted between the environments. The maintenance of coexisting genotypes in the fluctuating environment was unexpected. Under temporally fluctuating environments coexistence of two genotypes is only predicted under a narrow range of conditions, but the frequency-dependent interactions we observed provide a mechanism that can increase the likelihood of coexistence in fluctuating environments.","container-title":"Molecular ecology","DOI":"10.1111/mec.15307","ISSN":"0962-1083","issue":"1","journalAbbreviation":"Mol Ecol","note":"PMID: 31725941\nPMCID: PMC6952539","page":"138-148","source":"PubMed Central","title":"Negative frequency-dependent selection maintains coexisting genotypes during fluctuating selection","volume":"29","author":[{"family":"Turner","given":"Caroline B."},{"family":"Buskirk","given":"Sean W."},{"family":"Harris","given":"Katrina B."},{"family":"Cooper","given":"Vaughn S."}],"issued":{"date-parts":[["2020",1]]}}}],"schema":"https://github.com/citation-style-language/schema/raw/master/csl-citation.json"} </w:instrText>
      </w:r>
      <w:r w:rsidR="00D43A85">
        <w:rPr>
          <w:sz w:val="24"/>
          <w:szCs w:val="24"/>
        </w:rPr>
        <w:fldChar w:fldCharType="separate"/>
      </w:r>
      <w:r w:rsidR="00C74CD8" w:rsidRPr="00C74CD8">
        <w:rPr>
          <w:rFonts w:ascii="Calibri" w:hAnsi="Calibri" w:cs="Calibri"/>
          <w:sz w:val="24"/>
        </w:rPr>
        <w:t>[15]</w:t>
      </w:r>
      <w:r w:rsidR="00D43A85">
        <w:rPr>
          <w:sz w:val="24"/>
          <w:szCs w:val="24"/>
        </w:rPr>
        <w:fldChar w:fldCharType="end"/>
      </w:r>
      <w:r w:rsidR="00721BAA">
        <w:rPr>
          <w:sz w:val="24"/>
          <w:szCs w:val="24"/>
        </w:rPr>
        <w:t xml:space="preserve">. Finally, infrequent change selects for specialists </w:t>
      </w:r>
      <w:del w:id="45" w:author="Kayla King" w:date="2025-08-23T15:56:00Z" w16du:dateUtc="2025-08-23T22:56:00Z">
        <w:r w:rsidR="00721BAA" w:rsidDel="00D30C11">
          <w:rPr>
            <w:sz w:val="24"/>
            <w:szCs w:val="24"/>
          </w:rPr>
          <w:delText xml:space="preserve">which </w:delText>
        </w:r>
      </w:del>
      <w:commentRangeStart w:id="46"/>
      <w:r w:rsidR="00721BAA">
        <w:rPr>
          <w:sz w:val="24"/>
          <w:szCs w:val="24"/>
        </w:rPr>
        <w:t xml:space="preserve">undergo </w:t>
      </w:r>
      <w:r w:rsidR="005B5068">
        <w:rPr>
          <w:sz w:val="24"/>
          <w:szCs w:val="24"/>
        </w:rPr>
        <w:t>recurring</w:t>
      </w:r>
      <w:r w:rsidR="003E468C">
        <w:rPr>
          <w:sz w:val="24"/>
          <w:szCs w:val="24"/>
        </w:rPr>
        <w:t xml:space="preserve"> </w:t>
      </w:r>
      <w:r w:rsidR="00721BAA">
        <w:rPr>
          <w:sz w:val="24"/>
          <w:szCs w:val="24"/>
        </w:rPr>
        <w:t>selective sweeps</w:t>
      </w:r>
      <w:r w:rsidR="00C74CD8">
        <w:rPr>
          <w:sz w:val="24"/>
          <w:szCs w:val="24"/>
        </w:rPr>
        <w:t xml:space="preserve"> </w:t>
      </w:r>
      <w:commentRangeEnd w:id="46"/>
      <w:r>
        <w:rPr>
          <w:rStyle w:val="CommentReference"/>
        </w:rPr>
        <w:commentReference w:id="46"/>
      </w:r>
      <w:r w:rsidR="00C74CD8">
        <w:rPr>
          <w:sz w:val="24"/>
          <w:szCs w:val="24"/>
        </w:rPr>
        <w:fldChar w:fldCharType="begin"/>
      </w:r>
      <w:r w:rsidR="00C74CD8">
        <w:rPr>
          <w:sz w:val="24"/>
          <w:szCs w:val="24"/>
        </w:rPr>
        <w:instrText xml:space="preserve"> ADDIN ZOTERO_ITEM CSL_CITATION {"citationID":"59JJSq1S","properties":{"formattedCitation":"[16]","plainCitation":"[16]","noteIndex":0},"citationItems":[{"id":3472,"uris":["http://zotero.org/users/local/sgFDdPY0/items/FJ2TAFQ9"],"itemData":{"id":3472,"type":"article-journal","abstract":"Although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C74CD8" w:rsidRPr="00C74CD8">
        <w:rPr>
          <w:rFonts w:ascii="Calibri" w:hAnsi="Calibri" w:cs="Calibri"/>
          <w:sz w:val="24"/>
        </w:rPr>
        <w:t>[16]</w:t>
      </w:r>
      <w:r w:rsidR="00C74CD8">
        <w:rPr>
          <w:sz w:val="24"/>
          <w:szCs w:val="24"/>
        </w:rPr>
        <w:fldChar w:fldCharType="end"/>
      </w:r>
      <w:r w:rsidR="00721BAA">
        <w:rPr>
          <w:sz w:val="24"/>
          <w:szCs w:val="24"/>
        </w:rPr>
        <w:t xml:space="preserve">. While </w:t>
      </w:r>
      <w:del w:id="47" w:author="Kayla King" w:date="2025-08-23T15:56:00Z" w16du:dateUtc="2025-08-23T22:56:00Z">
        <w:r w:rsidR="00721BAA" w:rsidDel="00D30C11">
          <w:rPr>
            <w:sz w:val="24"/>
            <w:szCs w:val="24"/>
          </w:rPr>
          <w:delText xml:space="preserve">very </w:delText>
        </w:r>
      </w:del>
      <w:r w:rsidR="00721BAA">
        <w:rPr>
          <w:sz w:val="24"/>
          <w:szCs w:val="24"/>
        </w:rPr>
        <w:t xml:space="preserve">rapid or very slow fluctuations can </w:t>
      </w:r>
      <w:r w:rsidR="003E468C">
        <w:rPr>
          <w:sz w:val="24"/>
          <w:szCs w:val="24"/>
        </w:rPr>
        <w:t xml:space="preserve">reduce diversity </w:t>
      </w:r>
      <w:r w:rsidR="002B0E7A">
        <w:rPr>
          <w:sz w:val="24"/>
          <w:szCs w:val="24"/>
        </w:rPr>
        <w:t>by encouraging selective sweeps</w:t>
      </w:r>
      <w:r w:rsidR="00721BAA">
        <w:rPr>
          <w:sz w:val="24"/>
          <w:szCs w:val="24"/>
        </w:rPr>
        <w:t xml:space="preserve">, intermediate fluctuations </w:t>
      </w:r>
      <w:r w:rsidR="001C030C">
        <w:rPr>
          <w:sz w:val="24"/>
          <w:szCs w:val="24"/>
        </w:rPr>
        <w:t>impose diversifying selection</w:t>
      </w:r>
      <w:r w:rsidR="00721BAA">
        <w:rPr>
          <w:sz w:val="24"/>
          <w:szCs w:val="24"/>
        </w:rPr>
        <w:t xml:space="preserve"> and so </w:t>
      </w:r>
      <w:r w:rsidR="001C030C">
        <w:rPr>
          <w:sz w:val="24"/>
          <w:szCs w:val="24"/>
        </w:rPr>
        <w:t xml:space="preserve">can </w:t>
      </w:r>
      <w:r w:rsidR="00721BAA">
        <w:rPr>
          <w:sz w:val="24"/>
          <w:szCs w:val="24"/>
        </w:rPr>
        <w:t>promote the maintenance of genetic diversity</w:t>
      </w:r>
      <w:r w:rsidR="00BC6355">
        <w:rPr>
          <w:sz w:val="24"/>
          <w:szCs w:val="24"/>
        </w:rPr>
        <w:t xml:space="preserve"> </w:t>
      </w:r>
      <w:r w:rsidR="00BC6355">
        <w:rPr>
          <w:sz w:val="24"/>
          <w:szCs w:val="24"/>
        </w:rPr>
        <w:fldChar w:fldCharType="begin"/>
      </w:r>
      <w:r w:rsidR="00C74CD8">
        <w:rPr>
          <w:sz w:val="24"/>
          <w:szCs w:val="24"/>
        </w:rPr>
        <w:instrText xml:space="preserve"> ADDIN ZOTERO_ITEM CSL_CITATION {"citationID":"vpgvb4nM","properties":{"formattedCitation":"[13,16,17]","plainCitation":"[13,16,17]","noteIndex":0},"citationItems":[{"id":2287,"uris":["http://zotero.org/users/local/sgFDdPY0/items/C9976XQ7"],"itemData":{"id":2287,"type":"article-journal","abstract":"Genetic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BC6355">
        <w:rPr>
          <w:sz w:val="24"/>
          <w:szCs w:val="24"/>
        </w:rPr>
        <w:fldChar w:fldCharType="separate"/>
      </w:r>
      <w:r w:rsidR="00C74CD8" w:rsidRPr="00C74CD8">
        <w:rPr>
          <w:rFonts w:ascii="Calibri" w:hAnsi="Calibri" w:cs="Calibri"/>
          <w:sz w:val="24"/>
        </w:rPr>
        <w:t>[13,16,17]</w:t>
      </w:r>
      <w:r w:rsidR="00BC6355">
        <w:rPr>
          <w:sz w:val="24"/>
          <w:szCs w:val="24"/>
        </w:rPr>
        <w:fldChar w:fldCharType="end"/>
      </w:r>
      <w:r w:rsidR="00361909">
        <w:rPr>
          <w:sz w:val="24"/>
          <w:szCs w:val="24"/>
        </w:rPr>
        <w:t>.</w:t>
      </w:r>
      <w:r w:rsidR="00E3506E">
        <w:rPr>
          <w:sz w:val="24"/>
          <w:szCs w:val="24"/>
        </w:rPr>
        <w:t xml:space="preserve"> </w:t>
      </w:r>
      <w:r w:rsidR="002B0E7A">
        <w:rPr>
          <w:sz w:val="24"/>
          <w:szCs w:val="24"/>
        </w:rPr>
        <w:t xml:space="preserve">By increasing standing genetic variation, </w:t>
      </w:r>
      <w:commentRangeStart w:id="48"/>
      <w:r w:rsidR="002B0E7A">
        <w:rPr>
          <w:sz w:val="24"/>
          <w:szCs w:val="24"/>
        </w:rPr>
        <w:t>moderate</w:t>
      </w:r>
      <w:r w:rsidR="00721BAA">
        <w:rPr>
          <w:sz w:val="24"/>
          <w:szCs w:val="24"/>
        </w:rPr>
        <w:t xml:space="preserve"> fluctuations </w:t>
      </w:r>
      <w:commentRangeEnd w:id="48"/>
      <w:r>
        <w:rPr>
          <w:rStyle w:val="CommentReference"/>
        </w:rPr>
        <w:commentReference w:id="48"/>
      </w:r>
      <w:r w:rsidR="00721BAA">
        <w:rPr>
          <w:sz w:val="24"/>
          <w:szCs w:val="24"/>
        </w:rPr>
        <w:t xml:space="preserve">may </w:t>
      </w:r>
      <w:r w:rsidR="00CB6F1F">
        <w:rPr>
          <w:sz w:val="24"/>
          <w:szCs w:val="24"/>
        </w:rPr>
        <w:t>offset some of</w:t>
      </w:r>
      <w:r w:rsidR="00721BAA">
        <w:rPr>
          <w:sz w:val="24"/>
          <w:szCs w:val="24"/>
        </w:rPr>
        <w:t xml:space="preserve"> the diversity-suppressing impacts of multiple stressor selection</w:t>
      </w:r>
      <w:r w:rsidR="002B0E7A">
        <w:rPr>
          <w:sz w:val="24"/>
          <w:szCs w:val="24"/>
        </w:rPr>
        <w:t xml:space="preserve"> </w:t>
      </w:r>
      <w:r w:rsidR="00DC3FCC">
        <w:rPr>
          <w:sz w:val="24"/>
          <w:szCs w:val="24"/>
        </w:rPr>
        <w:fldChar w:fldCharType="begin"/>
      </w:r>
      <w:r w:rsidR="00DC3FCC">
        <w:rPr>
          <w:sz w:val="24"/>
          <w:szCs w:val="24"/>
        </w:rPr>
        <w:instrText xml:space="preserve"> ADDIN ZOTERO_ITEM CSL_CITATION {"citationID":"qOFKnM5n","properties":{"formattedCitation":"[18]","plainCitation":"[18]","noteIndex":0},"citationItems":[{"id":3187,"uris":["http://zotero.org/users/local/sgFDdPY0/items/7I2BSLY4"],"itemData":{"id":3187,"type":"article-journal","abstract":"Growing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C3FCC">
        <w:rPr>
          <w:sz w:val="24"/>
          <w:szCs w:val="24"/>
        </w:rPr>
        <w:fldChar w:fldCharType="separate"/>
      </w:r>
      <w:r w:rsidR="00DC3FCC" w:rsidRPr="00DC3FCC">
        <w:rPr>
          <w:rFonts w:ascii="Calibri" w:hAnsi="Calibri" w:cs="Calibri"/>
          <w:sz w:val="24"/>
        </w:rPr>
        <w:t>[18]</w:t>
      </w:r>
      <w:r w:rsidR="00DC3FCC">
        <w:rPr>
          <w:sz w:val="24"/>
          <w:szCs w:val="24"/>
        </w:rPr>
        <w:fldChar w:fldCharType="end"/>
      </w:r>
      <w:r w:rsidR="00721BAA">
        <w:rPr>
          <w:sz w:val="24"/>
          <w:szCs w:val="24"/>
        </w:rPr>
        <w:t xml:space="preserve">. </w:t>
      </w:r>
      <w:r w:rsidR="002B0E7A">
        <w:rPr>
          <w:sz w:val="24"/>
          <w:szCs w:val="24"/>
        </w:rPr>
        <w:t>However, when applied alongside other stressors</w:t>
      </w:r>
      <w:r w:rsidR="00721BAA">
        <w:rPr>
          <w:sz w:val="24"/>
          <w:szCs w:val="24"/>
        </w:rPr>
        <w:t xml:space="preserve">, fluctuations may </w:t>
      </w:r>
      <w:r w:rsidR="002B0E7A">
        <w:rPr>
          <w:sz w:val="24"/>
          <w:szCs w:val="24"/>
        </w:rPr>
        <w:t xml:space="preserve">contribute to stressor </w:t>
      </w:r>
      <w:r w:rsidR="003E468C">
        <w:rPr>
          <w:sz w:val="24"/>
          <w:szCs w:val="24"/>
        </w:rPr>
        <w:t>synergi</w:t>
      </w:r>
      <w:r w:rsidR="002B0E7A">
        <w:rPr>
          <w:sz w:val="24"/>
          <w:szCs w:val="24"/>
        </w:rPr>
        <w:t>es</w:t>
      </w:r>
      <w:r w:rsidR="003E468C">
        <w:rPr>
          <w:sz w:val="24"/>
          <w:szCs w:val="24"/>
        </w:rPr>
        <w:t xml:space="preserve"> </w:t>
      </w:r>
      <w:r w:rsidR="002B0E7A">
        <w:rPr>
          <w:sz w:val="24"/>
          <w:szCs w:val="24"/>
        </w:rPr>
        <w:t>and</w:t>
      </w:r>
      <w:r w:rsidR="00721BAA">
        <w:rPr>
          <w:sz w:val="24"/>
          <w:szCs w:val="24"/>
        </w:rPr>
        <w:t xml:space="preserve"> further constrain evolution </w:t>
      </w:r>
      <w:r w:rsidR="00BC6355">
        <w:rPr>
          <w:sz w:val="24"/>
          <w:szCs w:val="24"/>
        </w:rPr>
        <w:fldChar w:fldCharType="begin"/>
      </w:r>
      <w:r w:rsidR="00DC3FCC">
        <w:rPr>
          <w:sz w:val="24"/>
          <w:szCs w:val="24"/>
        </w:rPr>
        <w:instrText xml:space="preserve"> ADDIN ZOTERO_ITEM CSL_CITATION {"citationID":"rSHI1Hui","properties":{"formattedCitation":"[19]","plainCitation":"[19]","noteIndex":0},"citationItems":[{"id":3436,"uris":["http://zotero.org/users/local/sgFDdPY0/items/LM4QMI28"],"itemData":{"id":3436,"type":"article-journal","abstract":"The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BC6355">
        <w:rPr>
          <w:sz w:val="24"/>
          <w:szCs w:val="24"/>
        </w:rPr>
        <w:fldChar w:fldCharType="separate"/>
      </w:r>
      <w:r w:rsidR="00DC3FCC" w:rsidRPr="00DC3FCC">
        <w:rPr>
          <w:rFonts w:ascii="Calibri" w:hAnsi="Calibri" w:cs="Calibri"/>
          <w:sz w:val="24"/>
        </w:rPr>
        <w:t>[19]</w:t>
      </w:r>
      <w:r w:rsidR="00BC6355">
        <w:rPr>
          <w:sz w:val="24"/>
          <w:szCs w:val="24"/>
        </w:rPr>
        <w:fldChar w:fldCharType="end"/>
      </w:r>
      <w:r w:rsidR="00075842">
        <w:rPr>
          <w:sz w:val="24"/>
          <w:szCs w:val="24"/>
        </w:rPr>
        <w:t>.</w:t>
      </w:r>
      <w:r w:rsidR="006405CA">
        <w:rPr>
          <w:sz w:val="24"/>
          <w:szCs w:val="24"/>
        </w:rPr>
        <w:t xml:space="preserve"> </w:t>
      </w:r>
    </w:p>
    <w:p w14:paraId="01302447" w14:textId="4CE3F6DD" w:rsidR="00E31899" w:rsidRDefault="0081359D" w:rsidP="004435B2">
      <w:pPr>
        <w:jc w:val="both"/>
        <w:rPr>
          <w:sz w:val="24"/>
          <w:szCs w:val="24"/>
        </w:rPr>
      </w:pPr>
      <w:r>
        <w:rPr>
          <w:sz w:val="24"/>
          <w:szCs w:val="24"/>
        </w:rPr>
        <w:t>P</w:t>
      </w:r>
      <w:r w:rsidR="00075842">
        <w:rPr>
          <w:sz w:val="24"/>
          <w:szCs w:val="24"/>
        </w:rPr>
        <w:t>arasites</w:t>
      </w:r>
      <w:r w:rsidR="008445EE">
        <w:rPr>
          <w:sz w:val="24"/>
          <w:szCs w:val="24"/>
        </w:rPr>
        <w:t xml:space="preserve"> </w:t>
      </w:r>
      <w:ins w:id="49" w:author="Kayla King" w:date="2025-08-23T15:58:00Z" w16du:dateUtc="2025-08-23T22:58:00Z">
        <w:r w:rsidR="00D30C11">
          <w:rPr>
            <w:sz w:val="24"/>
            <w:szCs w:val="24"/>
          </w:rPr>
          <w:t>can be</w:t>
        </w:r>
      </w:ins>
      <w:del w:id="50" w:author="Kayla King" w:date="2025-08-23T15:58:00Z" w16du:dateUtc="2025-08-23T22:58:00Z">
        <w:r w:rsidR="00E52548" w:rsidDel="00D30C11">
          <w:rPr>
            <w:sz w:val="24"/>
            <w:szCs w:val="24"/>
          </w:rPr>
          <w:delText>are</w:delText>
        </w:r>
      </w:del>
      <w:r w:rsidR="00E52548">
        <w:rPr>
          <w:sz w:val="24"/>
          <w:szCs w:val="24"/>
        </w:rPr>
        <w:t xml:space="preserve"> </w:t>
      </w:r>
      <w:r w:rsidR="00B301B5">
        <w:rPr>
          <w:sz w:val="24"/>
          <w:szCs w:val="24"/>
        </w:rPr>
        <w:t xml:space="preserve">highly sensitive to environmental stressors </w:t>
      </w:r>
      <w:r w:rsidR="00075842">
        <w:rPr>
          <w:sz w:val="24"/>
          <w:szCs w:val="24"/>
        </w:rPr>
        <w:t xml:space="preserve">due to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C163C3">
        <w:rPr>
          <w:sz w:val="24"/>
          <w:szCs w:val="24"/>
        </w:rPr>
        <w:t>P</w:t>
      </w:r>
      <w:r w:rsidR="00E52548">
        <w:rPr>
          <w:sz w:val="24"/>
          <w:szCs w:val="24"/>
        </w:rPr>
        <w:t xml:space="preserve">arasites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xml:space="preserve">, parasites experience high </w:t>
      </w:r>
      <w:r w:rsidR="008445EE">
        <w:rPr>
          <w:sz w:val="24"/>
          <w:szCs w:val="24"/>
        </w:rPr>
        <w:t>temporal</w:t>
      </w:r>
      <w:r w:rsidR="00B301B5">
        <w:rPr>
          <w:sz w:val="24"/>
          <w:szCs w:val="24"/>
        </w:rPr>
        <w:t xml:space="preserve"> and </w:t>
      </w:r>
      <w:r w:rsidR="00E52548">
        <w:rPr>
          <w:sz w:val="24"/>
          <w:szCs w:val="24"/>
        </w:rPr>
        <w:t>spatial</w:t>
      </w:r>
      <w:r w:rsidR="008445EE">
        <w:rPr>
          <w:sz w:val="24"/>
          <w:szCs w:val="24"/>
        </w:rPr>
        <w:t xml:space="preserve"> heterogeneity</w:t>
      </w:r>
      <w:r w:rsidR="00E52548">
        <w:rPr>
          <w:sz w:val="24"/>
          <w:szCs w:val="24"/>
        </w:rPr>
        <w:t xml:space="preserve"> </w:t>
      </w:r>
      <w:r w:rsidR="00E52548">
        <w:rPr>
          <w:sz w:val="24"/>
          <w:szCs w:val="24"/>
        </w:rPr>
        <w:fldChar w:fldCharType="begin"/>
      </w:r>
      <w:r w:rsidR="00DC3FCC">
        <w:rPr>
          <w:sz w:val="24"/>
          <w:szCs w:val="24"/>
        </w:rPr>
        <w:instrText xml:space="preserve"> ADDIN ZOTERO_ITEM CSL_CITATION {"citationID":"Zw2TW90R","properties":{"formattedCitation":"[20]","plainCitation":"[20]","noteIndex":0},"citationItems":[{"id":3442,"uris":["http://zotero.org/users/local/sgFDdPY0/items/GA87MPVU"],"itemData":{"id":3442,"type":"article-journal","abstract":"Parasite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DC3FCC" w:rsidRPr="00DC3FCC">
        <w:rPr>
          <w:rFonts w:ascii="Calibri" w:hAnsi="Calibri" w:cs="Calibri"/>
          <w:sz w:val="24"/>
        </w:rPr>
        <w:t>[20]</w:t>
      </w:r>
      <w:r w:rsidR="00E52548">
        <w:rPr>
          <w:sz w:val="24"/>
          <w:szCs w:val="24"/>
        </w:rPr>
        <w:fldChar w:fldCharType="end"/>
      </w:r>
      <w:r w:rsidR="008445EE">
        <w:rPr>
          <w:sz w:val="24"/>
          <w:szCs w:val="24"/>
        </w:rPr>
        <w:t xml:space="preserve">. </w:t>
      </w:r>
      <w:r w:rsidR="00020DB8">
        <w:rPr>
          <w:sz w:val="24"/>
          <w:szCs w:val="24"/>
        </w:rPr>
        <w:t xml:space="preserve">Hosts and parasites also undergo reciprocal co-evolution of anti-parasite resistance and parasite infectivity, respectively, which underpin parasite evolution rates and trajectories </w:t>
      </w:r>
      <w:r w:rsidR="00020DB8">
        <w:rPr>
          <w:sz w:val="24"/>
          <w:szCs w:val="24"/>
        </w:rPr>
        <w:fldChar w:fldCharType="begin"/>
      </w:r>
      <w:r w:rsidR="00DC3FCC">
        <w:rPr>
          <w:sz w:val="24"/>
          <w:szCs w:val="24"/>
        </w:rPr>
        <w:instrText xml:space="preserve"> ADDIN ZOTERO_ITEM CSL_CITATION {"citationID":"gxwpuzY3","properties":{"formattedCitation":"[21]","plainCitation":"[21]","noteIndex":0},"citationItems":[{"id":3439,"uris":["http://zotero.org/users/local/sgFDdPY0/items/BK2F3H76"],"itemData":{"id":3439,"type":"article-journal","abstract":"Host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DC3FCC" w:rsidRPr="00DC3FCC">
        <w:rPr>
          <w:rFonts w:ascii="Calibri" w:hAnsi="Calibri" w:cs="Calibri"/>
          <w:sz w:val="24"/>
        </w:rPr>
        <w:t>[21]</w:t>
      </w:r>
      <w:r w:rsidR="00020DB8">
        <w:rPr>
          <w:sz w:val="24"/>
          <w:szCs w:val="24"/>
        </w:rPr>
        <w:fldChar w:fldCharType="end"/>
      </w:r>
      <w:r w:rsidR="00020DB8">
        <w:rPr>
          <w:sz w:val="24"/>
          <w:szCs w:val="24"/>
        </w:rPr>
        <w:t xml:space="preserve">. </w:t>
      </w:r>
      <w:del w:id="51" w:author="Kayla King" w:date="2025-08-23T15:58:00Z" w16du:dateUtc="2025-08-23T22:58:00Z">
        <w:r w:rsidR="008445EE" w:rsidDel="00D30C11">
          <w:rPr>
            <w:sz w:val="24"/>
            <w:szCs w:val="24"/>
          </w:rPr>
          <w:delText>Finally</w:delText>
        </w:r>
      </w:del>
      <w:del w:id="52" w:author="Kayla King" w:date="2025-08-23T15:59:00Z" w16du:dateUtc="2025-08-23T22:59:00Z">
        <w:r w:rsidR="008445EE" w:rsidDel="00D30C11">
          <w:rPr>
            <w:sz w:val="24"/>
            <w:szCs w:val="24"/>
          </w:rPr>
          <w:delText>, p</w:delText>
        </w:r>
      </w:del>
      <w:ins w:id="53" w:author="Kayla King" w:date="2025-08-23T15:59:00Z" w16du:dateUtc="2025-08-23T22:59:00Z">
        <w:r w:rsidR="00D30C11">
          <w:rPr>
            <w:sz w:val="24"/>
            <w:szCs w:val="24"/>
          </w:rPr>
          <w:t>Moreover, p</w:t>
        </w:r>
      </w:ins>
      <w:r w:rsidR="008445EE">
        <w:rPr>
          <w:sz w:val="24"/>
          <w:szCs w:val="24"/>
        </w:rPr>
        <w:t>arasites rarely infect in isolation but instead exist in diverse communities which compete for access to host resources</w:t>
      </w:r>
      <w:r w:rsidR="00E52548">
        <w:rPr>
          <w:sz w:val="24"/>
          <w:szCs w:val="24"/>
        </w:rPr>
        <w:t xml:space="preserve"> </w:t>
      </w:r>
      <w:r w:rsidR="00E52548">
        <w:rPr>
          <w:sz w:val="24"/>
          <w:szCs w:val="24"/>
        </w:rPr>
        <w:fldChar w:fldCharType="begin"/>
      </w:r>
      <w:r w:rsidR="00DC3FCC">
        <w:rPr>
          <w:sz w:val="24"/>
          <w:szCs w:val="24"/>
        </w:rPr>
        <w:instrText xml:space="preserve"> ADDIN ZOTERO_ITEM CSL_CITATION {"citationID":"vi2YoWUa","properties":{"formattedCitation":"[22]","plainCitation":"[22]","noteIndex":0},"citationItems":[{"id":1860,"uris":["http://zotero.org/users/local/sgFDdPY0/items/WW2BYK4L"],"itemData":{"id":1860,"type":"article-journal","abstract":"In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DC3FCC" w:rsidRPr="00DC3FCC">
        <w:rPr>
          <w:rFonts w:ascii="Calibri" w:hAnsi="Calibri" w:cs="Calibri"/>
          <w:sz w:val="24"/>
        </w:rPr>
        <w:t>[22]</w:t>
      </w:r>
      <w:r w:rsidR="00E52548">
        <w:rPr>
          <w:sz w:val="24"/>
          <w:szCs w:val="24"/>
        </w:rPr>
        <w:fldChar w:fldCharType="end"/>
      </w:r>
      <w:r w:rsidR="008445EE">
        <w:rPr>
          <w:sz w:val="24"/>
          <w:szCs w:val="24"/>
        </w:rPr>
        <w:t xml:space="preserve">. </w:t>
      </w:r>
      <w:r w:rsidR="00C163C3">
        <w:rPr>
          <w:sz w:val="24"/>
          <w:szCs w:val="24"/>
        </w:rPr>
        <w:t xml:space="preserve">Competition </w:t>
      </w:r>
      <w:r w:rsidR="00D704B6">
        <w:rPr>
          <w:sz w:val="24"/>
          <w:szCs w:val="24"/>
        </w:rPr>
        <w:t>with</w:t>
      </w:r>
      <w:r w:rsidR="008445EE">
        <w:rPr>
          <w:sz w:val="24"/>
          <w:szCs w:val="24"/>
        </w:rPr>
        <w:t xml:space="preserve"> con</w:t>
      </w:r>
      <w:del w:id="54" w:author="Kayla King" w:date="2025-08-23T15:59:00Z" w16du:dateUtc="2025-08-23T22:59:00Z">
        <w:r w:rsidR="008445EE" w:rsidDel="00D30C11">
          <w:rPr>
            <w:sz w:val="24"/>
            <w:szCs w:val="24"/>
          </w:rPr>
          <w:delText>-</w:delText>
        </w:r>
      </w:del>
      <w:r w:rsidR="008445EE">
        <w:rPr>
          <w:sz w:val="24"/>
          <w:szCs w:val="24"/>
        </w:rPr>
        <w:t xml:space="preserve">specifics can interact with environmental </w:t>
      </w:r>
      <w:r w:rsidR="006606A0">
        <w:rPr>
          <w:sz w:val="24"/>
          <w:szCs w:val="24"/>
        </w:rPr>
        <w:t>stressors</w:t>
      </w:r>
      <w:r w:rsidR="008445EE">
        <w:rPr>
          <w:sz w:val="24"/>
          <w:szCs w:val="24"/>
        </w:rPr>
        <w:t xml:space="preserve"> to drive parasite evolution</w:t>
      </w:r>
      <w:r w:rsidR="00DB22A9">
        <w:rPr>
          <w:sz w:val="24"/>
          <w:szCs w:val="24"/>
        </w:rPr>
        <w:t xml:space="preserve"> (Greenrod et al., unpublished, </w:t>
      </w:r>
      <w:r w:rsidR="00E52548">
        <w:rPr>
          <w:sz w:val="24"/>
          <w:szCs w:val="24"/>
        </w:rPr>
        <w:t xml:space="preserve"> </w:t>
      </w:r>
      <w:r w:rsidR="00E52548">
        <w:rPr>
          <w:sz w:val="24"/>
          <w:szCs w:val="24"/>
        </w:rPr>
        <w:fldChar w:fldCharType="begin"/>
      </w:r>
      <w:r w:rsidR="00DC3FCC">
        <w:rPr>
          <w:sz w:val="24"/>
          <w:szCs w:val="24"/>
        </w:rPr>
        <w:instrText xml:space="preserve"> ADDIN ZOTERO_ITEM CSL_CITATION {"citationID":"QtYT2v98","properties":{"formattedCitation":"[23]","plainCitation":"[23]","noteIndex":0},"citationItems":[{"id":1923,"uris":["http://zotero.org/users/local/sgFDdPY0/items/ZWQQBE93"],"itemData":{"id":1923,"type":"article-journal","abstract":"Evolution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DC3FCC" w:rsidRPr="00DC3FCC">
        <w:rPr>
          <w:rFonts w:ascii="Calibri" w:hAnsi="Calibri" w:cs="Calibri"/>
          <w:sz w:val="24"/>
        </w:rPr>
        <w:t>[23]</w:t>
      </w:r>
      <w:r w:rsidR="00E52548">
        <w:rPr>
          <w:sz w:val="24"/>
          <w:szCs w:val="24"/>
        </w:rPr>
        <w:fldChar w:fldCharType="end"/>
      </w:r>
      <w:r w:rsidR="00DB22A9">
        <w:rPr>
          <w:sz w:val="24"/>
          <w:szCs w:val="24"/>
        </w:rPr>
        <w:t>)</w:t>
      </w:r>
      <w:r w:rsidR="008445EE">
        <w:rPr>
          <w:sz w:val="24"/>
          <w:szCs w:val="24"/>
        </w:rPr>
        <w:t xml:space="preserve">. </w:t>
      </w:r>
      <w:commentRangeStart w:id="55"/>
      <w:r>
        <w:rPr>
          <w:sz w:val="24"/>
          <w:szCs w:val="24"/>
        </w:rPr>
        <w:t xml:space="preserve">Microbial parasites are an ideal system to study environmental complexity and evolution due to their </w:t>
      </w:r>
      <w:r w:rsidR="00B301B5">
        <w:rPr>
          <w:sz w:val="24"/>
          <w:szCs w:val="24"/>
        </w:rPr>
        <w:t xml:space="preserve">sensitivity to environmental stress (Greenrod et al., in press) and </w:t>
      </w:r>
      <w:r>
        <w:rPr>
          <w:sz w:val="24"/>
          <w:szCs w:val="24"/>
        </w:rPr>
        <w:t xml:space="preserve">rapid growth and evolution rates </w:t>
      </w:r>
      <w:r>
        <w:rPr>
          <w:sz w:val="24"/>
          <w:szCs w:val="24"/>
        </w:rPr>
        <w:fldChar w:fldCharType="begin"/>
      </w:r>
      <w:r w:rsidR="00DC3FCC">
        <w:rPr>
          <w:sz w:val="24"/>
          <w:szCs w:val="24"/>
        </w:rPr>
        <w:instrText xml:space="preserve"> ADDIN ZOTERO_ITEM CSL_CITATION {"citationID":"5TNYAAM7","properties":{"formattedCitation":"[24]","plainCitation":"[24]","noteIndex":0},"citationItems":[{"id":3451,"uris":["http://zotero.org/users/local/sgFDdPY0/items/R5N57HTL"],"itemData":{"id":3451,"type":"article-journal","abstract":"The Anthropocene is seeing the human footprint rapidly spreading to all of Earth's ecosystems. The fast-changing biotic and abiotic conditions experienced by all organisms are exerting new and strong selective pressures, and there is a growing list of examples of human-induced evolution in response to anthropogenic impacts. No organism is exempt from these novel selective pressures. Here, we synthesise current knowledge on human-induced evolution in eukaryotic parasites of animals, and present a multidisciplinary framework for its study and monitoring. Parasites generally have short generation times and huge fecundity, features that predispose them for rapid evolution. We begin by reviewing evidence that parasites often have substantial standing genetic variation, and examples of their rapid evolution both under conditions of livestock production and in serial passage experiments. We then present a two-step conceptual overview of the causal chain linking anthropogenic impacts to parasite evolution. First, we review the major anthropogenic factors impacting parasites, and identify the selective pressures they exert on parasites through increased mortality of either infective stages or adult parasites, or through changes in host density, quality or immunity. Second, we discuss what new phenotypic traits are likely to be favoured by the new selective pressures resulting from altered parasite mortality or host changes; we focus mostly on parasite virulence and basic life-history traits, as these most directly influence the transmission success of parasites and the pathology they induce. To illustrate the kinds of evolutionary changes in parasites anticipated in the Anthropocene, we present a few scenarios, either already documented or hypothetical but plausible, involving parasite taxa in livestock, aquaculture and natural systems. Finally, we offer several approaches for investigations and real-time monitoring of rapid, human-induced evolution in parasites, ranging from controlled experiments to the use of state-of-the-art genomic tools. The implications of fast-evolving parasites in the Anthropocene for disease emergence and the dynamics of infections in domestic animals and wildlife are concerning. Broader recognition that it is not only the conditions for parasite transmission that are changing, but the parasites themselves, is needed to meet better the challenges ahead.","container-title":"Biological Reviews","DOI":"10.1111/brv.13118","ISSN":"1469-185X","issue":"6","language":"en","license":"© 2024 The Author(s). Biological Reviews published by John Wiley &amp; Sons Ltd on behalf of Cambridge Philosophical Society.","note":"_eprint: https://onlinelibrary.wiley.com/doi/pdf/10.1111/brv.13118","page":"2234-2252","source":"Wiley Online Library","title":"Evolution of parasites in the Anthropocene: new pressures, new adaptive directions","title-short":"Evolution of parasites in the Anthropocene","volume":"99","author":[{"family":"Poulin","given":"Robert"},{"family":"Salloum","given":"Priscila M."},{"family":"Bennett","given":"Jerusha"}],"issued":{"date-parts":[["2024"]]}}}],"schema":"https://github.com/citation-style-language/schema/raw/master/csl-citation.json"} </w:instrText>
      </w:r>
      <w:r>
        <w:rPr>
          <w:sz w:val="24"/>
          <w:szCs w:val="24"/>
        </w:rPr>
        <w:fldChar w:fldCharType="separate"/>
      </w:r>
      <w:r w:rsidR="00DC3FCC" w:rsidRPr="00DC3FCC">
        <w:rPr>
          <w:rFonts w:ascii="Calibri" w:hAnsi="Calibri" w:cs="Calibri"/>
          <w:sz w:val="24"/>
        </w:rPr>
        <w:t>[24]</w:t>
      </w:r>
      <w:r>
        <w:rPr>
          <w:sz w:val="24"/>
          <w:szCs w:val="24"/>
        </w:rPr>
        <w:fldChar w:fldCharType="end"/>
      </w:r>
      <w:r>
        <w:rPr>
          <w:sz w:val="24"/>
          <w:szCs w:val="24"/>
        </w:rPr>
        <w:t xml:space="preserve">. </w:t>
      </w:r>
      <w:commentRangeEnd w:id="55"/>
      <w:r w:rsidR="00D30C11">
        <w:rPr>
          <w:rStyle w:val="CommentReference"/>
        </w:rPr>
        <w:commentReference w:id="55"/>
      </w:r>
      <w:del w:id="56" w:author="Kayla King" w:date="2025-08-23T15:59:00Z" w16du:dateUtc="2025-08-23T22:59:00Z">
        <w:r w:rsidR="00DB22A9" w:rsidDel="00D30C11">
          <w:rPr>
            <w:sz w:val="24"/>
            <w:szCs w:val="24"/>
          </w:rPr>
          <w:delText>By</w:delText>
        </w:r>
        <w:r w:rsidR="006606A0" w:rsidDel="00D30C11">
          <w:rPr>
            <w:sz w:val="24"/>
            <w:szCs w:val="24"/>
          </w:rPr>
          <w:delText xml:space="preserve"> altering </w:delText>
        </w:r>
        <w:r w:rsidR="00020DB8" w:rsidDel="00D30C11">
          <w:rPr>
            <w:sz w:val="24"/>
            <w:szCs w:val="24"/>
          </w:rPr>
          <w:delText>growth conditions</w:delText>
        </w:r>
        <w:r w:rsidR="006606A0" w:rsidDel="00D30C11">
          <w:rPr>
            <w:sz w:val="24"/>
            <w:szCs w:val="24"/>
          </w:rPr>
          <w:delText xml:space="preserve"> and </w:delText>
        </w:r>
        <w:r w:rsidR="002565F8" w:rsidDel="00D30C11">
          <w:rPr>
            <w:sz w:val="24"/>
            <w:szCs w:val="24"/>
          </w:rPr>
          <w:delText xml:space="preserve">the </w:delText>
        </w:r>
        <w:r w:rsidR="006606A0" w:rsidDel="00D30C11">
          <w:rPr>
            <w:sz w:val="24"/>
            <w:szCs w:val="24"/>
          </w:rPr>
          <w:delText xml:space="preserve">presence of competitors, experimenters can </w:delText>
        </w:r>
        <w:r w:rsidR="00DB22A9" w:rsidDel="00D30C11">
          <w:rPr>
            <w:sz w:val="24"/>
            <w:szCs w:val="24"/>
          </w:rPr>
          <w:delText xml:space="preserve">directly </w:delText>
        </w:r>
        <w:r w:rsidR="006606A0" w:rsidDel="00D30C11">
          <w:rPr>
            <w:sz w:val="24"/>
            <w:szCs w:val="24"/>
          </w:rPr>
          <w:delText xml:space="preserve">assess </w:delText>
        </w:r>
        <w:r w:rsidR="00C163C3" w:rsidDel="00D30C11">
          <w:rPr>
            <w:sz w:val="24"/>
            <w:szCs w:val="24"/>
          </w:rPr>
          <w:delText xml:space="preserve">parasite </w:delText>
        </w:r>
        <w:r w:rsidR="006606A0" w:rsidDel="00D30C11">
          <w:rPr>
            <w:sz w:val="24"/>
            <w:szCs w:val="24"/>
          </w:rPr>
          <w:delText xml:space="preserve">evolution under </w:delText>
        </w:r>
        <w:r w:rsidR="00CB6F1F" w:rsidDel="00D30C11">
          <w:rPr>
            <w:sz w:val="24"/>
            <w:szCs w:val="24"/>
          </w:rPr>
          <w:delText xml:space="preserve">a variety of environmental stressors </w:delText>
        </w:r>
        <w:r w:rsidR="00DB22A9" w:rsidDel="00D30C11">
          <w:rPr>
            <w:sz w:val="24"/>
            <w:szCs w:val="24"/>
          </w:rPr>
          <w:fldChar w:fldCharType="begin"/>
        </w:r>
        <w:r w:rsidR="00DC3FCC" w:rsidDel="00D30C11">
          <w:rPr>
            <w:sz w:val="24"/>
            <w:szCs w:val="24"/>
          </w:rPr>
          <w:delInstrText xml:space="preserve"> ADDIN ZOTERO_ITEM CSL_CITATION {"citationID":"qLzv6XGQ","properties":{"formattedCitation":"[25]","plainCitation":"[25]","noteIndex":0},"citationItems":[{"id":789,"uris":["http://zotero.org/users/local/sgFDdPY0/items/9MWNXZWP"],"itemData":{"id":789,"type":"article-journal","abstract":"Why infer evolution when you can watch it happen in real time? This is the basic premise of using populations of fast-replicating microorganisms in test tubes to study evolution. The approach, known as experimental evolution, has provided a way of testing many of the key hypotheses that arose from the modern evolutionary synthesis. However, details of the unnatural histories of microorganisms in test tubes can be extrapolated only so far. Potential future directions for the approach include studying microbial evolution for its own sake under the most natural conditions possible in the test tube, and testing some qualitative theories of genome evolution.","container-title":"Nature","DOI":"10.1038/nature07892","ISSN":"1476-4687","issue":"7231","language":"en","license":"2009 Nature Publishing Group","note":"number: 7231\npublisher: Nature Publishing Group","page":"824-829","source":"www.nature.com","title":"The Beagle in a bottle","volume":"457","author":[{"family":"Buckling","given":"Angus"},{"family":"Craig Maclean","given":"R."},{"family":"Brockhurst","given":"Michael A."},{"family":"Colegrave","given":"Nick"}],"issued":{"date-parts":[["2009",2]]}}}],"schema":"https://github.com/citation-style-language/schema/raw/master/csl-citation.json"} </w:delInstrText>
        </w:r>
        <w:r w:rsidR="00DB22A9" w:rsidDel="00D30C11">
          <w:rPr>
            <w:sz w:val="24"/>
            <w:szCs w:val="24"/>
          </w:rPr>
          <w:fldChar w:fldCharType="separate"/>
        </w:r>
        <w:r w:rsidR="00DC3FCC" w:rsidRPr="00DC3FCC" w:rsidDel="00D30C11">
          <w:rPr>
            <w:rFonts w:ascii="Calibri" w:hAnsi="Calibri" w:cs="Calibri"/>
            <w:sz w:val="24"/>
          </w:rPr>
          <w:delText>[25]</w:delText>
        </w:r>
        <w:r w:rsidR="00DB22A9" w:rsidDel="00D30C11">
          <w:rPr>
            <w:sz w:val="24"/>
            <w:szCs w:val="24"/>
          </w:rPr>
          <w:fldChar w:fldCharType="end"/>
        </w:r>
        <w:r w:rsidR="006606A0" w:rsidDel="00D30C11">
          <w:rPr>
            <w:sz w:val="24"/>
            <w:szCs w:val="24"/>
          </w:rPr>
          <w:delText xml:space="preserve">. </w:delText>
        </w:r>
      </w:del>
    </w:p>
    <w:p w14:paraId="388847CE" w14:textId="20185907" w:rsidR="00631797" w:rsidRPr="001B3010" w:rsidRDefault="00D30C11" w:rsidP="001B3010">
      <w:pPr>
        <w:jc w:val="both"/>
        <w:rPr>
          <w:sz w:val="24"/>
          <w:szCs w:val="24"/>
        </w:rPr>
      </w:pPr>
      <w:ins w:id="57" w:author="Kayla King" w:date="2025-08-23T16:00:00Z" w16du:dateUtc="2025-08-23T23:00:00Z">
        <w:r>
          <w:rPr>
            <w:sz w:val="24"/>
            <w:szCs w:val="24"/>
          </w:rPr>
          <w:t xml:space="preserve">Whilst </w:t>
        </w:r>
      </w:ins>
      <w:del w:id="58" w:author="Kayla King" w:date="2025-08-23T16:00:00Z" w16du:dateUtc="2025-08-23T23:00:00Z">
        <w:r w:rsidR="00FD7B82" w:rsidDel="00D30C11">
          <w:rPr>
            <w:sz w:val="24"/>
            <w:szCs w:val="24"/>
          </w:rPr>
          <w:delText>T</w:delText>
        </w:r>
      </w:del>
      <w:ins w:id="59" w:author="Kayla King" w:date="2025-08-23T16:00:00Z" w16du:dateUtc="2025-08-23T23:00:00Z">
        <w:r>
          <w:rPr>
            <w:sz w:val="24"/>
            <w:szCs w:val="24"/>
          </w:rPr>
          <w:t>t</w:t>
        </w:r>
      </w:ins>
      <w:r w:rsidR="00FD7B82">
        <w:rPr>
          <w:sz w:val="24"/>
          <w:szCs w:val="24"/>
        </w:rPr>
        <w:t xml:space="preserve">emporal heterogeneity is predicted </w:t>
      </w:r>
      <w:r w:rsidR="003E468C">
        <w:rPr>
          <w:sz w:val="24"/>
          <w:szCs w:val="24"/>
        </w:rPr>
        <w:t>to select for</w:t>
      </w:r>
      <w:r w:rsidR="00020DB8">
        <w:rPr>
          <w:sz w:val="24"/>
          <w:szCs w:val="24"/>
        </w:rPr>
        <w:t xml:space="preserve"> generalist </w:t>
      </w:r>
      <w:r w:rsidR="003E468C">
        <w:rPr>
          <w:sz w:val="24"/>
          <w:szCs w:val="24"/>
        </w:rPr>
        <w:t xml:space="preserve">populations and promote genetic diversity </w:t>
      </w:r>
      <w:r w:rsidR="00887695">
        <w:rPr>
          <w:sz w:val="24"/>
          <w:szCs w:val="24"/>
        </w:rPr>
        <w:fldChar w:fldCharType="begin"/>
      </w:r>
      <w:r w:rsidR="00B301B5">
        <w:rPr>
          <w:sz w:val="24"/>
          <w:szCs w:val="24"/>
        </w:rPr>
        <w:instrText xml:space="preserve"> ADDIN ZOTERO_ITEM CSL_CITATION {"citationID":"GRHUCnNV","properties":{"formattedCitation":"[6]","plainCitation":"[6]","noteIndex":0},"citationItems":[{"id":1960,"uris":["http://zotero.org/users/local/sgFDdPY0/items/J3YVC7UI"],"itemData":{"id":1960,"type":"article-journal","abstract":"Environmental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B301B5" w:rsidRPr="00B301B5">
        <w:rPr>
          <w:rFonts w:ascii="Calibri" w:hAnsi="Calibri" w:cs="Calibri"/>
          <w:sz w:val="24"/>
        </w:rPr>
        <w:t>[6]</w:t>
      </w:r>
      <w:r w:rsidR="00887695">
        <w:rPr>
          <w:sz w:val="24"/>
          <w:szCs w:val="24"/>
        </w:rPr>
        <w:fldChar w:fldCharType="end"/>
      </w:r>
      <w:ins w:id="60" w:author="Kayla King" w:date="2025-08-23T16:00:00Z" w16du:dateUtc="2025-08-23T23:00:00Z">
        <w:r>
          <w:rPr>
            <w:sz w:val="24"/>
            <w:szCs w:val="24"/>
          </w:rPr>
          <w:t>,</w:t>
        </w:r>
      </w:ins>
      <w:ins w:id="61" w:author="Kayla King" w:date="2025-08-23T16:01:00Z" w16du:dateUtc="2025-08-23T23:01:00Z">
        <w:r>
          <w:rPr>
            <w:sz w:val="24"/>
            <w:szCs w:val="24"/>
          </w:rPr>
          <w:t xml:space="preserve"> the addition of other environmental stressors should constrain </w:t>
        </w:r>
      </w:ins>
      <w:ins w:id="62" w:author="Kayla King" w:date="2025-08-23T16:00:00Z" w16du:dateUtc="2025-08-23T23:00:00Z">
        <w:r>
          <w:rPr>
            <w:sz w:val="24"/>
            <w:szCs w:val="24"/>
          </w:rPr>
          <w:t>adaptat</w:t>
        </w:r>
      </w:ins>
      <w:ins w:id="63" w:author="Kayla King" w:date="2025-08-23T16:01:00Z" w16du:dateUtc="2025-08-23T23:01:00Z">
        <w:r>
          <w:rPr>
            <w:sz w:val="24"/>
            <w:szCs w:val="24"/>
          </w:rPr>
          <w:t xml:space="preserve">ion </w:t>
        </w:r>
      </w:ins>
      <w:del w:id="64" w:author="Kayla King" w:date="2025-08-23T16:00:00Z" w16du:dateUtc="2025-08-23T23:00:00Z">
        <w:r w:rsidR="00FD7B82" w:rsidDel="00D30C11">
          <w:rPr>
            <w:sz w:val="24"/>
            <w:szCs w:val="24"/>
          </w:rPr>
          <w:delText>.</w:delText>
        </w:r>
      </w:del>
      <w:del w:id="65" w:author="Kayla King" w:date="2025-08-23T16:01:00Z" w16du:dateUtc="2025-08-23T23:01:00Z">
        <w:r w:rsidR="00FD7B82" w:rsidDel="00D30C11">
          <w:rPr>
            <w:sz w:val="24"/>
            <w:szCs w:val="24"/>
          </w:rPr>
          <w:delText xml:space="preserve"> However, combined </w:delText>
        </w:r>
        <w:r w:rsidR="008A38DD" w:rsidDel="00D30C11">
          <w:rPr>
            <w:sz w:val="24"/>
            <w:szCs w:val="24"/>
          </w:rPr>
          <w:delText xml:space="preserve">selection </w:delText>
        </w:r>
        <w:r w:rsidR="005B5068" w:rsidDel="00D30C11">
          <w:rPr>
            <w:sz w:val="24"/>
            <w:szCs w:val="24"/>
          </w:rPr>
          <w:delText>of</w:delText>
        </w:r>
        <w:r w:rsidR="008A38DD" w:rsidDel="00D30C11">
          <w:rPr>
            <w:sz w:val="24"/>
            <w:szCs w:val="24"/>
          </w:rPr>
          <w:delText xml:space="preserve"> </w:delText>
        </w:r>
        <w:r w:rsidR="00FD7B82" w:rsidDel="00D30C11">
          <w:rPr>
            <w:sz w:val="24"/>
            <w:szCs w:val="24"/>
          </w:rPr>
          <w:delText xml:space="preserve">temporal heterogeneity and </w:delText>
        </w:r>
        <w:r w:rsidR="008A38DD" w:rsidDel="00D30C11">
          <w:rPr>
            <w:sz w:val="24"/>
            <w:szCs w:val="24"/>
          </w:rPr>
          <w:delText xml:space="preserve">other </w:delText>
        </w:r>
        <w:r w:rsidR="005B5068" w:rsidDel="00D30C11">
          <w:rPr>
            <w:sz w:val="24"/>
            <w:szCs w:val="24"/>
          </w:rPr>
          <w:delText>environmental stressors</w:delText>
        </w:r>
        <w:r w:rsidR="008A38DD" w:rsidDel="00D30C11">
          <w:rPr>
            <w:sz w:val="24"/>
            <w:szCs w:val="24"/>
          </w:rPr>
          <w:delText xml:space="preserve"> </w:delText>
        </w:r>
        <w:r w:rsidR="00CB6F1F" w:rsidDel="00D30C11">
          <w:rPr>
            <w:sz w:val="24"/>
            <w:szCs w:val="24"/>
          </w:rPr>
          <w:delText>is</w:delText>
        </w:r>
        <w:r w:rsidR="00FD7B82" w:rsidDel="00D30C11">
          <w:rPr>
            <w:sz w:val="24"/>
            <w:szCs w:val="24"/>
          </w:rPr>
          <w:delText xml:space="preserve"> predicted to </w:delText>
        </w:r>
        <w:r w:rsidR="008A38DD" w:rsidDel="00D30C11">
          <w:rPr>
            <w:sz w:val="24"/>
            <w:szCs w:val="24"/>
          </w:rPr>
          <w:delText xml:space="preserve">constrain evolution rates </w:delText>
        </w:r>
        <w:r w:rsidR="00FD7B82" w:rsidDel="00D30C11">
          <w:rPr>
            <w:sz w:val="24"/>
            <w:szCs w:val="24"/>
          </w:rPr>
          <w:delText xml:space="preserve">and prevent </w:delText>
        </w:r>
        <w:r w:rsidR="00C163C3" w:rsidDel="00D30C11">
          <w:rPr>
            <w:sz w:val="24"/>
            <w:szCs w:val="24"/>
          </w:rPr>
          <w:delText>adaptation</w:delText>
        </w:r>
      </w:del>
      <w:r w:rsidR="00DC3FCC">
        <w:rPr>
          <w:sz w:val="24"/>
          <w:szCs w:val="24"/>
        </w:rPr>
        <w:t xml:space="preserve"> </w:t>
      </w:r>
      <w:r w:rsidR="00DC3FCC">
        <w:rPr>
          <w:sz w:val="24"/>
          <w:szCs w:val="24"/>
        </w:rPr>
        <w:fldChar w:fldCharType="begin"/>
      </w:r>
      <w:r w:rsidR="00DC3FCC">
        <w:rPr>
          <w:sz w:val="24"/>
          <w:szCs w:val="24"/>
        </w:rPr>
        <w:instrText xml:space="preserve"> ADDIN ZOTERO_ITEM CSL_CITATION {"citationID":"yBX7GCPD","properties":{"formattedCitation":"[19]","plainCitation":"[19]","noteIndex":0},"citationItems":[{"id":3436,"uris":["http://zotero.org/users/local/sgFDdPY0/items/LM4QMI28"],"itemData":{"id":3436,"type":"article-journal","abstract":"The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DC3FCC" w:rsidRPr="00DC3FCC">
        <w:rPr>
          <w:rFonts w:ascii="Calibri" w:hAnsi="Calibri" w:cs="Calibri"/>
          <w:sz w:val="24"/>
        </w:rPr>
        <w:t>[19]</w:t>
      </w:r>
      <w:r w:rsidR="00DC3FCC">
        <w:rPr>
          <w:sz w:val="24"/>
          <w:szCs w:val="24"/>
        </w:rPr>
        <w:fldChar w:fldCharType="end"/>
      </w:r>
      <w:r w:rsidR="008A38DD">
        <w:rPr>
          <w:sz w:val="24"/>
          <w:szCs w:val="24"/>
        </w:rPr>
        <w:t xml:space="preserve">. </w:t>
      </w:r>
      <w:del w:id="66" w:author="Kayla King" w:date="2025-08-23T16:02:00Z" w16du:dateUtc="2025-08-23T23:02:00Z">
        <w:r w:rsidR="008A38DD" w:rsidRPr="00D63369" w:rsidDel="00D30C11">
          <w:rPr>
            <w:sz w:val="24"/>
            <w:szCs w:val="24"/>
          </w:rPr>
          <w:delText>To</w:delText>
        </w:r>
        <w:r w:rsidR="008A38DD" w:rsidDel="00D30C11">
          <w:rPr>
            <w:sz w:val="24"/>
            <w:szCs w:val="24"/>
          </w:rPr>
          <w:delText xml:space="preserve"> test these predictions, w</w:delText>
        </w:r>
      </w:del>
      <w:ins w:id="67" w:author="Kayla King" w:date="2025-08-23T16:02:00Z" w16du:dateUtc="2025-08-23T23:02:00Z">
        <w:r>
          <w:rPr>
            <w:sz w:val="24"/>
            <w:szCs w:val="24"/>
          </w:rPr>
          <w:t>W</w:t>
        </w:r>
      </w:ins>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Phages were evolved with </w:t>
      </w:r>
      <w:r w:rsidR="00CB6F1F">
        <w:rPr>
          <w:sz w:val="24"/>
          <w:szCs w:val="24"/>
        </w:rPr>
        <w:t>a non-evolving</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w:t>
      </w:r>
      <w:del w:id="68" w:author="Kayla King" w:date="2025-08-23T16:02:00Z" w16du:dateUtc="2025-08-23T23:02:00Z">
        <w:r w:rsidR="00C651A9" w:rsidDel="00D30C11">
          <w:rPr>
            <w:sz w:val="24"/>
            <w:szCs w:val="24"/>
          </w:rPr>
          <w:delText xml:space="preserve">then </w:delText>
        </w:r>
      </w:del>
      <w:r w:rsidR="00C651A9">
        <w:rPr>
          <w:sz w:val="24"/>
          <w:szCs w:val="24"/>
        </w:rPr>
        <w:t xml:space="preserve">compared </w:t>
      </w:r>
      <w:r w:rsidR="008A38DD">
        <w:rPr>
          <w:sz w:val="24"/>
          <w:szCs w:val="24"/>
        </w:rPr>
        <w:t xml:space="preserve">fluctuating evolved populations with </w:t>
      </w:r>
      <w:r w:rsidR="00CB6F1F">
        <w:rPr>
          <w:sz w:val="24"/>
          <w:szCs w:val="24"/>
        </w:rPr>
        <w:t xml:space="preserve">parallel evolving </w:t>
      </w:r>
      <w:r w:rsidR="008A38DD">
        <w:rPr>
          <w:sz w:val="24"/>
          <w:szCs w:val="24"/>
        </w:rPr>
        <w:t>static temperature lines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 xml:space="preserve">C) </w:t>
      </w:r>
      <w:r w:rsidR="00CB6F1F">
        <w:rPr>
          <w:sz w:val="24"/>
          <w:szCs w:val="24"/>
        </w:rPr>
        <w:t>presented in</w:t>
      </w:r>
      <w:r w:rsidR="008A38DD">
        <w:rPr>
          <w:sz w:val="24"/>
          <w:szCs w:val="24"/>
        </w:rPr>
        <w:t xml:space="preserve"> Greenrod et al. (</w:t>
      </w:r>
      <w:r w:rsidR="00CB6F1F">
        <w:rPr>
          <w:sz w:val="24"/>
          <w:szCs w:val="24"/>
        </w:rPr>
        <w:t>unpublished</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commentRangeStart w:id="69"/>
      <w:r w:rsidRPr="00C754E8">
        <w:rPr>
          <w:b/>
          <w:bCs/>
          <w:sz w:val="28"/>
          <w:szCs w:val="28"/>
        </w:rPr>
        <w:t>Methods and Materials</w:t>
      </w:r>
      <w:commentRangeEnd w:id="69"/>
      <w:r w:rsidR="00217AEB">
        <w:rPr>
          <w:rStyle w:val="CommentReference"/>
        </w:rPr>
        <w:commentReference w:id="69"/>
      </w:r>
    </w:p>
    <w:p w14:paraId="56DA8691" w14:textId="77777777" w:rsidR="00C754E8" w:rsidRPr="005000C1" w:rsidRDefault="00C754E8" w:rsidP="00C754E8">
      <w:pPr>
        <w:jc w:val="both"/>
        <w:rPr>
          <w:b/>
          <w:bCs/>
          <w:i/>
          <w:iCs/>
          <w:sz w:val="24"/>
          <w:szCs w:val="24"/>
        </w:rPr>
      </w:pPr>
      <w:r w:rsidRPr="005000C1">
        <w:rPr>
          <w:b/>
          <w:bCs/>
          <w:i/>
          <w:iCs/>
          <w:sz w:val="24"/>
          <w:szCs w:val="24"/>
        </w:rPr>
        <w:lastRenderedPageBreak/>
        <w:t>Strains, Storage, and Culture Conditions</w:t>
      </w:r>
    </w:p>
    <w:p w14:paraId="18074C27" w14:textId="61DD934D" w:rsidR="00C754E8" w:rsidRPr="00C754E8" w:rsidRDefault="00C754E8" w:rsidP="00C754E8">
      <w:pPr>
        <w:jc w:val="both"/>
        <w:rPr>
          <w:sz w:val="24"/>
          <w:szCs w:val="24"/>
        </w:rPr>
      </w:pPr>
      <w:r w:rsidRPr="00C754E8">
        <w:rPr>
          <w:sz w:val="24"/>
          <w:szCs w:val="24"/>
        </w:rPr>
        <w:t xml:space="preserve">This study builds on a previously published experimental framework </w:t>
      </w:r>
      <w:r>
        <w:rPr>
          <w:sz w:val="24"/>
          <w:szCs w:val="24"/>
        </w:rPr>
        <w:t xml:space="preserve">(Greenrod et al., unpublished)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phages, φLUZ19 and φ14-1, were </w:t>
      </w:r>
      <w:r w:rsidR="002565F8">
        <w:rPr>
          <w:sz w:val="24"/>
          <w:szCs w:val="24"/>
        </w:rPr>
        <w:t>used</w:t>
      </w:r>
      <w:r w:rsidRPr="00C754E8">
        <w:rPr>
          <w:sz w:val="24"/>
          <w:szCs w:val="24"/>
        </w:rPr>
        <w:t xml:space="preserve"> due to their known thermal response differences: φLUZ19 performs well at both 37°C and 42°C, while φ14-1 is growth-restricted at 42°C </w:t>
      </w:r>
      <w:r w:rsidR="005000C1">
        <w:rPr>
          <w:sz w:val="24"/>
          <w:szCs w:val="24"/>
        </w:rPr>
        <w:fldChar w:fldCharType="begin"/>
      </w:r>
      <w:r w:rsidR="00DC3FCC">
        <w:rPr>
          <w:sz w:val="24"/>
          <w:szCs w:val="24"/>
        </w:rPr>
        <w:instrText xml:space="preserve"> ADDIN ZOTERO_ITEM CSL_CITATION {"citationID":"La5EerWz","properties":{"formattedCitation":"[26]","plainCitation":"[26]","noteIndex":0},"citationItems":[{"id":2201,"uris":["http://zotero.org/users/local/sgFDdPY0/items/ZKZP7LIY"],"itemData":{"id":2201,"type":"article-journal","container-title":"Applied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DC3FCC" w:rsidRPr="00DC3FCC">
        <w:rPr>
          <w:rFonts w:ascii="Calibri" w:hAnsi="Calibri" w:cs="Calibri"/>
          <w:sz w:val="24"/>
        </w:rPr>
        <w:t>[26]</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DC3FCC">
        <w:rPr>
          <w:sz w:val="24"/>
          <w:szCs w:val="24"/>
        </w:rPr>
        <w:instrText xml:space="preserve"> ADDIN ZOTERO_ITEM CSL_CITATION {"citationID":"ve1dHb37","properties":{"formattedCitation":"[26]","plainCitation":"[26]","noteIndex":0},"citationItems":[{"id":2201,"uris":["http://zotero.org/users/local/sgFDdPY0/items/ZKZP7LIY"],"itemData":{"id":2201,"type":"article-journal","container-title":"Applied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DC3FCC" w:rsidRPr="00DC3FCC">
        <w:rPr>
          <w:rFonts w:ascii="Calibri" w:hAnsi="Calibri" w:cs="Calibri"/>
          <w:sz w:val="24"/>
        </w:rPr>
        <w:t>[26]</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Greenrod et al.</w:t>
      </w:r>
      <w:r w:rsidRPr="00C754E8">
        <w:rPr>
          <w:sz w:val="24"/>
          <w:szCs w:val="24"/>
        </w:rPr>
        <w:t xml:space="preserve">, with additional treatments incorporating fluctuating temperatures. Phages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loose-lid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μ</w:t>
      </w:r>
      <w:r w:rsidR="005000C1">
        <w:rPr>
          <w:sz w:val="24"/>
          <w:szCs w:val="24"/>
        </w:rPr>
        <w:t>m</w:t>
      </w:r>
      <w:r w:rsidRPr="00C754E8">
        <w:rPr>
          <w:sz w:val="24"/>
          <w:szCs w:val="24"/>
        </w:rPr>
        <w:t xml:space="preserve"> filters. Filtrates were stored at 4°C. In subsequent passages, 300 μ</w:t>
      </w:r>
      <w:r w:rsidR="005000C1">
        <w:rPr>
          <w:sz w:val="24"/>
          <w:szCs w:val="24"/>
        </w:rPr>
        <w:t>l</w:t>
      </w:r>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02476228"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DC3FCC">
        <w:rPr>
          <w:sz w:val="24"/>
          <w:szCs w:val="24"/>
        </w:rPr>
        <w:instrText xml:space="preserve"> ADDIN ZOTERO_ITEM CSL_CITATION {"citationID":"ndXfAzbw","properties":{"formattedCitation":"[27]","plainCitation":"[27]","noteIndex":0},"citationItems":[{"id":1524,"uris":["http://zotero.org/users/local/sgFDdPY0/items/S4ZYV8A8"],"itemData":{"id":1524,"type":"chapter","abstract":"The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DC3FCC" w:rsidRPr="00DC3FCC">
        <w:rPr>
          <w:rFonts w:ascii="Calibri" w:hAnsi="Calibri" w:cs="Calibri"/>
          <w:sz w:val="24"/>
        </w:rPr>
        <w:t>[27]</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(Greenrod et al., unpublished)</w:t>
      </w:r>
      <w:r w:rsidRPr="00C754E8">
        <w:rPr>
          <w:sz w:val="24"/>
          <w:szCs w:val="24"/>
        </w:rPr>
        <w:t>. All monoculture and co-culture samples were quantified using the appropriate resistant strains to ensure consistency.</w:t>
      </w:r>
    </w:p>
    <w:p w14:paraId="00D8F447" w14:textId="77777777" w:rsidR="00C754E8" w:rsidRPr="00685CF6" w:rsidRDefault="00C754E8" w:rsidP="00C754E8">
      <w:pPr>
        <w:jc w:val="both"/>
        <w:rPr>
          <w:b/>
          <w:bCs/>
          <w:i/>
          <w:iCs/>
          <w:sz w:val="24"/>
          <w:szCs w:val="24"/>
        </w:rPr>
      </w:pPr>
      <w:r w:rsidRPr="00685CF6">
        <w:rPr>
          <w:b/>
          <w:bCs/>
          <w:i/>
          <w:iCs/>
          <w:sz w:val="24"/>
          <w:szCs w:val="24"/>
        </w:rPr>
        <w:t>Phage Purification 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Gelatin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lastRenderedPageBreak/>
        <w:t>Growth Rates</w:t>
      </w:r>
    </w:p>
    <w:p w14:paraId="68476CD5" w14:textId="71552D94"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17271D3E" w14:textId="77777777" w:rsidR="00EB091C" w:rsidRPr="000A70C8" w:rsidRDefault="00EB091C" w:rsidP="00EB091C">
      <w:pPr>
        <w:spacing w:line="276" w:lineRule="auto"/>
        <w:jc w:val="both"/>
        <w:rPr>
          <w:b/>
          <w:bCs/>
          <w:i/>
          <w:iCs/>
          <w:sz w:val="24"/>
          <w:szCs w:val="24"/>
        </w:rPr>
      </w:pPr>
      <w:r w:rsidRPr="000A70C8">
        <w:rPr>
          <w:b/>
          <w:bCs/>
          <w:i/>
          <w:iCs/>
          <w:sz w:val="24"/>
          <w:szCs w:val="24"/>
        </w:rPr>
        <w:t>Competit</w:t>
      </w:r>
      <w:r>
        <w:rPr>
          <w:b/>
          <w:bCs/>
          <w:i/>
          <w:iCs/>
          <w:sz w:val="24"/>
          <w:szCs w:val="24"/>
        </w:rPr>
        <w:t>ive ability</w:t>
      </w:r>
    </w:p>
    <w:p w14:paraId="6B018CF3" w14:textId="4DE06437" w:rsidR="00EB091C" w:rsidRPr="000E6C18" w:rsidRDefault="00EB091C" w:rsidP="00BA76CB">
      <w:pPr>
        <w:spacing w:line="276" w:lineRule="auto"/>
        <w:jc w:val="both"/>
        <w:rPr>
          <w:sz w:val="24"/>
          <w:szCs w:val="24"/>
        </w:rPr>
      </w:pPr>
      <w:r>
        <w:rPr>
          <w:sz w:val="24"/>
          <w:szCs w:val="24"/>
        </w:rPr>
        <w:t>We assessed the competitiveness of phage populations across time. C</w:t>
      </w:r>
      <w:r w:rsidRPr="000E6C18">
        <w:rPr>
          <w:sz w:val="24"/>
          <w:szCs w:val="24"/>
        </w:rPr>
        <w:t>ompetitive</w:t>
      </w:r>
      <w:r>
        <w:rPr>
          <w:sz w:val="24"/>
          <w:szCs w:val="24"/>
        </w:rPr>
        <w:t xml:space="preserve"> ability </w:t>
      </w:r>
      <w:r w:rsidRPr="000E6C18">
        <w:rPr>
          <w:sz w:val="24"/>
          <w:szCs w:val="24"/>
        </w:rPr>
        <w:t xml:space="preserve">was determined by growing phages </w:t>
      </w:r>
      <w:r w:rsidR="00BA76CB">
        <w:rPr>
          <w:sz w:val="24"/>
          <w:szCs w:val="24"/>
        </w:rPr>
        <w:t xml:space="preserve">for 8h at </w:t>
      </w:r>
      <w:r>
        <w:rPr>
          <w:sz w:val="24"/>
          <w:szCs w:val="24"/>
        </w:rPr>
        <w:t xml:space="preserve">37°C and 42°C </w:t>
      </w:r>
      <w:r w:rsidRPr="000E6C18">
        <w:rPr>
          <w:sz w:val="24"/>
          <w:szCs w:val="24"/>
        </w:rPr>
        <w:t xml:space="preserve">either alone or in </w:t>
      </w:r>
      <w:r w:rsidR="00BA76CB">
        <w:rPr>
          <w:sz w:val="24"/>
          <w:szCs w:val="24"/>
        </w:rPr>
        <w:t>co-culture with an</w:t>
      </w:r>
      <w:r w:rsidRPr="000E6C18">
        <w:rPr>
          <w:sz w:val="24"/>
          <w:szCs w:val="24"/>
        </w:rPr>
        <w:t xml:space="preserve"> ancestral phage competitor (ancestral </w:t>
      </w:r>
      <w:r>
        <w:rPr>
          <w:rFonts w:cstheme="minorHAnsi"/>
          <w:sz w:val="24"/>
          <w:szCs w:val="24"/>
        </w:rPr>
        <w:t>φ</w:t>
      </w:r>
      <w:r w:rsidRPr="000E6C18">
        <w:rPr>
          <w:sz w:val="24"/>
          <w:szCs w:val="24"/>
        </w:rPr>
        <w:t xml:space="preserve">LUZ19 for </w:t>
      </w:r>
      <w:r>
        <w:rPr>
          <w:rFonts w:cstheme="minorHAnsi"/>
          <w:sz w:val="24"/>
          <w:szCs w:val="24"/>
        </w:rPr>
        <w:t>φ</w:t>
      </w:r>
      <w:r w:rsidRPr="000E6C18">
        <w:rPr>
          <w:sz w:val="24"/>
          <w:szCs w:val="24"/>
        </w:rPr>
        <w:t>14-1 evolved lines</w:t>
      </w:r>
      <w:r>
        <w:rPr>
          <w:sz w:val="24"/>
          <w:szCs w:val="24"/>
        </w:rPr>
        <w:t xml:space="preserve">, </w:t>
      </w:r>
      <w:r w:rsidRPr="000E6C18">
        <w:rPr>
          <w:sz w:val="24"/>
          <w:szCs w:val="24"/>
        </w:rPr>
        <w:t xml:space="preserve">ancestral </w:t>
      </w:r>
      <w:r>
        <w:rPr>
          <w:rFonts w:cstheme="minorHAnsi"/>
          <w:sz w:val="24"/>
          <w:szCs w:val="24"/>
        </w:rPr>
        <w:t>φ</w:t>
      </w:r>
      <w:r w:rsidRPr="000E6C18">
        <w:rPr>
          <w:sz w:val="24"/>
          <w:szCs w:val="24"/>
        </w:rPr>
        <w:t xml:space="preserve">14-1 for </w:t>
      </w:r>
      <w:r>
        <w:rPr>
          <w:rFonts w:cstheme="minorHAnsi"/>
          <w:sz w:val="24"/>
          <w:szCs w:val="24"/>
        </w:rPr>
        <w:t>φ</w:t>
      </w:r>
      <w:r w:rsidRPr="000E6C18">
        <w:rPr>
          <w:sz w:val="24"/>
          <w:szCs w:val="24"/>
        </w:rPr>
        <w:t xml:space="preserve">LUZ19 evolved lines). </w:t>
      </w:r>
      <w:r w:rsidR="00BA76CB">
        <w:rPr>
          <w:sz w:val="24"/>
          <w:szCs w:val="24"/>
        </w:rPr>
        <w:t xml:space="preserve">Phage and bacterial densities were kept the same as in the fitness assays resulting in a final MOI = </w:t>
      </w:r>
      <w:r>
        <w:rPr>
          <w:sz w:val="24"/>
          <w:szCs w:val="24"/>
        </w:rPr>
        <w:t>~0.0001</w:t>
      </w:r>
      <w:r w:rsidR="00BA76CB">
        <w:rPr>
          <w:sz w:val="24"/>
          <w:szCs w:val="24"/>
        </w:rPr>
        <w:t>.</w:t>
      </w:r>
      <w:r w:rsidRPr="000E6C18">
        <w:rPr>
          <w:sz w:val="24"/>
          <w:szCs w:val="24"/>
        </w:rPr>
        <w:t xml:space="preserve"> Phage competitiveness was determined by </w:t>
      </w:r>
      <w:r>
        <w:rPr>
          <w:sz w:val="24"/>
          <w:szCs w:val="24"/>
        </w:rPr>
        <w:t>calculating the log</w:t>
      </w:r>
      <w:r w:rsidRPr="00B85EA4">
        <w:rPr>
          <w:sz w:val="24"/>
          <w:szCs w:val="24"/>
          <w:vertAlign w:val="subscript"/>
        </w:rPr>
        <w:t>10</w:t>
      </w:r>
      <w:r>
        <w:rPr>
          <w:sz w:val="24"/>
          <w:szCs w:val="24"/>
        </w:rPr>
        <w:t xml:space="preserve"> ratio of phage</w:t>
      </w:r>
      <w:r w:rsidR="00AE616A">
        <w:rPr>
          <w:sz w:val="24"/>
          <w:szCs w:val="24"/>
        </w:rPr>
        <w:t>s</w:t>
      </w:r>
      <w:r w:rsidR="00BA76CB">
        <w:rPr>
          <w:sz w:val="24"/>
          <w:szCs w:val="24"/>
        </w:rPr>
        <w:t xml:space="preserve"> </w:t>
      </w:r>
      <w:r w:rsidR="00AE616A">
        <w:rPr>
          <w:sz w:val="24"/>
          <w:szCs w:val="24"/>
        </w:rPr>
        <w:t xml:space="preserve">(evolved and ancestral competitor) </w:t>
      </w:r>
      <w:r w:rsidR="00BA76CB">
        <w:rPr>
          <w:sz w:val="24"/>
          <w:szCs w:val="24"/>
        </w:rPr>
        <w:t>in monoculture relative to co-culture</w:t>
      </w:r>
      <w:r>
        <w:rPr>
          <w:sz w:val="24"/>
          <w:szCs w:val="24"/>
        </w:rPr>
        <w:t xml:space="preserve"> </w:t>
      </w:r>
      <w:r>
        <w:rPr>
          <w:sz w:val="24"/>
          <w:szCs w:val="24"/>
        </w:rPr>
        <w:fldChar w:fldCharType="begin"/>
      </w:r>
      <w:r w:rsidR="00DC3FCC">
        <w:rPr>
          <w:sz w:val="24"/>
          <w:szCs w:val="24"/>
        </w:rPr>
        <w:instrText xml:space="preserve"> ADDIN ZOTERO_ITEM CSL_CITATION {"citationID":"xPoNQSZm","properties":{"formattedCitation":"[28]","plainCitation":"[28]","noteIndex":0},"citationItems":[{"id":3250,"uris":["http://zotero.org/users/local/sgFDdPY0/items/R97IX6S8"],"itemData":{"id":3250,"type":"article-journal","abstract":"We assess the degree to which adaptation to a uniform environment among independently evolving asexual populations is associated with increasing divergence of those populations. In addition, we are concerned with the pattern of adaptation itself, particularly whether the rate of increase in mean fitness tends to decline with the number of generations of selection in a constant environment. The correspondence between the rate of increase in mean fitness and the within-population genetic variance of fitness, as expected from Fisher's fundamental theorem, is also addressed. Twelve Escherichia coli populations were founded from a single clonal ancestor and allowed to evolve for 2,000 generations. Mean fitness increased by about 37%. However, the rate of increase in mean fitness was slower in later generations. There was no statistically significant within-population genetic variance of fitness, but there was significant between-population variance. Although the estimated genetic variation in fitness within populations was not statistically significant, it was consistent in magnitude with theoretical expectations. Similarly, the variance of mean fitness between populations was consistent with a model that incorporated stochastic variation in the timing and order of substitutions at a finite number of nonepistatic loci, coupled with substitutional delays and interference between substitutions arising from clonality. These results, taken as a whole, are consistent with theoretical expectations that do not invoke divergence due to multiple fitness peaks in a Wrightian evolutionary landscape.","container-title":"The American Naturalist","ISSN":"0003-0147","issue":"6","note":"publisher: [The University of Chicago Press, The American Society of Naturalists]","page":"1315-1341","source":"JSTOR","title":"Long-Term Experimental Evolution in Escherichia coli. I. Adaptation and Divergence During 2,000 Generations","volume":"138","author":[{"family":"Lenski","given":"Richard E."},{"family":"Rose","given":"Michael R."},{"family":"Simpson","given":"Suzanne C."},{"family":"Tadler","given":"Scott C."}],"issued":{"date-parts":[["1991"]]}}}],"schema":"https://github.com/citation-style-language/schema/raw/master/csl-citation.json"} </w:instrText>
      </w:r>
      <w:r>
        <w:rPr>
          <w:sz w:val="24"/>
          <w:szCs w:val="24"/>
        </w:rPr>
        <w:fldChar w:fldCharType="separate"/>
      </w:r>
      <w:r w:rsidR="00DC3FCC" w:rsidRPr="00DC3FCC">
        <w:rPr>
          <w:rFonts w:ascii="Calibri" w:hAnsi="Calibri" w:cs="Calibri"/>
          <w:sz w:val="24"/>
        </w:rPr>
        <w:t>[28]</w:t>
      </w:r>
      <w:r>
        <w:rPr>
          <w:sz w:val="24"/>
          <w:szCs w:val="24"/>
        </w:rPr>
        <w:fldChar w:fldCharType="end"/>
      </w:r>
      <w:r>
        <w:rPr>
          <w:sz w:val="24"/>
          <w:szCs w:val="24"/>
        </w:rPr>
        <w:t>. Changes to phage competitiveness were assessed using MANOVA with log</w:t>
      </w:r>
      <w:r w:rsidRPr="00EB11B0">
        <w:rPr>
          <w:sz w:val="24"/>
          <w:szCs w:val="24"/>
          <w:vertAlign w:val="subscript"/>
        </w:rPr>
        <w:t>10</w:t>
      </w:r>
      <w:r>
        <w:rPr>
          <w:sz w:val="24"/>
          <w:szCs w:val="24"/>
        </w:rPr>
        <w:t xml:space="preserve"> growth ratio of focal phage and competitor as two separate response variables and an interaction term between temperature and evolved line as explanatory variable. Competition</w:t>
      </w:r>
      <w:r w:rsidRPr="000E6C18">
        <w:rPr>
          <w:sz w:val="24"/>
          <w:szCs w:val="24"/>
        </w:rPr>
        <w:t xml:space="preserve"> assays were repeated three times across a </w:t>
      </w:r>
      <w:r>
        <w:rPr>
          <w:sz w:val="24"/>
          <w:szCs w:val="24"/>
        </w:rPr>
        <w:t>four</w:t>
      </w:r>
      <w:r w:rsidRPr="000E6C18">
        <w:rPr>
          <w:sz w:val="24"/>
          <w:szCs w:val="24"/>
        </w:rPr>
        <w:t>-week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1A1EA4F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Greenrod et al.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NanoDrop </w:t>
      </w:r>
      <w:r w:rsidR="002B495C">
        <w:rPr>
          <w:sz w:val="24"/>
          <w:szCs w:val="24"/>
        </w:rPr>
        <w:t xml:space="preserve">2000c (Thermo Scientific) </w:t>
      </w:r>
      <w:r w:rsidRPr="00C754E8">
        <w:rPr>
          <w:sz w:val="24"/>
          <w:szCs w:val="24"/>
        </w:rPr>
        <w:t>and quantified with Qubit</w:t>
      </w:r>
      <w:r w:rsidR="002B495C">
        <w:rPr>
          <w:sz w:val="24"/>
          <w:szCs w:val="24"/>
        </w:rPr>
        <w:t xml:space="preserve"> 4 (Thermofisher)</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MicrobesNG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7462449F" w:rsidR="00C754E8" w:rsidRPr="00C754E8" w:rsidRDefault="00750BA0" w:rsidP="00C754E8">
      <w:pPr>
        <w:jc w:val="both"/>
        <w:rPr>
          <w:sz w:val="24"/>
          <w:szCs w:val="24"/>
        </w:rPr>
      </w:pPr>
      <w:r>
        <w:rPr>
          <w:sz w:val="24"/>
          <w:szCs w:val="24"/>
        </w:rPr>
        <w:t xml:space="preserve">Sequences are analysed using identical protocols to Greenrod et al., (unpublished). </w:t>
      </w:r>
      <w:r w:rsidR="00C754E8" w:rsidRPr="00C754E8">
        <w:rPr>
          <w:sz w:val="24"/>
          <w:szCs w:val="24"/>
        </w:rPr>
        <w:t>Reads were pre-processed with Trim Galore</w:t>
      </w:r>
      <w:r w:rsidR="00AE616A">
        <w:rPr>
          <w:sz w:val="24"/>
          <w:szCs w:val="24"/>
        </w:rPr>
        <w:t xml:space="preserve"> (v.0.5.0) (</w:t>
      </w:r>
      <w:hyperlink r:id="rId11"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downsampled using bbnorm</w:t>
      </w:r>
      <w:r w:rsidR="00AE616A">
        <w:rPr>
          <w:sz w:val="24"/>
          <w:szCs w:val="24"/>
        </w:rPr>
        <w:t xml:space="preserve"> from the bbmap package (v.39.18) (</w:t>
      </w:r>
      <w:hyperlink r:id="rId12"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w:t>
      </w:r>
      <w:r w:rsidR="00C754E8" w:rsidRPr="00C754E8">
        <w:rPr>
          <w:sz w:val="24"/>
          <w:szCs w:val="24"/>
        </w:rPr>
        <w:lastRenderedPageBreak/>
        <w:t>assemblies generated with shovill</w:t>
      </w:r>
      <w:r w:rsidR="00AE616A">
        <w:rPr>
          <w:sz w:val="24"/>
          <w:szCs w:val="24"/>
        </w:rPr>
        <w:t xml:space="preserve"> (v1.1.0) (</w:t>
      </w:r>
      <w:hyperlink r:id="rId13"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DC3FCC">
        <w:rPr>
          <w:sz w:val="24"/>
          <w:szCs w:val="24"/>
        </w:rPr>
        <w:instrText xml:space="preserve"> ADDIN ZOTERO_ITEM CSL_CITATION {"citationID":"d7aJHyV9","properties":{"formattedCitation":"[29]","plainCitation":"[29]","noteIndex":0},"citationItems":[{"id":3231,"uris":["http://zotero.org/users/local/sgFDdPY0/items/W8QZQMMN"],"itemData":{"id":3231,"type":"article-journal","abstract":"The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DC3FCC" w:rsidRPr="00DC3FCC">
        <w:rPr>
          <w:rFonts w:ascii="Calibri" w:hAnsi="Calibri" w:cs="Calibri"/>
          <w:sz w:val="24"/>
        </w:rPr>
        <w:t>[29]</w:t>
      </w:r>
      <w:r w:rsidR="00AE616A">
        <w:rPr>
          <w:sz w:val="24"/>
          <w:szCs w:val="24"/>
        </w:rPr>
        <w:fldChar w:fldCharType="end"/>
      </w:r>
      <w:r w:rsidR="00C754E8" w:rsidRPr="00C754E8">
        <w:rPr>
          <w:sz w:val="24"/>
          <w:szCs w:val="24"/>
        </w:rPr>
        <w:t xml:space="preserve">. Variants were identified using </w:t>
      </w:r>
      <w:r w:rsidR="00AE616A">
        <w:rPr>
          <w:sz w:val="24"/>
          <w:szCs w:val="24"/>
        </w:rPr>
        <w:t xml:space="preserve">breseq (v.0.36.1) </w:t>
      </w:r>
      <w:r w:rsidR="00AE616A">
        <w:rPr>
          <w:sz w:val="24"/>
          <w:szCs w:val="24"/>
        </w:rPr>
        <w:fldChar w:fldCharType="begin"/>
      </w:r>
      <w:r w:rsidR="00DC3FCC">
        <w:rPr>
          <w:sz w:val="24"/>
          <w:szCs w:val="24"/>
        </w:rPr>
        <w:instrText xml:space="preserve"> ADDIN ZOTERO_ITEM CSL_CITATION {"citationID":"BfQt8DYr","properties":{"formattedCitation":"[30]","plainCitation":"[30]","noteIndex":0},"citationItems":[{"id":3239,"uris":["http://zotero.org/users/local/sgFDdPY0/items/8M754VT3"],"itemData":{"id":3239,"type":"article-journal","abstract":"Next-generation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DC3FCC" w:rsidRPr="00DC3FCC">
        <w:rPr>
          <w:rFonts w:ascii="Calibri" w:hAnsi="Calibri" w:cs="Calibri"/>
          <w:sz w:val="24"/>
        </w:rPr>
        <w:t>[30]</w:t>
      </w:r>
      <w:r w:rsidR="00AE616A">
        <w:rPr>
          <w:sz w:val="24"/>
          <w:szCs w:val="24"/>
        </w:rPr>
        <w:fldChar w:fldCharType="end"/>
      </w:r>
      <w:r w:rsidR="00AE616A">
        <w:rPr>
          <w:sz w:val="24"/>
          <w:szCs w:val="24"/>
        </w:rPr>
        <w:t xml:space="preserve"> under default parameters </w:t>
      </w:r>
      <w:r w:rsidR="00C754E8" w:rsidRPr="00C754E8">
        <w:rPr>
          <w:sz w:val="24"/>
          <w:szCs w:val="24"/>
        </w:rPr>
        <w:t xml:space="preserve">with default parameters. Ancestral assemblies were annotated with </w:t>
      </w:r>
      <w:r w:rsidR="00AE616A">
        <w:rPr>
          <w:sz w:val="24"/>
          <w:szCs w:val="24"/>
        </w:rPr>
        <w:t xml:space="preserve">prokka (v.1.14.5) </w:t>
      </w:r>
      <w:r w:rsidR="00AE616A">
        <w:rPr>
          <w:sz w:val="24"/>
          <w:szCs w:val="24"/>
        </w:rPr>
        <w:fldChar w:fldCharType="begin"/>
      </w:r>
      <w:r w:rsidR="00DC3FCC">
        <w:rPr>
          <w:sz w:val="24"/>
          <w:szCs w:val="24"/>
        </w:rPr>
        <w:instrText xml:space="preserve"> ADDIN ZOTERO_ITEM CSL_CITATION {"citationID":"wlwDOgNo","properties":{"formattedCitation":"[31]","plainCitation":"[31]","noteIndex":0},"citationItems":[{"id":3236,"uris":["http://zotero.org/users/local/sgFDdPY0/items/KGCTJJMJ"],"itemData":{"id":3236,"type":"article-journal","abstract":"Summary: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DC3FCC" w:rsidRPr="00DC3FCC">
        <w:rPr>
          <w:rFonts w:ascii="Calibri" w:hAnsi="Calibri" w:cs="Calibri"/>
          <w:sz w:val="24"/>
        </w:rPr>
        <w:t>[31]</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257C068A" w:rsidR="00AE616A" w:rsidRDefault="00C754E8" w:rsidP="00C754E8">
      <w:pPr>
        <w:jc w:val="both"/>
        <w:rPr>
          <w:sz w:val="24"/>
          <w:szCs w:val="24"/>
        </w:rPr>
      </w:pPr>
      <w:r w:rsidRPr="00C754E8">
        <w:rPr>
          <w:sz w:val="24"/>
          <w:szCs w:val="24"/>
        </w:rPr>
        <w:t xml:space="preserve">Wild-type and resistant PAO1 genomes were assembled using </w:t>
      </w:r>
      <w:r w:rsidR="00AE616A" w:rsidRPr="00947624">
        <w:rPr>
          <w:sz w:val="24"/>
          <w:szCs w:val="24"/>
        </w:rPr>
        <w:t xml:space="preserve">Autocycler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DC3FCC">
        <w:rPr>
          <w:sz w:val="24"/>
          <w:szCs w:val="24"/>
        </w:rPr>
        <w:instrText xml:space="preserve"> ADDIN ZOTERO_ITEM CSL_CITATION {"citationID":"gUAheIpf","properties":{"formattedCitation":"[32]","plainCitation":"[32]","noteIndex":0},"citationItems":[{"id":3348,"uris":["http://zotero.org/users/local/sgFDdPY0/items/IQZNAX2E"],"itemData":{"id":3348,"type":"article","abstract":"Motivation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DC3FCC" w:rsidRPr="00DC3FCC">
        <w:rPr>
          <w:rFonts w:ascii="Calibri" w:hAnsi="Calibri" w:cs="Calibri"/>
          <w:sz w:val="24"/>
        </w:rPr>
        <w:t>[32]</w:t>
      </w:r>
      <w:r w:rsidR="00AE616A">
        <w:rPr>
          <w:sz w:val="24"/>
          <w:szCs w:val="24"/>
        </w:rPr>
        <w:fldChar w:fldCharType="end"/>
      </w:r>
      <w:r w:rsidR="00AE616A">
        <w:rPr>
          <w:sz w:val="24"/>
          <w:szCs w:val="24"/>
        </w:rPr>
        <w:t xml:space="preserve"> </w:t>
      </w:r>
      <w:r w:rsidRPr="00C754E8">
        <w:rPr>
          <w:sz w:val="24"/>
          <w:szCs w:val="24"/>
        </w:rPr>
        <w:t xml:space="preserve">and polished via </w:t>
      </w:r>
      <w:r w:rsidR="00AE616A" w:rsidRPr="00947624">
        <w:rPr>
          <w:sz w:val="24"/>
          <w:szCs w:val="24"/>
        </w:rPr>
        <w:t>Polypolish</w:t>
      </w:r>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DC3FCC">
        <w:rPr>
          <w:sz w:val="24"/>
          <w:szCs w:val="24"/>
        </w:rPr>
        <w:instrText xml:space="preserve"> ADDIN ZOTERO_ITEM CSL_CITATION {"citationID":"SPrlQnCq","properties":{"formattedCitation":"[33]","plainCitation":"[33]","noteIndex":0},"citationItems":[{"id":3364,"uris":["http://zotero.org/users/local/sgFDdPY0/items/ZK9RFZRS"],"itemData":{"id":3364,"type":"article-journal","abstract":"Long-read-only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DC3FCC" w:rsidRPr="00DC3FCC">
        <w:rPr>
          <w:rFonts w:ascii="Calibri" w:hAnsi="Calibri" w:cs="Calibri"/>
          <w:sz w:val="24"/>
        </w:rPr>
        <w:t>[33]</w:t>
      </w:r>
      <w:r w:rsidR="00AE616A">
        <w:rPr>
          <w:sz w:val="24"/>
          <w:szCs w:val="24"/>
        </w:rPr>
        <w:fldChar w:fldCharType="end"/>
      </w:r>
      <w:r w:rsidRPr="00C754E8">
        <w:rPr>
          <w:sz w:val="24"/>
          <w:szCs w:val="24"/>
        </w:rPr>
        <w:t xml:space="preserve">. Final assemblies were re-oriented with </w:t>
      </w:r>
      <w:r w:rsidR="00AE616A" w:rsidRPr="00947624">
        <w:rPr>
          <w:sz w:val="24"/>
          <w:szCs w:val="24"/>
        </w:rPr>
        <w:t>Dnaapler</w:t>
      </w:r>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DC3FCC">
        <w:rPr>
          <w:sz w:val="24"/>
          <w:szCs w:val="24"/>
        </w:rPr>
        <w:instrText xml:space="preserve"> ADDIN ZOTERO_ITEM CSL_CITATION {"citationID":"QylljoRA","properties":{"formattedCitation":"[34]","plainCitation":"[34]","noteIndex":0},"citationItems":[{"id":3369,"uris":["http://zotero.org/users/local/sgFDdPY0/items/T4SGB6I9"],"itemData":{"id":3369,"type":"article-journal","abstract":"Bouras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DC3FCC" w:rsidRPr="00DC3FCC">
        <w:rPr>
          <w:rFonts w:ascii="Calibri" w:hAnsi="Calibri" w:cs="Calibri"/>
          <w:sz w:val="24"/>
        </w:rPr>
        <w:t>[34]</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prokka</w:t>
      </w:r>
      <w:r w:rsidRPr="00C754E8">
        <w:rPr>
          <w:sz w:val="24"/>
          <w:szCs w:val="24"/>
        </w:rPr>
        <w:t xml:space="preserve"> </w:t>
      </w:r>
      <w:r w:rsidR="00AE616A">
        <w:rPr>
          <w:sz w:val="24"/>
          <w:szCs w:val="24"/>
        </w:rPr>
        <w:t xml:space="preserve">(v.1.14.5) </w:t>
      </w:r>
      <w:r w:rsidR="00AE616A">
        <w:rPr>
          <w:sz w:val="24"/>
          <w:szCs w:val="24"/>
        </w:rPr>
        <w:fldChar w:fldCharType="begin"/>
      </w:r>
      <w:r w:rsidR="00DC3FCC">
        <w:rPr>
          <w:sz w:val="24"/>
          <w:szCs w:val="24"/>
        </w:rPr>
        <w:instrText xml:space="preserve"> ADDIN ZOTERO_ITEM CSL_CITATION {"citationID":"Ppg1fiVF","properties":{"formattedCitation":"[31]","plainCitation":"[31]","noteIndex":0},"citationItems":[{"id":3236,"uris":["http://zotero.org/users/local/sgFDdPY0/items/KGCTJJMJ"],"itemData":{"id":3236,"type":"article-journal","abstract":"Summary: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DC3FCC" w:rsidRPr="00DC3FCC">
        <w:rPr>
          <w:rFonts w:ascii="Calibri" w:hAnsi="Calibri" w:cs="Calibri"/>
          <w:sz w:val="24"/>
        </w:rPr>
        <w:t>[31]</w:t>
      </w:r>
      <w:r w:rsidR="00AE616A">
        <w:rPr>
          <w:sz w:val="24"/>
          <w:szCs w:val="24"/>
        </w:rPr>
        <w:fldChar w:fldCharType="end"/>
      </w:r>
      <w:r w:rsidRPr="00C754E8">
        <w:rPr>
          <w:sz w:val="24"/>
          <w:szCs w:val="24"/>
        </w:rPr>
        <w:t xml:space="preserve">. </w:t>
      </w:r>
      <w:r w:rsidR="00AE616A" w:rsidRPr="00947624">
        <w:rPr>
          <w:sz w:val="24"/>
          <w:szCs w:val="24"/>
        </w:rPr>
        <w:t>The workflow was deployed using a Dockerised Nextflow pipeline (v. 1.0.2) available at </w:t>
      </w:r>
      <w:hyperlink r:id="rId14"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DC3FCC">
        <w:rPr>
          <w:sz w:val="24"/>
          <w:szCs w:val="24"/>
        </w:rPr>
        <w:instrText xml:space="preserve"> ADDIN ZOTERO_ITEM CSL_CITATION {"citationID":"yiV4PvBi","properties":{"formattedCitation":"[35]","plainCitation":"[35]","noteIndex":0},"citationItems":[{"id":3404,"uris":["http://zotero.org/users/local/sgFDdPY0/items/3LTJI8TF"],"itemData":{"id":3404,"type":"article-journal","abstract":"Recent advances in sequencing technologies promise ultra-long reads of </w:instrText>
      </w:r>
      <w:r w:rsidR="00DC3FCC">
        <w:rPr>
          <w:rFonts w:ascii="Cambria Math" w:hAnsi="Cambria Math" w:cs="Cambria Math"/>
          <w:sz w:val="24"/>
          <w:szCs w:val="24"/>
        </w:rPr>
        <w:instrText>∼</w:instrText>
      </w:r>
      <w:r w:rsidR="00DC3FCC">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DC3FCC">
        <w:rPr>
          <w:rFonts w:ascii="Cambria Math" w:hAnsi="Cambria Math" w:cs="Cambria Math"/>
          <w:sz w:val="24"/>
          <w:szCs w:val="24"/>
        </w:rPr>
        <w:instrText>∼</w:instrText>
      </w:r>
      <w:r w:rsidR="00DC3FCC">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DC3FCC" w:rsidRPr="00DC3FCC">
        <w:rPr>
          <w:rFonts w:ascii="Calibri" w:hAnsi="Calibri" w:cs="Calibri"/>
          <w:sz w:val="24"/>
        </w:rPr>
        <w:t>[35]</w:t>
      </w:r>
      <w:r w:rsidR="00AE616A">
        <w:rPr>
          <w:sz w:val="24"/>
          <w:szCs w:val="24"/>
        </w:rPr>
        <w:fldChar w:fldCharType="end"/>
      </w:r>
      <w:r w:rsidR="00AE616A">
        <w:rPr>
          <w:sz w:val="24"/>
          <w:szCs w:val="24"/>
        </w:rPr>
        <w:t xml:space="preserve"> and variant calling with medaka (v.2.1) (</w:t>
      </w:r>
      <w:hyperlink r:id="rId15"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113F1A24"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DC3FCC">
        <w:rPr>
          <w:sz w:val="24"/>
          <w:szCs w:val="24"/>
        </w:rPr>
        <w:instrText xml:space="preserve"> ADDIN ZOTERO_ITEM CSL_CITATION {"citationID":"EsGsfbQn","properties":{"formattedCitation":"[36,37]","plainCitation":"[36,37]","noteIndex":0},"citationItems":[{"id":931,"uris":["http://zotero.org/users/local/sgFDdPY0/items/7UUTDTSU"],"itemData":{"id":931,"type":"software","event-place":"RStudio,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DC3FCC" w:rsidRPr="00DC3FCC">
        <w:rPr>
          <w:rFonts w:ascii="Calibri" w:hAnsi="Calibri" w:cs="Calibri"/>
          <w:sz w:val="24"/>
        </w:rPr>
        <w:t>[36,37]</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was evolved line, and batch was a random effect. Phage genetic distance between groups was also compared by constructing neighbour-joining trees based on Euclidean genetic distance. </w:t>
      </w:r>
      <w:r w:rsidR="00C754E8" w:rsidRPr="00C754E8">
        <w:rPr>
          <w:sz w:val="24"/>
          <w:szCs w:val="24"/>
        </w:rPr>
        <w:t xml:space="preserve">All data and analysis scripts are available at </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32B2A5A5" w:rsidR="00DD0CDB" w:rsidRPr="00F07F61" w:rsidRDefault="00F06954" w:rsidP="00F07F61">
      <w:pPr>
        <w:jc w:val="both"/>
        <w:rPr>
          <w:rFonts w:cstheme="minorHAnsi"/>
          <w:b/>
          <w:bCs/>
          <w:sz w:val="24"/>
          <w:szCs w:val="24"/>
        </w:rPr>
      </w:pPr>
      <w:r>
        <w:rPr>
          <w:rFonts w:cstheme="minorHAnsi"/>
          <w:b/>
          <w:bCs/>
          <w:sz w:val="24"/>
          <w:szCs w:val="24"/>
        </w:rPr>
        <w:t>Fluctuating temperatures</w:t>
      </w:r>
      <w:r w:rsidR="00291CB0">
        <w:rPr>
          <w:rFonts w:cstheme="minorHAnsi"/>
          <w:b/>
          <w:bCs/>
          <w:sz w:val="24"/>
          <w:szCs w:val="24"/>
        </w:rPr>
        <w:t xml:space="preserve"> select for generalist phenotypes</w:t>
      </w:r>
    </w:p>
    <w:p w14:paraId="2E33167C" w14:textId="4CD7F548" w:rsidR="000259FD" w:rsidRPr="00F07F61" w:rsidRDefault="00143998" w:rsidP="00F07F61">
      <w:pPr>
        <w:jc w:val="both"/>
        <w:rPr>
          <w:rFonts w:cstheme="minorHAnsi"/>
          <w:sz w:val="24"/>
          <w:szCs w:val="24"/>
        </w:rPr>
      </w:pPr>
      <w:r>
        <w:rPr>
          <w:rFonts w:cstheme="minorHAnsi"/>
          <w:sz w:val="24"/>
          <w:szCs w:val="24"/>
        </w:rPr>
        <w:t xml:space="preserve">Fluctuating environments are expected to select for generalists which have intermediate phenotypes across conditions </w:t>
      </w:r>
      <w:r>
        <w:rPr>
          <w:rFonts w:cstheme="minorHAnsi"/>
          <w:sz w:val="24"/>
          <w:szCs w:val="24"/>
        </w:rPr>
        <w:fldChar w:fldCharType="begin"/>
      </w:r>
      <w:r>
        <w:rPr>
          <w:rFonts w:cstheme="minorHAnsi"/>
          <w:sz w:val="24"/>
          <w:szCs w:val="24"/>
        </w:rPr>
        <w:instrText xml:space="preserve"> ADDIN ZOTERO_ITEM CSL_CITATION {"citationID":"81jzOsf3","properties":{"formattedCitation":"[6]","plainCitation":"[6]","noteIndex":0},"citationItems":[{"id":1960,"uris":["http://zotero.org/users/local/sgFDdPY0/items/J3YVC7UI"],"itemData":{"id":1960,"type":"article-journal","abstract":"Environmental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Pr="00143998">
        <w:rPr>
          <w:rFonts w:ascii="Calibri" w:hAnsi="Calibri" w:cs="Calibri"/>
          <w:sz w:val="24"/>
        </w:rPr>
        <w:t>[6]</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C passages</w:t>
      </w:r>
      <w:r w:rsidR="00DE2AD1">
        <w:rPr>
          <w:rFonts w:cstheme="minorHAnsi"/>
          <w:sz w:val="24"/>
          <w:szCs w:val="24"/>
        </w:rPr>
        <w:t xml:space="preserve"> 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del w:id="70" w:author="Kayla King" w:date="2025-08-23T16:03:00Z" w16du:dateUtc="2025-08-23T23:03:00Z">
        <w:r w:rsidR="002D773A" w:rsidRPr="00F07F61" w:rsidDel="00980930">
          <w:rPr>
            <w:rFonts w:cstheme="minorHAnsi"/>
            <w:sz w:val="24"/>
            <w:szCs w:val="24"/>
          </w:rPr>
          <w:delText>Population dynamic results showed that, i</w:delText>
        </w:r>
      </w:del>
      <w:ins w:id="71" w:author="Kayla King" w:date="2025-08-23T16:03:00Z" w16du:dateUtc="2025-08-23T23:03:00Z">
        <w:r w:rsidR="00980930">
          <w:rPr>
            <w:rFonts w:cstheme="minorHAnsi"/>
            <w:sz w:val="24"/>
            <w:szCs w:val="24"/>
          </w:rPr>
          <w:t>I</w:t>
        </w:r>
      </w:ins>
      <w:r w:rsidR="002D773A" w:rsidRPr="00F07F61">
        <w:rPr>
          <w:rFonts w:cstheme="minorHAnsi"/>
          <w:sz w:val="24"/>
          <w:szCs w:val="24"/>
        </w:rPr>
        <w:t xml:space="preserve">n monoculture, </w:t>
      </w:r>
      <w:r>
        <w:rPr>
          <w:rFonts w:cstheme="minorHAnsi"/>
          <w:sz w:val="24"/>
          <w:szCs w:val="24"/>
        </w:rPr>
        <w:t>φ</w:t>
      </w:r>
      <w:r w:rsidR="002D773A" w:rsidRPr="00F07F61">
        <w:rPr>
          <w:rFonts w:cstheme="minorHAnsi"/>
          <w:sz w:val="24"/>
          <w:szCs w:val="24"/>
        </w:rPr>
        <w:t>14-1 grew during 37</w:t>
      </w:r>
      <w:r>
        <w:rPr>
          <w:rFonts w:cstheme="minorHAnsi"/>
          <w:sz w:val="24"/>
          <w:szCs w:val="24"/>
        </w:rPr>
        <w:t>°</w:t>
      </w:r>
      <w:r w:rsidR="002D773A" w:rsidRPr="00F07F61">
        <w:rPr>
          <w:rFonts w:cstheme="minorHAnsi"/>
          <w:sz w:val="24"/>
          <w:szCs w:val="24"/>
        </w:rPr>
        <w:t xml:space="preserve">C </w:t>
      </w:r>
      <w:r w:rsidR="00DE2AD1">
        <w:rPr>
          <w:rFonts w:cstheme="minorHAnsi"/>
          <w:sz w:val="24"/>
          <w:szCs w:val="24"/>
        </w:rPr>
        <w:t xml:space="preserve">passages </w:t>
      </w:r>
      <w:r w:rsidR="002D773A" w:rsidRPr="00F07F61">
        <w:rPr>
          <w:rFonts w:cstheme="minorHAnsi"/>
          <w:sz w:val="24"/>
          <w:szCs w:val="24"/>
        </w:rPr>
        <w:t>but showed little growth in 42</w:t>
      </w:r>
      <w:r>
        <w:rPr>
          <w:rFonts w:cstheme="minorHAnsi"/>
          <w:sz w:val="24"/>
          <w:szCs w:val="24"/>
        </w:rPr>
        <w:t>°</w:t>
      </w:r>
      <w:r w:rsidR="002D773A" w:rsidRPr="00F07F61">
        <w:rPr>
          <w:rFonts w:cstheme="minorHAnsi"/>
          <w:sz w:val="24"/>
          <w:szCs w:val="24"/>
        </w:rPr>
        <w:t>C passages</w:t>
      </w:r>
      <w:r w:rsidR="00C27692">
        <w:rPr>
          <w:rFonts w:cstheme="minorHAnsi"/>
          <w:sz w:val="24"/>
          <w:szCs w:val="24"/>
        </w:rPr>
        <w:t xml:space="preserve"> (Figure 1a)</w:t>
      </w:r>
      <w:r w:rsidR="002D773A" w:rsidRPr="00F07F61">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ins w:id="72" w:author="Kayla King" w:date="2025-08-23T16:04:00Z" w16du:dateUtc="2025-08-23T23:04:00Z">
        <w:r w:rsidR="00980930">
          <w:rPr>
            <w:rFonts w:cstheme="minorHAnsi"/>
            <w:sz w:val="24"/>
            <w:szCs w:val="24"/>
          </w:rPr>
          <w:t xml:space="preserve">then </w:t>
        </w:r>
      </w:ins>
      <w:r w:rsidR="00DE2AD1">
        <w:rPr>
          <w:rFonts w:cstheme="minorHAnsi"/>
          <w:sz w:val="24"/>
          <w:szCs w:val="24"/>
        </w:rPr>
        <w:t xml:space="preserve">maintained high densities </w:t>
      </w:r>
      <w:r w:rsidR="00FA3F24">
        <w:rPr>
          <w:rFonts w:cstheme="minorHAnsi"/>
          <w:sz w:val="24"/>
          <w:szCs w:val="24"/>
        </w:rPr>
        <w:t xml:space="preserve">in all passages and showed low </w:t>
      </w:r>
      <w:r w:rsidR="00DE2AD1">
        <w:rPr>
          <w:rFonts w:cstheme="minorHAnsi"/>
          <w:sz w:val="24"/>
          <w:szCs w:val="24"/>
        </w:rPr>
        <w:t xml:space="preserve">inter-passage density </w:t>
      </w:r>
      <w:r w:rsidR="00FA3F24">
        <w:rPr>
          <w:rFonts w:cstheme="minorHAnsi"/>
          <w:sz w:val="24"/>
          <w:szCs w:val="24"/>
        </w:rPr>
        <w:t>variation</w:t>
      </w:r>
      <w:r w:rsidR="002D773A" w:rsidRPr="00F07F61">
        <w:rPr>
          <w:rFonts w:cstheme="minorHAnsi"/>
          <w:sz w:val="24"/>
          <w:szCs w:val="24"/>
        </w:rPr>
        <w:t>.</w:t>
      </w:r>
    </w:p>
    <w:p w14:paraId="7F0A8896" w14:textId="7A54103C"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(Figure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both phages</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(t(</w:t>
      </w:r>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(t(</w:t>
      </w:r>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r w:rsidR="00BB45FC">
        <w:rPr>
          <w:rFonts w:cstheme="minorHAnsi"/>
          <w:sz w:val="24"/>
          <w:szCs w:val="24"/>
        </w:rPr>
        <w:t xml:space="preserve">phages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 xml:space="preserve">C static populations (t(29) = -19.3, p &lt; 0.001). </w:t>
      </w:r>
      <w:r w:rsidR="00F32BD7">
        <w:rPr>
          <w:rFonts w:cstheme="minorHAnsi"/>
          <w:sz w:val="24"/>
          <w:szCs w:val="24"/>
        </w:rPr>
        <w:lastRenderedPageBreak/>
        <w:t>However, growth was not significantly different to 42</w:t>
      </w:r>
      <w:r w:rsidR="00F06954">
        <w:rPr>
          <w:rFonts w:cstheme="minorHAnsi"/>
          <w:sz w:val="24"/>
          <w:szCs w:val="24"/>
        </w:rPr>
        <w:t>°</w:t>
      </w:r>
      <w:r w:rsidR="00F32BD7">
        <w:rPr>
          <w:rFonts w:cstheme="minorHAnsi"/>
          <w:sz w:val="24"/>
          <w:szCs w:val="24"/>
        </w:rPr>
        <w:t>C evolved populations (t(29) =-1.65, p = 0.37). The opposite findings were observed at 37</w:t>
      </w:r>
      <w:r w:rsidR="00F06954">
        <w:rPr>
          <w:rFonts w:cstheme="minorHAnsi"/>
          <w:sz w:val="24"/>
          <w:szCs w:val="24"/>
        </w:rPr>
        <w:t>°</w:t>
      </w:r>
      <w:r w:rsidR="00F32BD7">
        <w:rPr>
          <w:rFonts w:cstheme="minorHAnsi"/>
          <w:sz w:val="24"/>
          <w:szCs w:val="24"/>
        </w:rPr>
        <w:t>C; fluctuating evolved lines had 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C static: t(29) = -5.2, p &lt; 0.001; 37</w:t>
      </w:r>
      <w:r w:rsidR="00F06954">
        <w:rPr>
          <w:rFonts w:cstheme="minorHAnsi"/>
          <w:sz w:val="24"/>
          <w:szCs w:val="24"/>
        </w:rPr>
        <w:t>°</w:t>
      </w:r>
      <w:r w:rsidR="00F32BD7">
        <w:rPr>
          <w:rFonts w:cstheme="minorHAnsi"/>
          <w:sz w:val="24"/>
          <w:szCs w:val="24"/>
        </w:rPr>
        <w:t>C static: t(29) = -0.99, p = 0.75).</w:t>
      </w:r>
    </w:p>
    <w:p w14:paraId="30E3E27B" w14:textId="58BB3D95" w:rsidR="00F32BD7" w:rsidRPr="00F07F61" w:rsidRDefault="00626613" w:rsidP="00F07F61">
      <w:pPr>
        <w:jc w:val="both"/>
        <w:rPr>
          <w:rFonts w:cstheme="minorHAnsi"/>
          <w:sz w:val="24"/>
          <w:szCs w:val="24"/>
        </w:rPr>
      </w:pPr>
      <w:r>
        <w:rPr>
          <w:noProof/>
          <w:sz w:val="24"/>
          <w:szCs w:val="24"/>
        </w:rPr>
        <w:drawing>
          <wp:anchor distT="0" distB="0" distL="114300" distR="114300" simplePos="0" relativeHeight="251658240" behindDoc="0" locked="0" layoutInCell="1" allowOverlap="1" wp14:anchorId="259CCD04" wp14:editId="6A9ADE6B">
            <wp:simplePos x="0" y="0"/>
            <wp:positionH relativeFrom="margin">
              <wp:align>center</wp:align>
            </wp:positionH>
            <wp:positionV relativeFrom="paragraph">
              <wp:posOffset>715673</wp:posOffset>
            </wp:positionV>
            <wp:extent cx="5192202" cy="5031825"/>
            <wp:effectExtent l="0" t="0" r="8890" b="0"/>
            <wp:wrapTopAndBottom/>
            <wp:docPr id="345259713"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9713" name="Picture 14"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2202" cy="5031825"/>
                    </a:xfrm>
                    <a:prstGeom prst="rect">
                      <a:avLst/>
                    </a:prstGeom>
                  </pic:spPr>
                </pic:pic>
              </a:graphicData>
            </a:graphic>
            <wp14:sizeRelH relativeFrom="page">
              <wp14:pctWidth>0</wp14:pctWidth>
            </wp14:sizeRelH>
            <wp14:sizeRelV relativeFrom="page">
              <wp14:pctHeight>0</wp14:pctHeight>
            </wp14:sizeRelV>
          </wp:anchor>
        </w:drawing>
      </w:r>
      <w:r w:rsidR="00F32BD7">
        <w:rPr>
          <w:rFonts w:cstheme="minorHAnsi"/>
          <w:sz w:val="24"/>
          <w:szCs w:val="24"/>
        </w:rPr>
        <w:t xml:space="preserve">These findings indicate that </w:t>
      </w:r>
      <w:r w:rsidR="00BB45FC">
        <w:rPr>
          <w:rFonts w:cstheme="minorHAnsi"/>
          <w:sz w:val="24"/>
          <w:szCs w:val="24"/>
        </w:rPr>
        <w:t xml:space="preserve">fluctuating temperatures selected for </w:t>
      </w:r>
      <w:r w:rsidR="00F06954">
        <w:rPr>
          <w:rFonts w:cstheme="minorHAnsi"/>
          <w:sz w:val="24"/>
          <w:szCs w:val="24"/>
        </w:rPr>
        <w:t>φ</w:t>
      </w:r>
      <w:r w:rsidR="00F32BD7">
        <w:rPr>
          <w:rFonts w:cstheme="minorHAnsi"/>
          <w:sz w:val="24"/>
          <w:szCs w:val="24"/>
        </w:rPr>
        <w:t xml:space="preserve">14-1 </w:t>
      </w:r>
      <w:r w:rsidR="00BB45FC">
        <w:rPr>
          <w:rFonts w:cstheme="minorHAnsi"/>
          <w:sz w:val="24"/>
          <w:szCs w:val="24"/>
        </w:rPr>
        <w:t>thermal general</w:t>
      </w:r>
      <w:r w:rsidR="00C27692">
        <w:rPr>
          <w:rFonts w:cstheme="minorHAnsi"/>
          <w:sz w:val="24"/>
          <w:szCs w:val="24"/>
        </w:rPr>
        <w:t>ists</w:t>
      </w:r>
      <w:r w:rsidR="00F32BD7">
        <w:rPr>
          <w:rFonts w:cstheme="minorHAnsi"/>
          <w:sz w:val="24"/>
          <w:szCs w:val="24"/>
        </w:rPr>
        <w:t xml:space="preserve">. In contrast, </w:t>
      </w:r>
      <w:r w:rsidR="00397F03">
        <w:rPr>
          <w:rFonts w:cstheme="minorHAnsi"/>
          <w:sz w:val="24"/>
          <w:szCs w:val="24"/>
        </w:rPr>
        <w:t>φ</w:t>
      </w:r>
      <w:r w:rsidR="00F32BD7">
        <w:rPr>
          <w:rFonts w:cstheme="minorHAnsi"/>
          <w:sz w:val="24"/>
          <w:szCs w:val="24"/>
        </w:rPr>
        <w:t xml:space="preserve">LUZ19 evolved increased </w:t>
      </w:r>
      <w:r w:rsidR="00106FC4">
        <w:rPr>
          <w:rFonts w:cstheme="minorHAnsi"/>
          <w:sz w:val="24"/>
          <w:szCs w:val="24"/>
        </w:rPr>
        <w:t>overall</w:t>
      </w:r>
      <w:r w:rsidR="00F32BD7">
        <w:rPr>
          <w:rFonts w:cstheme="minorHAnsi"/>
          <w:sz w:val="24"/>
          <w:szCs w:val="24"/>
        </w:rPr>
        <w:t xml:space="preserve"> fitness </w:t>
      </w:r>
      <w:r w:rsidR="00F06954">
        <w:rPr>
          <w:rFonts w:cstheme="minorHAnsi"/>
          <w:sz w:val="24"/>
          <w:szCs w:val="24"/>
        </w:rPr>
        <w:t xml:space="preserve">indicating thermal adaptation was not constrained by </w:t>
      </w:r>
      <w:r w:rsidR="00397F03">
        <w:rPr>
          <w:rFonts w:cstheme="minorHAnsi"/>
          <w:sz w:val="24"/>
          <w:szCs w:val="24"/>
        </w:rPr>
        <w:t xml:space="preserve">weak selection or </w:t>
      </w:r>
      <w:r w:rsidR="00F06954">
        <w:rPr>
          <w:rFonts w:cstheme="minorHAnsi"/>
          <w:sz w:val="24"/>
          <w:szCs w:val="24"/>
        </w:rPr>
        <w:t>evolutionary trade-offs.</w:t>
      </w:r>
      <w:r w:rsidR="00106FC4">
        <w:rPr>
          <w:rFonts w:cstheme="minorHAnsi"/>
          <w:sz w:val="24"/>
          <w:szCs w:val="24"/>
        </w:rPr>
        <w:t xml:space="preserve"> </w:t>
      </w:r>
      <w:r w:rsidR="00F32BD7">
        <w:rPr>
          <w:rFonts w:cstheme="minorHAnsi"/>
          <w:sz w:val="24"/>
          <w:szCs w:val="24"/>
        </w:rPr>
        <w:t xml:space="preserve"> </w:t>
      </w:r>
    </w:p>
    <w:p w14:paraId="12F20189" w14:textId="10F13E30" w:rsidR="00DD0CDB" w:rsidRPr="00A13ABE" w:rsidRDefault="00DD0CDB" w:rsidP="00A13ABE">
      <w:pPr>
        <w:jc w:val="both"/>
        <w:rPr>
          <w:sz w:val="24"/>
          <w:szCs w:val="24"/>
        </w:rPr>
      </w:pPr>
    </w:p>
    <w:p w14:paraId="3053FBD7" w14:textId="03C22E61" w:rsidR="00660686" w:rsidRDefault="00660686" w:rsidP="00660686">
      <w:pPr>
        <w:jc w:val="both"/>
        <w:rPr>
          <w:sz w:val="24"/>
          <w:szCs w:val="24"/>
        </w:rPr>
      </w:pPr>
      <w:r w:rsidRPr="00A13ABE">
        <w:rPr>
          <w:b/>
          <w:bCs/>
          <w:sz w:val="24"/>
          <w:szCs w:val="24"/>
        </w:rPr>
        <w:t xml:space="preserve">Figure 1. </w:t>
      </w:r>
      <w:r w:rsidR="00F06954">
        <w:rPr>
          <w:b/>
          <w:bCs/>
          <w:sz w:val="24"/>
          <w:szCs w:val="24"/>
        </w:rPr>
        <w:t>Fluctuating environments</w:t>
      </w:r>
      <w:r>
        <w:rPr>
          <w:b/>
          <w:bCs/>
          <w:sz w:val="24"/>
          <w:szCs w:val="24"/>
        </w:rPr>
        <w:t xml:space="preserve"> select for </w:t>
      </w:r>
      <w:r w:rsidR="00AA3F9A">
        <w:rPr>
          <w:b/>
          <w:bCs/>
          <w:sz w:val="24"/>
          <w:szCs w:val="24"/>
        </w:rPr>
        <w:t>generalist phenotypes</w:t>
      </w:r>
      <w:r>
        <w:rPr>
          <w:b/>
          <w:bCs/>
          <w:sz w:val="24"/>
          <w:szCs w:val="24"/>
        </w:rPr>
        <w:t>.</w:t>
      </w:r>
      <w:r w:rsidRPr="00A13ABE">
        <w:rPr>
          <w:sz w:val="24"/>
          <w:szCs w:val="24"/>
        </w:rPr>
        <w:t xml:space="preserve"> </w:t>
      </w:r>
      <w:r w:rsidRPr="00A13ABE">
        <w:rPr>
          <w:b/>
          <w:bCs/>
          <w:sz w:val="24"/>
          <w:szCs w:val="24"/>
        </w:rPr>
        <w:t>A</w:t>
      </w:r>
      <w:r w:rsidRPr="00A13ABE">
        <w:rPr>
          <w:sz w:val="24"/>
          <w:szCs w:val="24"/>
        </w:rPr>
        <w:t>) Population dynamics of phages evolved in monoculture. Plot background colour reflects the temperature during that passage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 xml:space="preserve">C. </w:t>
      </w:r>
      <w:r w:rsidRPr="00A13ABE">
        <w:rPr>
          <w:b/>
          <w:bCs/>
          <w:sz w:val="24"/>
          <w:szCs w:val="24"/>
        </w:rPr>
        <w:t>B</w:t>
      </w:r>
      <w:r w:rsidRPr="00A13ABE">
        <w:rPr>
          <w:sz w:val="24"/>
          <w:szCs w:val="24"/>
        </w:rPr>
        <w:t xml:space="preserve">) Boxplots show growth rates of evolved phage lines relative to the ancestor measured after 2h for </w:t>
      </w:r>
      <w:r w:rsidR="00F06954">
        <w:rPr>
          <w:rFonts w:cstheme="minorHAnsi"/>
          <w:sz w:val="24"/>
          <w:szCs w:val="24"/>
        </w:rPr>
        <w:t>φ</w:t>
      </w:r>
      <w:r w:rsidRPr="00A13ABE">
        <w:rPr>
          <w:sz w:val="24"/>
          <w:szCs w:val="24"/>
        </w:rPr>
        <w:t xml:space="preserve">LUZ19 and 4h for </w:t>
      </w:r>
      <w:r w:rsidR="00F06954">
        <w:rPr>
          <w:rFonts w:cstheme="minorHAnsi"/>
          <w:sz w:val="24"/>
          <w:szCs w:val="24"/>
        </w:rPr>
        <w:t>φ</w:t>
      </w:r>
      <w:r w:rsidRPr="00A13ABE">
        <w:rPr>
          <w:sz w:val="24"/>
          <w:szCs w:val="24"/>
        </w:rPr>
        <w:t>14-1. Static temperature data was adapted from Greenrod et al (unpublished). Panel strip colo</w:t>
      </w:r>
      <w:r w:rsidR="00F06954">
        <w:rPr>
          <w:sz w:val="24"/>
          <w:szCs w:val="24"/>
        </w:rPr>
        <w:t>u</w:t>
      </w:r>
      <w:r w:rsidRPr="00A13ABE">
        <w:rPr>
          <w:sz w:val="24"/>
          <w:szCs w:val="24"/>
        </w:rPr>
        <w:t>r reflects the temperature that growth was tested at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C. *** = p &lt; 0.001. Absence of asterisk reflects non-significance.</w:t>
      </w:r>
      <w:r w:rsidR="00845CCB">
        <w:rPr>
          <w:sz w:val="24"/>
          <w:szCs w:val="24"/>
        </w:rPr>
        <w:t xml:space="preserve"> </w:t>
      </w:r>
      <w:r w:rsidR="00845CCB" w:rsidRPr="00845CCB">
        <w:rPr>
          <w:sz w:val="24"/>
          <w:szCs w:val="24"/>
        </w:rPr>
        <w:t>Phage icons reflect electron microscopy images of each phage</w:t>
      </w:r>
      <w:r w:rsidR="00845CCB">
        <w:rPr>
          <w:sz w:val="24"/>
          <w:szCs w:val="24"/>
        </w:rPr>
        <w:t xml:space="preserve"> </w:t>
      </w:r>
      <w:r w:rsidR="00845CCB">
        <w:rPr>
          <w:sz w:val="24"/>
          <w:szCs w:val="24"/>
        </w:rPr>
        <w:fldChar w:fldCharType="begin"/>
      </w:r>
      <w:r w:rsidR="00DC3FCC">
        <w:rPr>
          <w:sz w:val="24"/>
          <w:szCs w:val="24"/>
        </w:rPr>
        <w:instrText xml:space="preserve"> ADDIN ZOTERO_ITEM CSL_CITATION {"citationID":"TeWHC9kB","properties":{"formattedCitation":"[38]","plainCitation":"[38]","noteIndex":0},"citationItems":[{"id":3223,"uris":["http://zotero.org/users/local/sgFDdPY0/items/MK5KDL63"],"itemData":{"id":3223,"type":"article-journal","abstract":"In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Pr>
          <w:sz w:val="24"/>
          <w:szCs w:val="24"/>
        </w:rPr>
        <w:fldChar w:fldCharType="separate"/>
      </w:r>
      <w:r w:rsidR="00DC3FCC" w:rsidRPr="00DC3FCC">
        <w:rPr>
          <w:rFonts w:ascii="Calibri" w:hAnsi="Calibri" w:cs="Calibri"/>
          <w:sz w:val="24"/>
        </w:rPr>
        <w:t>[38]</w:t>
      </w:r>
      <w:r w:rsidR="00845CCB">
        <w:rPr>
          <w:sz w:val="24"/>
          <w:szCs w:val="24"/>
        </w:rPr>
        <w:fldChar w:fldCharType="end"/>
      </w:r>
      <w:r w:rsidR="00845CCB" w:rsidRPr="00845CCB">
        <w:rPr>
          <w:sz w:val="24"/>
          <w:szCs w:val="24"/>
        </w:rPr>
        <w:t xml:space="preserve"> and are used hereafter to refer to phages in figures.</w:t>
      </w:r>
    </w:p>
    <w:p w14:paraId="52193F9A" w14:textId="77777777" w:rsidR="00660686" w:rsidRPr="00A13ABE" w:rsidRDefault="00660686" w:rsidP="00660686">
      <w:pPr>
        <w:jc w:val="both"/>
        <w:rPr>
          <w:sz w:val="24"/>
          <w:szCs w:val="24"/>
        </w:rPr>
      </w:pPr>
    </w:p>
    <w:p w14:paraId="2FC9EDA1" w14:textId="572112B9" w:rsidR="00DD0CDB" w:rsidRPr="00A13ABE" w:rsidRDefault="00397F03" w:rsidP="00A13ABE">
      <w:pPr>
        <w:jc w:val="both"/>
        <w:rPr>
          <w:b/>
          <w:bCs/>
          <w:sz w:val="24"/>
          <w:szCs w:val="24"/>
        </w:rPr>
      </w:pPr>
      <w:r>
        <w:rPr>
          <w:b/>
          <w:bCs/>
          <w:sz w:val="24"/>
          <w:szCs w:val="24"/>
        </w:rPr>
        <w:lastRenderedPageBreak/>
        <w:t>Combined fluctuation</w:t>
      </w:r>
      <w:r w:rsidR="003D2971">
        <w:rPr>
          <w:b/>
          <w:bCs/>
          <w:sz w:val="24"/>
          <w:szCs w:val="24"/>
        </w:rPr>
        <w:t xml:space="preserve"> and </w:t>
      </w:r>
      <w:r>
        <w:rPr>
          <w:b/>
          <w:bCs/>
          <w:sz w:val="24"/>
          <w:szCs w:val="24"/>
        </w:rPr>
        <w:t xml:space="preserve">competition selection </w:t>
      </w:r>
      <w:r w:rsidR="00DD0CDB" w:rsidRPr="00A13ABE">
        <w:rPr>
          <w:b/>
          <w:bCs/>
          <w:sz w:val="24"/>
          <w:szCs w:val="24"/>
        </w:rPr>
        <w:t>constrain</w:t>
      </w:r>
      <w:r>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p w14:paraId="455B2168" w14:textId="2F8D2E51" w:rsidR="00441F88" w:rsidRPr="00A13ABE" w:rsidRDefault="00397F03" w:rsidP="00A13ABE">
      <w:pPr>
        <w:jc w:val="both"/>
        <w:rPr>
          <w:sz w:val="24"/>
          <w:szCs w:val="24"/>
        </w:rPr>
      </w:pPr>
      <w:r>
        <w:rPr>
          <w:sz w:val="24"/>
          <w:szCs w:val="24"/>
        </w:rPr>
        <w:t>Fluctuating environments are</w:t>
      </w:r>
      <w:r w:rsidR="00A23224" w:rsidRPr="00A13ABE">
        <w:rPr>
          <w:sz w:val="24"/>
          <w:szCs w:val="24"/>
        </w:rPr>
        <w:t xml:space="preserve"> expected to constrain </w:t>
      </w:r>
      <w:r w:rsidR="00F06954">
        <w:rPr>
          <w:sz w:val="24"/>
          <w:szCs w:val="24"/>
        </w:rPr>
        <w:t>adaptation</w:t>
      </w:r>
      <w:r w:rsidR="00A23224" w:rsidRPr="00A13ABE">
        <w:rPr>
          <w:sz w:val="24"/>
          <w:szCs w:val="24"/>
        </w:rPr>
        <w:t xml:space="preserve"> </w:t>
      </w:r>
      <w:r>
        <w:rPr>
          <w:sz w:val="24"/>
          <w:szCs w:val="24"/>
        </w:rPr>
        <w:t xml:space="preserve">when combined with other selection pressures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F06954">
        <w:rPr>
          <w:sz w:val="24"/>
          <w:szCs w:val="24"/>
        </w:rPr>
        <w:instrText xml:space="preserve"> ADDIN ZOTERO_ITEM CSL_CITATION {"citationID":"dY4ixP1g","properties":{"formattedCitation":"[2]","plainCitation":"[2]","noteIndex":0},"citationItems":[{"id":3430,"uris":["http://zotero.org/users/local/sgFDdPY0/items/27D5JGTI"],"itemData":{"id":3430,"type":"article-journal","abstract":"Humans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F06954">
        <w:rPr>
          <w:sz w:val="24"/>
          <w:szCs w:val="24"/>
        </w:rPr>
        <w:fldChar w:fldCharType="separate"/>
      </w:r>
      <w:r w:rsidR="00F06954" w:rsidRPr="00F06954">
        <w:rPr>
          <w:rFonts w:ascii="Calibri" w:hAnsi="Calibri" w:cs="Calibri"/>
          <w:sz w:val="24"/>
        </w:rPr>
        <w:t>[2]</w:t>
      </w:r>
      <w:r w:rsidR="00F06954">
        <w:rPr>
          <w:sz w:val="24"/>
          <w:szCs w:val="24"/>
        </w:rPr>
        <w:fldChar w:fldCharType="end"/>
      </w:r>
      <w:r w:rsidR="00A23224" w:rsidRPr="00A13ABE">
        <w:rPr>
          <w:sz w:val="24"/>
          <w:szCs w:val="24"/>
        </w:rPr>
        <w:t xml:space="preserve">. </w:t>
      </w:r>
      <w:r w:rsidR="00490C68">
        <w:rPr>
          <w:sz w:val="24"/>
          <w:szCs w:val="24"/>
        </w:rPr>
        <w:t xml:space="preserve">We hypothesised that phages evolved under </w:t>
      </w:r>
      <w:r>
        <w:rPr>
          <w:sz w:val="24"/>
          <w:szCs w:val="24"/>
        </w:rPr>
        <w:t>combined 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at </w:t>
      </w:r>
      <w:r w:rsidR="003D2971">
        <w:rPr>
          <w:sz w:val="24"/>
          <w:szCs w:val="24"/>
        </w:rPr>
        <w:t>under static and 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 xml:space="preserve">14-1 densities </w:t>
      </w:r>
      <w:r w:rsidR="00490C68">
        <w:rPr>
          <w:sz w:val="24"/>
          <w:szCs w:val="24"/>
        </w:rPr>
        <w:t xml:space="preserve">were found to </w:t>
      </w:r>
      <w:r w:rsidR="00441F88" w:rsidRPr="00A13ABE">
        <w:rPr>
          <w:sz w:val="24"/>
          <w:szCs w:val="24"/>
        </w:rPr>
        <w:t>fluctuat</w:t>
      </w:r>
      <w:r w:rsidR="00490C68">
        <w:rPr>
          <w:sz w:val="24"/>
          <w:szCs w:val="24"/>
        </w:rPr>
        <w:t>e</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stabilised between passages</w:t>
      </w:r>
      <w:r w:rsidR="00F77CC8">
        <w:rPr>
          <w:sz w:val="24"/>
          <w:szCs w:val="24"/>
        </w:rPr>
        <w:t xml:space="preserve"> (Figure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F77CC8">
        <w:rPr>
          <w:sz w:val="24"/>
          <w:szCs w:val="24"/>
        </w:rPr>
        <w:t>changed</w:t>
      </w:r>
      <w:r w:rsidR="00441F88" w:rsidRPr="00A13ABE">
        <w:rPr>
          <w:sz w:val="24"/>
          <w:szCs w:val="24"/>
        </w:rPr>
        <w:t xml:space="preserve"> from being stable in monoculture to fluctuating in co-culture</w:t>
      </w:r>
      <w:r w:rsidR="006167AD" w:rsidRPr="00A13ABE">
        <w:rPr>
          <w:sz w:val="24"/>
          <w:szCs w:val="24"/>
        </w:rPr>
        <w:t xml:space="preserve"> with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6083A456" w14:textId="261BE0D6" w:rsidR="00A23224" w:rsidRDefault="00044539" w:rsidP="00A13ABE">
      <w:pPr>
        <w:jc w:val="both"/>
        <w:rPr>
          <w:sz w:val="24"/>
          <w:szCs w:val="24"/>
        </w:rPr>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(Figure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both phages</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(t(59) = -1.0, p = 0.99)</w:t>
      </w:r>
      <w:r w:rsidR="00441F88" w:rsidRPr="00A13ABE">
        <w:rPr>
          <w:sz w:val="24"/>
          <w:szCs w:val="24"/>
        </w:rPr>
        <w:t xml:space="preserve">. </w:t>
      </w:r>
      <w:r w:rsidR="002C21A2">
        <w:rPr>
          <w:sz w:val="24"/>
          <w:szCs w:val="24"/>
        </w:rPr>
        <w:t xml:space="preserve">Similar to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C: t(59) = -0.42, p = 1.0; 42</w:t>
      </w:r>
      <w:r w:rsidR="0018010A">
        <w:rPr>
          <w:rFonts w:cstheme="minorHAnsi"/>
          <w:sz w:val="24"/>
          <w:szCs w:val="24"/>
        </w:rPr>
        <w:t>°</w:t>
      </w:r>
      <w:r w:rsidR="0018010A">
        <w:rPr>
          <w:sz w:val="24"/>
          <w:szCs w:val="24"/>
        </w:rPr>
        <w:t>C: 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C: t(59) = 10.1, p &lt; 0.0001; 42</w:t>
      </w:r>
      <w:r w:rsidR="0018010A">
        <w:rPr>
          <w:rFonts w:cstheme="minorHAnsi"/>
          <w:sz w:val="24"/>
          <w:szCs w:val="24"/>
        </w:rPr>
        <w:t>°</w:t>
      </w:r>
      <w:r w:rsidR="0018010A">
        <w:rPr>
          <w:sz w:val="24"/>
          <w:szCs w:val="24"/>
        </w:rPr>
        <w:t>C: t(59) = 4.9, p &lt; 0.001)</w:t>
      </w:r>
      <w:r w:rsidR="00441F88" w:rsidRPr="00A13ABE">
        <w:rPr>
          <w:sz w:val="24"/>
          <w:szCs w:val="24"/>
        </w:rPr>
        <w:t>.</w:t>
      </w:r>
      <w:r w:rsidR="006167AD" w:rsidRPr="00A13ABE">
        <w:rPr>
          <w:sz w:val="24"/>
          <w:szCs w:val="24"/>
        </w:rPr>
        <w:t xml:space="preserve"> </w:t>
      </w:r>
    </w:p>
    <w:p w14:paraId="45E9BD5D" w14:textId="06A3A8C9" w:rsidR="001B1D66" w:rsidRDefault="006167AD" w:rsidP="00A13ABE">
      <w:pPr>
        <w:jc w:val="both"/>
        <w:rPr>
          <w:sz w:val="24"/>
          <w:szCs w:val="24"/>
        </w:rPr>
      </w:pPr>
      <w:r w:rsidRPr="00A13ABE">
        <w:rPr>
          <w:sz w:val="24"/>
          <w:szCs w:val="24"/>
        </w:rPr>
        <w:t xml:space="preserve">These findings </w:t>
      </w:r>
      <w:r w:rsidR="0085774F">
        <w:rPr>
          <w:sz w:val="24"/>
          <w:szCs w:val="24"/>
        </w:rPr>
        <w:t>indicate tha</w:t>
      </w:r>
      <w:r w:rsidR="00F77CC8">
        <w:rPr>
          <w:sz w:val="24"/>
          <w:szCs w:val="24"/>
        </w:rPr>
        <w:t xml:space="preserve">t, for </w:t>
      </w:r>
      <w:r w:rsidR="00B915F7">
        <w:rPr>
          <w:rFonts w:cstheme="minorHAnsi"/>
          <w:sz w:val="24"/>
          <w:szCs w:val="24"/>
        </w:rPr>
        <w:t>φ</w:t>
      </w:r>
      <w:r w:rsidR="00B915F7">
        <w:rPr>
          <w:sz w:val="24"/>
          <w:szCs w:val="24"/>
        </w:rPr>
        <w:t>LUZ19, combined selection by thermal fluctuations and competition constrain</w:t>
      </w:r>
      <w:r w:rsidR="00C27692">
        <w:rPr>
          <w:sz w:val="24"/>
          <w:szCs w:val="24"/>
        </w:rPr>
        <w:t>ed</w:t>
      </w:r>
      <w:r w:rsidR="00B915F7">
        <w:rPr>
          <w:sz w:val="24"/>
          <w:szCs w:val="24"/>
        </w:rPr>
        <w:t xml:space="preserve"> thermal adaptation</w:t>
      </w:r>
      <w:r w:rsidR="00F77CC8">
        <w:rPr>
          <w:sz w:val="24"/>
          <w:szCs w:val="24"/>
        </w:rPr>
        <w:t xml:space="preserve"> and inhibited growth in 42</w:t>
      </w:r>
      <w:r w:rsidR="00F77CC8">
        <w:rPr>
          <w:rFonts w:cstheme="minorHAnsi"/>
          <w:sz w:val="24"/>
          <w:szCs w:val="24"/>
        </w:rPr>
        <w:t>°</w:t>
      </w:r>
      <w:r w:rsidR="00F77CC8">
        <w:rPr>
          <w:sz w:val="24"/>
          <w:szCs w:val="24"/>
        </w:rPr>
        <w:t>C passages</w:t>
      </w:r>
      <w:r w:rsidR="00B915F7">
        <w:rPr>
          <w:sz w:val="24"/>
          <w:szCs w:val="24"/>
        </w:rPr>
        <w:t>. However, f</w:t>
      </w:r>
      <w:r w:rsidR="002C21A2">
        <w:rPr>
          <w:sz w:val="24"/>
          <w:szCs w:val="24"/>
        </w:rPr>
        <w:t xml:space="preserve">or </w:t>
      </w:r>
      <w:r w:rsidR="00B915F7">
        <w:rPr>
          <w:rFonts w:cstheme="minorHAnsi"/>
          <w:sz w:val="24"/>
          <w:szCs w:val="24"/>
        </w:rPr>
        <w:t>φ</w:t>
      </w:r>
      <w:r w:rsidR="002C21A2">
        <w:rPr>
          <w:sz w:val="24"/>
          <w:szCs w:val="24"/>
        </w:rPr>
        <w:t xml:space="preserve">14-1, </w:t>
      </w:r>
      <w:r w:rsidR="00B915F7">
        <w:rPr>
          <w:sz w:val="24"/>
          <w:szCs w:val="24"/>
        </w:rPr>
        <w:t xml:space="preserve">fluctuations and competition synergised to accelerate </w:t>
      </w:r>
      <w:r w:rsidR="002C21A2">
        <w:rPr>
          <w:sz w:val="24"/>
          <w:szCs w:val="24"/>
        </w:rPr>
        <w:t xml:space="preserve">high temperature adaptation. </w:t>
      </w:r>
    </w:p>
    <w:p w14:paraId="3104F935" w14:textId="45E5FBDC" w:rsidR="00F73687" w:rsidRDefault="00F73687"/>
    <w:p w14:paraId="20790569" w14:textId="77777777" w:rsidR="00DD0CDB" w:rsidRDefault="00DD0CDB"/>
    <w:p w14:paraId="1B4BD40F" w14:textId="77777777" w:rsidR="00854468" w:rsidRDefault="00854468"/>
    <w:p w14:paraId="14C26C8F" w14:textId="746615D8" w:rsidR="00854468" w:rsidRPr="00C9203C" w:rsidRDefault="00B915F7" w:rsidP="00AD4206">
      <w:pPr>
        <w:jc w:val="both"/>
        <w:rPr>
          <w:sz w:val="24"/>
          <w:szCs w:val="24"/>
        </w:rPr>
      </w:pPr>
      <w:r>
        <w:rPr>
          <w:b/>
          <w:bCs/>
          <w:noProof/>
          <w:sz w:val="24"/>
          <w:szCs w:val="24"/>
        </w:rPr>
        <w:lastRenderedPageBreak/>
        <w:drawing>
          <wp:inline distT="0" distB="0" distL="0" distR="0" wp14:anchorId="0A85CAD9" wp14:editId="12F128CA">
            <wp:extent cx="5699772" cy="4639065"/>
            <wp:effectExtent l="0" t="0" r="0" b="9525"/>
            <wp:docPr id="103230157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1570" name="Picture 2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9772" cy="4639065"/>
                    </a:xfrm>
                    <a:prstGeom prst="rect">
                      <a:avLst/>
                    </a:prstGeom>
                  </pic:spPr>
                </pic:pic>
              </a:graphicData>
            </a:graphic>
          </wp:inline>
        </w:drawing>
      </w:r>
      <w:r w:rsidR="00854468" w:rsidRPr="006B390A">
        <w:rPr>
          <w:b/>
          <w:bCs/>
          <w:sz w:val="24"/>
          <w:szCs w:val="24"/>
        </w:rPr>
        <w:t>Figure 2.</w:t>
      </w:r>
      <w:r w:rsidR="006B390A" w:rsidRPr="006B390A">
        <w:rPr>
          <w:b/>
          <w:bCs/>
          <w:sz w:val="24"/>
          <w:szCs w:val="24"/>
        </w:rPr>
        <w:t xml:space="preserve"> Environmental complexity constrains </w:t>
      </w:r>
      <w:r>
        <w:rPr>
          <w:b/>
          <w:bCs/>
          <w:sz w:val="24"/>
          <w:szCs w:val="24"/>
        </w:rPr>
        <w:t xml:space="preserve">thermal adaptation. </w:t>
      </w:r>
      <w:r w:rsidR="00C9203C" w:rsidRPr="00C9203C">
        <w:rPr>
          <w:b/>
          <w:bCs/>
          <w:sz w:val="24"/>
          <w:szCs w:val="24"/>
        </w:rPr>
        <w:t>A</w:t>
      </w:r>
      <w:r w:rsidR="00C9203C" w:rsidRPr="00C9203C">
        <w:rPr>
          <w:sz w:val="24"/>
          <w:szCs w:val="24"/>
        </w:rPr>
        <w:t>) Population dynamics of phages evolved in monoculture. Plot background colour reflects the temperature during that passage where blue is 37</w:t>
      </w:r>
      <w:r>
        <w:rPr>
          <w:rFonts w:cstheme="minorHAnsi"/>
          <w:sz w:val="24"/>
          <w:szCs w:val="24"/>
        </w:rPr>
        <w:t>°</w:t>
      </w:r>
      <w:r w:rsidR="00C9203C" w:rsidRPr="00C9203C">
        <w:rPr>
          <w:sz w:val="24"/>
          <w:szCs w:val="24"/>
        </w:rPr>
        <w:t>C and red is 42</w:t>
      </w:r>
      <w:r>
        <w:rPr>
          <w:rFonts w:cstheme="minorHAnsi"/>
          <w:sz w:val="24"/>
          <w:szCs w:val="24"/>
        </w:rPr>
        <w:t>°</w:t>
      </w:r>
      <w:r w:rsidR="00C9203C" w:rsidRPr="00C9203C">
        <w:rPr>
          <w:sz w:val="24"/>
          <w:szCs w:val="24"/>
        </w:rPr>
        <w:t xml:space="preserve">C. </w:t>
      </w:r>
      <w:r w:rsidR="00C9203C" w:rsidRPr="00C9203C">
        <w:rPr>
          <w:b/>
          <w:bCs/>
          <w:sz w:val="24"/>
          <w:szCs w:val="24"/>
        </w:rPr>
        <w:t>B</w:t>
      </w:r>
      <w:r w:rsidR="00C9203C" w:rsidRPr="00C9203C">
        <w:rPr>
          <w:sz w:val="24"/>
          <w:szCs w:val="24"/>
        </w:rPr>
        <w:t xml:space="preserve">) Boxplots show growth rates of evolved phages as in panel </w:t>
      </w:r>
      <w:r w:rsidR="00C9203C">
        <w:rPr>
          <w:sz w:val="24"/>
          <w:szCs w:val="24"/>
        </w:rPr>
        <w:t>1B</w:t>
      </w:r>
      <w:r w:rsidR="00C9203C" w:rsidRPr="00C9203C">
        <w:rPr>
          <w:sz w:val="24"/>
          <w:szCs w:val="24"/>
        </w:rPr>
        <w:t xml:space="preserve"> but compar</w:t>
      </w:r>
      <w:r w:rsidR="00667EBF">
        <w:rPr>
          <w:sz w:val="24"/>
          <w:szCs w:val="24"/>
        </w:rPr>
        <w:t>e</w:t>
      </w:r>
      <w:r w:rsidR="00C9203C" w:rsidRPr="00C9203C">
        <w:rPr>
          <w:sz w:val="24"/>
          <w:szCs w:val="24"/>
        </w:rPr>
        <w:t xml:space="preserve"> fluctuating regime populations evolved in monoculture (orange) and co-culture (black). Assay temperature and significance values are presented as in panel B. </w:t>
      </w:r>
      <w:r w:rsidR="00854468" w:rsidRPr="00C9203C">
        <w:rPr>
          <w:sz w:val="24"/>
          <w:szCs w:val="24"/>
        </w:rPr>
        <w:t xml:space="preserve">Static </w:t>
      </w:r>
      <w:r w:rsidR="003D2971">
        <w:rPr>
          <w:sz w:val="24"/>
          <w:szCs w:val="24"/>
        </w:rPr>
        <w:t xml:space="preserve">label refers to static monoculture treatment. Static </w:t>
      </w:r>
      <w:r w:rsidR="00481C5B" w:rsidRPr="00C9203C">
        <w:rPr>
          <w:sz w:val="24"/>
          <w:szCs w:val="24"/>
        </w:rPr>
        <w:t xml:space="preserve">and </w:t>
      </w:r>
      <w:r>
        <w:rPr>
          <w:sz w:val="24"/>
          <w:szCs w:val="24"/>
        </w:rPr>
        <w:t>s</w:t>
      </w:r>
      <w:r w:rsidR="00481C5B" w:rsidRPr="00C9203C">
        <w:rPr>
          <w:sz w:val="24"/>
          <w:szCs w:val="24"/>
        </w:rPr>
        <w:t xml:space="preserve">tatic (co-culture) show values for phages evolved at </w:t>
      </w:r>
      <w:r w:rsidR="003D2971">
        <w:rPr>
          <w:sz w:val="24"/>
          <w:szCs w:val="24"/>
        </w:rPr>
        <w:t>experimentally assessed</w:t>
      </w:r>
      <w:r w:rsidR="00481C5B" w:rsidRPr="00C9203C">
        <w:rPr>
          <w:sz w:val="24"/>
          <w:szCs w:val="24"/>
        </w:rPr>
        <w:t xml:space="preserve"> temperatures (37</w:t>
      </w:r>
      <w:r>
        <w:rPr>
          <w:rFonts w:cstheme="minorHAnsi"/>
          <w:sz w:val="24"/>
          <w:szCs w:val="24"/>
        </w:rPr>
        <w:t>°</w:t>
      </w:r>
      <w:r w:rsidR="00481C5B" w:rsidRPr="00C9203C">
        <w:rPr>
          <w:sz w:val="24"/>
          <w:szCs w:val="24"/>
        </w:rPr>
        <w:t>C evolved lines shown in 37</w:t>
      </w:r>
      <w:r>
        <w:rPr>
          <w:rFonts w:cstheme="minorHAnsi"/>
          <w:sz w:val="24"/>
          <w:szCs w:val="24"/>
        </w:rPr>
        <w:t>°</w:t>
      </w:r>
      <w:r w:rsidR="00481C5B" w:rsidRPr="00C9203C">
        <w:rPr>
          <w:sz w:val="24"/>
          <w:szCs w:val="24"/>
        </w:rPr>
        <w:t xml:space="preserve">C plot and </w:t>
      </w:r>
      <w:r>
        <w:rPr>
          <w:sz w:val="24"/>
          <w:szCs w:val="24"/>
        </w:rPr>
        <w:t>42</w:t>
      </w:r>
      <w:r>
        <w:rPr>
          <w:rFonts w:cstheme="minorHAnsi"/>
          <w:sz w:val="24"/>
          <w:szCs w:val="24"/>
        </w:rPr>
        <w:t>°</w:t>
      </w:r>
      <w:r>
        <w:rPr>
          <w:sz w:val="24"/>
          <w:szCs w:val="24"/>
        </w:rPr>
        <w:t>C lines shown in</w:t>
      </w:r>
      <w:r w:rsidR="00481C5B" w:rsidRPr="00C9203C">
        <w:rPr>
          <w:sz w:val="24"/>
          <w:szCs w:val="24"/>
        </w:rPr>
        <w:t xml:space="preserve"> 42</w:t>
      </w:r>
      <w:r>
        <w:rPr>
          <w:rFonts w:cstheme="minorHAnsi"/>
          <w:sz w:val="24"/>
          <w:szCs w:val="24"/>
        </w:rPr>
        <w:t>°</w:t>
      </w:r>
      <w:r w:rsidR="00481C5B" w:rsidRPr="00C9203C">
        <w:rPr>
          <w:sz w:val="24"/>
          <w:szCs w:val="24"/>
        </w:rPr>
        <w:t>C plot).</w:t>
      </w:r>
      <w:r w:rsidR="00854468" w:rsidRPr="00C9203C">
        <w:rPr>
          <w:sz w:val="24"/>
          <w:szCs w:val="24"/>
        </w:rPr>
        <w:t xml:space="preserve"> Error bars show standard errors and * = p &lt; 0.05. Absence of asterisk reflects non-significant difference.</w:t>
      </w:r>
    </w:p>
    <w:p w14:paraId="5C5FA4B2" w14:textId="2D1F4CB8" w:rsidR="00854468" w:rsidRDefault="00854468" w:rsidP="00AD4206">
      <w:pPr>
        <w:jc w:val="both"/>
      </w:pPr>
    </w:p>
    <w:p w14:paraId="628505E9" w14:textId="26BDB8D5" w:rsidR="00A13ABE" w:rsidRPr="000D3A8C" w:rsidRDefault="00B915F7" w:rsidP="00AD4206">
      <w:pPr>
        <w:jc w:val="both"/>
        <w:rPr>
          <w:b/>
          <w:bCs/>
          <w:sz w:val="24"/>
          <w:szCs w:val="24"/>
        </w:rPr>
      </w:pPr>
      <w:r>
        <w:rPr>
          <w:b/>
          <w:bCs/>
          <w:sz w:val="24"/>
          <w:szCs w:val="24"/>
        </w:rPr>
        <w:t xml:space="preserve">Fluctuating environments </w:t>
      </w:r>
      <w:r w:rsidR="00E00527">
        <w:rPr>
          <w:b/>
          <w:bCs/>
          <w:sz w:val="24"/>
          <w:szCs w:val="24"/>
        </w:rPr>
        <w:t xml:space="preserve">select </w:t>
      </w:r>
      <w:r w:rsidR="008E73D0">
        <w:rPr>
          <w:b/>
          <w:bCs/>
          <w:sz w:val="24"/>
          <w:szCs w:val="24"/>
        </w:rPr>
        <w:t>for specialist mutations</w:t>
      </w:r>
    </w:p>
    <w:p w14:paraId="5132708C" w14:textId="5AA762AB"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are expected to select for </w:t>
      </w:r>
      <w:r w:rsidR="00123C62">
        <w:rPr>
          <w:sz w:val="24"/>
          <w:szCs w:val="24"/>
        </w:rPr>
        <w:t>generalist genotypes that form either unique genetic clades</w:t>
      </w:r>
      <w:r>
        <w:rPr>
          <w:sz w:val="24"/>
          <w:szCs w:val="24"/>
        </w:rPr>
        <w:t xml:space="preserve"> </w:t>
      </w:r>
      <w:r w:rsidR="00123C62">
        <w:rPr>
          <w:sz w:val="24"/>
          <w:szCs w:val="24"/>
        </w:rPr>
        <w:t xml:space="preserve">due to pleiotropic mutations or which show genetic similarities to both high and low temperature static lines. </w:t>
      </w:r>
      <w:r w:rsidR="001346AE">
        <w:rPr>
          <w:sz w:val="24"/>
          <w:szCs w:val="24"/>
        </w:rPr>
        <w:t>We assessed phage genomic</w:t>
      </w:r>
      <w:r w:rsidR="00E24081">
        <w:rPr>
          <w:sz w:val="24"/>
          <w:szCs w:val="24"/>
        </w:rPr>
        <w:t xml:space="preserve"> evolution through sequencing and the identification of putative adaptive variants.</w:t>
      </w:r>
      <w:r w:rsidR="001346AE">
        <w:rPr>
          <w:sz w:val="24"/>
          <w:szCs w:val="24"/>
        </w:rPr>
        <w:t xml:space="preserve"> </w:t>
      </w:r>
      <w:r w:rsidR="00BF29E6">
        <w:rPr>
          <w:sz w:val="24"/>
          <w:szCs w:val="24"/>
        </w:rPr>
        <w:t xml:space="preserve">Fluctuating evolved phage populations did not form a unique or genetically intermediate clade but instead were found to cluster 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E24081">
        <w:rPr>
          <w:sz w:val="24"/>
          <w:szCs w:val="24"/>
        </w:rPr>
        <w:t xml:space="preserve"> (Figure 3a)</w:t>
      </w:r>
      <w:r w:rsidR="00BF29E6">
        <w:rPr>
          <w:sz w:val="24"/>
          <w:szCs w:val="24"/>
        </w:rPr>
        <w:t xml:space="preserve">. </w:t>
      </w:r>
      <w:r w:rsidR="00BF29E6">
        <w:rPr>
          <w:rFonts w:cstheme="minorHAnsi"/>
          <w:sz w:val="24"/>
          <w:szCs w:val="24"/>
        </w:rPr>
        <w:t>φ</w:t>
      </w:r>
      <w:r w:rsidR="001346AE">
        <w:rPr>
          <w:sz w:val="24"/>
          <w:szCs w:val="24"/>
        </w:rPr>
        <w:t>14-1 fluctuating populations were distributed among both 37</w:t>
      </w:r>
      <w:r w:rsidR="00BF29E6">
        <w:rPr>
          <w:rFonts w:cstheme="minorHAnsi"/>
          <w:sz w:val="24"/>
          <w:szCs w:val="24"/>
        </w:rPr>
        <w:t>°</w:t>
      </w:r>
      <w:r w:rsidR="001346AE">
        <w:rPr>
          <w:sz w:val="24"/>
          <w:szCs w:val="24"/>
        </w:rPr>
        <w:t>C and 42</w:t>
      </w:r>
      <w:r w:rsidR="00BF29E6">
        <w:rPr>
          <w:rFonts w:cstheme="minorHAnsi"/>
          <w:sz w:val="24"/>
          <w:szCs w:val="24"/>
        </w:rPr>
        <w:t>°</w:t>
      </w:r>
      <w:r w:rsidR="001346AE">
        <w:rPr>
          <w:sz w:val="24"/>
          <w:szCs w:val="24"/>
        </w:rPr>
        <w:t xml:space="preserve">C static clades. </w:t>
      </w:r>
      <w:r w:rsidR="00BF29E6">
        <w:rPr>
          <w:sz w:val="24"/>
          <w:szCs w:val="24"/>
        </w:rPr>
        <w:t xml:space="preserve">In contrast, </w:t>
      </w:r>
      <w:r w:rsidR="00E24081">
        <w:rPr>
          <w:rFonts w:cstheme="minorHAnsi"/>
          <w:sz w:val="24"/>
          <w:szCs w:val="24"/>
        </w:rPr>
        <w:t>φ</w:t>
      </w:r>
      <w:r w:rsidR="001346AE">
        <w:rPr>
          <w:sz w:val="24"/>
          <w:szCs w:val="24"/>
        </w:rPr>
        <w:t>LUZ19 fluctuating populations were primarily found within the 42</w:t>
      </w:r>
      <w:r w:rsidR="00BF29E6">
        <w:rPr>
          <w:rFonts w:cstheme="minorHAnsi"/>
          <w:sz w:val="24"/>
          <w:szCs w:val="24"/>
        </w:rPr>
        <w:t>°</w:t>
      </w:r>
      <w:r w:rsidR="001346AE">
        <w:rPr>
          <w:sz w:val="24"/>
          <w:szCs w:val="24"/>
        </w:rPr>
        <w:t>C static clade</w:t>
      </w:r>
      <w:r w:rsidR="00BF29E6">
        <w:rPr>
          <w:sz w:val="24"/>
          <w:szCs w:val="24"/>
        </w:rPr>
        <w:t>.</w:t>
      </w:r>
    </w:p>
    <w:p w14:paraId="2EBEAED1" w14:textId="7CC74BE3" w:rsidR="00576393" w:rsidRDefault="00576393" w:rsidP="00AD4206">
      <w:pPr>
        <w:jc w:val="both"/>
        <w:rPr>
          <w:sz w:val="24"/>
          <w:szCs w:val="24"/>
        </w:rPr>
      </w:pPr>
      <w:r>
        <w:rPr>
          <w:sz w:val="24"/>
          <w:szCs w:val="24"/>
        </w:rPr>
        <w:lastRenderedPageBreak/>
        <w:t xml:space="preserve">We further analysed </w:t>
      </w:r>
      <w:r w:rsidR="00BF29E6">
        <w:rPr>
          <w:sz w:val="24"/>
          <w:szCs w:val="24"/>
        </w:rPr>
        <w:t>static and fluctuating</w:t>
      </w:r>
      <w:r>
        <w:rPr>
          <w:sz w:val="24"/>
          <w:szCs w:val="24"/>
        </w:rPr>
        <w:t xml:space="preserve"> </w:t>
      </w:r>
      <w:r w:rsidR="00BF29E6">
        <w:rPr>
          <w:sz w:val="24"/>
          <w:szCs w:val="24"/>
        </w:rPr>
        <w:t>population</w:t>
      </w:r>
      <w:r>
        <w:rPr>
          <w:sz w:val="24"/>
          <w:szCs w:val="24"/>
        </w:rPr>
        <w:t xml:space="preserve"> genetic similarit</w:t>
      </w:r>
      <w:r w:rsidR="00BF29E6">
        <w:rPr>
          <w:sz w:val="24"/>
          <w:szCs w:val="24"/>
        </w:rPr>
        <w:t>ies</w:t>
      </w:r>
      <w:r>
        <w:rPr>
          <w:sz w:val="24"/>
          <w:szCs w:val="24"/>
        </w:rPr>
        <w:t xml:space="preserve"> by determining the frequency of shared genetic variants (Figure 3b). In </w:t>
      </w:r>
      <w:r w:rsidR="00BF29E6">
        <w:rPr>
          <w:rFonts w:cstheme="minorHAnsi"/>
          <w:sz w:val="24"/>
          <w:szCs w:val="24"/>
        </w:rPr>
        <w:t>φ</w:t>
      </w:r>
      <w:r>
        <w:rPr>
          <w:sz w:val="24"/>
          <w:szCs w:val="24"/>
        </w:rPr>
        <w:t>14-1 populations, 50% of fluctuating mutations were line-specific compared to 67% in 37</w:t>
      </w:r>
      <w:r w:rsidR="00BF29E6">
        <w:rPr>
          <w:rFonts w:cstheme="minorHAnsi"/>
          <w:sz w:val="24"/>
          <w:szCs w:val="24"/>
        </w:rPr>
        <w:t>°</w:t>
      </w:r>
      <w:r>
        <w:rPr>
          <w:sz w:val="24"/>
          <w:szCs w:val="24"/>
        </w:rPr>
        <w:t>C static lines and 56% in 42</w:t>
      </w:r>
      <w:r w:rsidR="00BF29E6">
        <w:rPr>
          <w:rFonts w:cstheme="minorHAnsi"/>
          <w:sz w:val="24"/>
          <w:szCs w:val="24"/>
        </w:rPr>
        <w:t>°</w:t>
      </w:r>
      <w:r>
        <w:rPr>
          <w:sz w:val="24"/>
          <w:szCs w:val="24"/>
        </w:rPr>
        <w:t xml:space="preserve">C static lines. In the </w:t>
      </w:r>
      <w:r w:rsidR="00BF29E6">
        <w:rPr>
          <w:rFonts w:cstheme="minorHAnsi"/>
          <w:sz w:val="24"/>
          <w:szCs w:val="24"/>
        </w:rPr>
        <w:t>φ</w:t>
      </w:r>
      <w:r>
        <w:rPr>
          <w:sz w:val="24"/>
          <w:szCs w:val="24"/>
        </w:rPr>
        <w:t>LUZ19 populations, only 29% of fluctuating mutations were line-specific compared to 78% in 37</w:t>
      </w:r>
      <w:r w:rsidR="00BF29E6">
        <w:rPr>
          <w:rFonts w:cstheme="minorHAnsi"/>
          <w:sz w:val="24"/>
          <w:szCs w:val="24"/>
        </w:rPr>
        <w:t>°</w:t>
      </w:r>
      <w:r>
        <w:rPr>
          <w:sz w:val="24"/>
          <w:szCs w:val="24"/>
        </w:rPr>
        <w:t>C lines and 73% in 42</w:t>
      </w:r>
      <w:r w:rsidR="00BF29E6">
        <w:rPr>
          <w:rFonts w:cstheme="minorHAnsi"/>
          <w:sz w:val="24"/>
          <w:szCs w:val="24"/>
        </w:rPr>
        <w:t>°</w:t>
      </w:r>
      <w:r>
        <w:rPr>
          <w:sz w:val="24"/>
          <w:szCs w:val="24"/>
        </w:rPr>
        <w:t>C lines.</w:t>
      </w:r>
    </w:p>
    <w:p w14:paraId="6DBFEF2F" w14:textId="0F94B419" w:rsidR="00D36751" w:rsidRDefault="00576393" w:rsidP="00AD4206">
      <w:pPr>
        <w:jc w:val="both"/>
        <w:rPr>
          <w:sz w:val="24"/>
          <w:szCs w:val="24"/>
        </w:rPr>
      </w:pPr>
      <w:r>
        <w:rPr>
          <w:sz w:val="24"/>
          <w:szCs w:val="24"/>
        </w:rPr>
        <w:t>Finally, we assessed the most prevalent genetic variants in fluctuating lines</w:t>
      </w:r>
      <w:r w:rsidR="008E73D0">
        <w:rPr>
          <w:sz w:val="24"/>
          <w:szCs w:val="24"/>
        </w:rPr>
        <w:t xml:space="preserve"> (Figure 3c)</w:t>
      </w:r>
      <w:r>
        <w:rPr>
          <w:sz w:val="24"/>
          <w:szCs w:val="24"/>
        </w:rPr>
        <w:t xml:space="preserve">. No mutations were </w:t>
      </w:r>
      <w:r w:rsidR="00BF29E6">
        <w:rPr>
          <w:sz w:val="24"/>
          <w:szCs w:val="24"/>
        </w:rPr>
        <w:t>observed</w:t>
      </w:r>
      <w:r>
        <w:rPr>
          <w:sz w:val="24"/>
          <w:szCs w:val="24"/>
        </w:rPr>
        <w:t xml:space="preserve"> across all </w:t>
      </w:r>
      <w:r w:rsidR="00BF29E6">
        <w:rPr>
          <w:rFonts w:cstheme="minorHAnsi"/>
          <w:sz w:val="24"/>
          <w:szCs w:val="24"/>
        </w:rPr>
        <w:t>φ</w:t>
      </w:r>
      <w:r>
        <w:rPr>
          <w:sz w:val="24"/>
          <w:szCs w:val="24"/>
        </w:rPr>
        <w:t>14-1 fluctuating lines although two replicate populations contained a deletion in a hypothetical protein with high similarity to a DNA ligase</w:t>
      </w:r>
      <w:r w:rsidR="00E24081">
        <w:rPr>
          <w:sz w:val="24"/>
          <w:szCs w:val="24"/>
        </w:rPr>
        <w:t xml:space="preserve"> (BlastP: 97.83% identity, 95% sequence overlap)</w:t>
      </w:r>
      <w:r>
        <w:rPr>
          <w:sz w:val="24"/>
          <w:szCs w:val="24"/>
        </w:rPr>
        <w:t>, previously associated with high temperature adaptation (Greenrod et al., unpublished)</w:t>
      </w:r>
      <w:r w:rsidR="00D36751">
        <w:rPr>
          <w:sz w:val="24"/>
          <w:szCs w:val="24"/>
        </w:rPr>
        <w:t xml:space="preserve">. In contrast, </w:t>
      </w:r>
      <w:r w:rsidR="00BF29E6">
        <w:rPr>
          <w:rFonts w:cstheme="minorHAnsi"/>
          <w:sz w:val="24"/>
          <w:szCs w:val="24"/>
        </w:rPr>
        <w:t>φ</w:t>
      </w:r>
      <w:r w:rsidR="00D36751">
        <w:rPr>
          <w:sz w:val="24"/>
          <w:szCs w:val="24"/>
        </w:rPr>
        <w:t xml:space="preserve">LUZ19 populations all evolved fixed mutations in a tail </w:t>
      </w:r>
      <w:r w:rsidR="00547F57">
        <w:rPr>
          <w:sz w:val="24"/>
          <w:szCs w:val="24"/>
        </w:rPr>
        <w:t>fiber</w:t>
      </w:r>
      <w:r w:rsidR="00D36751">
        <w:rPr>
          <w:sz w:val="24"/>
          <w:szCs w:val="24"/>
        </w:rPr>
        <w:t xml:space="preserve"> gene and</w:t>
      </w:r>
      <w:r w:rsidR="00547F57">
        <w:rPr>
          <w:sz w:val="24"/>
          <w:szCs w:val="24"/>
        </w:rPr>
        <w:t xml:space="preserve"> 5/6 populations contained an</w:t>
      </w:r>
      <w:r w:rsidR="00D36751">
        <w:rPr>
          <w:sz w:val="24"/>
          <w:szCs w:val="24"/>
        </w:rPr>
        <w:t xml:space="preserve"> insertion in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sidR="00547F57">
        <w:rPr>
          <w:sz w:val="24"/>
          <w:szCs w:val="24"/>
        </w:rPr>
        <w:t>While the tail fiber mutation was previously found in all evolved lines, the intergenic insertion was only found in 42</w:t>
      </w:r>
      <w:r w:rsidR="00BF29E6">
        <w:rPr>
          <w:rFonts w:cstheme="minorHAnsi"/>
          <w:sz w:val="24"/>
          <w:szCs w:val="24"/>
        </w:rPr>
        <w:t>°</w:t>
      </w:r>
      <w:r w:rsidR="00547F57">
        <w:rPr>
          <w:sz w:val="24"/>
          <w:szCs w:val="24"/>
        </w:rPr>
        <w:t xml:space="preserve">C monoculture lines (Greenrod et al., unpublished). </w:t>
      </w:r>
    </w:p>
    <w:p w14:paraId="705AE49E" w14:textId="1BAEFE24" w:rsidR="000A5812" w:rsidRDefault="000A5812" w:rsidP="00AD4206">
      <w:pPr>
        <w:jc w:val="both"/>
        <w:rPr>
          <w:sz w:val="24"/>
          <w:szCs w:val="24"/>
        </w:rPr>
      </w:pPr>
      <w:r>
        <w:rPr>
          <w:sz w:val="24"/>
          <w:szCs w:val="24"/>
        </w:rPr>
        <w:t>Overall, these findings suggest that</w:t>
      </w:r>
      <w:r w:rsidR="00E00527">
        <w:rPr>
          <w:sz w:val="24"/>
          <w:szCs w:val="24"/>
        </w:rPr>
        <w:t xml:space="preserve"> fluctuating temperature</w:t>
      </w:r>
      <w:r w:rsidR="00E24081">
        <w:rPr>
          <w:sz w:val="24"/>
          <w:szCs w:val="24"/>
        </w:rPr>
        <w:t>s</w:t>
      </w:r>
      <w:r w:rsidR="00E00527">
        <w:rPr>
          <w:sz w:val="24"/>
          <w:szCs w:val="24"/>
        </w:rPr>
        <w:t xml:space="preserve"> </w:t>
      </w:r>
      <w:r w:rsidR="00FC0E11">
        <w:rPr>
          <w:sz w:val="24"/>
          <w:szCs w:val="24"/>
        </w:rPr>
        <w:t xml:space="preserve">select for specialist mutations and lead to genomic signatures similar </w:t>
      </w:r>
      <w:r w:rsidR="00E24081">
        <w:rPr>
          <w:sz w:val="24"/>
          <w:szCs w:val="24"/>
        </w:rPr>
        <w:t>to</w:t>
      </w:r>
      <w:r w:rsidR="00E00527">
        <w:rPr>
          <w:sz w:val="24"/>
          <w:szCs w:val="24"/>
        </w:rPr>
        <w:t xml:space="preserve"> static evolved </w:t>
      </w:r>
      <w:r w:rsidR="00E24081">
        <w:rPr>
          <w:sz w:val="24"/>
          <w:szCs w:val="24"/>
        </w:rPr>
        <w:t>populations</w:t>
      </w:r>
      <w:r w:rsidR="00E00527">
        <w:rPr>
          <w:sz w:val="24"/>
          <w:szCs w:val="24"/>
        </w:rPr>
        <w:t xml:space="preserve">. For </w:t>
      </w:r>
      <w:r w:rsidR="00E24081">
        <w:rPr>
          <w:rFonts w:cstheme="minorHAnsi"/>
          <w:sz w:val="24"/>
          <w:szCs w:val="24"/>
        </w:rPr>
        <w:t>φ</w:t>
      </w:r>
      <w:r w:rsidR="00E00527">
        <w:rPr>
          <w:sz w:val="24"/>
          <w:szCs w:val="24"/>
        </w:rPr>
        <w:t>14-1,</w:t>
      </w:r>
      <w:r w:rsidR="00BF29E6">
        <w:rPr>
          <w:sz w:val="24"/>
          <w:szCs w:val="24"/>
        </w:rPr>
        <w:t xml:space="preserve"> fluctuating temperatures </w:t>
      </w:r>
      <w:r w:rsidR="00E24081">
        <w:rPr>
          <w:sz w:val="24"/>
          <w:szCs w:val="24"/>
        </w:rPr>
        <w:t>selected for populations resembling</w:t>
      </w:r>
      <w:r w:rsidR="00E00527">
        <w:rPr>
          <w:sz w:val="24"/>
          <w:szCs w:val="24"/>
        </w:rPr>
        <w:t xml:space="preserve"> </w:t>
      </w:r>
      <w:r w:rsidR="00D439B7">
        <w:rPr>
          <w:sz w:val="24"/>
          <w:szCs w:val="24"/>
        </w:rPr>
        <w:t xml:space="preserve">both </w:t>
      </w:r>
      <w:r w:rsidR="00E00527">
        <w:rPr>
          <w:sz w:val="24"/>
          <w:szCs w:val="24"/>
        </w:rPr>
        <w:t xml:space="preserve">high and low temperature genotypes. In contrast, </w:t>
      </w:r>
      <w:r w:rsidR="00E00527">
        <w:rPr>
          <w:rFonts w:cstheme="minorHAnsi"/>
          <w:sz w:val="24"/>
          <w:szCs w:val="24"/>
        </w:rPr>
        <w:t>φ</w:t>
      </w:r>
      <w:r w:rsidR="00E00527">
        <w:rPr>
          <w:sz w:val="24"/>
          <w:szCs w:val="24"/>
        </w:rPr>
        <w:t>LUZ19</w:t>
      </w:r>
      <w:r w:rsidR="00E24081">
        <w:rPr>
          <w:sz w:val="24"/>
          <w:szCs w:val="24"/>
        </w:rPr>
        <w:t xml:space="preserve"> fluctuating populations more closely resembled </w:t>
      </w:r>
      <w:r w:rsidR="00E00527">
        <w:rPr>
          <w:sz w:val="24"/>
          <w:szCs w:val="24"/>
        </w:rPr>
        <w:t>42</w:t>
      </w:r>
      <w:r w:rsidR="00E00527">
        <w:rPr>
          <w:rFonts w:cstheme="minorHAnsi"/>
          <w:sz w:val="24"/>
          <w:szCs w:val="24"/>
        </w:rPr>
        <w:t>°</w:t>
      </w:r>
      <w:r w:rsidR="00E00527">
        <w:rPr>
          <w:sz w:val="24"/>
          <w:szCs w:val="24"/>
        </w:rPr>
        <w:t>C adapted genotypes.</w:t>
      </w:r>
    </w:p>
    <w:p w14:paraId="111B3960" w14:textId="25285152" w:rsidR="00272DB1" w:rsidRDefault="001346AE">
      <w:pPr>
        <w:rPr>
          <w:sz w:val="24"/>
          <w:szCs w:val="24"/>
        </w:rPr>
      </w:pPr>
      <w:r>
        <w:rPr>
          <w:noProof/>
          <w:sz w:val="24"/>
          <w:szCs w:val="24"/>
        </w:rPr>
        <w:lastRenderedPageBreak/>
        <w:drawing>
          <wp:inline distT="0" distB="0" distL="0" distR="0" wp14:anchorId="16C4852B" wp14:editId="1527ACFA">
            <wp:extent cx="5731510" cy="7750175"/>
            <wp:effectExtent l="0" t="0" r="2540" b="0"/>
            <wp:docPr id="1940599617"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9617" name="Picture 18"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750175"/>
                    </a:xfrm>
                    <a:prstGeom prst="rect">
                      <a:avLst/>
                    </a:prstGeom>
                  </pic:spPr>
                </pic:pic>
              </a:graphicData>
            </a:graphic>
          </wp:inline>
        </w:drawing>
      </w:r>
    </w:p>
    <w:p w14:paraId="4B9F80D1" w14:textId="03CF15C6" w:rsidR="00845CCB" w:rsidRPr="00F36D27" w:rsidRDefault="00845CCB" w:rsidP="00845CCB">
      <w:pPr>
        <w:jc w:val="both"/>
      </w:pPr>
      <w:r w:rsidRPr="009969DF">
        <w:rPr>
          <w:b/>
          <w:bCs/>
          <w:sz w:val="24"/>
          <w:szCs w:val="24"/>
        </w:rPr>
        <w:t xml:space="preserve">Figure 3. Fluctuating temperatures </w:t>
      </w:r>
      <w:r w:rsidR="00E00527">
        <w:rPr>
          <w:b/>
          <w:bCs/>
          <w:sz w:val="24"/>
          <w:szCs w:val="24"/>
        </w:rPr>
        <w:t xml:space="preserve">select </w:t>
      </w:r>
      <w:r w:rsidR="008E73D0">
        <w:rPr>
          <w:b/>
          <w:bCs/>
          <w:sz w:val="24"/>
          <w:szCs w:val="24"/>
        </w:rPr>
        <w:t>for specialist mutations</w:t>
      </w:r>
      <w:r w:rsidRPr="009969DF">
        <w:rPr>
          <w:b/>
          <w:bCs/>
          <w:sz w:val="24"/>
          <w:szCs w:val="24"/>
        </w:rPr>
        <w:t>.</w:t>
      </w:r>
      <w:r>
        <w:rPr>
          <w:sz w:val="24"/>
          <w:szCs w:val="24"/>
        </w:rPr>
        <w:t xml:space="preserve"> </w:t>
      </w:r>
      <w:r w:rsidRPr="009969DF">
        <w:rPr>
          <w:b/>
          <w:bCs/>
          <w:sz w:val="24"/>
          <w:szCs w:val="24"/>
        </w:rPr>
        <w:t>A</w:t>
      </w:r>
      <w:r>
        <w:rPr>
          <w:sz w:val="24"/>
          <w:szCs w:val="24"/>
        </w:rPr>
        <w:t xml:space="preserve">) Neighbour-joining trees constructed using Euclidean genetic distances. Genetic distances were calculated based on the presence and frequency of mutations present at &gt; 10% frequency. Tree is rooted at the ancestor and populations are coloured by evolved treatment. </w:t>
      </w:r>
      <w:r w:rsidRPr="009969DF">
        <w:rPr>
          <w:b/>
          <w:bCs/>
          <w:sz w:val="24"/>
          <w:szCs w:val="24"/>
        </w:rPr>
        <w:t>B</w:t>
      </w:r>
      <w:r>
        <w:rPr>
          <w:sz w:val="24"/>
          <w:szCs w:val="24"/>
        </w:rPr>
        <w:t xml:space="preserve">) Bar charts showing the number of putative adaptive </w:t>
      </w:r>
      <w:r w:rsidR="008E73D0">
        <w:rPr>
          <w:sz w:val="24"/>
          <w:szCs w:val="24"/>
        </w:rPr>
        <w:t>variants in the same genome position</w:t>
      </w:r>
      <w:r>
        <w:rPr>
          <w:sz w:val="24"/>
          <w:szCs w:val="24"/>
        </w:rPr>
        <w:t xml:space="preserve"> (&gt; 20% frequency) that </w:t>
      </w:r>
      <w:r>
        <w:rPr>
          <w:sz w:val="24"/>
          <w:szCs w:val="24"/>
        </w:rPr>
        <w:lastRenderedPageBreak/>
        <w:t xml:space="preserve">are unique to or shared between evolved lines. </w:t>
      </w:r>
      <w:r w:rsidRPr="009969DF">
        <w:rPr>
          <w:b/>
          <w:bCs/>
          <w:sz w:val="24"/>
          <w:szCs w:val="24"/>
        </w:rPr>
        <w:t>C</w:t>
      </w:r>
      <w:r>
        <w:rPr>
          <w:sz w:val="24"/>
          <w:szCs w:val="24"/>
        </w:rPr>
        <w:t xml:space="preserve">) </w:t>
      </w:r>
      <w:r w:rsidRPr="009969DF">
        <w:rPr>
          <w:sz w:val="24"/>
          <w:szCs w:val="24"/>
        </w:rPr>
        <w:t xml:space="preserve">Mutation plots show mutations associated with fluctuating temperature selection in phage lines. Lines represent individual biological replicates. Symbols show mutations across the phage genome at &gt; 20% prevalence and which were not observed in the ancestral population. </w:t>
      </w:r>
      <w:r w:rsidR="009969DF" w:rsidRPr="009969DF">
        <w:rPr>
          <w:sz w:val="24"/>
          <w:szCs w:val="24"/>
        </w:rPr>
        <w:t xml:space="preserve">Deletion bar at </w:t>
      </w:r>
      <w:r w:rsidR="009969DF" w:rsidRPr="009969DF">
        <w:rPr>
          <w:rFonts w:cstheme="minorHAnsi"/>
          <w:sz w:val="24"/>
          <w:szCs w:val="24"/>
        </w:rPr>
        <w:t>φ</w:t>
      </w:r>
      <w:r w:rsidR="009969DF" w:rsidRPr="009969DF">
        <w:rPr>
          <w:sz w:val="24"/>
          <w:szCs w:val="24"/>
        </w:rPr>
        <w:t>14-1 48kb is a</w:t>
      </w:r>
      <w:r w:rsidRPr="009969DF">
        <w:rPr>
          <w:sz w:val="24"/>
          <w:szCs w:val="24"/>
        </w:rPr>
        <w:t xml:space="preserve"> 1bp deletion but given a fixed size for visibility. </w:t>
      </w:r>
    </w:p>
    <w:p w14:paraId="642039F9" w14:textId="411DAED7" w:rsidR="00272DB1" w:rsidRDefault="00272DB1" w:rsidP="00272DB1">
      <w:pPr>
        <w:rPr>
          <w:sz w:val="24"/>
          <w:szCs w:val="24"/>
        </w:rPr>
      </w:pPr>
    </w:p>
    <w:p w14:paraId="7744A85A" w14:textId="1F49C360" w:rsidR="00272DB1" w:rsidRPr="000D3A8C" w:rsidRDefault="008D5A1A" w:rsidP="00AD4206">
      <w:pPr>
        <w:jc w:val="both"/>
        <w:rPr>
          <w:b/>
          <w:bCs/>
          <w:sz w:val="24"/>
          <w:szCs w:val="24"/>
        </w:rPr>
      </w:pPr>
      <w:r>
        <w:rPr>
          <w:b/>
          <w:bCs/>
          <w:sz w:val="24"/>
          <w:szCs w:val="24"/>
        </w:rPr>
        <w:t xml:space="preserve">Combined </w:t>
      </w:r>
      <w:r w:rsidR="008E73D0">
        <w:rPr>
          <w:b/>
          <w:bCs/>
          <w:sz w:val="24"/>
          <w:szCs w:val="24"/>
        </w:rPr>
        <w:t xml:space="preserve">fluctuating temperature and competition </w:t>
      </w:r>
      <w:r>
        <w:rPr>
          <w:b/>
          <w:bCs/>
          <w:sz w:val="24"/>
          <w:szCs w:val="24"/>
        </w:rPr>
        <w:t>selection</w:t>
      </w:r>
      <w:r w:rsidR="00425931" w:rsidRPr="000D3A8C">
        <w:rPr>
          <w:b/>
          <w:bCs/>
          <w:sz w:val="24"/>
          <w:szCs w:val="24"/>
        </w:rPr>
        <w:t xml:space="preserve"> </w:t>
      </w:r>
      <w:r w:rsidR="000D3A8C">
        <w:rPr>
          <w:b/>
          <w:bCs/>
          <w:sz w:val="24"/>
          <w:szCs w:val="24"/>
        </w:rPr>
        <w:t xml:space="preserve">constrains </w:t>
      </w:r>
      <w:del w:id="73" w:author="Kayla King" w:date="2025-08-23T16:11:00Z" w16du:dateUtc="2025-08-23T23:11:00Z">
        <w:r w:rsidR="000D3A8C" w:rsidDel="00980930">
          <w:rPr>
            <w:b/>
            <w:bCs/>
            <w:sz w:val="24"/>
            <w:szCs w:val="24"/>
          </w:rPr>
          <w:delText xml:space="preserve">genomic </w:delText>
        </w:r>
      </w:del>
      <w:ins w:id="74" w:author="Kayla King" w:date="2025-08-23T16:11:00Z" w16du:dateUtc="2025-08-23T23:11:00Z">
        <w:r w:rsidR="00980930">
          <w:rPr>
            <w:b/>
            <w:bCs/>
            <w:sz w:val="24"/>
            <w:szCs w:val="24"/>
          </w:rPr>
          <w:t>molecular</w:t>
        </w:r>
        <w:r w:rsidR="00980930">
          <w:rPr>
            <w:b/>
            <w:bCs/>
            <w:sz w:val="24"/>
            <w:szCs w:val="24"/>
          </w:rPr>
          <w:t xml:space="preserve"> </w:t>
        </w:r>
      </w:ins>
      <w:r w:rsidR="000D3A8C">
        <w:rPr>
          <w:b/>
          <w:bCs/>
          <w:sz w:val="24"/>
          <w:szCs w:val="24"/>
        </w:rPr>
        <w:t>evolution</w:t>
      </w:r>
    </w:p>
    <w:p w14:paraId="195FCB24" w14:textId="1B015216" w:rsidR="002E46D7" w:rsidRDefault="00E83FE1" w:rsidP="00AD4206">
      <w:pPr>
        <w:jc w:val="both"/>
        <w:rPr>
          <w:sz w:val="24"/>
          <w:szCs w:val="24"/>
        </w:rPr>
      </w:pPr>
      <w:r>
        <w:rPr>
          <w:sz w:val="24"/>
          <w:szCs w:val="24"/>
        </w:rPr>
        <w:t xml:space="preserve">By reducing growth rates, combined 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B91FE0">
        <w:rPr>
          <w:sz w:val="24"/>
          <w:szCs w:val="24"/>
        </w:rPr>
        <w:instrText xml:space="preserve"> ADDIN ZOTERO_ITEM CSL_CITATION {"citationID":"ooGPf0QZ","properties":{"formattedCitation":"[2]","plainCitation":"[2]","noteIndex":0},"citationItems":[{"id":3430,"uris":["http://zotero.org/users/local/sgFDdPY0/items/27D5JGTI"],"itemData":{"id":3430,"type":"article-journal","abstract":"Humans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B91FE0" w:rsidRPr="00B91FE0">
        <w:rPr>
          <w:rFonts w:ascii="Calibri" w:hAnsi="Calibri" w:cs="Calibri"/>
          <w:sz w:val="24"/>
        </w:rPr>
        <w:t>[2]</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2E46D7">
        <w:rPr>
          <w:sz w:val="24"/>
          <w:szCs w:val="24"/>
        </w:rPr>
        <w:t xml:space="preserve">While there was a significant effect of evolved line on evolution rate for </w:t>
      </w:r>
      <w:r w:rsidR="00B91FE0">
        <w:rPr>
          <w:rFonts w:cstheme="minorHAnsi"/>
          <w:sz w:val="24"/>
          <w:szCs w:val="24"/>
        </w:rPr>
        <w:t>φ</w:t>
      </w:r>
      <w:r w:rsidR="002E46D7">
        <w:rPr>
          <w:sz w:val="24"/>
          <w:szCs w:val="24"/>
        </w:rPr>
        <w:t>14-1 (F</w:t>
      </w:r>
      <w:r w:rsidR="002E46D7" w:rsidRPr="00B91FE0">
        <w:rPr>
          <w:sz w:val="24"/>
          <w:szCs w:val="24"/>
          <w:vertAlign w:val="subscript"/>
        </w:rPr>
        <w:t xml:space="preserve">5,30 </w:t>
      </w:r>
      <w:r w:rsidR="002E46D7">
        <w:rPr>
          <w:sz w:val="24"/>
          <w:szCs w:val="24"/>
        </w:rPr>
        <w:t>= 4.9, p &lt; 0.01), there was no significant difference between fluctuating co-culture and monoculture population evolution rates (t(30) = -2.04, p = 0.34)</w:t>
      </w:r>
      <w:r w:rsidR="008E73D0">
        <w:rPr>
          <w:sz w:val="24"/>
          <w:szCs w:val="24"/>
        </w:rPr>
        <w:t xml:space="preserve"> (Figure 4a)</w:t>
      </w:r>
      <w:r w:rsidR="002E46D7">
        <w:rPr>
          <w:sz w:val="24"/>
          <w:szCs w:val="24"/>
        </w:rPr>
        <w:t xml:space="preserve">. </w:t>
      </w:r>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 We further hypothesised that fluctuating co-culture populations 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C static co-culture populations. We observed a significant effect of evolved line on evolution rates (F</w:t>
      </w:r>
      <w:r w:rsidR="000D3A8C" w:rsidRPr="00B91FE0">
        <w:rPr>
          <w:sz w:val="24"/>
          <w:szCs w:val="24"/>
          <w:vertAlign w:val="subscript"/>
        </w:rPr>
        <w:t xml:space="preserve">5,30 </w:t>
      </w:r>
      <w:r w:rsidR="000D3A8C">
        <w:rPr>
          <w:sz w:val="24"/>
          <w:szCs w:val="24"/>
        </w:rPr>
        <w:t xml:space="preserve">= 31.4, p &lt; 0.0001). </w:t>
      </w:r>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 monoculture populations (t(30) = 9.45, p &lt; 0.0001). In addition, fluctuating co-culture populations had significantly lower evolution rates than both 37</w:t>
      </w:r>
      <w:r w:rsidR="00B91FE0">
        <w:rPr>
          <w:rFonts w:cstheme="minorHAnsi"/>
          <w:sz w:val="24"/>
          <w:szCs w:val="24"/>
        </w:rPr>
        <w:t>°</w:t>
      </w:r>
      <w:r w:rsidR="000D3A8C">
        <w:rPr>
          <w:sz w:val="24"/>
          <w:szCs w:val="24"/>
        </w:rPr>
        <w:t>C and 42</w:t>
      </w:r>
      <w:r w:rsidR="00B91FE0">
        <w:rPr>
          <w:rFonts w:cstheme="minorHAnsi"/>
          <w:sz w:val="24"/>
          <w:szCs w:val="24"/>
        </w:rPr>
        <w:t>°</w:t>
      </w:r>
      <w:r w:rsidR="000D3A8C">
        <w:rPr>
          <w:sz w:val="24"/>
          <w:szCs w:val="24"/>
        </w:rPr>
        <w:t>C static co-culture populations (37</w:t>
      </w:r>
      <w:r w:rsidR="00B91FE0">
        <w:rPr>
          <w:rFonts w:cstheme="minorHAnsi"/>
          <w:sz w:val="24"/>
          <w:szCs w:val="24"/>
        </w:rPr>
        <w:t>°</w:t>
      </w:r>
      <w:r w:rsidR="000D3A8C">
        <w:rPr>
          <w:sz w:val="24"/>
          <w:szCs w:val="24"/>
        </w:rPr>
        <w:t>C: t(30) = 5.5, p &lt; 0.0001; 42</w:t>
      </w:r>
      <w:r w:rsidR="00B91FE0">
        <w:rPr>
          <w:rFonts w:cstheme="minorHAnsi"/>
          <w:sz w:val="24"/>
          <w:szCs w:val="24"/>
        </w:rPr>
        <w:t>°</w:t>
      </w:r>
      <w:r w:rsidR="000D3A8C">
        <w:rPr>
          <w:sz w:val="24"/>
          <w:szCs w:val="24"/>
        </w:rPr>
        <w:t xml:space="preserve">C: t(30) = 3.7, p &lt; 0.05). </w:t>
      </w:r>
    </w:p>
    <w:p w14:paraId="56B74218" w14:textId="02CDE3B8" w:rsidR="008E2355" w:rsidRDefault="000D3A8C" w:rsidP="00AD4206">
      <w:pPr>
        <w:jc w:val="both"/>
        <w:rPr>
          <w:sz w:val="24"/>
          <w:szCs w:val="24"/>
        </w:rPr>
      </w:pPr>
      <w:r>
        <w:rPr>
          <w:sz w:val="24"/>
          <w:szCs w:val="24"/>
        </w:rPr>
        <w:t xml:space="preserve">We </w:t>
      </w:r>
      <w:r w:rsidR="00B91FE0">
        <w:rPr>
          <w:sz w:val="24"/>
          <w:szCs w:val="24"/>
        </w:rPr>
        <w:t>then</w:t>
      </w:r>
      <w:r>
        <w:rPr>
          <w:sz w:val="24"/>
          <w:szCs w:val="24"/>
        </w:rPr>
        <w:t xml:space="preserve"> assessed the impact of competition on the acquisition of putative adaptive </w:t>
      </w:r>
      <w:r w:rsidR="00B91FE0">
        <w:rPr>
          <w:sz w:val="24"/>
          <w:szCs w:val="24"/>
        </w:rPr>
        <w:t>mutations</w:t>
      </w:r>
      <w:r w:rsidR="007A65BB">
        <w:rPr>
          <w:sz w:val="24"/>
          <w:szCs w:val="24"/>
        </w:rPr>
        <w:t xml:space="preserve"> (Figure 4b)</w:t>
      </w:r>
      <w:r>
        <w:rPr>
          <w:sz w:val="24"/>
          <w:szCs w:val="24"/>
        </w:rPr>
        <w:t xml:space="preserve">. </w:t>
      </w:r>
      <w:r w:rsidR="007A65BB">
        <w:rPr>
          <w:sz w:val="24"/>
          <w:szCs w:val="24"/>
        </w:rPr>
        <w:t xml:space="preserve">For both </w:t>
      </w:r>
      <w:r w:rsidR="00B91FE0">
        <w:rPr>
          <w:rFonts w:cstheme="minorHAnsi"/>
          <w:sz w:val="24"/>
          <w:szCs w:val="24"/>
        </w:rPr>
        <w:t>φ</w:t>
      </w:r>
      <w:r w:rsidR="007A65BB">
        <w:rPr>
          <w:sz w:val="24"/>
          <w:szCs w:val="24"/>
        </w:rPr>
        <w:t xml:space="preserve">14-1 and </w:t>
      </w:r>
      <w:r w:rsidR="00B91FE0">
        <w:rPr>
          <w:rFonts w:cstheme="minorHAnsi"/>
          <w:sz w:val="24"/>
          <w:szCs w:val="24"/>
        </w:rPr>
        <w:t>φ</w:t>
      </w:r>
      <w:r w:rsidR="007A65BB">
        <w:rPr>
          <w:sz w:val="24"/>
          <w:szCs w:val="24"/>
        </w:rPr>
        <w:t xml:space="preserve">LUZ19 fluctuating populations, fewer putative adaptive SNPs (&gt; 20% frequency) were observed in co-culture compared to monoculture. </w:t>
      </w:r>
      <w:r w:rsidR="00AA3F9A">
        <w:rPr>
          <w:sz w:val="24"/>
          <w:szCs w:val="24"/>
        </w:rPr>
        <w:t>Similar</w:t>
      </w:r>
      <w:r w:rsidR="007A65BB">
        <w:rPr>
          <w:sz w:val="24"/>
          <w:szCs w:val="24"/>
        </w:rPr>
        <w:t xml:space="preserve"> with findings under static temperatures (Greenrod et al., unpublished), </w:t>
      </w:r>
      <w:r w:rsidR="0025290F">
        <w:rPr>
          <w:rFonts w:cstheme="minorHAnsi"/>
          <w:sz w:val="24"/>
          <w:szCs w:val="24"/>
        </w:rPr>
        <w:t>φ</w:t>
      </w:r>
      <w:r w:rsidR="007A65BB">
        <w:rPr>
          <w:sz w:val="24"/>
          <w:szCs w:val="24"/>
        </w:rPr>
        <w:t xml:space="preserve">14-1 </w:t>
      </w:r>
      <w:r w:rsidR="0025290F">
        <w:rPr>
          <w:sz w:val="24"/>
          <w:szCs w:val="24"/>
        </w:rPr>
        <w:t xml:space="preserve">fluctuating co-culture </w:t>
      </w:r>
      <w:r w:rsidR="007A65BB">
        <w:rPr>
          <w:sz w:val="24"/>
          <w:szCs w:val="24"/>
        </w:rPr>
        <w:t>lines all acquired a SNP or deletion in a putative DNA ligase. This mutation was previously identified in 42</w:t>
      </w:r>
      <w:r w:rsidR="0025290F">
        <w:rPr>
          <w:rFonts w:cstheme="minorHAnsi"/>
          <w:sz w:val="24"/>
          <w:szCs w:val="24"/>
        </w:rPr>
        <w:t>°</w:t>
      </w:r>
      <w:r w:rsidR="007A65BB">
        <w:rPr>
          <w:sz w:val="24"/>
          <w:szCs w:val="24"/>
        </w:rPr>
        <w:t xml:space="preserve">C static evolved lines and is thought to contribute to high temperature adaptation.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w:t>
      </w:r>
      <w:r w:rsidR="0025290F">
        <w:rPr>
          <w:sz w:val="24"/>
          <w:szCs w:val="24"/>
        </w:rPr>
        <w:t xml:space="preserve">a small number of </w:t>
      </w:r>
      <w:r w:rsidR="007A65BB">
        <w:rPr>
          <w:sz w:val="24"/>
          <w:szCs w:val="24"/>
        </w:rPr>
        <w:t>mutations in tail fiber genes, the populations no longer acquired the intergenic insertion associated with 42</w:t>
      </w:r>
      <w:r w:rsidR="0025290F">
        <w:rPr>
          <w:rFonts w:cstheme="minorHAnsi"/>
          <w:sz w:val="24"/>
          <w:szCs w:val="24"/>
        </w:rPr>
        <w:t>°</w:t>
      </w:r>
      <w:r w:rsidR="007A65BB">
        <w:rPr>
          <w:sz w:val="24"/>
          <w:szCs w:val="24"/>
        </w:rPr>
        <w:t>C static populations.</w:t>
      </w:r>
    </w:p>
    <w:p w14:paraId="39BB9218" w14:textId="5BFAE614" w:rsidR="007A65BB" w:rsidRDefault="007A65BB" w:rsidP="00AD4206">
      <w:pPr>
        <w:jc w:val="both"/>
        <w:rPr>
          <w:sz w:val="24"/>
          <w:szCs w:val="24"/>
        </w:rPr>
      </w:pPr>
      <w:r>
        <w:rPr>
          <w:sz w:val="24"/>
          <w:szCs w:val="24"/>
        </w:rPr>
        <w:t xml:space="preserve">These findings indicate that, for </w:t>
      </w:r>
      <w:r w:rsidR="0025290F">
        <w:rPr>
          <w:rFonts w:cstheme="minorHAnsi"/>
          <w:sz w:val="24"/>
          <w:szCs w:val="24"/>
        </w:rPr>
        <w:t>φ</w:t>
      </w:r>
      <w:r>
        <w:rPr>
          <w:sz w:val="24"/>
          <w:szCs w:val="24"/>
        </w:rPr>
        <w:t xml:space="preserve">14-1, </w:t>
      </w:r>
      <w:r w:rsidR="008E2355">
        <w:rPr>
          <w:sz w:val="24"/>
          <w:szCs w:val="24"/>
        </w:rPr>
        <w:t xml:space="preserve">fluctuating temperatures and competition synergised to promote high temperature adaptation by selecting on a putative DNA ligase. </w:t>
      </w:r>
      <w:r>
        <w:rPr>
          <w:sz w:val="24"/>
          <w:szCs w:val="24"/>
        </w:rPr>
        <w:t xml:space="preserve">In contrast, for </w:t>
      </w:r>
      <w:r w:rsidR="0025290F">
        <w:rPr>
          <w:rFonts w:cstheme="minorHAnsi"/>
          <w:sz w:val="24"/>
          <w:szCs w:val="24"/>
        </w:rPr>
        <w:t>φ</w:t>
      </w:r>
      <w:r>
        <w:rPr>
          <w:sz w:val="24"/>
          <w:szCs w:val="24"/>
        </w:rPr>
        <w:t>LUZ19</w:t>
      </w:r>
      <w:r w:rsidR="0025290F">
        <w:rPr>
          <w:sz w:val="24"/>
          <w:szCs w:val="24"/>
        </w:rPr>
        <w:t>,</w:t>
      </w:r>
      <w:r>
        <w:rPr>
          <w:sz w:val="24"/>
          <w:szCs w:val="24"/>
        </w:rPr>
        <w:t xml:space="preserve"> </w:t>
      </w:r>
      <w:r w:rsidR="008E2355">
        <w:rPr>
          <w:sz w:val="24"/>
          <w:szCs w:val="24"/>
        </w:rPr>
        <w:t>combined selection</w:t>
      </w:r>
      <w:r>
        <w:rPr>
          <w:sz w:val="24"/>
          <w:szCs w:val="24"/>
        </w:rPr>
        <w:t xml:space="preserve"> constrained evolution rates and </w:t>
      </w:r>
      <w:r w:rsidR="0025290F">
        <w:rPr>
          <w:sz w:val="24"/>
          <w:szCs w:val="24"/>
        </w:rPr>
        <w:t>led to</w:t>
      </w:r>
      <w:r>
        <w:rPr>
          <w:sz w:val="24"/>
          <w:szCs w:val="24"/>
        </w:rPr>
        <w:t xml:space="preserve"> loss of putative adaptive mutations.  </w:t>
      </w:r>
    </w:p>
    <w:p w14:paraId="5CA5373A" w14:textId="77777777" w:rsidR="00A51BE9" w:rsidRDefault="00A51BE9" w:rsidP="00CD4A82">
      <w:pPr>
        <w:rPr>
          <w:sz w:val="24"/>
          <w:szCs w:val="24"/>
        </w:rPr>
      </w:pPr>
    </w:p>
    <w:p w14:paraId="6C8999BF" w14:textId="748D66C3" w:rsidR="00A51BE9" w:rsidRPr="00CD4A82" w:rsidRDefault="00066540" w:rsidP="00CD4A82">
      <w:pPr>
        <w:rPr>
          <w:sz w:val="24"/>
          <w:szCs w:val="24"/>
        </w:rPr>
      </w:pPr>
      <w:r>
        <w:rPr>
          <w:noProof/>
          <w:sz w:val="24"/>
          <w:szCs w:val="24"/>
        </w:rPr>
        <w:lastRenderedPageBreak/>
        <w:drawing>
          <wp:inline distT="0" distB="0" distL="0" distR="0" wp14:anchorId="6FAC49D0" wp14:editId="767B0DE0">
            <wp:extent cx="5731510" cy="5255895"/>
            <wp:effectExtent l="0" t="0" r="2540" b="1905"/>
            <wp:docPr id="185725591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918" name="Picture 1" descr="A screenshot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255895"/>
                    </a:xfrm>
                    <a:prstGeom prst="rect">
                      <a:avLst/>
                    </a:prstGeom>
                  </pic:spPr>
                </pic:pic>
              </a:graphicData>
            </a:graphic>
          </wp:inline>
        </w:drawing>
      </w:r>
    </w:p>
    <w:p w14:paraId="1172AF12" w14:textId="7EC14C12" w:rsidR="005A73B6" w:rsidRPr="0025290F" w:rsidRDefault="0025290F" w:rsidP="0025290F">
      <w:pPr>
        <w:jc w:val="both"/>
        <w:rPr>
          <w:sz w:val="24"/>
          <w:szCs w:val="24"/>
        </w:rPr>
      </w:pPr>
      <w:r w:rsidRPr="0025290F">
        <w:rPr>
          <w:b/>
          <w:bCs/>
          <w:sz w:val="24"/>
          <w:szCs w:val="24"/>
        </w:rPr>
        <w:t>Figure 4.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genetic distance from the ancestor, for each evolved phage line. Error bars show standard errors and *** = p &lt; 0.001. N.S is used to denote lack of statistical significance.</w:t>
      </w:r>
      <w:r>
        <w:rPr>
          <w:sz w:val="24"/>
          <w:szCs w:val="24"/>
        </w:rPr>
        <w:t xml:space="preserve"> </w:t>
      </w:r>
      <w:r w:rsidRPr="0025290F">
        <w:rPr>
          <w:b/>
          <w:bCs/>
          <w:sz w:val="24"/>
          <w:szCs w:val="24"/>
        </w:rPr>
        <w:t>B</w:t>
      </w:r>
      <w:r>
        <w:rPr>
          <w:sz w:val="24"/>
          <w:szCs w:val="24"/>
        </w:rPr>
        <w:t>) Mutation plots are shown for fluctuating co-culture populations. Plot layout is the same as in Figure 3</w:t>
      </w:r>
      <w:r w:rsidR="008F752D">
        <w:rPr>
          <w:sz w:val="24"/>
          <w:szCs w:val="24"/>
        </w:rPr>
        <w:t>c</w:t>
      </w:r>
      <w:r>
        <w:rPr>
          <w:sz w:val="24"/>
          <w:szCs w:val="24"/>
        </w:rPr>
        <w:t>.</w:t>
      </w:r>
    </w:p>
    <w:p w14:paraId="404A2BF9" w14:textId="77777777" w:rsidR="002B001F" w:rsidRDefault="002B001F">
      <w:pPr>
        <w:rPr>
          <w:b/>
          <w:bCs/>
          <w:sz w:val="28"/>
          <w:szCs w:val="28"/>
        </w:rPr>
      </w:pPr>
    </w:p>
    <w:p w14:paraId="3906DE43" w14:textId="6CA2E578" w:rsidR="005A73B6" w:rsidRPr="007A65BB" w:rsidRDefault="007A65BB">
      <w:pPr>
        <w:rPr>
          <w:b/>
          <w:bCs/>
          <w:sz w:val="28"/>
          <w:szCs w:val="28"/>
        </w:rPr>
      </w:pPr>
      <w:commentRangeStart w:id="75"/>
      <w:commentRangeStart w:id="76"/>
      <w:commentRangeStart w:id="77"/>
      <w:r w:rsidRPr="007A65BB">
        <w:rPr>
          <w:b/>
          <w:bCs/>
          <w:sz w:val="28"/>
          <w:szCs w:val="28"/>
        </w:rPr>
        <w:t>Discussion</w:t>
      </w:r>
      <w:commentRangeEnd w:id="75"/>
      <w:r w:rsidR="0009336C">
        <w:rPr>
          <w:rStyle w:val="CommentReference"/>
        </w:rPr>
        <w:commentReference w:id="75"/>
      </w:r>
      <w:commentRangeEnd w:id="76"/>
      <w:r w:rsidR="00980930">
        <w:rPr>
          <w:rStyle w:val="CommentReference"/>
        </w:rPr>
        <w:commentReference w:id="76"/>
      </w:r>
      <w:commentRangeEnd w:id="77"/>
      <w:r w:rsidR="00440B32">
        <w:rPr>
          <w:rStyle w:val="CommentReference"/>
        </w:rPr>
        <w:commentReference w:id="77"/>
      </w:r>
    </w:p>
    <w:p w14:paraId="4F13B7CB" w14:textId="00C04AB5" w:rsidR="008855F2" w:rsidRDefault="008D5A1A" w:rsidP="00A4788D">
      <w:pPr>
        <w:jc w:val="both"/>
        <w:rPr>
          <w:sz w:val="24"/>
          <w:szCs w:val="24"/>
        </w:rPr>
      </w:pPr>
      <w:r>
        <w:rPr>
          <w:sz w:val="24"/>
          <w:szCs w:val="24"/>
        </w:rPr>
        <w:t>While multiple stressor selection generally constrains evolution</w:t>
      </w:r>
      <w:r w:rsidR="00057F49">
        <w:rPr>
          <w:sz w:val="24"/>
          <w:szCs w:val="24"/>
        </w:rPr>
        <w:t xml:space="preserve"> </w:t>
      </w:r>
      <w:r w:rsidR="00057F49">
        <w:rPr>
          <w:sz w:val="24"/>
          <w:szCs w:val="24"/>
        </w:rPr>
        <w:fldChar w:fldCharType="begin"/>
      </w:r>
      <w:r w:rsidR="00057F49">
        <w:rPr>
          <w:sz w:val="24"/>
          <w:szCs w:val="24"/>
        </w:rPr>
        <w:instrText xml:space="preserve"> ADDIN ZOTERO_ITEM CSL_CITATION {"citationID":"kOT5BtFe","properties":{"formattedCitation":"[3]","plainCitation":"[3]","noteIndex":0},"citationItems":[{"id":2985,"uris":["http://zotero.org/users/local/sgFDdPY0/items/BVN33Y75"],"itemData":{"id":2985,"type":"article-journal","abstract":"Recognizing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sidR="00057F49">
        <w:rPr>
          <w:sz w:val="24"/>
          <w:szCs w:val="24"/>
        </w:rPr>
        <w:fldChar w:fldCharType="separate"/>
      </w:r>
      <w:r w:rsidR="00057F49" w:rsidRPr="00057F49">
        <w:rPr>
          <w:rFonts w:ascii="Calibri" w:hAnsi="Calibri" w:cs="Calibri"/>
          <w:sz w:val="24"/>
        </w:rPr>
        <w:t>[3]</w:t>
      </w:r>
      <w:r w:rsidR="00057F49">
        <w:rPr>
          <w:sz w:val="24"/>
          <w:szCs w:val="24"/>
        </w:rPr>
        <w:fldChar w:fldCharType="end"/>
      </w:r>
      <w:r>
        <w:rPr>
          <w:sz w:val="24"/>
          <w:szCs w:val="24"/>
        </w:rPr>
        <w:t xml:space="preserve">, temporal heterogeneity </w:t>
      </w:r>
      <w:r w:rsidR="003F1BE1">
        <w:rPr>
          <w:sz w:val="24"/>
          <w:szCs w:val="24"/>
        </w:rPr>
        <w:t>imposes</w:t>
      </w:r>
      <w:r>
        <w:rPr>
          <w:sz w:val="24"/>
          <w:szCs w:val="24"/>
        </w:rPr>
        <w:t xml:space="preserve"> diversifying selection leading to the evolution of generalists and the maintenance of genetic diversity</w:t>
      </w:r>
      <w:r w:rsidR="00057F49">
        <w:rPr>
          <w:sz w:val="24"/>
          <w:szCs w:val="24"/>
        </w:rPr>
        <w:t xml:space="preserve"> </w:t>
      </w:r>
      <w:r w:rsidR="00057F49">
        <w:rPr>
          <w:sz w:val="24"/>
          <w:szCs w:val="24"/>
        </w:rPr>
        <w:fldChar w:fldCharType="begin"/>
      </w:r>
      <w:r w:rsidR="00057F49">
        <w:rPr>
          <w:sz w:val="24"/>
          <w:szCs w:val="24"/>
        </w:rPr>
        <w:instrText xml:space="preserve"> ADDIN ZOTERO_ITEM CSL_CITATION {"citationID":"kzmd6Ulo","properties":{"formattedCitation":"[6,13]","plainCitation":"[6,13]","noteIndex":0},"citationItems":[{"id":1960,"uris":["http://zotero.org/users/local/sgFDdPY0/items/J3YVC7UI"],"itemData":{"id":1960,"type":"article-journal","abstract":"Environmental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schema":"https://github.com/citation-style-language/schema/raw/master/csl-citation.json"} </w:instrText>
      </w:r>
      <w:r w:rsidR="00057F49">
        <w:rPr>
          <w:sz w:val="24"/>
          <w:szCs w:val="24"/>
        </w:rPr>
        <w:fldChar w:fldCharType="separate"/>
      </w:r>
      <w:r w:rsidR="00057F49" w:rsidRPr="00057F49">
        <w:rPr>
          <w:rFonts w:ascii="Calibri" w:hAnsi="Calibri" w:cs="Calibri"/>
          <w:sz w:val="24"/>
        </w:rPr>
        <w:t>[6,13]</w:t>
      </w:r>
      <w:r w:rsidR="00057F49">
        <w:rPr>
          <w:sz w:val="24"/>
          <w:szCs w:val="24"/>
        </w:rPr>
        <w:fldChar w:fldCharType="end"/>
      </w:r>
      <w:r>
        <w:rPr>
          <w:sz w:val="24"/>
          <w:szCs w:val="24"/>
        </w:rPr>
        <w:t>.</w:t>
      </w:r>
      <w:r w:rsidR="00D439B7">
        <w:rPr>
          <w:sz w:val="24"/>
          <w:szCs w:val="24"/>
        </w:rPr>
        <w:t xml:space="preserve"> </w:t>
      </w:r>
      <w:r>
        <w:rPr>
          <w:sz w:val="24"/>
          <w:szCs w:val="24"/>
        </w:rPr>
        <w:t xml:space="preserve">We </w:t>
      </w:r>
      <w:r w:rsidR="00AA64BE">
        <w:rPr>
          <w:sz w:val="24"/>
          <w:szCs w:val="24"/>
        </w:rPr>
        <w:t xml:space="preserve">found that </w:t>
      </w:r>
      <w:r w:rsidR="002B001F">
        <w:rPr>
          <w:sz w:val="24"/>
          <w:szCs w:val="24"/>
        </w:rPr>
        <w:t>fluctuating temperatures</w:t>
      </w:r>
      <w:r w:rsidR="00B33C90">
        <w:rPr>
          <w:sz w:val="24"/>
          <w:szCs w:val="24"/>
        </w:rPr>
        <w:t xml:space="preserve"> </w:t>
      </w:r>
      <w:r w:rsidR="00BA2A4A">
        <w:rPr>
          <w:sz w:val="24"/>
          <w:szCs w:val="24"/>
        </w:rPr>
        <w:t xml:space="preserve">select for </w:t>
      </w:r>
      <w:r w:rsidR="004D1291">
        <w:rPr>
          <w:sz w:val="24"/>
          <w:szCs w:val="24"/>
        </w:rPr>
        <w:t xml:space="preserve">thermal </w:t>
      </w:r>
      <w:r w:rsidR="00B33C90">
        <w:rPr>
          <w:sz w:val="24"/>
          <w:szCs w:val="24"/>
        </w:rPr>
        <w:t>generalist phenotypes</w:t>
      </w:r>
      <w:r w:rsidR="00EC54EC">
        <w:rPr>
          <w:sz w:val="24"/>
          <w:szCs w:val="24"/>
        </w:rPr>
        <w:t xml:space="preserve"> </w:t>
      </w:r>
      <w:r>
        <w:rPr>
          <w:sz w:val="24"/>
          <w:szCs w:val="24"/>
        </w:rPr>
        <w:t xml:space="preserve">with intermediate fitness across temperatures. </w:t>
      </w:r>
      <w:r w:rsidR="00984787">
        <w:rPr>
          <w:sz w:val="24"/>
          <w:szCs w:val="24"/>
        </w:rPr>
        <w:t>The evolution of i</w:t>
      </w:r>
      <w:r>
        <w:rPr>
          <w:sz w:val="24"/>
          <w:szCs w:val="24"/>
        </w:rPr>
        <w:t>ntermediate</w:t>
      </w:r>
      <w:r w:rsidR="003F1BE1">
        <w:rPr>
          <w:sz w:val="24"/>
          <w:szCs w:val="24"/>
        </w:rPr>
        <w:t xml:space="preserve"> fitness</w:t>
      </w:r>
      <w:r>
        <w:rPr>
          <w:sz w:val="24"/>
          <w:szCs w:val="24"/>
        </w:rPr>
        <w:t xml:space="preserve"> is typically associated with either </w:t>
      </w:r>
      <w:r w:rsidR="003F1BE1">
        <w:rPr>
          <w:sz w:val="24"/>
          <w:szCs w:val="24"/>
        </w:rPr>
        <w:t>selection being weaker in</w:t>
      </w:r>
      <w:r w:rsidR="00984787">
        <w:rPr>
          <w:sz w:val="24"/>
          <w:szCs w:val="24"/>
        </w:rPr>
        <w:t xml:space="preserve"> fluctuati</w:t>
      </w:r>
      <w:r w:rsidR="003F1BE1">
        <w:rPr>
          <w:sz w:val="24"/>
          <w:szCs w:val="24"/>
        </w:rPr>
        <w:t>ng environments</w:t>
      </w:r>
      <w:r>
        <w:rPr>
          <w:sz w:val="24"/>
          <w:szCs w:val="24"/>
        </w:rPr>
        <w:t xml:space="preserve"> or </w:t>
      </w:r>
      <w:r w:rsidR="00AA3F9A">
        <w:rPr>
          <w:sz w:val="24"/>
          <w:szCs w:val="24"/>
        </w:rPr>
        <w:t xml:space="preserve">adaptation leading to </w:t>
      </w:r>
      <w:r>
        <w:rPr>
          <w:sz w:val="24"/>
          <w:szCs w:val="24"/>
        </w:rPr>
        <w:t>fitness trade-offs</w:t>
      </w:r>
      <w:r w:rsidR="003F1BE1">
        <w:rPr>
          <w:sz w:val="24"/>
          <w:szCs w:val="24"/>
        </w:rPr>
        <w:t xml:space="preserve"> </w:t>
      </w:r>
      <w:r w:rsidR="003F1BE1">
        <w:rPr>
          <w:sz w:val="24"/>
          <w:szCs w:val="24"/>
        </w:rPr>
        <w:fldChar w:fldCharType="begin"/>
      </w:r>
      <w:r w:rsidR="00DC3FCC">
        <w:rPr>
          <w:sz w:val="24"/>
          <w:szCs w:val="24"/>
        </w:rPr>
        <w:instrText xml:space="preserve"> ADDIN ZOTERO_ITEM CSL_CITATION {"citationID":"6oKkh6Nn","properties":{"formattedCitation":"[39]","plainCitation":"[39]","noteIndex":0},"citationItems":[{"id":3498,"uris":["http://zotero.org/users/local/sgFDdPY0/items/C76IUQYV"],"itemData":{"id":3498,"type":"article-journal","abstract":"Many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DC3FCC" w:rsidRPr="00DC3FCC">
        <w:rPr>
          <w:rFonts w:ascii="Calibri" w:hAnsi="Calibri" w:cs="Calibri"/>
          <w:sz w:val="24"/>
        </w:rPr>
        <w:t>[39]</w:t>
      </w:r>
      <w:r w:rsidR="003F1BE1">
        <w:rPr>
          <w:sz w:val="24"/>
          <w:szCs w:val="24"/>
        </w:rPr>
        <w:fldChar w:fldCharType="end"/>
      </w:r>
      <w:r>
        <w:rPr>
          <w:sz w:val="24"/>
          <w:szCs w:val="24"/>
        </w:rPr>
        <w:t xml:space="preserve">. For </w:t>
      </w:r>
      <w:r w:rsidR="00AA3F9A">
        <w:rPr>
          <w:sz w:val="24"/>
          <w:szCs w:val="24"/>
        </w:rPr>
        <w:t xml:space="preserve">the phage </w:t>
      </w:r>
      <w:r w:rsidR="00AA3F9A">
        <w:rPr>
          <w:rFonts w:cstheme="minorHAnsi"/>
          <w:sz w:val="24"/>
          <w:szCs w:val="24"/>
        </w:rPr>
        <w:t>φ</w:t>
      </w:r>
      <w:r w:rsidR="00AA3F9A">
        <w:rPr>
          <w:sz w:val="24"/>
          <w:szCs w:val="24"/>
        </w:rPr>
        <w:t>LUZ19</w:t>
      </w:r>
      <w:r>
        <w:rPr>
          <w:sz w:val="24"/>
          <w:szCs w:val="24"/>
        </w:rPr>
        <w:t xml:space="preserve">, we found that fluctuating </w:t>
      </w:r>
      <w:r w:rsidR="003F1BE1">
        <w:rPr>
          <w:sz w:val="24"/>
          <w:szCs w:val="24"/>
        </w:rPr>
        <w:t>population</w:t>
      </w:r>
      <w:r>
        <w:rPr>
          <w:sz w:val="24"/>
          <w:szCs w:val="24"/>
        </w:rPr>
        <w:t xml:space="preserve"> thermal fitness was the same as </w:t>
      </w:r>
      <w:r w:rsidR="00AA3F9A">
        <w:rPr>
          <w:sz w:val="24"/>
          <w:szCs w:val="24"/>
        </w:rPr>
        <w:t xml:space="preserve">sympatric </w:t>
      </w:r>
      <w:r>
        <w:rPr>
          <w:sz w:val="24"/>
          <w:szCs w:val="24"/>
        </w:rPr>
        <w:t xml:space="preserve">static evolved </w:t>
      </w:r>
      <w:r w:rsidR="003F1BE1">
        <w:rPr>
          <w:sz w:val="24"/>
          <w:szCs w:val="24"/>
        </w:rPr>
        <w:t>populations</w:t>
      </w:r>
      <w:r>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costs under static selection</w:t>
      </w:r>
      <w:r w:rsidR="00057F49">
        <w:rPr>
          <w:sz w:val="24"/>
          <w:szCs w:val="24"/>
        </w:rPr>
        <w:t xml:space="preserve"> (Greenrod et al., </w:t>
      </w:r>
      <w:r w:rsidR="00057F49">
        <w:rPr>
          <w:sz w:val="24"/>
          <w:szCs w:val="24"/>
        </w:rPr>
        <w:lastRenderedPageBreak/>
        <w:t>unpublished)</w:t>
      </w:r>
      <w:r w:rsidR="008855F2">
        <w:rPr>
          <w:sz w:val="24"/>
          <w:szCs w:val="24"/>
        </w:rPr>
        <w:t>, this finding is indicative of no-cost generalism</w:t>
      </w:r>
      <w:r w:rsidR="00057F49">
        <w:rPr>
          <w:sz w:val="24"/>
          <w:szCs w:val="24"/>
        </w:rPr>
        <w:t xml:space="preserve"> </w:t>
      </w:r>
      <w:r w:rsidR="00057F49">
        <w:rPr>
          <w:sz w:val="24"/>
          <w:szCs w:val="24"/>
        </w:rPr>
        <w:fldChar w:fldCharType="begin"/>
      </w:r>
      <w:r w:rsidR="00DC3FCC">
        <w:rPr>
          <w:sz w:val="24"/>
          <w:szCs w:val="24"/>
        </w:rPr>
        <w:instrText xml:space="preserve"> ADDIN ZOTERO_ITEM CSL_CITATION {"citationID":"0YxCDlAH","properties":{"formattedCitation":"[40]","plainCitation":"[40]","noteIndex":0},"citationItems":[{"id":3487,"uris":["http://zotero.org/users/local/sgFDdPY0/items/EINPGVCU"],"itemData":{"id":3487,"type":"article-journal","abstract":"Specialism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DC3FCC" w:rsidRPr="00DC3FCC">
        <w:rPr>
          <w:rFonts w:ascii="Calibri" w:hAnsi="Calibri" w:cs="Calibri"/>
          <w:sz w:val="24"/>
        </w:rPr>
        <w:t>[40]</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DC3FCC">
        <w:rPr>
          <w:sz w:val="24"/>
          <w:szCs w:val="24"/>
        </w:rPr>
        <w:instrText xml:space="preserve"> ADDIN ZOTERO_ITEM CSL_CITATION {"citationID":"wCTUmpEv","properties":{"formattedCitation":"[40]","plainCitation":"[40]","noteIndex":0},"citationItems":[{"id":3487,"uris":["http://zotero.org/users/local/sgFDdPY0/items/EINPGVCU"],"itemData":{"id":3487,"type":"article-journal","abstract":"Specialism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DC3FCC" w:rsidRPr="00DC3FCC">
        <w:rPr>
          <w:rFonts w:ascii="Calibri" w:hAnsi="Calibri" w:cs="Calibri"/>
          <w:sz w:val="24"/>
        </w:rPr>
        <w:t>[40]</w:t>
      </w:r>
      <w:r w:rsidR="001F56F5">
        <w:rPr>
          <w:sz w:val="24"/>
          <w:szCs w:val="24"/>
        </w:rPr>
        <w:fldChar w:fldCharType="end"/>
      </w:r>
      <w:r w:rsidR="001F56F5">
        <w:rPr>
          <w:sz w:val="24"/>
          <w:szCs w:val="24"/>
        </w:rPr>
        <w:t xml:space="preserve">. Alternatively, costs may instead occur in </w:t>
      </w:r>
      <w:r>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DC3FCC">
        <w:rPr>
          <w:sz w:val="24"/>
          <w:szCs w:val="24"/>
        </w:rPr>
        <w:instrText xml:space="preserve"> ADDIN ZOTERO_ITEM CSL_CITATION {"citationID":"gqUadEd1","properties":{"formattedCitation":"[41]","plainCitation":"[41]","noteIndex":0},"citationItems":[{"id":978,"uris":["http://zotero.org/users/local/sgFDdPY0/items/JUVF7EL3"],"itemData":{"id":978,"type":"article-journal","abstract":"Predicting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DC3FCC" w:rsidRPr="00DC3FCC">
        <w:rPr>
          <w:rFonts w:ascii="Calibri" w:hAnsi="Calibri" w:cs="Calibri"/>
          <w:sz w:val="24"/>
        </w:rPr>
        <w:t>[41]</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Pr>
          <w:sz w:val="24"/>
          <w:szCs w:val="24"/>
        </w:rPr>
        <w:t>other</w:t>
      </w:r>
      <w:r w:rsidR="001F56F5">
        <w:rPr>
          <w:sz w:val="24"/>
          <w:szCs w:val="24"/>
        </w:rPr>
        <w:t xml:space="preserve"> stress</w:t>
      </w:r>
      <w:r>
        <w:rPr>
          <w:sz w:val="24"/>
          <w:szCs w:val="24"/>
        </w:rPr>
        <w:t>es</w:t>
      </w:r>
      <w:r w:rsidR="008E5DCE">
        <w:rPr>
          <w:sz w:val="24"/>
          <w:szCs w:val="24"/>
        </w:rPr>
        <w:t xml:space="preserve"> </w:t>
      </w:r>
      <w:r w:rsidR="008E5DCE">
        <w:rPr>
          <w:sz w:val="24"/>
          <w:szCs w:val="24"/>
        </w:rPr>
        <w:fldChar w:fldCharType="begin"/>
      </w:r>
      <w:r w:rsidR="008E5DCE">
        <w:rPr>
          <w:sz w:val="24"/>
          <w:szCs w:val="24"/>
        </w:rPr>
        <w:instrText xml:space="preserve"> ADDIN ZOTERO_ITEM CSL_CITATION {"citationID":"zrQVhdNU","properties":{"formattedCitation":"[5]","plainCitation":"[5]","noteIndex":0},"citationItems":[{"id":3097,"uris":["http://zotero.org/users/local/sgFDdPY0/items/SRBALDVC"],"itemData":{"id":3097,"type":"article-journal","abstract":"The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8E5DCE" w:rsidRPr="008E5DCE">
        <w:rPr>
          <w:rFonts w:ascii="Calibri" w:hAnsi="Calibri" w:cs="Calibri"/>
          <w:sz w:val="24"/>
        </w:rPr>
        <w:t>[5]</w:t>
      </w:r>
      <w:r w:rsidR="008E5DCE">
        <w:rPr>
          <w:sz w:val="24"/>
          <w:szCs w:val="24"/>
        </w:rPr>
        <w:fldChar w:fldCharType="end"/>
      </w:r>
      <w:r w:rsidR="001F56F5">
        <w:rPr>
          <w:sz w:val="24"/>
          <w:szCs w:val="24"/>
        </w:rPr>
        <w:t xml:space="preserve">. </w:t>
      </w:r>
      <w:r w:rsidR="005B18CE">
        <w:rPr>
          <w:sz w:val="24"/>
          <w:szCs w:val="24"/>
        </w:rPr>
        <w:t>These findings confirm that fluctuati</w:t>
      </w:r>
      <w:r w:rsidR="00984787">
        <w:rPr>
          <w:sz w:val="24"/>
          <w:szCs w:val="24"/>
        </w:rPr>
        <w:t>ng</w:t>
      </w:r>
      <w:r w:rsidR="005B18CE">
        <w:rPr>
          <w:sz w:val="24"/>
          <w:szCs w:val="24"/>
        </w:rPr>
        <w:t xml:space="preserve"> temperatures can limit but not prevent thermal adaptation.</w:t>
      </w:r>
    </w:p>
    <w:p w14:paraId="56297E8D" w14:textId="1A165591" w:rsidR="00AE115F" w:rsidRDefault="005B18CE" w:rsidP="00A4788D">
      <w:pPr>
        <w:jc w:val="both"/>
        <w:rPr>
          <w:sz w:val="24"/>
          <w:szCs w:val="24"/>
        </w:rPr>
      </w:pPr>
      <w:r>
        <w:rPr>
          <w:sz w:val="24"/>
          <w:szCs w:val="24"/>
        </w:rPr>
        <w:t>Fluctuating environments generally select for pleiotropic mutations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{"citationID":"QAcyh4lh","properties":{"formattedCitation":"[12]","plainCitation":"[12]","noteIndex":0},"citationItems":[{"id":3475,"uris":["http://zotero.org/users/local/sgFDdPY0/items/RER4SZ6V"],"itemData":{"id":3475,"type":"article-journal","abstract":"Adaptive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C74CD8">
        <w:rPr>
          <w:sz w:val="24"/>
          <w:szCs w:val="24"/>
        </w:rPr>
        <w:fldChar w:fldCharType="separate"/>
      </w:r>
      <w:r w:rsidR="00C74CD8" w:rsidRPr="00C74CD8">
        <w:rPr>
          <w:rFonts w:ascii="Calibri" w:hAnsi="Calibri" w:cs="Calibri"/>
          <w:sz w:val="24"/>
        </w:rPr>
        <w:t>[12]</w:t>
      </w:r>
      <w:r w:rsidR="00C74CD8">
        <w:rPr>
          <w:sz w:val="24"/>
          <w:szCs w:val="24"/>
        </w:rPr>
        <w:fldChar w:fldCharType="end"/>
      </w:r>
      <w:r>
        <w:rPr>
          <w:sz w:val="24"/>
          <w:szCs w:val="24"/>
        </w:rPr>
        <w:t xml:space="preserve"> or </w:t>
      </w:r>
      <w:r w:rsidR="00D43A85">
        <w:rPr>
          <w:sz w:val="24"/>
          <w:szCs w:val="24"/>
        </w:rPr>
        <w:t>populations containing multiple specialist mutations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{"citationID":"Vl48yVhj","properties":{"formattedCitation":"[14]","plainCitation":"[14]","noteIndex":0},"citationItems":[{"id":1854,"uris":["http://zotero.org/users/local/sgFDdPY0/items/YSI93GCP"],"itemData":{"id":1854,"type":"article-journal","abstract":"Generalists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C74CD8" w:rsidRPr="00C74CD8">
        <w:rPr>
          <w:rFonts w:ascii="Calibri" w:hAnsi="Calibri" w:cs="Calibri"/>
          <w:sz w:val="24"/>
        </w:rPr>
        <w:t>[14]</w:t>
      </w:r>
      <w:r w:rsidR="00C74CD8">
        <w:rPr>
          <w:sz w:val="24"/>
          <w:szCs w:val="24"/>
        </w:rPr>
        <w:fldChar w:fldCharType="end"/>
      </w:r>
      <w:r>
        <w:rPr>
          <w:sz w:val="24"/>
          <w:szCs w:val="24"/>
        </w:rPr>
        <w:t>. We found that fluctuating evolved populations were genetically similar to static evolved populations with one phage clustering with the 42</w:t>
      </w:r>
      <w:r w:rsidR="002536E6">
        <w:rPr>
          <w:rFonts w:cstheme="minorHAnsi"/>
          <w:sz w:val="24"/>
          <w:szCs w:val="24"/>
        </w:rPr>
        <w:t>°</w:t>
      </w:r>
      <w:r>
        <w:rPr>
          <w:sz w:val="24"/>
          <w:szCs w:val="24"/>
        </w:rPr>
        <w:t xml:space="preserve">C clade. Further, we found that the 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(Greenrod et al., unpublished). </w:t>
      </w:r>
      <w:r w:rsidR="00AE115F">
        <w:rPr>
          <w:sz w:val="24"/>
          <w:szCs w:val="24"/>
        </w:rPr>
        <w:t xml:space="preserve">These findings could be explained by selective sweeps whereby 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C74CD8">
        <w:rPr>
          <w:sz w:val="24"/>
          <w:szCs w:val="24"/>
        </w:rPr>
        <w:instrText xml:space="preserve"> ADDIN ZOTERO_ITEM CSL_CITATION {"citationID":"3Nd5MWTu","properties":{"formattedCitation":"[16]","plainCitation":"[16]","noteIndex":0},"citationItems":[{"id":3472,"uris":["http://zotero.org/users/local/sgFDdPY0/items/FJ2TAFQ9"],"itemData":{"id":3472,"type":"article-journal","abstract":"Although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C74CD8" w:rsidRPr="00C74CD8">
        <w:rPr>
          <w:rFonts w:ascii="Calibri" w:hAnsi="Calibri" w:cs="Calibri"/>
          <w:sz w:val="24"/>
        </w:rPr>
        <w:t>[16]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previously been shown to select </w:t>
      </w:r>
      <w:r w:rsidR="00AA3F9A">
        <w:rPr>
          <w:sz w:val="24"/>
          <w:szCs w:val="24"/>
        </w:rPr>
        <w:t xml:space="preserve">based </w:t>
      </w:r>
      <w:r w:rsidR="00AE115F">
        <w:rPr>
          <w:sz w:val="24"/>
          <w:szCs w:val="24"/>
        </w:rPr>
        <w:t>on the most extreme environment</w:t>
      </w:r>
      <w:r w:rsidR="008F3FC8">
        <w:rPr>
          <w:sz w:val="24"/>
          <w:szCs w:val="24"/>
        </w:rPr>
        <w:t xml:space="preserve"> </w:t>
      </w:r>
      <w:r w:rsidR="008F3FC8">
        <w:rPr>
          <w:sz w:val="24"/>
          <w:szCs w:val="24"/>
        </w:rPr>
        <w:fldChar w:fldCharType="begin"/>
      </w:r>
      <w:r w:rsidR="00DC3FCC">
        <w:rPr>
          <w:sz w:val="24"/>
          <w:szCs w:val="24"/>
        </w:rPr>
        <w:instrText xml:space="preserve"> ADDIN ZOTERO_ITEM CSL_CITATION {"citationID":"5fiOvwEn","properties":{"formattedCitation":"[42]","plainCitation":"[42]","noteIndex":0},"citationItems":[{"id":2547,"uris":["http://zotero.org/users/local/sgFDdPY0/items/8ZIHQDZL"],"itemData":{"id":2547,"type":"article-journal","abstract":"The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DC3FCC" w:rsidRPr="00DC3FCC">
        <w:rPr>
          <w:rFonts w:ascii="Calibri" w:hAnsi="Calibri" w:cs="Calibri"/>
          <w:sz w:val="24"/>
        </w:rPr>
        <w:t>[42]</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C static populations likely reflects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4BA2BE5D" w:rsidR="003018D1" w:rsidRDefault="008F3FC8" w:rsidP="00A4788D">
      <w:pPr>
        <w:jc w:val="both"/>
        <w:rPr>
          <w:sz w:val="24"/>
          <w:szCs w:val="24"/>
        </w:rPr>
      </w:pPr>
      <w:commentRangeStart w:id="78"/>
      <w:r>
        <w:rPr>
          <w:sz w:val="24"/>
          <w:szCs w:val="24"/>
        </w:rPr>
        <w:t>While fluctuating environments can promote genetic diversification, they are expected to constrain adaptation when combined with other selection pressures</w:t>
      </w:r>
      <w:r w:rsidR="00B235B4">
        <w:rPr>
          <w:sz w:val="24"/>
          <w:szCs w:val="24"/>
        </w:rPr>
        <w:t xml:space="preserve"> </w:t>
      </w:r>
      <w:r w:rsidR="00C11700">
        <w:rPr>
          <w:sz w:val="24"/>
          <w:szCs w:val="24"/>
        </w:rPr>
        <w:fldChar w:fldCharType="begin"/>
      </w:r>
      <w:r w:rsidR="002F2C98">
        <w:rPr>
          <w:sz w:val="24"/>
          <w:szCs w:val="24"/>
        </w:rPr>
        <w:instrText xml:space="preserve"> ADDIN ZOTERO_ITEM CSL_CITATION {"citationID":"opN8ZXVQ","properties":{"formattedCitation":"[2]","plainCitation":"[2]","noteIndex":0},"citationItems":[{"id":3430,"uris":["http://zotero.org/users/local/sgFDdPY0/items/27D5JGTI"],"itemData":{"id":3430,"type":"article-journal","abstract":"Humans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2F2C98" w:rsidRPr="002F2C98">
        <w:rPr>
          <w:rFonts w:ascii="Calibri" w:hAnsi="Calibri" w:cs="Calibri"/>
          <w:sz w:val="24"/>
        </w:rPr>
        <w:t>[2]</w:t>
      </w:r>
      <w:r w:rsidR="00C11700">
        <w:rPr>
          <w:sz w:val="24"/>
          <w:szCs w:val="24"/>
        </w:rPr>
        <w:fldChar w:fldCharType="end"/>
      </w:r>
      <w:r w:rsidR="00A4788D">
        <w:rPr>
          <w:sz w:val="24"/>
          <w:szCs w:val="24"/>
        </w:rPr>
        <w:t xml:space="preserve">. </w:t>
      </w:r>
      <w:commentRangeEnd w:id="78"/>
      <w:r w:rsidR="00440B32">
        <w:rPr>
          <w:rStyle w:val="CommentReference"/>
        </w:rPr>
        <w:commentReference w:id="78"/>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 xml:space="preserve">combined fluctuating temperature and competition </w:t>
      </w:r>
      <w:r w:rsidR="00C11700">
        <w:rPr>
          <w:sz w:val="24"/>
          <w:szCs w:val="24"/>
        </w:rPr>
        <w:t xml:space="preserve">selection </w:t>
      </w:r>
      <w:r w:rsidR="00A4788D">
        <w:rPr>
          <w:sz w:val="24"/>
          <w:szCs w:val="24"/>
        </w:rPr>
        <w:t xml:space="preserve">constrains </w:t>
      </w:r>
      <w:r>
        <w:rPr>
          <w:sz w:val="24"/>
          <w:szCs w:val="24"/>
        </w:rPr>
        <w:t xml:space="preserve">both </w:t>
      </w:r>
      <w:r w:rsidR="00A4788D">
        <w:rPr>
          <w:sz w:val="24"/>
          <w:szCs w:val="24"/>
        </w:rPr>
        <w:t xml:space="preserve">thermal adaptation </w:t>
      </w:r>
      <w:r w:rsidR="0009336C">
        <w:rPr>
          <w:sz w:val="24"/>
          <w:szCs w:val="24"/>
        </w:rPr>
        <w:t>and evolution rates</w:t>
      </w:r>
      <w:r w:rsidR="00A4788D">
        <w:rPr>
          <w:sz w:val="24"/>
          <w:szCs w:val="24"/>
        </w:rPr>
        <w:t xml:space="preserve">. </w:t>
      </w:r>
      <w:r>
        <w:rPr>
          <w:sz w:val="24"/>
          <w:szCs w:val="24"/>
        </w:rPr>
        <w:t xml:space="preserve">Further, fluctuating temperatures resulted in greater evolutionary constraint </w:t>
      </w:r>
      <w:r w:rsidR="00984787">
        <w:rPr>
          <w:sz w:val="24"/>
          <w:szCs w:val="24"/>
        </w:rPr>
        <w:t xml:space="preserve">during co-selection </w:t>
      </w:r>
      <w:r>
        <w:rPr>
          <w:sz w:val="24"/>
          <w:szCs w:val="24"/>
        </w:rPr>
        <w:t xml:space="preserve">than static temperatures. </w:t>
      </w:r>
      <w:r w:rsidR="00C11700">
        <w:rPr>
          <w:sz w:val="24"/>
          <w:szCs w:val="24"/>
        </w:rPr>
        <w:t>Interactions between 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6E5451">
        <w:rPr>
          <w:sz w:val="24"/>
          <w:szCs w:val="24"/>
        </w:rPr>
        <w:instrText xml:space="preserve"> ADDIN ZOTERO_ITEM CSL_CITATION {"citationID":"V1NoFJLz","properties":{"formattedCitation":"[2]","plainCitation":"[2]","noteIndex":0},"citationItems":[{"id":3430,"uris":["http://zotero.org/users/local/sgFDdPY0/items/27D5JGTI"],"itemData":{"id":3430,"type":"article-journal","abstract":"Humans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6E5451" w:rsidRPr="006E5451">
        <w:rPr>
          <w:rFonts w:ascii="Calibri" w:hAnsi="Calibri" w:cs="Calibri"/>
          <w:sz w:val="24"/>
        </w:rPr>
        <w:t>[2]</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(Greenrod et al., unpublished). This study extends these findings by showing that evolutionary constraint is further exacerbated through synergies between competition and temporal heterogeneity.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DC3FCC">
        <w:rPr>
          <w:sz w:val="24"/>
          <w:szCs w:val="24"/>
        </w:rPr>
        <w:instrText xml:space="preserve"> ADDIN ZOTERO_ITEM CSL_CITATION {"citationID":"ENsOoZ4p","properties":{"formattedCitation":"[43]","plainCitation":"[43]","noteIndex":0},"citationItems":[{"id":2888,"uris":["http://zotero.org/users/local/sgFDdPY0/items/GESMRT8W"],"itemData":{"id":2888,"type":"article-journal","abstract":"Evolution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DC3FCC" w:rsidRPr="00DC3FCC">
        <w:rPr>
          <w:rFonts w:ascii="Calibri" w:hAnsi="Calibri" w:cs="Calibri"/>
          <w:sz w:val="24"/>
        </w:rPr>
        <w:t>[43]</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low evolution rates.</w:t>
      </w:r>
    </w:p>
    <w:p w14:paraId="11F80CCC" w14:textId="08897360"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DC3FCC">
        <w:rPr>
          <w:sz w:val="24"/>
          <w:szCs w:val="24"/>
        </w:rPr>
        <w:instrText xml:space="preserve"> ADDIN ZOTERO_ITEM CSL_CITATION {"citationID":"2ob44rwZ","properties":{"formattedCitation":"[44]","plainCitation":"[44]","noteIndex":0},"citationItems":[{"id":3337,"uris":["http://zotero.org/users/local/sgFDdPY0/items/RRPMEQTY"],"itemData":{"id":3337,"type":"article-journal","abstract":"Effective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DC3FCC" w:rsidRPr="00DC3FCC">
        <w:rPr>
          <w:rFonts w:ascii="Calibri" w:hAnsi="Calibri" w:cs="Calibri"/>
          <w:sz w:val="24"/>
        </w:rPr>
        <w:t>[44]</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commentRangeStart w:id="79"/>
      <w:r>
        <w:rPr>
          <w:sz w:val="24"/>
          <w:szCs w:val="24"/>
        </w:rPr>
        <w:t>species</w:t>
      </w:r>
      <w:commentRangeEnd w:id="79"/>
      <w:r w:rsidR="00440B32">
        <w:rPr>
          <w:rStyle w:val="CommentReference"/>
        </w:rPr>
        <w:commentReference w:id="79"/>
      </w:r>
      <w:r>
        <w:rPr>
          <w:sz w:val="24"/>
          <w:szCs w:val="24"/>
        </w:rPr>
        <w:t xml:space="preserve"> can </w:t>
      </w:r>
      <w:r w:rsidR="00984787">
        <w:rPr>
          <w:sz w:val="24"/>
          <w:szCs w:val="24"/>
        </w:rPr>
        <w:t xml:space="preserve">rapidly </w:t>
      </w:r>
      <w:r w:rsidR="002536E6">
        <w:rPr>
          <w:sz w:val="24"/>
          <w:szCs w:val="24"/>
        </w:rPr>
        <w:t xml:space="preserve">adapt in response to environmental variation, combined selection with </w:t>
      </w:r>
      <w:r w:rsidR="00984787">
        <w:rPr>
          <w:sz w:val="24"/>
          <w:szCs w:val="24"/>
        </w:rPr>
        <w:t>other stressors may</w:t>
      </w:r>
      <w:r w:rsidR="00F750C4">
        <w:rPr>
          <w:sz w:val="24"/>
          <w:szCs w:val="24"/>
        </w:rPr>
        <w:t xml:space="preserve"> restrict</w:t>
      </w:r>
      <w:r w:rsidR="002536E6">
        <w:rPr>
          <w:sz w:val="24"/>
          <w:szCs w:val="24"/>
        </w:rPr>
        <w:t xml:space="preserve"> species adaptive capacity. </w:t>
      </w:r>
      <w:del w:id="80" w:author="Kayla King" w:date="2025-08-23T16:13:00Z" w16du:dateUtc="2025-08-23T23:13:00Z">
        <w:r w:rsidR="00005C5A" w:rsidDel="00440B32">
          <w:rPr>
            <w:sz w:val="24"/>
            <w:szCs w:val="24"/>
          </w:rPr>
          <w:delText>Therefore, b</w:delText>
        </w:r>
      </w:del>
      <w:ins w:id="81" w:author="Kayla King" w:date="2025-08-23T16:13:00Z" w16du:dateUtc="2025-08-23T23:13:00Z">
        <w:r w:rsidR="00440B32">
          <w:rPr>
            <w:sz w:val="24"/>
            <w:szCs w:val="24"/>
          </w:rPr>
          <w:t>B</w:t>
        </w:r>
      </w:ins>
      <w:r w:rsidR="00005C5A">
        <w:rPr>
          <w:sz w:val="24"/>
          <w:szCs w:val="24"/>
        </w:rPr>
        <w:t>oth environmental extremes and environmental variability must both be considered when assessing species extinction risk.</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77777777"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lastRenderedPageBreak/>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4250AC38" w14:textId="77777777" w:rsidR="00DC3FCC" w:rsidRPr="00DC3FCC" w:rsidRDefault="00AC2555" w:rsidP="00DC3FCC">
      <w:pPr>
        <w:pStyle w:val="Bibliography"/>
        <w:rPr>
          <w:rFonts w:ascii="Calibri" w:hAnsi="Calibri" w:cs="Calibri"/>
        </w:rPr>
      </w:pPr>
      <w:r>
        <w:fldChar w:fldCharType="begin"/>
      </w:r>
      <w:r>
        <w:instrText xml:space="preserve"> ADDIN ZOTERO_BIBL {"uncited":[],"omitted":[],"custom":[]} CSL_BIBLIOGRAPHY </w:instrText>
      </w:r>
      <w:r>
        <w:fldChar w:fldCharType="separate"/>
      </w:r>
      <w:r w:rsidR="00DC3FCC" w:rsidRPr="00DC3FCC">
        <w:rPr>
          <w:rFonts w:ascii="Calibri" w:hAnsi="Calibri" w:cs="Calibri"/>
        </w:rPr>
        <w:t xml:space="preserve">1. </w:t>
      </w:r>
      <w:r w:rsidR="00DC3FCC" w:rsidRPr="00DC3FCC">
        <w:rPr>
          <w:rFonts w:ascii="Calibri" w:hAnsi="Calibri" w:cs="Calibr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2BEBC81F" w14:textId="77777777" w:rsidR="00DC3FCC" w:rsidRPr="00DC3FCC" w:rsidRDefault="00DC3FCC" w:rsidP="00DC3FCC">
      <w:pPr>
        <w:pStyle w:val="Bibliography"/>
        <w:rPr>
          <w:rFonts w:ascii="Calibri" w:hAnsi="Calibri" w:cs="Calibri"/>
        </w:rPr>
      </w:pPr>
      <w:r w:rsidRPr="00DC3FCC">
        <w:rPr>
          <w:rFonts w:ascii="Calibri" w:hAnsi="Calibri" w:cs="Calibri"/>
        </w:rPr>
        <w:t xml:space="preserve">2. </w:t>
      </w:r>
      <w:r w:rsidRPr="00DC3FCC">
        <w:rPr>
          <w:rFonts w:ascii="Calibri" w:hAnsi="Calibri" w:cs="Calibri"/>
        </w:rPr>
        <w:tab/>
        <w:t xml:space="preserve">Crain CM, Kroeker K, Halpern BS. Interactive and cumulative effects of multiple human stressors in marine systems. Ecology Letters. 2008;11(12):1304–15. </w:t>
      </w:r>
    </w:p>
    <w:p w14:paraId="0F692515" w14:textId="77777777" w:rsidR="00DC3FCC" w:rsidRPr="00DC3FCC" w:rsidRDefault="00DC3FCC" w:rsidP="00DC3FCC">
      <w:pPr>
        <w:pStyle w:val="Bibliography"/>
        <w:rPr>
          <w:rFonts w:ascii="Calibri" w:hAnsi="Calibri" w:cs="Calibri"/>
        </w:rPr>
      </w:pPr>
      <w:r w:rsidRPr="00DC3FCC">
        <w:rPr>
          <w:rFonts w:ascii="Calibri" w:hAnsi="Calibri" w:cs="Calibri"/>
        </w:rPr>
        <w:t xml:space="preserve">3. </w:t>
      </w:r>
      <w:r w:rsidRPr="00DC3FCC">
        <w:rPr>
          <w:rFonts w:ascii="Calibri" w:hAnsi="Calibri" w:cs="Calibri"/>
        </w:rPr>
        <w:tab/>
        <w:t xml:space="preserve">Hiltunen T, Cairns J, Frickel J, Jalasvuori M, Laakso J, Kaitala V, et al. Dual-stressor selection alters eco-evolutionary dynamics in experimental communities. Nat Ecol Evol. 2018 Dec;2(12):1974–81. </w:t>
      </w:r>
    </w:p>
    <w:p w14:paraId="4FC0459C" w14:textId="77777777" w:rsidR="00DC3FCC" w:rsidRPr="00DC3FCC" w:rsidRDefault="00DC3FCC" w:rsidP="00DC3FCC">
      <w:pPr>
        <w:pStyle w:val="Bibliography"/>
        <w:rPr>
          <w:rFonts w:ascii="Calibri" w:hAnsi="Calibri" w:cs="Calibri"/>
        </w:rPr>
      </w:pPr>
      <w:r w:rsidRPr="00DC3FCC">
        <w:rPr>
          <w:rFonts w:ascii="Calibri" w:hAnsi="Calibri" w:cs="Calibri"/>
        </w:rPr>
        <w:t xml:space="preserve">4. </w:t>
      </w:r>
      <w:r w:rsidRPr="00DC3FCC">
        <w:rPr>
          <w:rFonts w:ascii="Calibri" w:hAnsi="Calibri" w:cs="Calibri"/>
        </w:rPr>
        <w:tab/>
        <w:t xml:space="preserve">Burmeister AR, Fortier A, Roush C, Lessing AJ, Bender RG, Barahman R, et al. Pleiotropy complicates a trade-off between phage resistance and antibiotic resistance. Proceedings of the National Academy of Sciences. 2020 May 26;117(21):11207–16. </w:t>
      </w:r>
    </w:p>
    <w:p w14:paraId="1E3B473E" w14:textId="77777777" w:rsidR="00DC3FCC" w:rsidRPr="00DC3FCC" w:rsidRDefault="00DC3FCC" w:rsidP="00DC3FCC">
      <w:pPr>
        <w:pStyle w:val="Bibliography"/>
        <w:rPr>
          <w:rFonts w:ascii="Calibri" w:hAnsi="Calibri" w:cs="Calibri"/>
        </w:rPr>
      </w:pPr>
      <w:r w:rsidRPr="00DC3FCC">
        <w:rPr>
          <w:rFonts w:ascii="Calibri" w:hAnsi="Calibri" w:cs="Calibri"/>
        </w:rPr>
        <w:t xml:space="preserve">5. </w:t>
      </w:r>
      <w:r w:rsidRPr="00DC3FCC">
        <w:rPr>
          <w:rFonts w:ascii="Calibri" w:hAnsi="Calibri" w:cs="Calibri"/>
        </w:rPr>
        <w:tab/>
        <w:t xml:space="preserve">Schou MF, Engelbrecht A, Brand Z, Svensson EI, Cloete S, Cornwallis CK. Evolutionary trade-offs between heat and cold tolerance limit responses to fluctuating climates. Science Advances. 2022 May 27;8(21):eabn9580. </w:t>
      </w:r>
    </w:p>
    <w:p w14:paraId="6328D9A2" w14:textId="77777777" w:rsidR="00DC3FCC" w:rsidRPr="00DC3FCC" w:rsidRDefault="00DC3FCC" w:rsidP="00DC3FCC">
      <w:pPr>
        <w:pStyle w:val="Bibliography"/>
        <w:rPr>
          <w:rFonts w:ascii="Calibri" w:hAnsi="Calibri" w:cs="Calibri"/>
        </w:rPr>
      </w:pPr>
      <w:r w:rsidRPr="00DC3FCC">
        <w:rPr>
          <w:rFonts w:ascii="Calibri" w:hAnsi="Calibri" w:cs="Calibri"/>
        </w:rPr>
        <w:t xml:space="preserve">6. </w:t>
      </w:r>
      <w:r w:rsidRPr="00DC3FCC">
        <w:rPr>
          <w:rFonts w:ascii="Calibri" w:hAnsi="Calibri" w:cs="Calibri"/>
        </w:rPr>
        <w:tab/>
        <w:t xml:space="preserve">Kassen R. The experimental evolution of specialists, generalists, and the maintenance of diversity. Journal of Evolutionary Biology. 2002;15(2):173–90. </w:t>
      </w:r>
    </w:p>
    <w:p w14:paraId="3131F9F6" w14:textId="77777777" w:rsidR="00DC3FCC" w:rsidRPr="00DC3FCC" w:rsidRDefault="00DC3FCC" w:rsidP="00DC3FCC">
      <w:pPr>
        <w:pStyle w:val="Bibliography"/>
        <w:rPr>
          <w:rFonts w:ascii="Calibri" w:hAnsi="Calibri" w:cs="Calibri"/>
        </w:rPr>
      </w:pPr>
      <w:r w:rsidRPr="00DC3FCC">
        <w:rPr>
          <w:rFonts w:ascii="Calibri" w:hAnsi="Calibri" w:cs="Calibri"/>
        </w:rPr>
        <w:t xml:space="preserve">7. </w:t>
      </w:r>
      <w:r w:rsidRPr="00DC3FCC">
        <w:rPr>
          <w:rFonts w:ascii="Calibri" w:hAnsi="Calibri" w:cs="Calibri"/>
        </w:rPr>
        <w:tab/>
        <w:t>Yang H, Yao S, Zhang M, Wu C. Heat Adaptation Induced Cross Protection Against Ethanol Stress in Tetragenococcus halophilus: Physiological Characteristics and Proteomic Analysis. Front Microbiol [Internet]. 2021 Jun 18 [cited 2025 Aug 5];12. Available from: https://www.frontiersin.org/journals/microbiology/articles/10.3389/fmicb.2021.686672/full</w:t>
      </w:r>
    </w:p>
    <w:p w14:paraId="654F3199" w14:textId="77777777" w:rsidR="00DC3FCC" w:rsidRPr="00DC3FCC" w:rsidRDefault="00DC3FCC" w:rsidP="00DC3FCC">
      <w:pPr>
        <w:pStyle w:val="Bibliography"/>
        <w:rPr>
          <w:rFonts w:ascii="Calibri" w:hAnsi="Calibri" w:cs="Calibri"/>
        </w:rPr>
      </w:pPr>
      <w:r w:rsidRPr="005A36E6">
        <w:rPr>
          <w:rFonts w:ascii="Calibri" w:hAnsi="Calibri" w:cs="Calibri"/>
          <w:lang w:val="sv-SE"/>
        </w:rPr>
        <w:t xml:space="preserve">8. </w:t>
      </w:r>
      <w:r w:rsidRPr="005A36E6">
        <w:rPr>
          <w:rFonts w:ascii="Calibri" w:hAnsi="Calibri" w:cs="Calibri"/>
          <w:lang w:val="sv-SE"/>
        </w:rPr>
        <w:tab/>
        <w:t xml:space="preserve">Huang M, Khan J, Kaur M, Vanega JDT, Patiño OAA, Ramasubramanian AK, et al. </w:t>
      </w:r>
      <w:r w:rsidRPr="00DC3FCC">
        <w:rPr>
          <w:rFonts w:ascii="Calibri" w:hAnsi="Calibri" w:cs="Calibri"/>
        </w:rPr>
        <w:t xml:space="preserve">CgSTE11 mediates cross tolerance to multiple environmental stressors in Candida glabrata. Sci Rep. 2019 Nov 19;9:17036. </w:t>
      </w:r>
    </w:p>
    <w:p w14:paraId="2A2EB59E" w14:textId="77777777" w:rsidR="00DC3FCC" w:rsidRPr="005A36E6" w:rsidRDefault="00DC3FCC" w:rsidP="00DC3FCC">
      <w:pPr>
        <w:pStyle w:val="Bibliography"/>
        <w:rPr>
          <w:rFonts w:ascii="Calibri" w:hAnsi="Calibri" w:cs="Calibri"/>
          <w:lang w:val="sv-SE"/>
        </w:rPr>
      </w:pPr>
      <w:r w:rsidRPr="00DC3FCC">
        <w:rPr>
          <w:rFonts w:ascii="Calibri" w:hAnsi="Calibri" w:cs="Calibri"/>
        </w:rPr>
        <w:t xml:space="preserve">9. </w:t>
      </w:r>
      <w:r w:rsidRPr="00DC3FCC">
        <w:rPr>
          <w:rFonts w:ascii="Calibri" w:hAnsi="Calibri" w:cs="Calibri"/>
        </w:rPr>
        <w:tab/>
        <w:t xml:space="preserve">D. Vinebrooke R, L. Cottingham K, Norberg J Marten Scheffer, I. Dodson S, C. Maberly S, Sommer U. Impacts of multiple stressors on biodiversity and ecosystem functioning: the role of species co-tolerance. </w:t>
      </w:r>
      <w:r w:rsidRPr="005A36E6">
        <w:rPr>
          <w:rFonts w:ascii="Calibri" w:hAnsi="Calibri" w:cs="Calibri"/>
          <w:lang w:val="sv-SE"/>
        </w:rPr>
        <w:t xml:space="preserve">Oikos. 2004;104(3):451–7. </w:t>
      </w:r>
    </w:p>
    <w:p w14:paraId="5CFA2B9D" w14:textId="77777777" w:rsidR="00DC3FCC" w:rsidRPr="00DC3FCC" w:rsidRDefault="00DC3FCC" w:rsidP="00DC3FCC">
      <w:pPr>
        <w:pStyle w:val="Bibliography"/>
        <w:rPr>
          <w:rFonts w:ascii="Calibri" w:hAnsi="Calibri" w:cs="Calibri"/>
        </w:rPr>
      </w:pPr>
      <w:r w:rsidRPr="005A36E6">
        <w:rPr>
          <w:rFonts w:ascii="Calibri" w:hAnsi="Calibri" w:cs="Calibri"/>
          <w:lang w:val="sv-SE"/>
        </w:rPr>
        <w:t xml:space="preserve">10. </w:t>
      </w:r>
      <w:r w:rsidRPr="005A36E6">
        <w:rPr>
          <w:rFonts w:ascii="Calibri" w:hAnsi="Calibri" w:cs="Calibri"/>
          <w:lang w:val="sv-SE"/>
        </w:rPr>
        <w:tab/>
        <w:t xml:space="preserve">Halpern BS, Walbridge S, Selkoe KA, Kappel CV, Micheli F, D’Agrosa C, et al. </w:t>
      </w:r>
      <w:r w:rsidRPr="00DC3FCC">
        <w:rPr>
          <w:rFonts w:ascii="Calibri" w:hAnsi="Calibri" w:cs="Calibri"/>
        </w:rPr>
        <w:t xml:space="preserve">A Global Map of Human Impact on Marine Ecosystems. Science. 2008 Feb 15;319(5865):948–52. </w:t>
      </w:r>
    </w:p>
    <w:p w14:paraId="04680F3D" w14:textId="77777777" w:rsidR="00DC3FCC" w:rsidRPr="00DC3FCC" w:rsidRDefault="00DC3FCC" w:rsidP="00DC3FCC">
      <w:pPr>
        <w:pStyle w:val="Bibliography"/>
        <w:rPr>
          <w:rFonts w:ascii="Calibri" w:hAnsi="Calibri" w:cs="Calibri"/>
        </w:rPr>
      </w:pPr>
      <w:r w:rsidRPr="00DC3FCC">
        <w:rPr>
          <w:rFonts w:ascii="Calibri" w:hAnsi="Calibri" w:cs="Calibri"/>
        </w:rPr>
        <w:t xml:space="preserve">11. </w:t>
      </w:r>
      <w:r w:rsidRPr="00DC3FCC">
        <w:rPr>
          <w:rFonts w:ascii="Calibri" w:hAnsi="Calibri" w:cs="Calibri"/>
        </w:rPr>
        <w:tab/>
        <w:t xml:space="preserve">Sekajova Z, Fossen EIF, Rosa E, Ratikainen II, Tourniaire-Blum M, Bolund E, et al. Evolution of phenotypic plasticity during environmental fluctuations. j evol Biol. 2025 Jun 11;voaf078. </w:t>
      </w:r>
    </w:p>
    <w:p w14:paraId="271D4B89" w14:textId="77777777" w:rsidR="00DC3FCC" w:rsidRPr="00DC3FCC" w:rsidRDefault="00DC3FCC" w:rsidP="00DC3FCC">
      <w:pPr>
        <w:pStyle w:val="Bibliography"/>
        <w:rPr>
          <w:rFonts w:ascii="Calibri" w:hAnsi="Calibri" w:cs="Calibri"/>
        </w:rPr>
      </w:pPr>
      <w:r w:rsidRPr="00DC3FCC">
        <w:rPr>
          <w:rFonts w:ascii="Calibri" w:hAnsi="Calibri" w:cs="Calibri"/>
        </w:rPr>
        <w:lastRenderedPageBreak/>
        <w:t xml:space="preserve">12. </w:t>
      </w:r>
      <w:r w:rsidRPr="00DC3FCC">
        <w:rPr>
          <w:rFonts w:ascii="Calibri" w:hAnsi="Calibri" w:cs="Calibri"/>
        </w:rPr>
        <w:tab/>
        <w:t xml:space="preserve">Sandberg TE, Lloyd CJ, Palsson BO, Feist AM. Laboratory Evolution to Alternating Substrate Environments Yields Distinct Phenotypic and Genetic Adaptive Strategies. Appl Environ Microbiol. 2017 Jun 16;83(13):e00410-17. </w:t>
      </w:r>
    </w:p>
    <w:p w14:paraId="29E79F56" w14:textId="77777777" w:rsidR="00DC3FCC" w:rsidRPr="00DC3FCC" w:rsidRDefault="00DC3FCC" w:rsidP="00DC3FCC">
      <w:pPr>
        <w:pStyle w:val="Bibliography"/>
        <w:rPr>
          <w:rFonts w:ascii="Calibri" w:hAnsi="Calibri" w:cs="Calibri"/>
        </w:rPr>
      </w:pPr>
      <w:r w:rsidRPr="00DC3FCC">
        <w:rPr>
          <w:rFonts w:ascii="Calibri" w:hAnsi="Calibri" w:cs="Calibri"/>
        </w:rPr>
        <w:t xml:space="preserve">13. </w:t>
      </w:r>
      <w:r w:rsidRPr="00DC3FCC">
        <w:rPr>
          <w:rFonts w:ascii="Calibri" w:hAnsi="Calibri" w:cs="Calibri"/>
        </w:rPr>
        <w:tab/>
        <w:t xml:space="preserve">Abdul-Rahman F, Tranchina D, Gresham D. Fluctuating Environments Maintain Genetic Diversity through Neutral Fitness Effects and Balancing Selection. Molecular Biology and Evolution. 2021 Oct 1;38(10):4362–75. </w:t>
      </w:r>
    </w:p>
    <w:p w14:paraId="35D8748B" w14:textId="77777777" w:rsidR="00DC3FCC" w:rsidRPr="00DC3FCC" w:rsidRDefault="00DC3FCC" w:rsidP="00DC3FCC">
      <w:pPr>
        <w:pStyle w:val="Bibliography"/>
        <w:rPr>
          <w:rFonts w:ascii="Calibri" w:hAnsi="Calibri" w:cs="Calibri"/>
        </w:rPr>
      </w:pPr>
      <w:r w:rsidRPr="00DC3FCC">
        <w:rPr>
          <w:rFonts w:ascii="Calibri" w:hAnsi="Calibri" w:cs="Calibri"/>
        </w:rPr>
        <w:t xml:space="preserve">14. </w:t>
      </w:r>
      <w:r w:rsidRPr="00DC3FCC">
        <w:rPr>
          <w:rFonts w:ascii="Calibri" w:hAnsi="Calibri" w:cs="Calibri"/>
        </w:rPr>
        <w:tab/>
        <w:t xml:space="preserve">Lambros M, Pechuan-Jorge X, Biro D, Ye K, Bergman A. Emerging Adaptive Strategies Under Temperature Fluctuations in a Laboratory Evolution Experiment of Escherichia Coli. Front Microbiol. 2021 Oct 22;12:724982. </w:t>
      </w:r>
    </w:p>
    <w:p w14:paraId="4BFBCB37" w14:textId="77777777" w:rsidR="00DC3FCC" w:rsidRPr="00DC3FCC" w:rsidRDefault="00DC3FCC" w:rsidP="00DC3FCC">
      <w:pPr>
        <w:pStyle w:val="Bibliography"/>
        <w:rPr>
          <w:rFonts w:ascii="Calibri" w:hAnsi="Calibri" w:cs="Calibri"/>
        </w:rPr>
      </w:pPr>
      <w:r w:rsidRPr="00DC3FCC">
        <w:rPr>
          <w:rFonts w:ascii="Calibri" w:hAnsi="Calibri" w:cs="Calibri"/>
        </w:rPr>
        <w:t xml:space="preserve">15. </w:t>
      </w:r>
      <w:r w:rsidRPr="00DC3FCC">
        <w:rPr>
          <w:rFonts w:ascii="Calibri" w:hAnsi="Calibri" w:cs="Calibri"/>
        </w:rPr>
        <w:tab/>
        <w:t xml:space="preserve">Turner CB, Buskirk SW, Harris KB, Cooper VS. Negative frequency-dependent selection maintains coexisting genotypes during fluctuating selection. Mol Ecol. 2020 Jan;29(1):138–48. </w:t>
      </w:r>
    </w:p>
    <w:p w14:paraId="15AFEB34" w14:textId="77777777" w:rsidR="00DC3FCC" w:rsidRPr="00DC3FCC" w:rsidRDefault="00DC3FCC" w:rsidP="00DC3FCC">
      <w:pPr>
        <w:pStyle w:val="Bibliography"/>
        <w:rPr>
          <w:rFonts w:ascii="Calibri" w:hAnsi="Calibri" w:cs="Calibri"/>
        </w:rPr>
      </w:pPr>
      <w:r w:rsidRPr="00DC3FCC">
        <w:rPr>
          <w:rFonts w:ascii="Calibri" w:hAnsi="Calibri" w:cs="Calibri"/>
        </w:rPr>
        <w:t xml:space="preserve">16. </w:t>
      </w:r>
      <w:r w:rsidRPr="00DC3FCC">
        <w:rPr>
          <w:rFonts w:ascii="Calibri" w:hAnsi="Calibri" w:cs="Calibri"/>
        </w:rPr>
        <w:tab/>
        <w:t xml:space="preserve">Harrison E, Laine AL, Hietala M, Brockhurst MA. Rapidly fluctuating environments constrain coevolutionary arms races by impeding selective sweeps. Proc Biol Sci. 2013 Aug 7;280(1764):20130937. </w:t>
      </w:r>
    </w:p>
    <w:p w14:paraId="18DEE4C9" w14:textId="77777777" w:rsidR="00DC3FCC" w:rsidRPr="00DC3FCC" w:rsidRDefault="00DC3FCC" w:rsidP="00DC3FCC">
      <w:pPr>
        <w:pStyle w:val="Bibliography"/>
        <w:rPr>
          <w:rFonts w:ascii="Calibri" w:hAnsi="Calibri" w:cs="Calibri"/>
        </w:rPr>
      </w:pPr>
      <w:r w:rsidRPr="00DC3FCC">
        <w:rPr>
          <w:rFonts w:ascii="Calibri" w:hAnsi="Calibri" w:cs="Calibri"/>
        </w:rPr>
        <w:t xml:space="preserve">17. </w:t>
      </w:r>
      <w:r w:rsidRPr="00DC3FCC">
        <w:rPr>
          <w:rFonts w:ascii="Calibri" w:hAnsi="Calibri" w:cs="Calibri"/>
        </w:rPr>
        <w:tab/>
        <w:t xml:space="preserve">Chesson P. Mechanisms of Maintenance of Species Diversity. Annual Review of Ecology, Evolution, and Systematics. 2000 Nov 1;31(Volume 31, 2000):343–66. </w:t>
      </w:r>
    </w:p>
    <w:p w14:paraId="39FBC405" w14:textId="77777777" w:rsidR="00DC3FCC" w:rsidRPr="00DC3FCC" w:rsidRDefault="00DC3FCC" w:rsidP="00DC3FCC">
      <w:pPr>
        <w:pStyle w:val="Bibliography"/>
        <w:rPr>
          <w:rFonts w:ascii="Calibri" w:hAnsi="Calibri" w:cs="Calibri"/>
        </w:rPr>
      </w:pPr>
      <w:r w:rsidRPr="00DC3FCC">
        <w:rPr>
          <w:rFonts w:ascii="Calibri" w:hAnsi="Calibri" w:cs="Calibri"/>
        </w:rPr>
        <w:t xml:space="preserve">18. </w:t>
      </w:r>
      <w:r w:rsidRPr="00DC3FCC">
        <w:rPr>
          <w:rFonts w:ascii="Calibri" w:hAnsi="Calibri" w:cs="Calibri"/>
        </w:rPr>
        <w:tab/>
        <w:t xml:space="preserve">Yamamichi M, Letten AD, Schreiber SJ. Eco-evolutionary maintenance of diversity in fluctuating environments. Ecol Lett. 2023 Sep;26 Suppl 1:S152–67. </w:t>
      </w:r>
    </w:p>
    <w:p w14:paraId="0A9BB4DC" w14:textId="77777777" w:rsidR="00DC3FCC" w:rsidRPr="00DC3FCC" w:rsidRDefault="00DC3FCC" w:rsidP="00DC3FCC">
      <w:pPr>
        <w:pStyle w:val="Bibliography"/>
        <w:rPr>
          <w:rFonts w:ascii="Calibri" w:hAnsi="Calibri" w:cs="Calibri"/>
        </w:rPr>
      </w:pPr>
      <w:r w:rsidRPr="00DC3FCC">
        <w:rPr>
          <w:rFonts w:ascii="Calibri" w:hAnsi="Calibri" w:cs="Calibri"/>
        </w:rPr>
        <w:t xml:space="preserve">19. </w:t>
      </w:r>
      <w:r w:rsidRPr="00DC3FCC">
        <w:rPr>
          <w:rFonts w:ascii="Calibri" w:hAnsi="Calibri" w:cs="Calibri"/>
        </w:rPr>
        <w:tab/>
        <w:t xml:space="preserve">Cairns J, Borse F, Mononen T, Hiltunen T, Mustonen V. Strong selective environments determine evolutionary outcome in time-dependent fitness seascapes. Evol Lett. 2022 Jun 1;6(3):266–79. </w:t>
      </w:r>
    </w:p>
    <w:p w14:paraId="12760283" w14:textId="77777777" w:rsidR="00DC3FCC" w:rsidRPr="00DC3FCC" w:rsidRDefault="00DC3FCC" w:rsidP="00DC3FCC">
      <w:pPr>
        <w:pStyle w:val="Bibliography"/>
        <w:rPr>
          <w:rFonts w:ascii="Calibri" w:hAnsi="Calibri" w:cs="Calibri"/>
        </w:rPr>
      </w:pPr>
      <w:r w:rsidRPr="00DC3FCC">
        <w:rPr>
          <w:rFonts w:ascii="Calibri" w:hAnsi="Calibri" w:cs="Calibri"/>
        </w:rPr>
        <w:t xml:space="preserve">20. </w:t>
      </w:r>
      <w:r w:rsidRPr="00DC3FCC">
        <w:rPr>
          <w:rFonts w:ascii="Calibri" w:hAnsi="Calibri" w:cs="Calibri"/>
        </w:rPr>
        <w:tab/>
        <w:t xml:space="preserve">Silva LM, King KC, Koella JC. Dissecting transmission to understand parasite evolution. PLoS Pathog. 2025 Mar 25;21(3):e1012964. </w:t>
      </w:r>
    </w:p>
    <w:p w14:paraId="544B23F8" w14:textId="77777777" w:rsidR="00DC3FCC" w:rsidRPr="00DC3FCC" w:rsidRDefault="00DC3FCC" w:rsidP="00DC3FCC">
      <w:pPr>
        <w:pStyle w:val="Bibliography"/>
        <w:rPr>
          <w:rFonts w:ascii="Calibri" w:hAnsi="Calibri" w:cs="Calibri"/>
        </w:rPr>
      </w:pPr>
      <w:r w:rsidRPr="00DC3FCC">
        <w:rPr>
          <w:rFonts w:ascii="Calibri" w:hAnsi="Calibri" w:cs="Calibri"/>
        </w:rPr>
        <w:t xml:space="preserve">21. </w:t>
      </w:r>
      <w:r w:rsidRPr="00DC3FCC">
        <w:rPr>
          <w:rFonts w:ascii="Calibri" w:hAnsi="Calibri" w:cs="Calibri"/>
        </w:rPr>
        <w:tab/>
        <w:t xml:space="preserve">Buckingham LJ, Ashby B. Coevolutionary theory of hosts and parasites. j evol Biol. 2022 Feb 1;35(2):205–24. </w:t>
      </w:r>
    </w:p>
    <w:p w14:paraId="61AFCCC4" w14:textId="77777777" w:rsidR="00DC3FCC" w:rsidRPr="00DC3FCC" w:rsidRDefault="00DC3FCC" w:rsidP="00DC3FCC">
      <w:pPr>
        <w:pStyle w:val="Bibliography"/>
        <w:rPr>
          <w:rFonts w:ascii="Calibri" w:hAnsi="Calibri" w:cs="Calibri"/>
        </w:rPr>
      </w:pPr>
      <w:r w:rsidRPr="00DC3FCC">
        <w:rPr>
          <w:rFonts w:ascii="Calibri" w:hAnsi="Calibri" w:cs="Calibri"/>
        </w:rPr>
        <w:t xml:space="preserve">22. </w:t>
      </w:r>
      <w:r w:rsidRPr="00DC3FCC">
        <w:rPr>
          <w:rFonts w:ascii="Calibri" w:hAnsi="Calibri" w:cs="Calibri"/>
        </w:rPr>
        <w:tab/>
        <w:t xml:space="preserve">Pedersen AB, Fenton A. Emphasizing the ecology in parasite community ecology. Trends in Ecology &amp; Evolution. 2007 Mar 1;22(3):133–9. </w:t>
      </w:r>
    </w:p>
    <w:p w14:paraId="304F55B8" w14:textId="77777777" w:rsidR="00DC3FCC" w:rsidRPr="00DC3FCC" w:rsidRDefault="00DC3FCC" w:rsidP="00DC3FCC">
      <w:pPr>
        <w:pStyle w:val="Bibliography"/>
        <w:rPr>
          <w:rFonts w:ascii="Calibri" w:hAnsi="Calibri" w:cs="Calibri"/>
        </w:rPr>
      </w:pPr>
      <w:r w:rsidRPr="00DC3FCC">
        <w:rPr>
          <w:rFonts w:ascii="Calibri" w:hAnsi="Calibri" w:cs="Calibri"/>
        </w:rPr>
        <w:t xml:space="preserve">23. </w:t>
      </w:r>
      <w:r w:rsidRPr="00DC3FCC">
        <w:rPr>
          <w:rFonts w:ascii="Calibri" w:hAnsi="Calibri" w:cs="Calibri"/>
        </w:rPr>
        <w:tab/>
        <w:t xml:space="preserve">Limberger R, Fussmann GF. Adaptation and competition in deteriorating environments. Proceedings of the Royal Society B: Biological Sciences. 2021 Mar 10;288(1946):20202967. </w:t>
      </w:r>
    </w:p>
    <w:p w14:paraId="6E983780" w14:textId="77777777" w:rsidR="00DC3FCC" w:rsidRPr="00DC3FCC" w:rsidRDefault="00DC3FCC" w:rsidP="00DC3FCC">
      <w:pPr>
        <w:pStyle w:val="Bibliography"/>
        <w:rPr>
          <w:rFonts w:ascii="Calibri" w:hAnsi="Calibri" w:cs="Calibri"/>
        </w:rPr>
      </w:pPr>
      <w:r w:rsidRPr="00DC3FCC">
        <w:rPr>
          <w:rFonts w:ascii="Calibri" w:hAnsi="Calibri" w:cs="Calibri"/>
        </w:rPr>
        <w:t xml:space="preserve">24. </w:t>
      </w:r>
      <w:r w:rsidRPr="00DC3FCC">
        <w:rPr>
          <w:rFonts w:ascii="Calibri" w:hAnsi="Calibri" w:cs="Calibri"/>
        </w:rPr>
        <w:tab/>
        <w:t xml:space="preserve">Poulin R, Salloum PM, Bennett J. Evolution of parasites in the Anthropocene: new pressures, new adaptive directions. Biological Reviews. 2024;99(6):2234–52. </w:t>
      </w:r>
    </w:p>
    <w:p w14:paraId="60962A86" w14:textId="77777777" w:rsidR="00DC3FCC" w:rsidRPr="00DC3FCC" w:rsidRDefault="00DC3FCC" w:rsidP="00DC3FCC">
      <w:pPr>
        <w:pStyle w:val="Bibliography"/>
        <w:rPr>
          <w:rFonts w:ascii="Calibri" w:hAnsi="Calibri" w:cs="Calibri"/>
        </w:rPr>
      </w:pPr>
      <w:r w:rsidRPr="00DC3FCC">
        <w:rPr>
          <w:rFonts w:ascii="Calibri" w:hAnsi="Calibri" w:cs="Calibri"/>
        </w:rPr>
        <w:t xml:space="preserve">25. </w:t>
      </w:r>
      <w:r w:rsidRPr="00DC3FCC">
        <w:rPr>
          <w:rFonts w:ascii="Calibri" w:hAnsi="Calibri" w:cs="Calibri"/>
        </w:rPr>
        <w:tab/>
        <w:t xml:space="preserve">Buckling A, Craig Maclean R, Brockhurst MA, Colegrave N. The Beagle in a bottle. Nature. 2009 Feb;457(7231):824–9. </w:t>
      </w:r>
    </w:p>
    <w:p w14:paraId="7BEA4EC9" w14:textId="77777777" w:rsidR="00DC3FCC" w:rsidRPr="00DC3FCC" w:rsidRDefault="00DC3FCC" w:rsidP="00DC3FCC">
      <w:pPr>
        <w:pStyle w:val="Bibliography"/>
        <w:rPr>
          <w:rFonts w:ascii="Calibri" w:hAnsi="Calibri" w:cs="Calibri"/>
        </w:rPr>
      </w:pPr>
      <w:r w:rsidRPr="00DC3FCC">
        <w:rPr>
          <w:rFonts w:ascii="Calibri" w:hAnsi="Calibri" w:cs="Calibri"/>
        </w:rPr>
        <w:t xml:space="preserve">26. </w:t>
      </w:r>
      <w:r w:rsidRPr="00DC3FCC">
        <w:rPr>
          <w:rFonts w:ascii="Calibri" w:hAnsi="Calibri" w:cs="Calibri"/>
        </w:rPr>
        <w:tab/>
        <w:t xml:space="preserve">Greenrod STE, Cazares D, Johnson S, Hector TE, Stevens EJ, MacLean RC, et al. Warming alters life-history traits and competition in a phage community. Applied and Environmental Microbiology. 2024 Apr 16;0(0):e00286-24. </w:t>
      </w:r>
    </w:p>
    <w:p w14:paraId="66DD7BBD" w14:textId="77777777" w:rsidR="00DC3FCC" w:rsidRPr="00DC3FCC" w:rsidRDefault="00DC3FCC" w:rsidP="00DC3FCC">
      <w:pPr>
        <w:pStyle w:val="Bibliography"/>
        <w:rPr>
          <w:rFonts w:ascii="Calibri" w:hAnsi="Calibri" w:cs="Calibri"/>
        </w:rPr>
      </w:pPr>
      <w:r w:rsidRPr="00DC3FCC">
        <w:rPr>
          <w:rFonts w:ascii="Calibri" w:hAnsi="Calibri" w:cs="Calibri"/>
        </w:rPr>
        <w:t xml:space="preserve">27. </w:t>
      </w:r>
      <w:r w:rsidRPr="00DC3FCC">
        <w:rPr>
          <w:rFonts w:ascii="Calibri" w:hAnsi="Calibri" w:cs="Calibri"/>
        </w:rPr>
        <w:tab/>
        <w:t xml:space="preserve">Kropinski AM, Mazzocco A, Waddell TE, Lingohr E, Johnson RP. Enumeration of Bacteriophages by Double Agar Overlay Plaque Assay. In: Clokie MRJ, Kropinski AM, editors. Bacteriophages: </w:t>
      </w:r>
      <w:r w:rsidRPr="00DC3FCC">
        <w:rPr>
          <w:rFonts w:ascii="Calibri" w:hAnsi="Calibri" w:cs="Calibri"/>
        </w:rPr>
        <w:lastRenderedPageBreak/>
        <w:t>Methods and Protocols, Volume 1: Isolation, Characterization, and Interactions [Internet]. Totowa, NJ: Humana Press; 2009 [cited 2023 Jun 2]. p. 69–76. (Methods in Molecular Biology</w:t>
      </w:r>
      <w:r w:rsidRPr="00DC3FCC">
        <w:rPr>
          <w:rFonts w:ascii="Calibri" w:hAnsi="Calibri" w:cs="Calibri"/>
          <w:vertAlign w:val="superscript"/>
        </w:rPr>
        <w:t>TM</w:t>
      </w:r>
      <w:r w:rsidRPr="00DC3FCC">
        <w:rPr>
          <w:rFonts w:ascii="Calibri" w:hAnsi="Calibri" w:cs="Calibri"/>
        </w:rPr>
        <w:t>). Available from: https://doi.org/10.1007/978-1-60327-164-6_7</w:t>
      </w:r>
    </w:p>
    <w:p w14:paraId="59E0F247" w14:textId="77777777" w:rsidR="00DC3FCC" w:rsidRPr="00DC3FCC" w:rsidRDefault="00DC3FCC" w:rsidP="00DC3FCC">
      <w:pPr>
        <w:pStyle w:val="Bibliography"/>
        <w:rPr>
          <w:rFonts w:ascii="Calibri" w:hAnsi="Calibri" w:cs="Calibri"/>
        </w:rPr>
      </w:pPr>
      <w:r w:rsidRPr="00DC3FCC">
        <w:rPr>
          <w:rFonts w:ascii="Calibri" w:hAnsi="Calibri" w:cs="Calibri"/>
        </w:rPr>
        <w:t xml:space="preserve">28. </w:t>
      </w:r>
      <w:r w:rsidRPr="00DC3FCC">
        <w:rPr>
          <w:rFonts w:ascii="Calibri" w:hAnsi="Calibri" w:cs="Calibri"/>
        </w:rPr>
        <w:tab/>
        <w:t xml:space="preserve">Lenski RE, Rose MR, Simpson SC, Tadler SC. Long-Term Experimental Evolution in Escherichia coli. I. Adaptation and Divergence During 2,000 Generations. The American Naturalist. 1991;138(6):1315–41. </w:t>
      </w:r>
    </w:p>
    <w:p w14:paraId="25BB67DC" w14:textId="77777777" w:rsidR="00DC3FCC" w:rsidRPr="00DC3FCC" w:rsidRDefault="00DC3FCC" w:rsidP="00DC3FCC">
      <w:pPr>
        <w:pStyle w:val="Bibliography"/>
        <w:rPr>
          <w:rFonts w:ascii="Calibri" w:hAnsi="Calibri" w:cs="Calibri"/>
        </w:rPr>
      </w:pPr>
      <w:r w:rsidRPr="00DC3FCC">
        <w:rPr>
          <w:rFonts w:ascii="Calibri" w:hAnsi="Calibri" w:cs="Calibri"/>
        </w:rPr>
        <w:t xml:space="preserve">29. </w:t>
      </w:r>
      <w:r w:rsidRPr="00DC3FCC">
        <w:rPr>
          <w:rFonts w:ascii="Calibri" w:hAnsi="Calibri" w:cs="Calibri"/>
        </w:rPr>
        <w:tab/>
        <w:t xml:space="preserve">Langmead B, Salzberg SL. Fast gapped-read alignment with Bowtie 2. Nat Methods. 2012 Apr;9(4):357–9. </w:t>
      </w:r>
    </w:p>
    <w:p w14:paraId="218C2323" w14:textId="77777777" w:rsidR="00DC3FCC" w:rsidRPr="00DC3FCC" w:rsidRDefault="00DC3FCC" w:rsidP="00DC3FCC">
      <w:pPr>
        <w:pStyle w:val="Bibliography"/>
        <w:rPr>
          <w:rFonts w:ascii="Calibri" w:hAnsi="Calibri" w:cs="Calibri"/>
        </w:rPr>
      </w:pPr>
      <w:r w:rsidRPr="00DC3FCC">
        <w:rPr>
          <w:rFonts w:ascii="Calibri" w:hAnsi="Calibri" w:cs="Calibri"/>
        </w:rPr>
        <w:t xml:space="preserve">30. </w:t>
      </w:r>
      <w:r w:rsidRPr="00DC3FCC">
        <w:rPr>
          <w:rFonts w:ascii="Calibri" w:hAnsi="Calibri" w:cs="Calibri"/>
        </w:rPr>
        <w:tab/>
        <w:t xml:space="preserve">Deatherage DE, Barrick JE. Identification of mutations in laboratory evolved microbes from next-generation sequencing data using breseq. Methods Mol Biol. 2014;1151:165–88. </w:t>
      </w:r>
    </w:p>
    <w:p w14:paraId="182CC2BE" w14:textId="77777777" w:rsidR="00DC3FCC" w:rsidRPr="00DC3FCC" w:rsidRDefault="00DC3FCC" w:rsidP="00DC3FCC">
      <w:pPr>
        <w:pStyle w:val="Bibliography"/>
        <w:rPr>
          <w:rFonts w:ascii="Calibri" w:hAnsi="Calibri" w:cs="Calibri"/>
        </w:rPr>
      </w:pPr>
      <w:r w:rsidRPr="00DC3FCC">
        <w:rPr>
          <w:rFonts w:ascii="Calibri" w:hAnsi="Calibri" w:cs="Calibri"/>
        </w:rPr>
        <w:t xml:space="preserve">31. </w:t>
      </w:r>
      <w:r w:rsidRPr="00DC3FCC">
        <w:rPr>
          <w:rFonts w:ascii="Calibri" w:hAnsi="Calibri" w:cs="Calibri"/>
        </w:rPr>
        <w:tab/>
        <w:t xml:space="preserve">Seemann T. Prokka: rapid prokaryotic genome annotation. Bioinformatics. 2014 Jul 15;30(14):2068–9. </w:t>
      </w:r>
    </w:p>
    <w:p w14:paraId="0837C260" w14:textId="77777777" w:rsidR="00DC3FCC" w:rsidRPr="00DC3FCC" w:rsidRDefault="00DC3FCC" w:rsidP="00DC3FCC">
      <w:pPr>
        <w:pStyle w:val="Bibliography"/>
        <w:rPr>
          <w:rFonts w:ascii="Calibri" w:hAnsi="Calibri" w:cs="Calibri"/>
        </w:rPr>
      </w:pPr>
      <w:r w:rsidRPr="00DC3FCC">
        <w:rPr>
          <w:rFonts w:ascii="Calibri" w:hAnsi="Calibri" w:cs="Calibri"/>
        </w:rPr>
        <w:t xml:space="preserve">32. </w:t>
      </w:r>
      <w:r w:rsidRPr="00DC3FCC">
        <w:rPr>
          <w:rFonts w:ascii="Calibri" w:hAnsi="Calibri" w:cs="Calibri"/>
        </w:rPr>
        <w:tab/>
        <w:t>Wick RR, Howden BP, Stinear TP. Autocycler: long-read consensus assembly for bacterial genomes [Internet]. bioRxiv; 2025 [cited 2025 Jul 29]. p. 2025.05.12.653612. Available from: https://www.biorxiv.org/content/10.1101/2025.05.12.653612v1</w:t>
      </w:r>
    </w:p>
    <w:p w14:paraId="5E289E10" w14:textId="77777777" w:rsidR="00DC3FCC" w:rsidRPr="00DC3FCC" w:rsidRDefault="00DC3FCC" w:rsidP="00DC3FCC">
      <w:pPr>
        <w:pStyle w:val="Bibliography"/>
        <w:rPr>
          <w:rFonts w:ascii="Calibri" w:hAnsi="Calibri" w:cs="Calibri"/>
        </w:rPr>
      </w:pPr>
      <w:r w:rsidRPr="00DC3FCC">
        <w:rPr>
          <w:rFonts w:ascii="Calibri" w:hAnsi="Calibri" w:cs="Calibri"/>
        </w:rPr>
        <w:t xml:space="preserve">33. </w:t>
      </w:r>
      <w:r w:rsidRPr="00DC3FCC">
        <w:rPr>
          <w:rFonts w:ascii="Calibri" w:hAnsi="Calibri" w:cs="Calibri"/>
        </w:rPr>
        <w:tab/>
        <w:t xml:space="preserve">Wick RR, Holt KE. Polypolish: Short-read polishing of long-read bacterial genome assemblies. PLOS Computational Biology. 2022 Jan 24;18(1):e1009802. </w:t>
      </w:r>
    </w:p>
    <w:p w14:paraId="5744A6B3" w14:textId="77777777" w:rsidR="00DC3FCC" w:rsidRPr="00DC3FCC" w:rsidRDefault="00DC3FCC" w:rsidP="00DC3FCC">
      <w:pPr>
        <w:pStyle w:val="Bibliography"/>
        <w:rPr>
          <w:rFonts w:ascii="Calibri" w:hAnsi="Calibri" w:cs="Calibri"/>
        </w:rPr>
      </w:pPr>
      <w:r w:rsidRPr="00DC3FCC">
        <w:rPr>
          <w:rFonts w:ascii="Calibri" w:hAnsi="Calibri" w:cs="Calibri"/>
        </w:rPr>
        <w:t xml:space="preserve">34. </w:t>
      </w:r>
      <w:r w:rsidRPr="00DC3FCC">
        <w:rPr>
          <w:rFonts w:ascii="Calibri" w:hAnsi="Calibri" w:cs="Calibri"/>
        </w:rPr>
        <w:tab/>
        <w:t xml:space="preserve">Bouras G, Grigson SR, Papudeshi B, Mallawaarachchi V, Roach MJ. Dnaapler: A tool to reorient circular microbial genomes. Journal of Open Source Software. 2024 Jan 11;9(93):5968. </w:t>
      </w:r>
    </w:p>
    <w:p w14:paraId="7FBC0787" w14:textId="77777777" w:rsidR="00DC3FCC" w:rsidRPr="00DC3FCC" w:rsidRDefault="00DC3FCC" w:rsidP="00DC3FCC">
      <w:pPr>
        <w:pStyle w:val="Bibliography"/>
        <w:rPr>
          <w:rFonts w:ascii="Calibri" w:hAnsi="Calibri" w:cs="Calibri"/>
        </w:rPr>
      </w:pPr>
      <w:r w:rsidRPr="00DC3FCC">
        <w:rPr>
          <w:rFonts w:ascii="Calibri" w:hAnsi="Calibri" w:cs="Calibri"/>
        </w:rPr>
        <w:t xml:space="preserve">35. </w:t>
      </w:r>
      <w:r w:rsidRPr="00DC3FCC">
        <w:rPr>
          <w:rFonts w:ascii="Calibri" w:hAnsi="Calibri" w:cs="Calibri"/>
        </w:rPr>
        <w:tab/>
        <w:t xml:space="preserve">Li H. Minimap2: pairwise alignment for nucleotide sequences. Bioinformatics. 2018 Sep 15;34(18):3094–100. </w:t>
      </w:r>
    </w:p>
    <w:p w14:paraId="6B79B276" w14:textId="77777777" w:rsidR="00DC3FCC" w:rsidRPr="00DC3FCC" w:rsidRDefault="00DC3FCC" w:rsidP="00DC3FCC">
      <w:pPr>
        <w:pStyle w:val="Bibliography"/>
        <w:rPr>
          <w:rFonts w:ascii="Calibri" w:hAnsi="Calibri" w:cs="Calibri"/>
        </w:rPr>
      </w:pPr>
      <w:r w:rsidRPr="00DC3FCC">
        <w:rPr>
          <w:rFonts w:ascii="Calibri" w:hAnsi="Calibri" w:cs="Calibri"/>
        </w:rPr>
        <w:t xml:space="preserve">36. </w:t>
      </w:r>
      <w:r w:rsidRPr="00DC3FCC">
        <w:rPr>
          <w:rFonts w:ascii="Calibri" w:hAnsi="Calibri" w:cs="Calibri"/>
        </w:rPr>
        <w:tab/>
        <w:t>RStudio Team. RStudio: Integrated Development for R. [Internet]. RStudio, PBC, Boston, M; 2020. Available from: http://www.rstudio.com/</w:t>
      </w:r>
    </w:p>
    <w:p w14:paraId="36C052C7" w14:textId="77777777" w:rsidR="00DC3FCC" w:rsidRPr="00DC3FCC" w:rsidRDefault="00DC3FCC" w:rsidP="00DC3FCC">
      <w:pPr>
        <w:pStyle w:val="Bibliography"/>
        <w:rPr>
          <w:rFonts w:ascii="Calibri" w:hAnsi="Calibri" w:cs="Calibri"/>
        </w:rPr>
      </w:pPr>
      <w:r w:rsidRPr="00DC3FCC">
        <w:rPr>
          <w:rFonts w:ascii="Calibri" w:hAnsi="Calibri" w:cs="Calibri"/>
        </w:rPr>
        <w:t xml:space="preserve">37. </w:t>
      </w:r>
      <w:r w:rsidRPr="00DC3FCC">
        <w:rPr>
          <w:rFonts w:ascii="Calibri" w:hAnsi="Calibri" w:cs="Calibri"/>
        </w:rPr>
        <w:tab/>
        <w:t>R Core Team. R: A language and environment for statistical computing. [Internet]. Foundation for Statistical Computing, Vienna, Austria.; 2021. Available from: https://www.R-project.org/</w:t>
      </w:r>
    </w:p>
    <w:p w14:paraId="0B346427" w14:textId="77777777" w:rsidR="00DC3FCC" w:rsidRPr="00DC3FCC" w:rsidRDefault="00DC3FCC" w:rsidP="00DC3FCC">
      <w:pPr>
        <w:pStyle w:val="Bibliography"/>
        <w:rPr>
          <w:rFonts w:ascii="Calibri" w:hAnsi="Calibri" w:cs="Calibri"/>
        </w:rPr>
      </w:pPr>
      <w:r w:rsidRPr="00DC3FCC">
        <w:rPr>
          <w:rFonts w:ascii="Calibri" w:hAnsi="Calibri" w:cs="Calibri"/>
        </w:rPr>
        <w:t xml:space="preserve">38. </w:t>
      </w:r>
      <w:r w:rsidRPr="00DC3FCC">
        <w:rPr>
          <w:rFonts w:ascii="Calibri" w:hAnsi="Calibri" w:cs="Calibri"/>
        </w:rPr>
        <w:tab/>
        <w:t xml:space="preserve">Tabare E, Glonti T, Cochez C, Ngassam C, Pirnay JP, Amighi K, et al. A Design of Experiment Approach to Optimize Spray-Dried Powders Containing Pseudomonas aeruginosaPodoviridae and Myoviridae Bacteriophages. Viruses. 2021 Oct;13(10):1926. </w:t>
      </w:r>
    </w:p>
    <w:p w14:paraId="73F2E70F" w14:textId="77777777" w:rsidR="00DC3FCC" w:rsidRPr="00DC3FCC" w:rsidRDefault="00DC3FCC" w:rsidP="00DC3FCC">
      <w:pPr>
        <w:pStyle w:val="Bibliography"/>
        <w:rPr>
          <w:rFonts w:ascii="Calibri" w:hAnsi="Calibri" w:cs="Calibri"/>
        </w:rPr>
      </w:pPr>
      <w:r w:rsidRPr="00DC3FCC">
        <w:rPr>
          <w:rFonts w:ascii="Calibri" w:hAnsi="Calibri" w:cs="Calibri"/>
        </w:rPr>
        <w:t xml:space="preserve">39. </w:t>
      </w:r>
      <w:r w:rsidRPr="00DC3FCC">
        <w:rPr>
          <w:rFonts w:ascii="Calibri" w:hAnsi="Calibri" w:cs="Calibri"/>
        </w:rPr>
        <w:tab/>
        <w:t xml:space="preserve">Visher E, Boots M. The problem of mediocre generalists: population genetics and eco-evolutionary perspectives on host breadth evolution in pathogens. Proc Biol Sci. 2020 Aug 26;287(1933):20201230. </w:t>
      </w:r>
    </w:p>
    <w:p w14:paraId="489721CF" w14:textId="77777777" w:rsidR="00DC3FCC" w:rsidRPr="00DC3FCC" w:rsidRDefault="00DC3FCC" w:rsidP="00DC3FCC">
      <w:pPr>
        <w:pStyle w:val="Bibliography"/>
        <w:rPr>
          <w:rFonts w:ascii="Calibri" w:hAnsi="Calibri" w:cs="Calibri"/>
        </w:rPr>
      </w:pPr>
      <w:r w:rsidRPr="00DC3FCC">
        <w:rPr>
          <w:rFonts w:ascii="Calibri" w:hAnsi="Calibri" w:cs="Calibri"/>
        </w:rPr>
        <w:t xml:space="preserve">40. </w:t>
      </w:r>
      <w:r w:rsidRPr="00DC3FCC">
        <w:rPr>
          <w:rFonts w:ascii="Calibri" w:hAnsi="Calibri" w:cs="Calibri"/>
        </w:rPr>
        <w:tab/>
        <w:t xml:space="preserve">Remold S. Understanding specialism when the jack of all trades can be the master of all. Proceedings of the Royal Society B: Biological Sciences. 2012 Oct 24;279(1749):4861–9. </w:t>
      </w:r>
    </w:p>
    <w:p w14:paraId="68F8E9AC" w14:textId="77777777" w:rsidR="00DC3FCC" w:rsidRPr="00DC3FCC" w:rsidRDefault="00DC3FCC" w:rsidP="00DC3FCC">
      <w:pPr>
        <w:pStyle w:val="Bibliography"/>
        <w:rPr>
          <w:rFonts w:ascii="Calibri" w:hAnsi="Calibri" w:cs="Calibri"/>
        </w:rPr>
      </w:pPr>
      <w:r w:rsidRPr="00DC3FCC">
        <w:rPr>
          <w:rFonts w:ascii="Calibri" w:hAnsi="Calibri" w:cs="Calibri"/>
        </w:rPr>
        <w:t xml:space="preserve">41. </w:t>
      </w:r>
      <w:r w:rsidRPr="00DC3FCC">
        <w:rPr>
          <w:rFonts w:ascii="Calibri" w:hAnsi="Calibri" w:cs="Calibri"/>
        </w:rPr>
        <w:tab/>
        <w:t xml:space="preserve">Ashrafi R, Bruneaux M, Sundberg LR, Pulkkinen K, Valkonen J, Ketola T. Broad thermal tolerance is negatively correlated with virulence in an opportunistic bacterial pathogen. Evolutionary Applications. 2018;11(9):1700–14. </w:t>
      </w:r>
    </w:p>
    <w:p w14:paraId="302965C5" w14:textId="77777777" w:rsidR="00DC3FCC" w:rsidRPr="00DC3FCC" w:rsidRDefault="00DC3FCC" w:rsidP="00DC3FCC">
      <w:pPr>
        <w:pStyle w:val="Bibliography"/>
        <w:rPr>
          <w:rFonts w:ascii="Calibri" w:hAnsi="Calibri" w:cs="Calibri"/>
        </w:rPr>
      </w:pPr>
      <w:r w:rsidRPr="00DC3FCC">
        <w:rPr>
          <w:rFonts w:ascii="Calibri" w:hAnsi="Calibri" w:cs="Calibri"/>
        </w:rPr>
        <w:t xml:space="preserve">42. </w:t>
      </w:r>
      <w:r w:rsidRPr="00DC3FCC">
        <w:rPr>
          <w:rFonts w:ascii="Calibri" w:hAnsi="Calibri" w:cs="Calibri"/>
        </w:rPr>
        <w:tab/>
        <w:t xml:space="preserve">Arribas M, Kubota K, Cabanillas L, Lázaro E. Adaptation to Fluctuating Temperatures in an RNA Virus Is Driven by the Most Stringent Selective Pressure. PLOS ONE. 2014 Jun 25;9(6):e100940. </w:t>
      </w:r>
    </w:p>
    <w:p w14:paraId="3F31FAD4" w14:textId="77777777" w:rsidR="00DC3FCC" w:rsidRPr="00DC3FCC" w:rsidRDefault="00DC3FCC" w:rsidP="00DC3FCC">
      <w:pPr>
        <w:pStyle w:val="Bibliography"/>
        <w:rPr>
          <w:rFonts w:ascii="Calibri" w:hAnsi="Calibri" w:cs="Calibri"/>
        </w:rPr>
      </w:pPr>
      <w:r w:rsidRPr="00DC3FCC">
        <w:rPr>
          <w:rFonts w:ascii="Calibri" w:hAnsi="Calibri" w:cs="Calibri"/>
        </w:rPr>
        <w:lastRenderedPageBreak/>
        <w:t xml:space="preserve">43. </w:t>
      </w:r>
      <w:r w:rsidRPr="00DC3FCC">
        <w:rPr>
          <w:rFonts w:ascii="Calibri" w:hAnsi="Calibri" w:cs="Calibri"/>
        </w:rPr>
        <w:tab/>
        <w:t xml:space="preserve">Cvijović I, Good BH, Jerison ER, Desai MM. Fate of a mutation in a fluctuating environment. Proc Natl Acad Sci U S A. 2015 Sep 8;112(36):E5021–8. </w:t>
      </w:r>
    </w:p>
    <w:p w14:paraId="7B705CB2" w14:textId="77777777" w:rsidR="00DC3FCC" w:rsidRPr="00DC3FCC" w:rsidRDefault="00DC3FCC" w:rsidP="00DC3FCC">
      <w:pPr>
        <w:pStyle w:val="Bibliography"/>
        <w:rPr>
          <w:rFonts w:ascii="Calibri" w:hAnsi="Calibri" w:cs="Calibri"/>
        </w:rPr>
      </w:pPr>
      <w:r w:rsidRPr="00DC3FCC">
        <w:rPr>
          <w:rFonts w:ascii="Calibri" w:hAnsi="Calibri" w:cs="Calibri"/>
        </w:rPr>
        <w:t xml:space="preserve">44. </w:t>
      </w:r>
      <w:r w:rsidRPr="00DC3FCC">
        <w:rPr>
          <w:rFonts w:ascii="Calibri" w:hAnsi="Calibri" w:cs="Calibri"/>
        </w:rPr>
        <w:tab/>
        <w:t xml:space="preserve">Jaureguiberry P, Titeux N, Wiemers M, Bowler DE, Coscieme L, Golden AS, et al. The direct drivers of recent global anthropogenic biodiversity loss. Science Advances. 2022 Nov 9;8(45):eabm9982. </w:t>
      </w:r>
    </w:p>
    <w:p w14:paraId="10777A05" w14:textId="68DE2134" w:rsidR="003F6D0D" w:rsidRDefault="00AC2555">
      <w:r>
        <w:fldChar w:fldCharType="end"/>
      </w:r>
    </w:p>
    <w:p w14:paraId="4E9E44B6" w14:textId="77777777" w:rsidR="00570068" w:rsidRDefault="00570068"/>
    <w:sectPr w:rsidR="00570068"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Greenrod" w:date="2025-08-12T10:25:00Z" w:initials="SG">
    <w:p w14:paraId="586FC876" w14:textId="77777777" w:rsidR="005B5068" w:rsidRDefault="007723C7" w:rsidP="005B5068">
      <w:pPr>
        <w:pStyle w:val="CommentText"/>
      </w:pPr>
      <w:r>
        <w:rPr>
          <w:rStyle w:val="CommentReference"/>
        </w:rPr>
        <w:annotationRef/>
      </w:r>
      <w:r w:rsidR="005B5068">
        <w:t>I generally struggled writing this paper as it is tricky to know how much to compare to the evolutionary rescue paper, what findings are unique to this paper and weren’t already shown before etc.</w:t>
      </w:r>
    </w:p>
    <w:p w14:paraId="536A2E75" w14:textId="77777777" w:rsidR="005B5068" w:rsidRDefault="005B5068" w:rsidP="005B5068">
      <w:pPr>
        <w:pStyle w:val="CommentText"/>
      </w:pPr>
    </w:p>
    <w:p w14:paraId="2B85254F" w14:textId="77777777" w:rsidR="005B5068" w:rsidRDefault="005B5068" w:rsidP="005B5068">
      <w:pPr>
        <w:pStyle w:val="CommentText"/>
      </w:pPr>
      <w:r>
        <w:t>When you look at this, please consider:</w:t>
      </w:r>
    </w:p>
    <w:p w14:paraId="2DF50345" w14:textId="77777777" w:rsidR="005B5068" w:rsidRDefault="005B5068" w:rsidP="005B5068">
      <w:pPr>
        <w:pStyle w:val="CommentText"/>
      </w:pPr>
    </w:p>
    <w:p w14:paraId="2B8B310E" w14:textId="77777777" w:rsidR="005B5068" w:rsidRDefault="005B5068" w:rsidP="005B5068">
      <w:pPr>
        <w:pStyle w:val="CommentText"/>
        <w:numPr>
          <w:ilvl w:val="0"/>
          <w:numId w:val="9"/>
        </w:numPr>
      </w:pPr>
      <w:r>
        <w:t>Which aspects of environ. complexity and multiple stressor selection I’ve under developed</w:t>
      </w:r>
    </w:p>
    <w:p w14:paraId="15E5A866" w14:textId="77777777" w:rsidR="005B5068" w:rsidRDefault="005B5068" w:rsidP="005B5068">
      <w:pPr>
        <w:pStyle w:val="CommentText"/>
        <w:numPr>
          <w:ilvl w:val="0"/>
          <w:numId w:val="9"/>
        </w:numPr>
      </w:pPr>
      <w:r>
        <w:t>How I ought to compare fluctuating vs static results without re-presenting evol. rescue findings.</w:t>
      </w:r>
    </w:p>
    <w:p w14:paraId="267A2161" w14:textId="77777777" w:rsidR="005B5068" w:rsidRDefault="005B5068" w:rsidP="005B5068">
      <w:pPr>
        <w:pStyle w:val="CommentText"/>
        <w:numPr>
          <w:ilvl w:val="0"/>
          <w:numId w:val="9"/>
        </w:numPr>
      </w:pPr>
      <w:r>
        <w:t>Which findings are interesting and unique to this paper and narrative - e.g fluctuating populations acquired the same mutations as static populations - how much should this be discussed?</w:t>
      </w:r>
    </w:p>
    <w:p w14:paraId="365F554A" w14:textId="77777777" w:rsidR="005B5068" w:rsidRDefault="005B5068" w:rsidP="005B5068">
      <w:pPr>
        <w:pStyle w:val="CommentText"/>
      </w:pPr>
    </w:p>
    <w:p w14:paraId="55570BF4" w14:textId="77777777" w:rsidR="005B5068" w:rsidRDefault="005B5068" w:rsidP="005B5068">
      <w:pPr>
        <w:pStyle w:val="CommentText"/>
      </w:pPr>
      <w:r>
        <w:t>In addition, I chose not to include competition results as I didn’t feel they really fit into the narrative. Let me know if you want them included though!</w:t>
      </w:r>
    </w:p>
  </w:comment>
  <w:comment w:id="1" w:author="Kayla King" w:date="2025-08-20T15:21:00Z" w:initials="KK">
    <w:p w14:paraId="353566F1" w14:textId="77777777" w:rsidR="00980930" w:rsidRDefault="005A36E6" w:rsidP="00980930">
      <w:pPr>
        <w:pStyle w:val="CommentText"/>
      </w:pPr>
      <w:r>
        <w:rPr>
          <w:rStyle w:val="CommentReference"/>
        </w:rPr>
        <w:annotationRef/>
      </w:r>
      <w:r w:rsidR="00980930">
        <w:t>I would aim for Evolution (maybe brief communications)</w:t>
      </w:r>
    </w:p>
  </w:comment>
  <w:comment w:id="2" w:author="Samuel Greenrod" w:date="2025-08-12T16:58:00Z" w:initials="SG">
    <w:p w14:paraId="47CFB305" w14:textId="78995E7C" w:rsidR="009F019B" w:rsidRDefault="009F019B" w:rsidP="009F019B">
      <w:pPr>
        <w:pStyle w:val="CommentText"/>
      </w:pPr>
      <w:r>
        <w:rPr>
          <w:rStyle w:val="CommentReference"/>
        </w:rPr>
        <w:annotationRef/>
      </w:r>
      <w:r>
        <w:t>Also, I have written this manuscript as though it were a paper but it is not clear to me if this is enough to be it’s own piece. Please let me know if you have any concerns about impact or publishability!</w:t>
      </w:r>
    </w:p>
  </w:comment>
  <w:comment w:id="3" w:author="Kayla King" w:date="2025-08-23T16:05:00Z" w:initials="KK">
    <w:p w14:paraId="3C349148" w14:textId="77777777" w:rsidR="00980930" w:rsidRDefault="00980930" w:rsidP="00980930">
      <w:pPr>
        <w:pStyle w:val="CommentText"/>
      </w:pPr>
      <w:r>
        <w:rPr>
          <w:rStyle w:val="CommentReference"/>
        </w:rPr>
        <w:annotationRef/>
      </w:r>
      <w:r>
        <w:t xml:space="preserve">Will you bring this up again? </w:t>
      </w:r>
    </w:p>
  </w:comment>
  <w:comment w:id="4" w:author="Kayla King" w:date="2025-08-23T16:06:00Z" w:initials="KK">
    <w:p w14:paraId="070B4605" w14:textId="77777777" w:rsidR="00980930" w:rsidRDefault="00980930" w:rsidP="00980930">
      <w:pPr>
        <w:pStyle w:val="CommentText"/>
      </w:pPr>
      <w:r>
        <w:rPr>
          <w:rStyle w:val="CommentReference"/>
        </w:rPr>
        <w:annotationRef/>
      </w:r>
      <w:r>
        <w:t xml:space="preserve">The thing that is confusing me about this angle is that the temporal heterogeneity is not a source of selection per se, it is just the frequency with which the selection is applied.    Temperature is the selection pressure. For this paper, you could have temperature variation take the lead and talk about fevers and periodicity to temperature (throughout a day, in parasite life-cycles). That might help keep this paper distinct from Chapter 2. Otherwise, temperature comes out of nowhere in the introduction. Maybe have a general first paragraph (combine 1 and 2 para), and then a temp paragraph, then parasite, and then system-specific. </w:t>
      </w:r>
    </w:p>
  </w:comment>
  <w:comment w:id="9" w:author="Kayla King" w:date="2025-08-20T15:45:00Z" w:initials="KK">
    <w:p w14:paraId="5DED19D4" w14:textId="3809B6FE" w:rsidR="00980930" w:rsidRDefault="007E6654" w:rsidP="00980930">
      <w:pPr>
        <w:pStyle w:val="CommentText"/>
      </w:pPr>
      <w:r>
        <w:rPr>
          <w:rStyle w:val="CommentReference"/>
        </w:rPr>
        <w:annotationRef/>
      </w:r>
      <w:r w:rsidR="00980930">
        <w:t>I thought you said you didn’t’ include competition results. I am confused.</w:t>
      </w:r>
    </w:p>
  </w:comment>
  <w:comment w:id="26" w:author="Kayla King" w:date="2025-08-23T15:54:00Z" w:initials="KK">
    <w:p w14:paraId="4D0A3AFA" w14:textId="44582BA5" w:rsidR="00D30C11" w:rsidRDefault="00D30C11" w:rsidP="00D30C11">
      <w:pPr>
        <w:pStyle w:val="CommentText"/>
      </w:pPr>
      <w:r>
        <w:rPr>
          <w:rStyle w:val="CommentReference"/>
        </w:rPr>
        <w:annotationRef/>
      </w:r>
      <w:r>
        <w:t>Right wording?</w:t>
      </w:r>
    </w:p>
  </w:comment>
  <w:comment w:id="21" w:author="Kayla King" w:date="2025-08-23T15:55:00Z" w:initials="KK">
    <w:p w14:paraId="2176D285" w14:textId="77777777" w:rsidR="00D30C11" w:rsidRDefault="00D30C11" w:rsidP="00D30C11">
      <w:pPr>
        <w:pStyle w:val="CommentText"/>
      </w:pPr>
      <w:r>
        <w:rPr>
          <w:rStyle w:val="CommentReference"/>
        </w:rPr>
        <w:annotationRef/>
      </w:r>
      <w:r>
        <w:t xml:space="preserve">Is this not redundant with the above? </w:t>
      </w:r>
    </w:p>
  </w:comment>
  <w:comment w:id="43" w:author="Kayla King" w:date="2025-08-23T15:57:00Z" w:initials="KK">
    <w:p w14:paraId="10C31BC5" w14:textId="77777777" w:rsidR="00D30C11" w:rsidRDefault="00D30C11" w:rsidP="00D30C11">
      <w:pPr>
        <w:pStyle w:val="CommentText"/>
      </w:pPr>
      <w:r>
        <w:rPr>
          <w:rStyle w:val="CommentReference"/>
        </w:rPr>
        <w:annotationRef/>
      </w:r>
      <w:r>
        <w:t xml:space="preserve">Do you need this statement? Worried authors may ask about plasticity in your results. </w:t>
      </w:r>
    </w:p>
  </w:comment>
  <w:comment w:id="44" w:author="Kayla King" w:date="2025-08-23T15:55:00Z" w:initials="KK">
    <w:p w14:paraId="5ABA8C02" w14:textId="0854D765" w:rsidR="00D30C11" w:rsidRDefault="00D30C11" w:rsidP="00D30C11">
      <w:pPr>
        <w:pStyle w:val="CommentText"/>
      </w:pPr>
      <w:r>
        <w:rPr>
          <w:rStyle w:val="CommentReference"/>
        </w:rPr>
        <w:annotationRef/>
      </w:r>
      <w:r>
        <w:t>You state this above, right? Check throughout for redundancy.</w:t>
      </w:r>
    </w:p>
  </w:comment>
  <w:comment w:id="46" w:author="Kayla King" w:date="2025-08-23T15:56:00Z" w:initials="KK">
    <w:p w14:paraId="33183C47" w14:textId="77777777" w:rsidR="00D30C11" w:rsidRDefault="00D30C11" w:rsidP="00D30C11">
      <w:pPr>
        <w:pStyle w:val="CommentText"/>
      </w:pPr>
      <w:r>
        <w:rPr>
          <w:rStyle w:val="CommentReference"/>
        </w:rPr>
        <w:annotationRef/>
      </w:r>
      <w:r>
        <w:t xml:space="preserve">The organisms don’t undergo selective sweeps. </w:t>
      </w:r>
    </w:p>
  </w:comment>
  <w:comment w:id="48" w:author="Kayla King" w:date="2025-08-23T15:57:00Z" w:initials="KK">
    <w:p w14:paraId="4C61E616" w14:textId="77777777" w:rsidR="00D30C11" w:rsidRDefault="00D30C11" w:rsidP="00D30C11">
      <w:pPr>
        <w:pStyle w:val="CommentText"/>
      </w:pPr>
      <w:r>
        <w:rPr>
          <w:rStyle w:val="CommentReference"/>
        </w:rPr>
        <w:annotationRef/>
      </w:r>
      <w:r>
        <w:t>Now you are back to moderate. You shift the focus multiple times in this paragraph, it is a bit confusing.</w:t>
      </w:r>
      <w:r>
        <w:br/>
      </w:r>
    </w:p>
  </w:comment>
  <w:comment w:id="55" w:author="Kayla King" w:date="2025-08-23T15:59:00Z" w:initials="KK">
    <w:p w14:paraId="7EEE414F" w14:textId="77777777" w:rsidR="00D30C11" w:rsidRDefault="00D30C11" w:rsidP="00D30C11">
      <w:pPr>
        <w:pStyle w:val="CommentText"/>
      </w:pPr>
      <w:r>
        <w:rPr>
          <w:rStyle w:val="CommentReference"/>
        </w:rPr>
        <w:annotationRef/>
      </w:r>
      <w:r>
        <w:t>Redundant language with above.</w:t>
      </w:r>
    </w:p>
  </w:comment>
  <w:comment w:id="69" w:author="Samuel Greenrod" w:date="2025-08-12T16:56:00Z" w:initials="SG">
    <w:p w14:paraId="56BA8281" w14:textId="6EA6C3EA" w:rsidR="00217AEB" w:rsidRDefault="00217AEB" w:rsidP="00217AEB">
      <w:pPr>
        <w:pStyle w:val="CommentText"/>
      </w:pPr>
      <w:r>
        <w:rPr>
          <w:rStyle w:val="CommentReference"/>
        </w:rPr>
        <w:annotationRef/>
      </w:r>
      <w:r>
        <w:t>I’ve heavily streamlined the methods to avoid self-plagiarism and repetition. Please let me know if this isn’t enough information for a standalone paper!</w:t>
      </w:r>
    </w:p>
  </w:comment>
  <w:comment w:id="75" w:author="Samuel Greenrod" w:date="2025-08-12T10:21:00Z" w:initials="SG">
    <w:p w14:paraId="1D2733FF" w14:textId="77777777" w:rsidR="00C74CD8" w:rsidRDefault="0009336C" w:rsidP="00C74CD8">
      <w:pPr>
        <w:pStyle w:val="CommentText"/>
      </w:pPr>
      <w:r>
        <w:rPr>
          <w:rStyle w:val="CommentReference"/>
        </w:rPr>
        <w:annotationRef/>
      </w:r>
      <w:r w:rsidR="00C74CD8">
        <w:t xml:space="preserve">I have struggled to pick out the most interesting findings that don’t overlap with results and discussion in the evolutionary rescue. For example, 14-1 again shows high thermal tolerance in co-culture lines but this was already described in the other paper so I haven’t discussed it here. </w:t>
      </w:r>
    </w:p>
    <w:p w14:paraId="0402801A" w14:textId="77777777" w:rsidR="00C74CD8" w:rsidRDefault="00C74CD8" w:rsidP="00C74CD8">
      <w:pPr>
        <w:pStyle w:val="CommentText"/>
      </w:pPr>
    </w:p>
    <w:p w14:paraId="6EF91D57" w14:textId="77777777" w:rsidR="00C74CD8" w:rsidRDefault="00C74CD8" w:rsidP="00C74CD8">
      <w:pPr>
        <w:pStyle w:val="CommentText"/>
      </w:pPr>
      <w:r>
        <w:t>I’ve tried to break down the findings into:</w:t>
      </w:r>
    </w:p>
    <w:p w14:paraId="65E77FC6" w14:textId="77777777" w:rsidR="00C74CD8" w:rsidRDefault="00C74CD8" w:rsidP="00C74CD8">
      <w:pPr>
        <w:pStyle w:val="CommentText"/>
      </w:pPr>
    </w:p>
    <w:p w14:paraId="7D1DC1CB" w14:textId="77777777" w:rsidR="00C74CD8" w:rsidRDefault="00C74CD8" w:rsidP="00C74CD8">
      <w:pPr>
        <w:pStyle w:val="CommentText"/>
        <w:numPr>
          <w:ilvl w:val="0"/>
          <w:numId w:val="8"/>
        </w:numPr>
      </w:pPr>
      <w:r>
        <w:t>Fluctuating environments select for generalist populations</w:t>
      </w:r>
    </w:p>
    <w:p w14:paraId="79A0740A" w14:textId="77777777" w:rsidR="00C74CD8" w:rsidRDefault="00C74CD8" w:rsidP="00C74CD8">
      <w:pPr>
        <w:pStyle w:val="CommentText"/>
        <w:numPr>
          <w:ilvl w:val="0"/>
          <w:numId w:val="8"/>
        </w:numPr>
      </w:pPr>
      <w:r>
        <w:t>Generalist populations are genetically similar to static populations possibly due to selective sweeps</w:t>
      </w:r>
    </w:p>
    <w:p w14:paraId="1B90A809" w14:textId="77777777" w:rsidR="00C74CD8" w:rsidRDefault="00C74CD8" w:rsidP="00C74CD8">
      <w:pPr>
        <w:pStyle w:val="CommentText"/>
        <w:numPr>
          <w:ilvl w:val="0"/>
          <w:numId w:val="8"/>
        </w:numPr>
      </w:pPr>
      <w:r>
        <w:t>Competition combines with fluctuating environments to constrain LUZ19 evolution</w:t>
      </w:r>
    </w:p>
    <w:p w14:paraId="178B1340" w14:textId="77777777" w:rsidR="00C74CD8" w:rsidRDefault="00C74CD8" w:rsidP="00C74CD8">
      <w:pPr>
        <w:pStyle w:val="CommentText"/>
      </w:pPr>
    </w:p>
    <w:p w14:paraId="521D5658" w14:textId="77777777" w:rsidR="00C74CD8" w:rsidRDefault="00C74CD8" w:rsidP="00C74CD8">
      <w:pPr>
        <w:pStyle w:val="CommentText"/>
      </w:pPr>
      <w:r>
        <w:t>Can you see any other cool results we should unpick here?</w:t>
      </w:r>
    </w:p>
  </w:comment>
  <w:comment w:id="76" w:author="Kayla King" w:date="2025-08-23T16:11:00Z" w:initials="KK">
    <w:p w14:paraId="1ACEF507" w14:textId="77777777" w:rsidR="00980930" w:rsidRDefault="00980930" w:rsidP="00980930">
      <w:pPr>
        <w:pStyle w:val="CommentText"/>
      </w:pPr>
      <w:r>
        <w:rPr>
          <w:rStyle w:val="CommentReference"/>
        </w:rPr>
        <w:annotationRef/>
      </w:r>
      <w:r>
        <w:t>I think you focussed on the right ones. Well done. I really enjoyed reading the results section.</w:t>
      </w:r>
    </w:p>
  </w:comment>
  <w:comment w:id="77" w:author="Kayla King" w:date="2025-08-23T16:14:00Z" w:initials="KK">
    <w:p w14:paraId="552739AE" w14:textId="77777777" w:rsidR="00440B32" w:rsidRDefault="00440B32" w:rsidP="00440B32">
      <w:pPr>
        <w:pStyle w:val="CommentText"/>
      </w:pPr>
      <w:r>
        <w:rPr>
          <w:rStyle w:val="CommentReference"/>
        </w:rPr>
        <w:annotationRef/>
      </w:r>
      <w:r>
        <w:t>I really enjoyed reading the discussion too.</w:t>
      </w:r>
    </w:p>
  </w:comment>
  <w:comment w:id="78" w:author="Kayla King" w:date="2025-08-23T16:14:00Z" w:initials="KK">
    <w:p w14:paraId="1904C060" w14:textId="77777777" w:rsidR="00440B32" w:rsidRDefault="00440B32" w:rsidP="00440B32">
      <w:pPr>
        <w:pStyle w:val="CommentText"/>
      </w:pPr>
      <w:r>
        <w:rPr>
          <w:rStyle w:val="CommentReference"/>
        </w:rPr>
        <w:annotationRef/>
      </w:r>
      <w:r>
        <w:t xml:space="preserve">Can you give an example from anotehr system? </w:t>
      </w:r>
    </w:p>
  </w:comment>
  <w:comment w:id="79" w:author="Kayla King" w:date="2025-08-23T16:15:00Z" w:initials="KK">
    <w:p w14:paraId="5D447E7D" w14:textId="77777777" w:rsidR="00440B32" w:rsidRDefault="00440B32" w:rsidP="00440B32">
      <w:pPr>
        <w:pStyle w:val="CommentText"/>
      </w:pPr>
      <w:r>
        <w:rPr>
          <w:rStyle w:val="CommentReference"/>
        </w:rPr>
        <w:annotationRef/>
      </w:r>
      <w:r>
        <w:t xml:space="preserve">Any implications for parasites?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570BF4" w15:done="0"/>
  <w15:commentEx w15:paraId="353566F1" w15:paraIdParent="55570BF4" w15:done="0"/>
  <w15:commentEx w15:paraId="47CFB305" w15:done="0"/>
  <w15:commentEx w15:paraId="3C349148" w15:done="0"/>
  <w15:commentEx w15:paraId="070B4605" w15:done="0"/>
  <w15:commentEx w15:paraId="5DED19D4" w15:done="0"/>
  <w15:commentEx w15:paraId="4D0A3AFA" w15:done="0"/>
  <w15:commentEx w15:paraId="2176D285" w15:done="0"/>
  <w15:commentEx w15:paraId="10C31BC5" w15:done="0"/>
  <w15:commentEx w15:paraId="5ABA8C02" w15:done="0"/>
  <w15:commentEx w15:paraId="33183C47" w15:done="0"/>
  <w15:commentEx w15:paraId="4C61E616" w15:done="0"/>
  <w15:commentEx w15:paraId="7EEE414F" w15:done="0"/>
  <w15:commentEx w15:paraId="56BA8281" w15:done="0"/>
  <w15:commentEx w15:paraId="521D5658" w15:done="0"/>
  <w15:commentEx w15:paraId="1ACEF507" w15:paraIdParent="521D5658" w15:done="0"/>
  <w15:commentEx w15:paraId="552739AE" w15:done="0"/>
  <w15:commentEx w15:paraId="1904C060" w15:done="0"/>
  <w15:commentEx w15:paraId="5D447E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F1D97" w16cex:dateUtc="2025-08-12T09:25:00Z"/>
  <w16cex:commentExtensible w16cex:durableId="334DE120" w16cex:dateUtc="2025-08-20T22:21:00Z"/>
  <w16cex:commentExtensible w16cex:durableId="3DF54B64" w16cex:dateUtc="2025-08-12T15:58:00Z"/>
  <w16cex:commentExtensible w16cex:durableId="62A89FE0" w16cex:dateUtc="2025-08-23T23:05:00Z"/>
  <w16cex:commentExtensible w16cex:durableId="5C5DC300" w16cex:dateUtc="2025-08-23T23:06:00Z"/>
  <w16cex:commentExtensible w16cex:durableId="71F69C9D" w16cex:dateUtc="2025-08-20T22:45:00Z"/>
  <w16cex:commentExtensible w16cex:durableId="004CFCD8" w16cex:dateUtc="2025-08-23T22:54:00Z"/>
  <w16cex:commentExtensible w16cex:durableId="30406B19" w16cex:dateUtc="2025-08-23T22:55:00Z"/>
  <w16cex:commentExtensible w16cex:durableId="2B634FF7" w16cex:dateUtc="2025-08-23T22:57:00Z"/>
  <w16cex:commentExtensible w16cex:durableId="78D1D261" w16cex:dateUtc="2025-08-23T22:55:00Z"/>
  <w16cex:commentExtensible w16cex:durableId="51305AFB" w16cex:dateUtc="2025-08-23T22:56:00Z"/>
  <w16cex:commentExtensible w16cex:durableId="7915C89D" w16cex:dateUtc="2025-08-23T22:57:00Z"/>
  <w16cex:commentExtensible w16cex:durableId="590C47A3" w16cex:dateUtc="2025-08-23T22:59:00Z"/>
  <w16cex:commentExtensible w16cex:durableId="33A00ED4" w16cex:dateUtc="2025-08-12T15:56:00Z"/>
  <w16cex:commentExtensible w16cex:durableId="4F7EF235" w16cex:dateUtc="2025-08-12T09:21:00Z"/>
  <w16cex:commentExtensible w16cex:durableId="27F2A925" w16cex:dateUtc="2025-08-23T23:11:00Z"/>
  <w16cex:commentExtensible w16cex:durableId="69BC00D5" w16cex:dateUtc="2025-08-23T23:14:00Z"/>
  <w16cex:commentExtensible w16cex:durableId="6A63F2F1" w16cex:dateUtc="2025-08-23T23:14:00Z"/>
  <w16cex:commentExtensible w16cex:durableId="52CB9D2B" w16cex:dateUtc="2025-08-23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570BF4" w16cid:durableId="5F9F1D97"/>
  <w16cid:commentId w16cid:paraId="353566F1" w16cid:durableId="334DE120"/>
  <w16cid:commentId w16cid:paraId="47CFB305" w16cid:durableId="3DF54B64"/>
  <w16cid:commentId w16cid:paraId="3C349148" w16cid:durableId="62A89FE0"/>
  <w16cid:commentId w16cid:paraId="070B4605" w16cid:durableId="5C5DC300"/>
  <w16cid:commentId w16cid:paraId="5DED19D4" w16cid:durableId="71F69C9D"/>
  <w16cid:commentId w16cid:paraId="4D0A3AFA" w16cid:durableId="004CFCD8"/>
  <w16cid:commentId w16cid:paraId="2176D285" w16cid:durableId="30406B19"/>
  <w16cid:commentId w16cid:paraId="10C31BC5" w16cid:durableId="2B634FF7"/>
  <w16cid:commentId w16cid:paraId="5ABA8C02" w16cid:durableId="78D1D261"/>
  <w16cid:commentId w16cid:paraId="33183C47" w16cid:durableId="51305AFB"/>
  <w16cid:commentId w16cid:paraId="4C61E616" w16cid:durableId="7915C89D"/>
  <w16cid:commentId w16cid:paraId="7EEE414F" w16cid:durableId="590C47A3"/>
  <w16cid:commentId w16cid:paraId="56BA8281" w16cid:durableId="33A00ED4"/>
  <w16cid:commentId w16cid:paraId="521D5658" w16cid:durableId="4F7EF235"/>
  <w16cid:commentId w16cid:paraId="1ACEF507" w16cid:durableId="27F2A925"/>
  <w16cid:commentId w16cid:paraId="552739AE" w16cid:durableId="69BC00D5"/>
  <w16cid:commentId w16cid:paraId="1904C060" w16cid:durableId="6A63F2F1"/>
  <w16cid:commentId w16cid:paraId="5D447E7D" w16cid:durableId="52CB9D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7"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8"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8"/>
  </w:num>
  <w:num w:numId="4" w16cid:durableId="130559295">
    <w:abstractNumId w:val="3"/>
  </w:num>
  <w:num w:numId="5" w16cid:durableId="288124385">
    <w:abstractNumId w:val="2"/>
  </w:num>
  <w:num w:numId="6" w16cid:durableId="935405534">
    <w:abstractNumId w:val="7"/>
  </w:num>
  <w:num w:numId="7" w16cid:durableId="582031064">
    <w:abstractNumId w:val="4"/>
  </w:num>
  <w:num w:numId="8" w16cid:durableId="1965309936">
    <w:abstractNumId w:val="1"/>
  </w:num>
  <w:num w:numId="9" w16cid:durableId="211651119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Greenrod">
    <w15:presenceInfo w15:providerId="Windows Live" w15:userId="f4bf26eb60ababa0"/>
  </w15:person>
  <w15:person w15:author="Kayla King">
    <w15:presenceInfo w15:providerId="AD" w15:userId="S::zool1125@ox.ac.uk::bd5deaca-159f-4d9a-ace1-015d4753be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5C5A"/>
    <w:rsid w:val="00010222"/>
    <w:rsid w:val="00020DB8"/>
    <w:rsid w:val="000259FD"/>
    <w:rsid w:val="00044539"/>
    <w:rsid w:val="00057F49"/>
    <w:rsid w:val="00066540"/>
    <w:rsid w:val="00075842"/>
    <w:rsid w:val="0009336C"/>
    <w:rsid w:val="000A5812"/>
    <w:rsid w:val="000C090B"/>
    <w:rsid w:val="000C5BA6"/>
    <w:rsid w:val="000D3A8C"/>
    <w:rsid w:val="000E333B"/>
    <w:rsid w:val="00106FC4"/>
    <w:rsid w:val="00114706"/>
    <w:rsid w:val="00123C62"/>
    <w:rsid w:val="001346AE"/>
    <w:rsid w:val="00143998"/>
    <w:rsid w:val="00146F76"/>
    <w:rsid w:val="0017221E"/>
    <w:rsid w:val="0017777B"/>
    <w:rsid w:val="0018010A"/>
    <w:rsid w:val="001913BF"/>
    <w:rsid w:val="001A4E56"/>
    <w:rsid w:val="001B1D66"/>
    <w:rsid w:val="001B3010"/>
    <w:rsid w:val="001C030C"/>
    <w:rsid w:val="001F0C10"/>
    <w:rsid w:val="001F56F5"/>
    <w:rsid w:val="00217AEB"/>
    <w:rsid w:val="00232F27"/>
    <w:rsid w:val="0025290F"/>
    <w:rsid w:val="002536E6"/>
    <w:rsid w:val="00255337"/>
    <w:rsid w:val="002565F8"/>
    <w:rsid w:val="002569D0"/>
    <w:rsid w:val="00272DB1"/>
    <w:rsid w:val="00290E79"/>
    <w:rsid w:val="00291CB0"/>
    <w:rsid w:val="002A41A8"/>
    <w:rsid w:val="002B001F"/>
    <w:rsid w:val="002B0E7A"/>
    <w:rsid w:val="002B495C"/>
    <w:rsid w:val="002C21A2"/>
    <w:rsid w:val="002D773A"/>
    <w:rsid w:val="002E11B9"/>
    <w:rsid w:val="002E46D7"/>
    <w:rsid w:val="002F2C98"/>
    <w:rsid w:val="003018D1"/>
    <w:rsid w:val="00325B0C"/>
    <w:rsid w:val="003379BE"/>
    <w:rsid w:val="00337AF5"/>
    <w:rsid w:val="00361909"/>
    <w:rsid w:val="003657C3"/>
    <w:rsid w:val="003800EF"/>
    <w:rsid w:val="0038605F"/>
    <w:rsid w:val="00397F03"/>
    <w:rsid w:val="003B1D61"/>
    <w:rsid w:val="003C03C2"/>
    <w:rsid w:val="003D2971"/>
    <w:rsid w:val="003E468C"/>
    <w:rsid w:val="003F1BE1"/>
    <w:rsid w:val="003F6AF5"/>
    <w:rsid w:val="003F6D0D"/>
    <w:rsid w:val="00400BB4"/>
    <w:rsid w:val="00420A26"/>
    <w:rsid w:val="00425931"/>
    <w:rsid w:val="00433C4E"/>
    <w:rsid w:val="00440B32"/>
    <w:rsid w:val="00441F88"/>
    <w:rsid w:val="004435B2"/>
    <w:rsid w:val="004504FA"/>
    <w:rsid w:val="00474F4F"/>
    <w:rsid w:val="00481C5B"/>
    <w:rsid w:val="00490C68"/>
    <w:rsid w:val="004A3854"/>
    <w:rsid w:val="004A626F"/>
    <w:rsid w:val="004B55A0"/>
    <w:rsid w:val="004D1291"/>
    <w:rsid w:val="004F26A0"/>
    <w:rsid w:val="005000C1"/>
    <w:rsid w:val="005259B8"/>
    <w:rsid w:val="00547F57"/>
    <w:rsid w:val="00570068"/>
    <w:rsid w:val="00576393"/>
    <w:rsid w:val="005769DE"/>
    <w:rsid w:val="00594365"/>
    <w:rsid w:val="005A36E6"/>
    <w:rsid w:val="005A73B6"/>
    <w:rsid w:val="005B18CE"/>
    <w:rsid w:val="005B1C68"/>
    <w:rsid w:val="005B5068"/>
    <w:rsid w:val="005B677E"/>
    <w:rsid w:val="005D1C2C"/>
    <w:rsid w:val="005D782B"/>
    <w:rsid w:val="005E5A28"/>
    <w:rsid w:val="005E6365"/>
    <w:rsid w:val="0060503B"/>
    <w:rsid w:val="006167AD"/>
    <w:rsid w:val="00626613"/>
    <w:rsid w:val="00631797"/>
    <w:rsid w:val="00637780"/>
    <w:rsid w:val="0063787C"/>
    <w:rsid w:val="006405CA"/>
    <w:rsid w:val="00660686"/>
    <w:rsid w:val="006606A0"/>
    <w:rsid w:val="00667EBF"/>
    <w:rsid w:val="00685CF6"/>
    <w:rsid w:val="006956DF"/>
    <w:rsid w:val="006A2344"/>
    <w:rsid w:val="006A28C9"/>
    <w:rsid w:val="006B390A"/>
    <w:rsid w:val="006D3B2E"/>
    <w:rsid w:val="006D5FE8"/>
    <w:rsid w:val="006E404A"/>
    <w:rsid w:val="006E5451"/>
    <w:rsid w:val="006F55C8"/>
    <w:rsid w:val="00715B65"/>
    <w:rsid w:val="00721BAA"/>
    <w:rsid w:val="00747A2A"/>
    <w:rsid w:val="00750BA0"/>
    <w:rsid w:val="00756BF1"/>
    <w:rsid w:val="007723C7"/>
    <w:rsid w:val="007959D9"/>
    <w:rsid w:val="007A4F4F"/>
    <w:rsid w:val="007A65BB"/>
    <w:rsid w:val="007B38E1"/>
    <w:rsid w:val="007D1988"/>
    <w:rsid w:val="007E3CE2"/>
    <w:rsid w:val="007E6654"/>
    <w:rsid w:val="0081359D"/>
    <w:rsid w:val="00815C2C"/>
    <w:rsid w:val="0082438A"/>
    <w:rsid w:val="008445EE"/>
    <w:rsid w:val="00845CCB"/>
    <w:rsid w:val="008502D9"/>
    <w:rsid w:val="00854468"/>
    <w:rsid w:val="0085774F"/>
    <w:rsid w:val="008642AD"/>
    <w:rsid w:val="00867AF3"/>
    <w:rsid w:val="008855F2"/>
    <w:rsid w:val="00887695"/>
    <w:rsid w:val="008879ED"/>
    <w:rsid w:val="008A38DD"/>
    <w:rsid w:val="008A4FC9"/>
    <w:rsid w:val="008B57C9"/>
    <w:rsid w:val="008D0B14"/>
    <w:rsid w:val="008D5A1A"/>
    <w:rsid w:val="008E2355"/>
    <w:rsid w:val="008E5DCE"/>
    <w:rsid w:val="008E73D0"/>
    <w:rsid w:val="008F3FC8"/>
    <w:rsid w:val="008F752D"/>
    <w:rsid w:val="00914574"/>
    <w:rsid w:val="00926F68"/>
    <w:rsid w:val="00935F28"/>
    <w:rsid w:val="009710D1"/>
    <w:rsid w:val="00980930"/>
    <w:rsid w:val="00984787"/>
    <w:rsid w:val="0099212E"/>
    <w:rsid w:val="009969DF"/>
    <w:rsid w:val="009D1DAB"/>
    <w:rsid w:val="009D4B52"/>
    <w:rsid w:val="009E7B92"/>
    <w:rsid w:val="009F019B"/>
    <w:rsid w:val="00A02CB2"/>
    <w:rsid w:val="00A13ABE"/>
    <w:rsid w:val="00A23224"/>
    <w:rsid w:val="00A35B4C"/>
    <w:rsid w:val="00A464C4"/>
    <w:rsid w:val="00A4788D"/>
    <w:rsid w:val="00A50003"/>
    <w:rsid w:val="00A51BE9"/>
    <w:rsid w:val="00A53C9D"/>
    <w:rsid w:val="00AA3F9A"/>
    <w:rsid w:val="00AA64BE"/>
    <w:rsid w:val="00AB4535"/>
    <w:rsid w:val="00AC2555"/>
    <w:rsid w:val="00AD4206"/>
    <w:rsid w:val="00AD6B92"/>
    <w:rsid w:val="00AE115F"/>
    <w:rsid w:val="00AE616A"/>
    <w:rsid w:val="00AF35F0"/>
    <w:rsid w:val="00B015E7"/>
    <w:rsid w:val="00B0590E"/>
    <w:rsid w:val="00B06A9D"/>
    <w:rsid w:val="00B11EC2"/>
    <w:rsid w:val="00B16D3A"/>
    <w:rsid w:val="00B235B4"/>
    <w:rsid w:val="00B23E10"/>
    <w:rsid w:val="00B26E06"/>
    <w:rsid w:val="00B301B5"/>
    <w:rsid w:val="00B32ECD"/>
    <w:rsid w:val="00B33C90"/>
    <w:rsid w:val="00B66030"/>
    <w:rsid w:val="00B77C75"/>
    <w:rsid w:val="00B915F7"/>
    <w:rsid w:val="00B91FE0"/>
    <w:rsid w:val="00BA2A4A"/>
    <w:rsid w:val="00BA76CB"/>
    <w:rsid w:val="00BB070C"/>
    <w:rsid w:val="00BB45FC"/>
    <w:rsid w:val="00BC2890"/>
    <w:rsid w:val="00BC6355"/>
    <w:rsid w:val="00BD0AC3"/>
    <w:rsid w:val="00BE7EAB"/>
    <w:rsid w:val="00BF29E6"/>
    <w:rsid w:val="00C11700"/>
    <w:rsid w:val="00C163C3"/>
    <w:rsid w:val="00C27692"/>
    <w:rsid w:val="00C41526"/>
    <w:rsid w:val="00C55183"/>
    <w:rsid w:val="00C651A9"/>
    <w:rsid w:val="00C74CD8"/>
    <w:rsid w:val="00C754E8"/>
    <w:rsid w:val="00C81F90"/>
    <w:rsid w:val="00C9203C"/>
    <w:rsid w:val="00C9386F"/>
    <w:rsid w:val="00CA5768"/>
    <w:rsid w:val="00CA6691"/>
    <w:rsid w:val="00CB67BF"/>
    <w:rsid w:val="00CB6F1F"/>
    <w:rsid w:val="00CC2D1B"/>
    <w:rsid w:val="00CC2E3A"/>
    <w:rsid w:val="00CD1438"/>
    <w:rsid w:val="00CD4A82"/>
    <w:rsid w:val="00CE2532"/>
    <w:rsid w:val="00D30C11"/>
    <w:rsid w:val="00D3256E"/>
    <w:rsid w:val="00D36751"/>
    <w:rsid w:val="00D439B7"/>
    <w:rsid w:val="00D43A85"/>
    <w:rsid w:val="00D704B6"/>
    <w:rsid w:val="00D918B8"/>
    <w:rsid w:val="00DB22A9"/>
    <w:rsid w:val="00DB63D4"/>
    <w:rsid w:val="00DC3FCC"/>
    <w:rsid w:val="00DC6590"/>
    <w:rsid w:val="00DD0CDB"/>
    <w:rsid w:val="00DD4821"/>
    <w:rsid w:val="00DE2AD1"/>
    <w:rsid w:val="00E00527"/>
    <w:rsid w:val="00E0456A"/>
    <w:rsid w:val="00E129B7"/>
    <w:rsid w:val="00E24081"/>
    <w:rsid w:val="00E2614D"/>
    <w:rsid w:val="00E31899"/>
    <w:rsid w:val="00E34892"/>
    <w:rsid w:val="00E3506E"/>
    <w:rsid w:val="00E52548"/>
    <w:rsid w:val="00E62B76"/>
    <w:rsid w:val="00E64371"/>
    <w:rsid w:val="00E75B40"/>
    <w:rsid w:val="00E83FE1"/>
    <w:rsid w:val="00EA3E7E"/>
    <w:rsid w:val="00EB091C"/>
    <w:rsid w:val="00EB3489"/>
    <w:rsid w:val="00EC4F87"/>
    <w:rsid w:val="00EC54EC"/>
    <w:rsid w:val="00EE18CE"/>
    <w:rsid w:val="00F06954"/>
    <w:rsid w:val="00F07F61"/>
    <w:rsid w:val="00F1614A"/>
    <w:rsid w:val="00F32BD7"/>
    <w:rsid w:val="00F73687"/>
    <w:rsid w:val="00F750C4"/>
    <w:rsid w:val="00F77CC8"/>
    <w:rsid w:val="00F82D2A"/>
    <w:rsid w:val="00FA0CD1"/>
    <w:rsid w:val="00FA3760"/>
    <w:rsid w:val="00FA3F24"/>
    <w:rsid w:val="00FB7270"/>
    <w:rsid w:val="00FC0E11"/>
    <w:rsid w:val="00FD7B82"/>
    <w:rsid w:val="00FE759E"/>
    <w:rsid w:val="00FF6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D9AE1864-7061-4473-A274-6DA124BF1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github.com/tseemann/shovill" TargetMode="External"/><Relationship Id="rId18" Type="http://schemas.openxmlformats.org/officeDocument/2006/relationships/image" Target="media/image3.pn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hyperlink" Target="https://sourceforge.net/projects/bbmap/"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github.com/FelixKrueger/TrimGalore" TargetMode="External"/><Relationship Id="rId5" Type="http://schemas.openxmlformats.org/officeDocument/2006/relationships/comments" Target="comments.xml"/><Relationship Id="rId15" Type="http://schemas.openxmlformats.org/officeDocument/2006/relationships/hyperlink" Target="https://github.com/nanoporetech/medaka" TargetMode="External"/><Relationship Id="rId10" Type="http://schemas.openxmlformats.org/officeDocument/2006/relationships/hyperlink" Target="mailto:kayla.king@ubc.ca"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mailto:greenrodsam@gmail.com" TargetMode="External"/><Relationship Id="rId14" Type="http://schemas.openxmlformats.org/officeDocument/2006/relationships/hyperlink" Target="https://doi.org/10.5281/zenodo.1570644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9029</TotalTime>
  <Pages>17</Pages>
  <Words>27392</Words>
  <Characters>156138</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Kayla King</cp:lastModifiedBy>
  <cp:revision>3</cp:revision>
  <dcterms:created xsi:type="dcterms:W3CDTF">2025-07-09T09:12:00Z</dcterms:created>
  <dcterms:modified xsi:type="dcterms:W3CDTF">2025-08-23T23:15:00Z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id="hJZq0OBz"/&gt;&lt;style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