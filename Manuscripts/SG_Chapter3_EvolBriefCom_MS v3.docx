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EE19" w14:textId="00E5E397" w:rsidR="00DE6705" w:rsidRPr="005B1C68" w:rsidRDefault="0024609A">
      <w:pPr>
        <w:rPr>
          <w:b/>
          <w:bCs/>
          <w:sz w:val="28"/>
          <w:szCs w:val="28"/>
        </w:rPr>
      </w:pPr>
      <w:bookmarkStart w:id="0" w:name="_Hlk208580857"/>
      <w:bookmarkEnd w:id="0"/>
      <w:r>
        <w:rPr>
          <w:b/>
          <w:bCs/>
          <w:sz w:val="28"/>
          <w:szCs w:val="28"/>
        </w:rPr>
        <w:t xml:space="preserve">Competition </w:t>
      </w:r>
      <w:r w:rsidR="00DE6705">
        <w:rPr>
          <w:b/>
          <w:bCs/>
          <w:sz w:val="28"/>
          <w:szCs w:val="28"/>
        </w:rPr>
        <w:t>constrain</w:t>
      </w:r>
      <w:r>
        <w:rPr>
          <w:b/>
          <w:bCs/>
          <w:sz w:val="28"/>
          <w:szCs w:val="28"/>
        </w:rPr>
        <w:t>s</w:t>
      </w:r>
      <w:r w:rsidR="00DE6705">
        <w:rPr>
          <w:b/>
          <w:bCs/>
          <w:sz w:val="28"/>
          <w:szCs w:val="28"/>
        </w:rPr>
        <w:t xml:space="preserve"> parasite </w:t>
      </w:r>
      <w:r>
        <w:rPr>
          <w:b/>
          <w:bCs/>
          <w:sz w:val="28"/>
          <w:szCs w:val="28"/>
        </w:rPr>
        <w:t>adaptation to thermal heterogeneity</w:t>
      </w:r>
    </w:p>
    <w:p w14:paraId="545E995B" w14:textId="20F82E9C" w:rsidR="005B1C68" w:rsidRPr="005A1EFB" w:rsidRDefault="005B1C68" w:rsidP="005B1C68">
      <w:pPr>
        <w:rPr>
          <w:b/>
          <w:bCs/>
          <w:sz w:val="24"/>
          <w:szCs w:val="24"/>
        </w:rPr>
      </w:pPr>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ins w:id="1" w:author="Craig Maclean" w:date="2025-09-08T08:43:00Z" w16du:dateUtc="2025-09-08T07:43:00Z">
        <w:r w:rsidR="00647ECA">
          <w:rPr>
            <w:b/>
            <w:bCs/>
            <w:sz w:val="24"/>
            <w:szCs w:val="24"/>
            <w:vertAlign w:val="superscript"/>
          </w:rPr>
          <w:t>,2</w:t>
        </w:r>
      </w:ins>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w:t>
      </w:r>
      <w:ins w:id="2" w:author="Craig Maclean" w:date="2025-09-08T08:43:00Z" w16du:dateUtc="2025-09-08T07:43:00Z">
        <w:r w:rsidR="00647ECA">
          <w:rPr>
            <w:b/>
            <w:bCs/>
            <w:sz w:val="24"/>
            <w:szCs w:val="24"/>
            <w:vertAlign w:val="superscript"/>
          </w:rPr>
          <w:t>3</w:t>
        </w:r>
      </w:ins>
      <w:del w:id="3" w:author="Craig Maclean" w:date="2025-09-08T08:43:00Z" w16du:dateUtc="2025-09-08T07:43:00Z">
        <w:r w:rsidDel="00647ECA">
          <w:rPr>
            <w:b/>
            <w:bCs/>
            <w:sz w:val="24"/>
            <w:szCs w:val="24"/>
            <w:vertAlign w:val="superscript"/>
          </w:rPr>
          <w:delText>2</w:delText>
        </w:r>
      </w:del>
      <w:r>
        <w:rPr>
          <w:b/>
          <w:bCs/>
          <w:sz w:val="24"/>
          <w:szCs w:val="24"/>
          <w:vertAlign w:val="superscript"/>
        </w:rPr>
        <w:t>,</w:t>
      </w:r>
      <w:ins w:id="4" w:author="Craig Maclean" w:date="2025-09-08T08:43:00Z" w16du:dateUtc="2025-09-08T07:43:00Z">
        <w:r w:rsidR="00647ECA">
          <w:rPr>
            <w:b/>
            <w:bCs/>
            <w:sz w:val="24"/>
            <w:szCs w:val="24"/>
            <w:vertAlign w:val="superscript"/>
          </w:rPr>
          <w:t>4</w:t>
        </w:r>
      </w:ins>
      <w:del w:id="5" w:author="Craig Maclean" w:date="2025-09-08T08:43:00Z" w16du:dateUtc="2025-09-08T07:43:00Z">
        <w:r w:rsidDel="00647ECA">
          <w:rPr>
            <w:b/>
            <w:bCs/>
            <w:sz w:val="24"/>
            <w:szCs w:val="24"/>
            <w:vertAlign w:val="superscript"/>
          </w:rPr>
          <w:delText>3</w:delText>
        </w:r>
      </w:del>
      <w:r>
        <w:rPr>
          <w:b/>
          <w:bCs/>
          <w:sz w:val="24"/>
          <w:szCs w:val="24"/>
          <w:vertAlign w:val="superscript"/>
        </w:rPr>
        <w:t>,#</w:t>
      </w:r>
    </w:p>
    <w:p w14:paraId="3E942F39" w14:textId="77777777" w:rsidR="005B1C68" w:rsidRDefault="005B1C68" w:rsidP="005B1C68">
      <w:pPr>
        <w:widowControl w:val="0"/>
        <w:tabs>
          <w:tab w:val="left" w:pos="793"/>
        </w:tabs>
        <w:autoSpaceDE w:val="0"/>
        <w:autoSpaceDN w:val="0"/>
        <w:spacing w:before="138" w:after="0" w:line="240" w:lineRule="auto"/>
        <w:rPr>
          <w:ins w:id="6" w:author="Craig Maclean" w:date="2025-09-08T08:42:00Z" w16du:dateUtc="2025-09-08T07:42:00Z"/>
        </w:rPr>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4AB9ECFA" w14:textId="6200D08F" w:rsidR="00647ECA" w:rsidRPr="00647ECA" w:rsidRDefault="00647ECA" w:rsidP="005B1C68">
      <w:pPr>
        <w:widowControl w:val="0"/>
        <w:tabs>
          <w:tab w:val="left" w:pos="793"/>
        </w:tabs>
        <w:autoSpaceDE w:val="0"/>
        <w:autoSpaceDN w:val="0"/>
        <w:spacing w:before="138" w:after="0" w:line="240" w:lineRule="auto"/>
      </w:pPr>
      <w:ins w:id="7" w:author="Craig Maclean" w:date="2025-09-08T08:42:00Z" w16du:dateUtc="2025-09-08T07:42:00Z">
        <w:r>
          <w:rPr>
            <w:vertAlign w:val="superscript"/>
          </w:rPr>
          <w:t xml:space="preserve">2 </w:t>
        </w:r>
        <w:r>
          <w:t xml:space="preserve">All Souls College, </w:t>
        </w:r>
      </w:ins>
      <w:ins w:id="8" w:author="Craig Maclean" w:date="2025-09-08T08:43:00Z" w16du:dateUtc="2025-09-08T07:43:00Z">
        <w:r>
          <w:t>High Street, Oxford OX1 4AL, UK</w:t>
        </w:r>
      </w:ins>
    </w:p>
    <w:p w14:paraId="55E4706D" w14:textId="3EA476F5" w:rsidR="005B1C68" w:rsidRDefault="00647ECA" w:rsidP="005B1C68">
      <w:pPr>
        <w:widowControl w:val="0"/>
        <w:tabs>
          <w:tab w:val="left" w:pos="793"/>
        </w:tabs>
        <w:autoSpaceDE w:val="0"/>
        <w:autoSpaceDN w:val="0"/>
        <w:spacing w:before="126" w:after="0" w:line="240" w:lineRule="auto"/>
      </w:pPr>
      <w:ins w:id="9" w:author="Craig Maclean" w:date="2025-09-08T08:42:00Z" w16du:dateUtc="2025-09-08T07:42:00Z">
        <w:r>
          <w:rPr>
            <w:position w:val="7"/>
            <w:vertAlign w:val="superscript"/>
          </w:rPr>
          <w:t>3</w:t>
        </w:r>
      </w:ins>
      <w:del w:id="10" w:author="Craig Maclean" w:date="2025-09-08T08:42:00Z" w16du:dateUtc="2025-09-08T07:42:00Z">
        <w:r w:rsidR="005B1C68" w:rsidRPr="00C45599" w:rsidDel="00647ECA">
          <w:rPr>
            <w:position w:val="7"/>
            <w:vertAlign w:val="superscript"/>
          </w:rPr>
          <w:delText>2</w:delText>
        </w:r>
      </w:del>
      <w:r w:rsidR="005B1C68">
        <w:rPr>
          <w:position w:val="7"/>
        </w:rPr>
        <w:t xml:space="preserve"> </w:t>
      </w:r>
      <w:r w:rsidR="005B1C68" w:rsidRPr="00933D71">
        <w:t>Department</w:t>
      </w:r>
      <w:r w:rsidR="005B1C68" w:rsidRPr="00933D71">
        <w:rPr>
          <w:spacing w:val="-1"/>
        </w:rPr>
        <w:t xml:space="preserve"> </w:t>
      </w:r>
      <w:r w:rsidR="005B1C68" w:rsidRPr="00933D71">
        <w:t xml:space="preserve">of </w:t>
      </w:r>
      <w:r w:rsidR="005B1C68">
        <w:t>Zoology, University of British Columbia, Vancouver, Canada</w:t>
      </w:r>
    </w:p>
    <w:p w14:paraId="37B9F3D1" w14:textId="56288223" w:rsidR="005B1C68" w:rsidRPr="00BD1E52" w:rsidRDefault="00647ECA" w:rsidP="005B1C68">
      <w:pPr>
        <w:widowControl w:val="0"/>
        <w:tabs>
          <w:tab w:val="left" w:pos="793"/>
        </w:tabs>
        <w:autoSpaceDE w:val="0"/>
        <w:autoSpaceDN w:val="0"/>
        <w:spacing w:before="126" w:after="0" w:line="240" w:lineRule="auto"/>
      </w:pPr>
      <w:ins w:id="11" w:author="Craig Maclean" w:date="2025-09-08T08:42:00Z" w16du:dateUtc="2025-09-08T07:42:00Z">
        <w:r>
          <w:rPr>
            <w:vertAlign w:val="superscript"/>
          </w:rPr>
          <w:t>4</w:t>
        </w:r>
      </w:ins>
      <w:del w:id="12" w:author="Craig Maclean" w:date="2025-09-08T08:42:00Z" w16du:dateUtc="2025-09-08T07:42:00Z">
        <w:r w:rsidR="005B1C68" w:rsidDel="00647ECA">
          <w:rPr>
            <w:vertAlign w:val="superscript"/>
          </w:rPr>
          <w:delText>3</w:delText>
        </w:r>
      </w:del>
      <w:r w:rsidR="005B1C68">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7"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8"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2D397588" w:rsidR="005B1C68" w:rsidRDefault="00E32992" w:rsidP="00232F27">
      <w:pPr>
        <w:jc w:val="both"/>
        <w:rPr>
          <w:sz w:val="24"/>
          <w:szCs w:val="24"/>
        </w:rPr>
      </w:pPr>
      <w:r>
        <w:rPr>
          <w:sz w:val="24"/>
          <w:szCs w:val="24"/>
        </w:rPr>
        <w:t xml:space="preserve">Thermal heterogeneity </w:t>
      </w:r>
      <w:r w:rsidR="00232F27" w:rsidRPr="00232F27">
        <w:rPr>
          <w:sz w:val="24"/>
          <w:szCs w:val="24"/>
        </w:rPr>
        <w:t xml:space="preserve">shapes evolutionary trajectories by </w:t>
      </w:r>
      <w:r>
        <w:rPr>
          <w:sz w:val="24"/>
          <w:szCs w:val="24"/>
        </w:rPr>
        <w:t xml:space="preserve">selecting for </w:t>
      </w:r>
      <w:del w:id="13" w:author="Samuel Greenrod" w:date="2025-09-12T14:23:00Z" w16du:dateUtc="2025-09-12T21:23:00Z">
        <w:r w:rsidDel="004958A4">
          <w:rPr>
            <w:sz w:val="24"/>
            <w:szCs w:val="24"/>
          </w:rPr>
          <w:delText xml:space="preserve">generalist </w:delText>
        </w:r>
      </w:del>
      <w:ins w:id="14" w:author="Samuel Greenrod" w:date="2025-09-12T14:23:00Z" w16du:dateUtc="2025-09-12T21:23:00Z">
        <w:r w:rsidR="004958A4">
          <w:rPr>
            <w:sz w:val="24"/>
            <w:szCs w:val="24"/>
          </w:rPr>
          <w:t>intermediat</w:t>
        </w:r>
      </w:ins>
      <w:ins w:id="15" w:author="Samuel Greenrod" w:date="2025-09-12T14:24:00Z" w16du:dateUtc="2025-09-12T21:24:00Z">
        <w:r w:rsidR="004958A4">
          <w:rPr>
            <w:sz w:val="24"/>
            <w:szCs w:val="24"/>
          </w:rPr>
          <w:t>e</w:t>
        </w:r>
      </w:ins>
      <w:ins w:id="16" w:author="Samuel Greenrod" w:date="2025-09-12T14:23:00Z" w16du:dateUtc="2025-09-12T21:23:00Z">
        <w:r w:rsidR="004958A4">
          <w:rPr>
            <w:sz w:val="24"/>
            <w:szCs w:val="24"/>
          </w:rPr>
          <w:t xml:space="preserve"> </w:t>
        </w:r>
      </w:ins>
      <w:r>
        <w:rPr>
          <w:sz w:val="24"/>
          <w:szCs w:val="24"/>
        </w:rPr>
        <w:t xml:space="preserve">phenotypes. </w:t>
      </w:r>
      <w:r w:rsidR="002057E9">
        <w:rPr>
          <w:sz w:val="24"/>
          <w:szCs w:val="24"/>
        </w:rPr>
        <w:t>Yet</w:t>
      </w:r>
      <w:r>
        <w:rPr>
          <w:sz w:val="24"/>
          <w:szCs w:val="24"/>
        </w:rPr>
        <w:t xml:space="preserve">, thermal </w:t>
      </w:r>
      <w:r w:rsidR="00F979B5">
        <w:rPr>
          <w:sz w:val="24"/>
          <w:szCs w:val="24"/>
        </w:rPr>
        <w:t>variation</w:t>
      </w:r>
      <w:r>
        <w:rPr>
          <w:sz w:val="24"/>
          <w:szCs w:val="24"/>
        </w:rPr>
        <w:t xml:space="preserve"> </w:t>
      </w:r>
      <w:r w:rsidR="002057E9">
        <w:rPr>
          <w:sz w:val="24"/>
          <w:szCs w:val="24"/>
        </w:rPr>
        <w:t>typically</w:t>
      </w:r>
      <w:r>
        <w:rPr>
          <w:sz w:val="24"/>
          <w:szCs w:val="24"/>
        </w:rPr>
        <w:t xml:space="preserve"> occurs in the presence of </w:t>
      </w:r>
      <w:r w:rsidR="00F979B5">
        <w:rPr>
          <w:sz w:val="24"/>
          <w:szCs w:val="24"/>
        </w:rPr>
        <w:t>additional</w:t>
      </w:r>
      <w:r>
        <w:rPr>
          <w:sz w:val="24"/>
          <w:szCs w:val="24"/>
        </w:rPr>
        <w:t xml:space="preserve"> selection pressures which</w:t>
      </w:r>
      <w:ins w:id="17" w:author="Craig Maclean" w:date="2025-09-08T08:43:00Z" w16du:dateUtc="2025-09-08T07:43:00Z">
        <w:r w:rsidR="00647ECA">
          <w:rPr>
            <w:sz w:val="24"/>
            <w:szCs w:val="24"/>
          </w:rPr>
          <w:t xml:space="preserve"> may</w:t>
        </w:r>
      </w:ins>
      <w:r>
        <w:rPr>
          <w:sz w:val="24"/>
          <w:szCs w:val="24"/>
        </w:rPr>
        <w:t xml:space="preserve"> interact to constrain</w:t>
      </w:r>
      <w:ins w:id="18" w:author="Craig Maclean" w:date="2025-09-08T08:44:00Z" w16du:dateUtc="2025-09-08T07:44:00Z">
        <w:r w:rsidR="00647ECA">
          <w:rPr>
            <w:sz w:val="24"/>
            <w:szCs w:val="24"/>
          </w:rPr>
          <w:t xml:space="preserve"> thermal adaptation</w:t>
        </w:r>
      </w:ins>
      <w:del w:id="19" w:author="Craig Maclean" w:date="2025-09-08T08:44:00Z" w16du:dateUtc="2025-09-08T07:44:00Z">
        <w:r w:rsidDel="00647ECA">
          <w:rPr>
            <w:sz w:val="24"/>
            <w:szCs w:val="24"/>
          </w:rPr>
          <w:delText xml:space="preserve"> </w:delText>
        </w:r>
        <w:commentRangeStart w:id="20"/>
        <w:r w:rsidDel="00647ECA">
          <w:rPr>
            <w:sz w:val="24"/>
            <w:szCs w:val="24"/>
          </w:rPr>
          <w:delText>evolution rates</w:delText>
        </w:r>
        <w:commentRangeEnd w:id="20"/>
        <w:r w:rsidR="00647ECA" w:rsidDel="00647ECA">
          <w:rPr>
            <w:rStyle w:val="CommentReference"/>
          </w:rPr>
          <w:commentReference w:id="20"/>
        </w:r>
      </w:del>
      <w:r>
        <w:rPr>
          <w:sz w:val="24"/>
          <w:szCs w:val="24"/>
        </w:rPr>
        <w:t xml:space="preserve">. Whether species can adapt to thermal heterogeneity while under simultaneous selection by other environmental stressors remains unclear. </w:t>
      </w:r>
      <w:r w:rsidR="00232F27" w:rsidRPr="00232F27">
        <w:rPr>
          <w:sz w:val="24"/>
          <w:szCs w:val="24"/>
        </w:rPr>
        <w:t xml:space="preserve">In this study, we propagated two </w:t>
      </w:r>
      <w:r>
        <w:rPr>
          <w:sz w:val="24"/>
          <w:szCs w:val="24"/>
        </w:rPr>
        <w:t>lytic viral parasites (</w:t>
      </w:r>
      <w:proofErr w:type="spellStart"/>
      <w:r>
        <w:rPr>
          <w:sz w:val="24"/>
          <w:szCs w:val="24"/>
        </w:rPr>
        <w:t>phages</w:t>
      </w:r>
      <w:proofErr w:type="spellEnd"/>
      <w:r>
        <w:rPr>
          <w:sz w:val="24"/>
          <w:szCs w:val="24"/>
        </w:rPr>
        <w:t xml:space="preserve">) </w:t>
      </w:r>
      <w:del w:id="21" w:author="Craig Maclean" w:date="2025-09-08T08:45:00Z" w16du:dateUtc="2025-09-08T07:45:00Z">
        <w:r w:rsidDel="00647ECA">
          <w:rPr>
            <w:sz w:val="24"/>
            <w:szCs w:val="24"/>
          </w:rPr>
          <w:delText>for 15 passages</w:delText>
        </w:r>
        <w:r w:rsidRPr="00232F27" w:rsidDel="00647ECA">
          <w:rPr>
            <w:sz w:val="24"/>
            <w:szCs w:val="24"/>
          </w:rPr>
          <w:delText xml:space="preserve"> </w:delText>
        </w:r>
      </w:del>
      <w:r w:rsidR="00EC4F87">
        <w:rPr>
          <w:sz w:val="24"/>
          <w:szCs w:val="24"/>
        </w:rPr>
        <w:t>under fluctuating temperatures (37-42</w:t>
      </w:r>
      <w:r w:rsidR="001C030C">
        <w:rPr>
          <w:rFonts w:cstheme="minorHAnsi"/>
          <w:sz w:val="24"/>
          <w:szCs w:val="24"/>
        </w:rPr>
        <w:t>°</w:t>
      </w:r>
      <w:r w:rsidR="00EC4F87">
        <w:rPr>
          <w:sz w:val="24"/>
          <w:szCs w:val="24"/>
        </w:rPr>
        <w:t>C) in the absence and presence of a phage competitor.</w:t>
      </w:r>
      <w:ins w:id="22" w:author="Samuel Greenrod" w:date="2025-09-12T14:24:00Z" w16du:dateUtc="2025-09-12T21:24:00Z">
        <w:r w:rsidR="004958A4">
          <w:rPr>
            <w:sz w:val="24"/>
            <w:szCs w:val="24"/>
          </w:rPr>
          <w:t xml:space="preserve"> </w:t>
        </w:r>
      </w:ins>
      <w:ins w:id="23" w:author="Craig Maclean" w:date="2025-09-08T08:45:00Z" w16du:dateUtc="2025-09-08T07:45:00Z">
        <w:r w:rsidR="00647ECA">
          <w:rPr>
            <w:sz w:val="24"/>
            <w:szCs w:val="24"/>
          </w:rPr>
          <w:t>In t</w:t>
        </w:r>
      </w:ins>
      <w:ins w:id="24" w:author="Craig Maclean" w:date="2025-09-08T08:46:00Z" w16du:dateUtc="2025-09-08T07:46:00Z">
        <w:r w:rsidR="00647ECA">
          <w:rPr>
            <w:sz w:val="24"/>
            <w:szCs w:val="24"/>
          </w:rPr>
          <w:t>he absence of competition,</w:t>
        </w:r>
      </w:ins>
      <w:ins w:id="25" w:author="Samuel Greenrod" w:date="2025-09-12T14:37:00Z" w16du:dateUtc="2025-09-12T21:37:00Z">
        <w:r w:rsidR="00D452E3">
          <w:rPr>
            <w:sz w:val="24"/>
            <w:szCs w:val="24"/>
          </w:rPr>
          <w:t xml:space="preserve"> </w:t>
        </w:r>
      </w:ins>
      <w:ins w:id="26" w:author="Craig Maclean" w:date="2025-09-08T08:46:00Z" w16du:dateUtc="2025-09-08T07:46:00Z">
        <w:del w:id="27" w:author="Samuel Greenrod" w:date="2025-09-12T14:37:00Z" w16du:dateUtc="2025-09-12T21:37:00Z">
          <w:r w:rsidR="00647ECA" w:rsidDel="00D452E3">
            <w:rPr>
              <w:sz w:val="24"/>
              <w:szCs w:val="24"/>
            </w:rPr>
            <w:delText xml:space="preserve"> </w:delText>
          </w:r>
        </w:del>
      </w:ins>
      <w:del w:id="28" w:author="Craig Maclean" w:date="2025-09-08T08:46:00Z" w16du:dateUtc="2025-09-08T07:46:00Z">
        <w:r w:rsidR="00EC4F87" w:rsidDel="00647ECA">
          <w:rPr>
            <w:sz w:val="24"/>
            <w:szCs w:val="24"/>
          </w:rPr>
          <w:delText xml:space="preserve"> </w:delText>
        </w:r>
        <w:r w:rsidR="007E6654" w:rsidDel="00647ECA">
          <w:rPr>
            <w:sz w:val="24"/>
            <w:szCs w:val="24"/>
          </w:rPr>
          <w:delText>W</w:delText>
        </w:r>
        <w:r w:rsidR="00232F27" w:rsidRPr="00232F27" w:rsidDel="00647ECA">
          <w:rPr>
            <w:sz w:val="24"/>
            <w:szCs w:val="24"/>
          </w:rPr>
          <w:delText xml:space="preserve">e show that </w:delText>
        </w:r>
      </w:del>
      <w:r w:rsidR="00CC2E3A">
        <w:rPr>
          <w:sz w:val="24"/>
          <w:szCs w:val="24"/>
        </w:rPr>
        <w:t xml:space="preserve">fluctuating </w:t>
      </w:r>
      <w:r w:rsidR="00EC4F87">
        <w:rPr>
          <w:sz w:val="24"/>
          <w:szCs w:val="24"/>
        </w:rPr>
        <w:t>temperatures</w:t>
      </w:r>
      <w:r w:rsidR="00232F27" w:rsidRPr="00232F27">
        <w:rPr>
          <w:sz w:val="24"/>
          <w:szCs w:val="24"/>
        </w:rPr>
        <w:t xml:space="preserve"> </w:t>
      </w:r>
      <w:del w:id="29" w:author="Craig Maclean" w:date="2025-09-08T08:46:00Z" w16du:dateUtc="2025-09-08T07:46:00Z">
        <w:r w:rsidDel="00647ECA">
          <w:rPr>
            <w:sz w:val="24"/>
            <w:szCs w:val="24"/>
          </w:rPr>
          <w:delText xml:space="preserve">in isolation </w:delText>
        </w:r>
      </w:del>
      <w:r w:rsidR="00232F27" w:rsidRPr="00232F27">
        <w:rPr>
          <w:sz w:val="24"/>
          <w:szCs w:val="24"/>
        </w:rPr>
        <w:t xml:space="preserve">select for </w:t>
      </w:r>
      <w:ins w:id="30" w:author="Samuel Greenrod" w:date="2025-09-12T14:24:00Z" w16du:dateUtc="2025-09-12T21:24:00Z">
        <w:r w:rsidR="004958A4">
          <w:rPr>
            <w:sz w:val="24"/>
            <w:szCs w:val="24"/>
          </w:rPr>
          <w:t>intermediate</w:t>
        </w:r>
      </w:ins>
      <w:ins w:id="31" w:author="Craig Maclean" w:date="2025-09-08T08:46:00Z" w16du:dateUtc="2025-09-08T07:46:00Z">
        <w:r w:rsidR="00647ECA">
          <w:rPr>
            <w:sz w:val="24"/>
            <w:szCs w:val="24"/>
          </w:rPr>
          <w:t xml:space="preserve"> thermal </w:t>
        </w:r>
      </w:ins>
      <w:del w:id="32" w:author="Samuel Greenrod" w:date="2025-09-12T14:24:00Z" w16du:dateUtc="2025-09-12T21:24:00Z">
        <w:r w:rsidR="00232F27" w:rsidRPr="00232F27" w:rsidDel="004958A4">
          <w:rPr>
            <w:sz w:val="24"/>
            <w:szCs w:val="24"/>
          </w:rPr>
          <w:delText>generalist</w:delText>
        </w:r>
      </w:del>
      <w:ins w:id="33" w:author="Craig Maclean" w:date="2025-09-08T08:46:00Z" w16du:dateUtc="2025-09-08T07:46:00Z">
        <w:del w:id="34" w:author="Samuel Greenrod" w:date="2025-09-12T14:24:00Z" w16du:dateUtc="2025-09-12T21:24:00Z">
          <w:r w:rsidR="00647ECA" w:rsidDel="004958A4">
            <w:rPr>
              <w:sz w:val="24"/>
              <w:szCs w:val="24"/>
            </w:rPr>
            <w:delText>s</w:delText>
          </w:r>
        </w:del>
      </w:ins>
      <w:del w:id="35" w:author="Samuel Greenrod" w:date="2025-09-12T14:24:00Z" w16du:dateUtc="2025-09-12T21:24:00Z">
        <w:r w:rsidR="00232F27" w:rsidRPr="00232F27" w:rsidDel="004958A4">
          <w:rPr>
            <w:sz w:val="24"/>
            <w:szCs w:val="24"/>
          </w:rPr>
          <w:delText xml:space="preserve"> </w:delText>
        </w:r>
      </w:del>
      <w:r w:rsidR="00232F27" w:rsidRPr="00232F27">
        <w:rPr>
          <w:sz w:val="24"/>
          <w:szCs w:val="24"/>
        </w:rPr>
        <w:t>phenotypes</w:t>
      </w:r>
      <w:ins w:id="36" w:author="Samuel Greenrod" w:date="2025-09-12T14:25:00Z" w16du:dateUtc="2025-09-12T21:25:00Z">
        <w:r w:rsidR="004958A4">
          <w:rPr>
            <w:sz w:val="24"/>
            <w:szCs w:val="24"/>
          </w:rPr>
          <w:t xml:space="preserve"> and result in more variable evolutionary outcomes </w:t>
        </w:r>
      </w:ins>
      <w:ins w:id="37" w:author="Samuel Greenrod" w:date="2025-09-12T14:37:00Z" w16du:dateUtc="2025-09-12T21:37:00Z">
        <w:r w:rsidR="00D452E3">
          <w:rPr>
            <w:sz w:val="24"/>
            <w:szCs w:val="24"/>
          </w:rPr>
          <w:t>compared</w:t>
        </w:r>
      </w:ins>
      <w:ins w:id="38" w:author="Samuel Greenrod" w:date="2025-09-12T14:25:00Z" w16du:dateUtc="2025-09-12T21:25:00Z">
        <w:r w:rsidR="004958A4">
          <w:rPr>
            <w:sz w:val="24"/>
            <w:szCs w:val="24"/>
          </w:rPr>
          <w:t xml:space="preserve"> to static conditions</w:t>
        </w:r>
      </w:ins>
      <w:del w:id="39" w:author="Craig Maclean" w:date="2025-09-08T08:46:00Z" w16du:dateUtc="2025-09-08T07:46:00Z">
        <w:r w:rsidR="00232F27" w:rsidRPr="00232F27" w:rsidDel="00647ECA">
          <w:rPr>
            <w:sz w:val="24"/>
            <w:szCs w:val="24"/>
          </w:rPr>
          <w:delText xml:space="preserve"> relative to static conditions</w:delText>
        </w:r>
      </w:del>
      <w:r w:rsidR="00EC4F87">
        <w:rPr>
          <w:sz w:val="24"/>
          <w:szCs w:val="24"/>
        </w:rPr>
        <w:t xml:space="preserve">. However, combined selection </w:t>
      </w:r>
      <w:del w:id="40" w:author="Samuel Greenrod" w:date="2025-09-12T14:26:00Z" w16du:dateUtc="2025-09-12T21:26:00Z">
        <w:r w:rsidR="00146F76" w:rsidDel="004958A4">
          <w:rPr>
            <w:sz w:val="24"/>
            <w:szCs w:val="24"/>
          </w:rPr>
          <w:delText>from</w:delText>
        </w:r>
        <w:r w:rsidR="00EC4F87" w:rsidDel="004958A4">
          <w:rPr>
            <w:sz w:val="24"/>
            <w:szCs w:val="24"/>
          </w:rPr>
          <w:delText xml:space="preserve"> </w:delText>
        </w:r>
      </w:del>
      <w:ins w:id="41" w:author="Samuel Greenrod" w:date="2025-09-12T14:26:00Z" w16du:dateUtc="2025-09-12T21:26:00Z">
        <w:r w:rsidR="004958A4">
          <w:rPr>
            <w:sz w:val="24"/>
            <w:szCs w:val="24"/>
          </w:rPr>
          <w:t>by</w:t>
        </w:r>
        <w:r w:rsidR="004958A4">
          <w:rPr>
            <w:sz w:val="24"/>
            <w:szCs w:val="24"/>
          </w:rPr>
          <w:t xml:space="preserve"> </w:t>
        </w:r>
      </w:ins>
      <w:r w:rsidR="00EC4F87">
        <w:rPr>
          <w:sz w:val="24"/>
          <w:szCs w:val="24"/>
        </w:rPr>
        <w:t>fluctuating temperatures and competition le</w:t>
      </w:r>
      <w:r w:rsidR="00721043">
        <w:rPr>
          <w:sz w:val="24"/>
          <w:szCs w:val="24"/>
        </w:rPr>
        <w:t>a</w:t>
      </w:r>
      <w:r w:rsidR="00EC4F87">
        <w:rPr>
          <w:sz w:val="24"/>
          <w:szCs w:val="24"/>
        </w:rPr>
        <w:t>d to restricted thermal adaptation</w:t>
      </w:r>
      <w:r w:rsidR="00D704B6">
        <w:rPr>
          <w:sz w:val="24"/>
          <w:szCs w:val="24"/>
        </w:rPr>
        <w:t>,</w:t>
      </w:r>
      <w:r w:rsidR="00232F27" w:rsidRPr="00232F27">
        <w:rPr>
          <w:sz w:val="24"/>
          <w:szCs w:val="24"/>
        </w:rPr>
        <w:t xml:space="preserve"> slow</w:t>
      </w:r>
      <w:r w:rsidR="00D704B6">
        <w:rPr>
          <w:sz w:val="24"/>
          <w:szCs w:val="24"/>
        </w:rPr>
        <w:t>er</w:t>
      </w:r>
      <w:r w:rsidR="00232F27" w:rsidRPr="00232F27">
        <w:rPr>
          <w:sz w:val="24"/>
          <w:szCs w:val="24"/>
        </w:rPr>
        <w:t xml:space="preserve"> evolutionary rates</w:t>
      </w:r>
      <w:ins w:id="42" w:author="Samuel Greenrod" w:date="2025-09-12T14:26:00Z" w16du:dateUtc="2025-09-12T21:26:00Z">
        <w:r w:rsidR="004958A4">
          <w:rPr>
            <w:sz w:val="24"/>
            <w:szCs w:val="24"/>
          </w:rPr>
          <w:t>,</w:t>
        </w:r>
      </w:ins>
      <w:r w:rsidR="00232F27" w:rsidRPr="00232F27">
        <w:rPr>
          <w:sz w:val="24"/>
          <w:szCs w:val="24"/>
        </w:rPr>
        <w:t xml:space="preserve"> and </w:t>
      </w:r>
      <w:r w:rsidR="00D704B6">
        <w:rPr>
          <w:sz w:val="24"/>
          <w:szCs w:val="24"/>
        </w:rPr>
        <w:t>fewer</w:t>
      </w:r>
      <w:r w:rsidR="00232F27" w:rsidRPr="00232F27">
        <w:rPr>
          <w:sz w:val="24"/>
          <w:szCs w:val="24"/>
        </w:rPr>
        <w:t xml:space="preserve"> putative adaptive mutations. These findings suggest that </w:t>
      </w:r>
      <w:r>
        <w:rPr>
          <w:sz w:val="24"/>
          <w:szCs w:val="24"/>
        </w:rPr>
        <w:t>adaptation to thermal</w:t>
      </w:r>
      <w:r w:rsidRPr="00232F27">
        <w:rPr>
          <w:sz w:val="24"/>
          <w:szCs w:val="24"/>
        </w:rPr>
        <w:t xml:space="preserve"> </w:t>
      </w:r>
      <w:r w:rsidR="00232F27" w:rsidRPr="00232F27">
        <w:rPr>
          <w:sz w:val="24"/>
          <w:szCs w:val="24"/>
        </w:rPr>
        <w:t xml:space="preserve">heterogeneity </w:t>
      </w:r>
      <w:r>
        <w:rPr>
          <w:sz w:val="24"/>
          <w:szCs w:val="24"/>
        </w:rPr>
        <w:t xml:space="preserve">is constrained in multiple stressor environments. </w:t>
      </w:r>
      <w:r w:rsidR="0060503B">
        <w:rPr>
          <w:sz w:val="24"/>
          <w:szCs w:val="24"/>
        </w:rPr>
        <w:t xml:space="preserve">Our </w:t>
      </w:r>
      <w:r w:rsidR="00232F27">
        <w:rPr>
          <w:sz w:val="24"/>
          <w:szCs w:val="24"/>
        </w:rPr>
        <w:t xml:space="preserve">study </w:t>
      </w:r>
      <w:r w:rsidR="00232F27" w:rsidRPr="00232F27">
        <w:rPr>
          <w:sz w:val="24"/>
          <w:szCs w:val="24"/>
        </w:rPr>
        <w:t>highlight</w:t>
      </w:r>
      <w:r w:rsidR="00232F27">
        <w:rPr>
          <w:sz w:val="24"/>
          <w:szCs w:val="24"/>
        </w:rPr>
        <w:t>s</w:t>
      </w:r>
      <w:r w:rsidR="00232F27" w:rsidRPr="00232F27">
        <w:rPr>
          <w:sz w:val="24"/>
          <w:szCs w:val="24"/>
        </w:rPr>
        <w:t xml:space="preserve"> the potential for reduced </w:t>
      </w:r>
      <w:r w:rsidR="001C030C">
        <w:rPr>
          <w:sz w:val="24"/>
          <w:szCs w:val="24"/>
        </w:rPr>
        <w:t xml:space="preserve">species </w:t>
      </w:r>
      <w:r w:rsidR="00232F27" w:rsidRPr="00232F27">
        <w:rPr>
          <w:sz w:val="24"/>
          <w:szCs w:val="24"/>
        </w:rPr>
        <w:t>adaptive capacity as environmental perturbations increase under global climate change.</w:t>
      </w:r>
    </w:p>
    <w:p w14:paraId="33810CD4" w14:textId="77777777" w:rsidR="001F0C10" w:rsidRDefault="001F0C10" w:rsidP="00232F27">
      <w:pPr>
        <w:jc w:val="both"/>
      </w:pPr>
    </w:p>
    <w:p w14:paraId="37228234" w14:textId="099325DA" w:rsidR="00F73687" w:rsidRPr="005B1C68" w:rsidRDefault="005B1C68" w:rsidP="00F07F61">
      <w:pPr>
        <w:jc w:val="both"/>
        <w:rPr>
          <w:b/>
          <w:bCs/>
          <w:sz w:val="28"/>
          <w:szCs w:val="28"/>
        </w:rPr>
      </w:pPr>
      <w:r w:rsidRPr="005B1C68">
        <w:rPr>
          <w:b/>
          <w:bCs/>
          <w:sz w:val="28"/>
          <w:szCs w:val="28"/>
        </w:rPr>
        <w:t>Introduction</w:t>
      </w:r>
    </w:p>
    <w:p w14:paraId="3AEEA22E" w14:textId="50DBD673" w:rsidR="00CA2DED" w:rsidRDefault="0083333C" w:rsidP="0083333C">
      <w:pPr>
        <w:jc w:val="both"/>
        <w:rPr>
          <w:sz w:val="24"/>
          <w:szCs w:val="24"/>
        </w:rPr>
      </w:pPr>
      <w:r>
        <w:rPr>
          <w:sz w:val="24"/>
          <w:szCs w:val="24"/>
        </w:rPr>
        <w:t>Thermal heterogeneity plays a key role in shaping species’ evolutionary trajectories.</w:t>
      </w:r>
      <w:r w:rsidR="00102EE8">
        <w:rPr>
          <w:sz w:val="24"/>
          <w:szCs w:val="24"/>
        </w:rPr>
        <w:t xml:space="preserve"> Spanning a broad range of timescales,</w:t>
      </w:r>
      <w:r>
        <w:rPr>
          <w:sz w:val="24"/>
          <w:szCs w:val="24"/>
        </w:rPr>
        <w:t xml:space="preserve"> </w:t>
      </w:r>
      <w:r w:rsidR="002057E9">
        <w:rPr>
          <w:sz w:val="24"/>
          <w:szCs w:val="24"/>
        </w:rPr>
        <w:t>temperatures fluctuate</w:t>
      </w:r>
      <w:r w:rsidR="00DA502E">
        <w:rPr>
          <w:sz w:val="24"/>
          <w:szCs w:val="24"/>
        </w:rPr>
        <w:t xml:space="preserve"> </w:t>
      </w:r>
      <w:r w:rsidR="00102EE8">
        <w:rPr>
          <w:sz w:val="24"/>
          <w:szCs w:val="24"/>
        </w:rPr>
        <w:t xml:space="preserve">across </w:t>
      </w:r>
      <w:r w:rsidR="00DA502E">
        <w:rPr>
          <w:sz w:val="24"/>
          <w:szCs w:val="24"/>
        </w:rPr>
        <w:t xml:space="preserve">multi-year </w:t>
      </w:r>
      <w:r w:rsidR="00102EE8">
        <w:rPr>
          <w:sz w:val="24"/>
          <w:szCs w:val="24"/>
        </w:rPr>
        <w:t xml:space="preserve">periods </w:t>
      </w:r>
      <w:r w:rsidR="00DA502E">
        <w:rPr>
          <w:sz w:val="24"/>
          <w:szCs w:val="24"/>
        </w:rPr>
        <w:t xml:space="preserve">(ENSO), </w:t>
      </w:r>
      <w:r w:rsidR="00102EE8">
        <w:rPr>
          <w:sz w:val="24"/>
          <w:szCs w:val="24"/>
        </w:rPr>
        <w:t>between seasons,</w:t>
      </w:r>
      <w:r w:rsidR="00DA502E">
        <w:rPr>
          <w:sz w:val="24"/>
          <w:szCs w:val="24"/>
        </w:rPr>
        <w:t xml:space="preserve"> and </w:t>
      </w:r>
      <w:r w:rsidR="00102EE8">
        <w:rPr>
          <w:sz w:val="24"/>
          <w:szCs w:val="24"/>
        </w:rPr>
        <w:t xml:space="preserve">even on the order of </w:t>
      </w:r>
      <w:r w:rsidR="002057E9">
        <w:rPr>
          <w:sz w:val="24"/>
          <w:szCs w:val="24"/>
        </w:rPr>
        <w:t>hours</w:t>
      </w:r>
      <w:r w:rsidR="00102EE8">
        <w:rPr>
          <w:sz w:val="24"/>
          <w:szCs w:val="24"/>
        </w:rPr>
        <w:t xml:space="preserve"> through </w:t>
      </w:r>
      <w:r w:rsidR="00DA502E">
        <w:rPr>
          <w:sz w:val="24"/>
          <w:szCs w:val="24"/>
        </w:rPr>
        <w:t xml:space="preserve">diurnal (24 hour) cycles. </w:t>
      </w:r>
      <w:commentRangeStart w:id="43"/>
      <w:r w:rsidR="0071204D">
        <w:rPr>
          <w:sz w:val="24"/>
          <w:szCs w:val="24"/>
        </w:rPr>
        <w:t xml:space="preserve">Very slow or rapid thermal </w:t>
      </w:r>
      <w:del w:id="44" w:author="Samuel Greenrod" w:date="2025-09-11T21:51:00Z" w16du:dateUtc="2025-09-12T04:51:00Z">
        <w:r w:rsidR="0071204D" w:rsidDel="00A5436B">
          <w:rPr>
            <w:sz w:val="24"/>
            <w:szCs w:val="24"/>
          </w:rPr>
          <w:delText>heterogeneity</w:delText>
        </w:r>
        <w:commentRangeEnd w:id="43"/>
        <w:r w:rsidR="00647ECA" w:rsidDel="00A5436B">
          <w:rPr>
            <w:rStyle w:val="CommentReference"/>
          </w:rPr>
          <w:commentReference w:id="43"/>
        </w:r>
        <w:r w:rsidR="0071204D" w:rsidDel="00A5436B">
          <w:rPr>
            <w:sz w:val="24"/>
            <w:szCs w:val="24"/>
          </w:rPr>
          <w:delText xml:space="preserve"> </w:delText>
        </w:r>
      </w:del>
      <w:ins w:id="45" w:author="Samuel Greenrod" w:date="2025-09-11T21:51:00Z" w16du:dateUtc="2025-09-12T04:51:00Z">
        <w:r w:rsidR="00A5436B">
          <w:rPr>
            <w:sz w:val="24"/>
            <w:szCs w:val="24"/>
          </w:rPr>
          <w:t>fluctuations</w:t>
        </w:r>
        <w:r w:rsidR="00A5436B">
          <w:rPr>
            <w:sz w:val="24"/>
            <w:szCs w:val="24"/>
          </w:rPr>
          <w:t xml:space="preserve"> </w:t>
        </w:r>
      </w:ins>
      <w:r w:rsidR="00102EE8">
        <w:rPr>
          <w:sz w:val="24"/>
          <w:szCs w:val="24"/>
        </w:rPr>
        <w:t xml:space="preserve">typically </w:t>
      </w:r>
      <w:r w:rsidR="00DA502E">
        <w:rPr>
          <w:sz w:val="24"/>
          <w:szCs w:val="24"/>
        </w:rPr>
        <w:t>lead</w:t>
      </w:r>
      <w:del w:id="46" w:author="Samuel Greenrod" w:date="2025-09-11T21:51:00Z" w16du:dateUtc="2025-09-12T04:51:00Z">
        <w:r w:rsidR="00DA502E" w:rsidDel="00A5436B">
          <w:rPr>
            <w:sz w:val="24"/>
            <w:szCs w:val="24"/>
          </w:rPr>
          <w:delText>s</w:delText>
        </w:r>
      </w:del>
      <w:r w:rsidR="00DA502E">
        <w:rPr>
          <w:sz w:val="24"/>
          <w:szCs w:val="24"/>
        </w:rPr>
        <w:t xml:space="preserve"> </w:t>
      </w:r>
      <w:r w:rsidR="00E522FB">
        <w:rPr>
          <w:sz w:val="24"/>
          <w:szCs w:val="24"/>
        </w:rPr>
        <w:t xml:space="preserve">to </w:t>
      </w:r>
      <w:r w:rsidR="00DA502E">
        <w:rPr>
          <w:sz w:val="24"/>
          <w:szCs w:val="24"/>
        </w:rPr>
        <w:t>similar</w:t>
      </w:r>
      <w:r w:rsidR="00E522FB">
        <w:rPr>
          <w:sz w:val="24"/>
          <w:szCs w:val="24"/>
        </w:rPr>
        <w:t xml:space="preserve"> </w:t>
      </w:r>
      <w:commentRangeStart w:id="47"/>
      <w:del w:id="48" w:author="Samuel Greenrod" w:date="2025-09-11T21:52:00Z" w16du:dateUtc="2025-09-12T04:52:00Z">
        <w:r w:rsidR="00E522FB" w:rsidDel="00A5436B">
          <w:rPr>
            <w:sz w:val="24"/>
            <w:szCs w:val="24"/>
          </w:rPr>
          <w:delText>selection dynamics</w:delText>
        </w:r>
      </w:del>
      <w:ins w:id="49" w:author="Samuel Greenrod" w:date="2025-09-11T21:52:00Z" w16du:dateUtc="2025-09-12T04:52:00Z">
        <w:r w:rsidR="00A5436B">
          <w:rPr>
            <w:sz w:val="24"/>
            <w:szCs w:val="24"/>
          </w:rPr>
          <w:t>adaptation</w:t>
        </w:r>
      </w:ins>
      <w:r w:rsidR="00DA502E">
        <w:rPr>
          <w:sz w:val="24"/>
          <w:szCs w:val="24"/>
        </w:rPr>
        <w:t xml:space="preserve"> </w:t>
      </w:r>
      <w:commentRangeEnd w:id="47"/>
      <w:r w:rsidR="00647ECA">
        <w:rPr>
          <w:rStyle w:val="CommentReference"/>
        </w:rPr>
        <w:commentReference w:id="47"/>
      </w:r>
      <w:r w:rsidR="00DA502E">
        <w:rPr>
          <w:sz w:val="24"/>
          <w:szCs w:val="24"/>
        </w:rPr>
        <w:t>to static environments</w:t>
      </w:r>
      <w:r w:rsidR="0071204D">
        <w:rPr>
          <w:sz w:val="24"/>
          <w:szCs w:val="24"/>
        </w:rPr>
        <w:t xml:space="preserve"> </w:t>
      </w:r>
      <w:del w:id="50" w:author="Samuel Greenrod" w:date="2025-09-11T21:52:00Z" w16du:dateUtc="2025-09-12T04:52:00Z">
        <w:r w:rsidR="00DA502E" w:rsidDel="00A5436B">
          <w:rPr>
            <w:sz w:val="24"/>
            <w:szCs w:val="24"/>
          </w:rPr>
          <w:delText>result</w:delText>
        </w:r>
        <w:r w:rsidR="002057E9" w:rsidDel="00A5436B">
          <w:rPr>
            <w:sz w:val="24"/>
            <w:szCs w:val="24"/>
          </w:rPr>
          <w:delText>ing</w:delText>
        </w:r>
        <w:r w:rsidR="00DA502E" w:rsidDel="00A5436B">
          <w:rPr>
            <w:sz w:val="24"/>
            <w:szCs w:val="24"/>
          </w:rPr>
          <w:delText xml:space="preserve"> in</w:delText>
        </w:r>
      </w:del>
      <w:ins w:id="51" w:author="Samuel Greenrod" w:date="2025-09-11T21:52:00Z" w16du:dateUtc="2025-09-12T04:52:00Z">
        <w:r w:rsidR="00A5436B">
          <w:rPr>
            <w:sz w:val="24"/>
            <w:szCs w:val="24"/>
          </w:rPr>
          <w:t>through</w:t>
        </w:r>
      </w:ins>
      <w:r w:rsidR="0071204D">
        <w:rPr>
          <w:sz w:val="24"/>
          <w:szCs w:val="24"/>
        </w:rPr>
        <w:t xml:space="preserve"> selective sweeps </w:t>
      </w:r>
      <w:r w:rsidR="00DA502E">
        <w:rPr>
          <w:sz w:val="24"/>
          <w:szCs w:val="24"/>
        </w:rPr>
        <w:t>by specialist</w:t>
      </w:r>
      <w:r w:rsidR="0071204D">
        <w:rPr>
          <w:sz w:val="24"/>
          <w:szCs w:val="24"/>
        </w:rPr>
        <w:t xml:space="preserve"> variants </w:t>
      </w:r>
      <w:r w:rsidR="0071204D">
        <w:rPr>
          <w:sz w:val="24"/>
          <w:szCs w:val="24"/>
        </w:rPr>
        <w:fldChar w:fldCharType="begin"/>
      </w:r>
      <w:r w:rsidR="00DA502E">
        <w:rPr>
          <w:sz w:val="24"/>
          <w:szCs w:val="24"/>
        </w:rPr>
        <w:instrText xml:space="preserve"> ADDIN ZOTERO_ITEM CSL_CITATION {"citationID":"oMiJD3Ju","properties":{"formattedCitation":"[1,2]","plainCitation":"[1,2]","noteIndex":0},"citationItems":[{"id":1960,"uris":["http://zotero.org/users/local/sgFDdPY0/items/J3YVC7UI"],"itemData":{"id":1960,"type":"article-journal","abstract":"Environmental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71204D">
        <w:rPr>
          <w:sz w:val="24"/>
          <w:szCs w:val="24"/>
        </w:rPr>
        <w:fldChar w:fldCharType="separate"/>
      </w:r>
      <w:r w:rsidR="00DA502E" w:rsidRPr="00DA502E">
        <w:rPr>
          <w:rFonts w:ascii="Calibri" w:hAnsi="Calibri" w:cs="Calibri"/>
          <w:sz w:val="24"/>
        </w:rPr>
        <w:t>[1,2]</w:t>
      </w:r>
      <w:r w:rsidR="0071204D">
        <w:rPr>
          <w:sz w:val="24"/>
          <w:szCs w:val="24"/>
        </w:rPr>
        <w:fldChar w:fldCharType="end"/>
      </w:r>
      <w:r w:rsidR="0071204D">
        <w:rPr>
          <w:sz w:val="24"/>
          <w:szCs w:val="24"/>
        </w:rPr>
        <w:t xml:space="preserve">. In contrast, </w:t>
      </w:r>
      <w:r w:rsidR="00DA502E">
        <w:rPr>
          <w:sz w:val="24"/>
          <w:szCs w:val="24"/>
        </w:rPr>
        <w:t>moderate</w:t>
      </w:r>
      <w:r w:rsidR="0071204D">
        <w:rPr>
          <w:sz w:val="24"/>
          <w:szCs w:val="24"/>
        </w:rPr>
        <w:t xml:space="preserve"> </w:t>
      </w:r>
      <w:del w:id="52" w:author="Samuel Greenrod" w:date="2025-09-12T14:38:00Z" w16du:dateUtc="2025-09-12T21:38:00Z">
        <w:r w:rsidR="0071204D" w:rsidDel="00D452E3">
          <w:rPr>
            <w:sz w:val="24"/>
            <w:szCs w:val="24"/>
          </w:rPr>
          <w:delText xml:space="preserve">heterogeneity </w:delText>
        </w:r>
      </w:del>
      <w:ins w:id="53" w:author="Samuel Greenrod" w:date="2025-09-12T14:38:00Z" w16du:dateUtc="2025-09-12T21:38:00Z">
        <w:r w:rsidR="00D452E3">
          <w:rPr>
            <w:sz w:val="24"/>
            <w:szCs w:val="24"/>
          </w:rPr>
          <w:t>fluctuations</w:t>
        </w:r>
        <w:r w:rsidR="00D452E3">
          <w:rPr>
            <w:sz w:val="24"/>
            <w:szCs w:val="24"/>
          </w:rPr>
          <w:t xml:space="preserve"> </w:t>
        </w:r>
      </w:ins>
      <w:r w:rsidR="00DA502E">
        <w:rPr>
          <w:sz w:val="24"/>
          <w:szCs w:val="24"/>
        </w:rPr>
        <w:t>select</w:t>
      </w:r>
      <w:del w:id="54" w:author="Samuel Greenrod" w:date="2025-09-12T14:38:00Z" w16du:dateUtc="2025-09-12T21:38:00Z">
        <w:r w:rsidR="00DA502E" w:rsidDel="00D452E3">
          <w:rPr>
            <w:sz w:val="24"/>
            <w:szCs w:val="24"/>
          </w:rPr>
          <w:delText>s</w:delText>
        </w:r>
      </w:del>
      <w:r w:rsidR="00DA502E">
        <w:rPr>
          <w:sz w:val="24"/>
          <w:szCs w:val="24"/>
        </w:rPr>
        <w:t xml:space="preserve"> for </w:t>
      </w:r>
      <w:r w:rsidR="00102EE8">
        <w:rPr>
          <w:sz w:val="24"/>
          <w:szCs w:val="24"/>
        </w:rPr>
        <w:t xml:space="preserve">thermal </w:t>
      </w:r>
      <w:r w:rsidR="00DA502E">
        <w:rPr>
          <w:sz w:val="24"/>
          <w:szCs w:val="24"/>
        </w:rPr>
        <w:t xml:space="preserve">generalists which have intermediate </w:t>
      </w:r>
      <w:del w:id="55" w:author="Samuel Greenrod" w:date="2025-09-12T14:38:00Z" w16du:dateUtc="2025-09-12T21:38:00Z">
        <w:r w:rsidR="00DA502E" w:rsidDel="00D452E3">
          <w:rPr>
            <w:sz w:val="24"/>
            <w:szCs w:val="24"/>
          </w:rPr>
          <w:delText xml:space="preserve">fitness </w:delText>
        </w:r>
      </w:del>
      <w:ins w:id="56" w:author="Samuel Greenrod" w:date="2025-09-12T14:38:00Z" w16du:dateUtc="2025-09-12T21:38:00Z">
        <w:r w:rsidR="00D452E3">
          <w:rPr>
            <w:sz w:val="24"/>
            <w:szCs w:val="24"/>
          </w:rPr>
          <w:t>phenotypes</w:t>
        </w:r>
        <w:r w:rsidR="00D452E3">
          <w:rPr>
            <w:sz w:val="24"/>
            <w:szCs w:val="24"/>
          </w:rPr>
          <w:t xml:space="preserve"> </w:t>
        </w:r>
      </w:ins>
      <w:r w:rsidR="00DA502E">
        <w:rPr>
          <w:sz w:val="24"/>
          <w:szCs w:val="24"/>
        </w:rPr>
        <w:t xml:space="preserve">across temperatures </w:t>
      </w:r>
      <w:r w:rsidR="00DA502E">
        <w:rPr>
          <w:sz w:val="24"/>
          <w:szCs w:val="24"/>
        </w:rPr>
        <w:fldChar w:fldCharType="begin"/>
      </w:r>
      <w:r w:rsidR="00DA502E">
        <w:rPr>
          <w:sz w:val="24"/>
          <w:szCs w:val="24"/>
        </w:rPr>
        <w:instrText xml:space="preserve"> ADDIN ZOTERO_ITEM CSL_CITATION {"citationID":"pzXfg4UC","properties":{"formattedCitation":"[1,2]","plainCitation":"[1,2]","noteIndex":0},"citationItems":[{"id":1960,"uris":["http://zotero.org/users/local/sgFDdPY0/items/J3YVC7UI"],"itemData":{"id":1960,"type":"article-journal","abstract":"Environmental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DA502E">
        <w:rPr>
          <w:sz w:val="24"/>
          <w:szCs w:val="24"/>
        </w:rPr>
        <w:fldChar w:fldCharType="separate"/>
      </w:r>
      <w:r w:rsidR="00DA502E" w:rsidRPr="00DA502E">
        <w:rPr>
          <w:rFonts w:ascii="Calibri" w:hAnsi="Calibri" w:cs="Calibri"/>
          <w:sz w:val="24"/>
        </w:rPr>
        <w:t>[1,2]</w:t>
      </w:r>
      <w:r w:rsidR="00DA502E">
        <w:rPr>
          <w:sz w:val="24"/>
          <w:szCs w:val="24"/>
        </w:rPr>
        <w:fldChar w:fldCharType="end"/>
      </w:r>
      <w:r w:rsidR="00DA502E">
        <w:rPr>
          <w:sz w:val="24"/>
          <w:szCs w:val="24"/>
        </w:rPr>
        <w:t xml:space="preserve">. Generalist phenotypes often arise through </w:t>
      </w:r>
      <w:del w:id="57" w:author="Samuel Greenrod" w:date="2025-09-12T14:38:00Z" w16du:dateUtc="2025-09-12T21:38:00Z">
        <w:r w:rsidR="00DA502E" w:rsidDel="00D452E3">
          <w:rPr>
            <w:sz w:val="24"/>
            <w:szCs w:val="24"/>
          </w:rPr>
          <w:delText>pleiotropic mutations</w:delText>
        </w:r>
        <w:r w:rsidR="00093FA2" w:rsidDel="00D452E3">
          <w:rPr>
            <w:sz w:val="24"/>
            <w:szCs w:val="24"/>
          </w:rPr>
          <w:delText xml:space="preserve"> </w:delText>
        </w:r>
        <w:r w:rsidR="00093FA2" w:rsidDel="00D452E3">
          <w:rPr>
            <w:sz w:val="24"/>
            <w:szCs w:val="24"/>
          </w:rPr>
          <w:fldChar w:fldCharType="begin"/>
        </w:r>
        <w:r w:rsidR="00093FA2" w:rsidDel="00D452E3">
          <w:rPr>
            <w:sz w:val="24"/>
            <w:szCs w:val="24"/>
          </w:rPr>
          <w:delInstrText xml:space="preserve"> ADDIN ZOTERO_ITEM CSL_CITATION {"citationID":"QAcyh4lh","properties":{"formattedCitation":"[3]","plainCitation":"[3]","noteIndex":0},"citationItems":[{"id":3475,"uris":["http://zotero.org/users/local/sgFDdPY0/items/RER4SZ6V"],"itemData":{"id":3475,"type":"article-journal","abstract":"Adaptive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delInstrText>
        </w:r>
        <w:r w:rsidR="00093FA2" w:rsidDel="00D452E3">
          <w:rPr>
            <w:sz w:val="24"/>
            <w:szCs w:val="24"/>
          </w:rPr>
          <w:fldChar w:fldCharType="separate"/>
        </w:r>
        <w:r w:rsidR="00093FA2" w:rsidRPr="00093FA2" w:rsidDel="00D452E3">
          <w:rPr>
            <w:rFonts w:ascii="Calibri" w:hAnsi="Calibri" w:cs="Calibri"/>
            <w:sz w:val="24"/>
          </w:rPr>
          <w:delText>[3]</w:delText>
        </w:r>
        <w:r w:rsidR="00093FA2" w:rsidDel="00D452E3">
          <w:rPr>
            <w:sz w:val="24"/>
            <w:szCs w:val="24"/>
          </w:rPr>
          <w:fldChar w:fldCharType="end"/>
        </w:r>
        <w:r w:rsidR="00093FA2" w:rsidDel="00D452E3">
          <w:rPr>
            <w:sz w:val="24"/>
            <w:szCs w:val="24"/>
          </w:rPr>
          <w:delText xml:space="preserve"> or </w:delText>
        </w:r>
      </w:del>
      <w:r w:rsidR="00093FA2">
        <w:rPr>
          <w:sz w:val="24"/>
          <w:szCs w:val="24"/>
        </w:rPr>
        <w:t xml:space="preserve">the acquisition of multiple specialist mutations </w:t>
      </w:r>
      <w:r w:rsidR="00093FA2">
        <w:rPr>
          <w:sz w:val="24"/>
          <w:szCs w:val="24"/>
        </w:rPr>
        <w:fldChar w:fldCharType="begin"/>
      </w:r>
      <w:r w:rsidR="00093FA2">
        <w:rPr>
          <w:sz w:val="24"/>
          <w:szCs w:val="24"/>
        </w:rPr>
        <w:instrText xml:space="preserve"> ADDIN ZOTERO_ITEM CSL_CITATION {"citationID":"Vl48yVhj","properties":{"formattedCitation":"[4]","plainCitation":"[4]","noteIndex":0},"citationItems":[{"id":1854,"uris":["http://zotero.org/users/local/sgFDdPY0/items/YSI93GCP"],"itemData":{"id":1854,"type":"article-journal","abstract":"Generalists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093FA2">
        <w:rPr>
          <w:sz w:val="24"/>
          <w:szCs w:val="24"/>
        </w:rPr>
        <w:fldChar w:fldCharType="separate"/>
      </w:r>
      <w:r w:rsidR="00093FA2" w:rsidRPr="00093FA2">
        <w:rPr>
          <w:rFonts w:ascii="Calibri" w:hAnsi="Calibri" w:cs="Calibri"/>
          <w:sz w:val="24"/>
        </w:rPr>
        <w:t>[4]</w:t>
      </w:r>
      <w:r w:rsidR="00093FA2">
        <w:rPr>
          <w:sz w:val="24"/>
          <w:szCs w:val="24"/>
        </w:rPr>
        <w:fldChar w:fldCharType="end"/>
      </w:r>
      <w:ins w:id="58" w:author="Samuel Greenrod" w:date="2025-09-12T14:38:00Z" w16du:dateUtc="2025-09-12T21:38:00Z">
        <w:r w:rsidR="00D452E3">
          <w:rPr>
            <w:sz w:val="24"/>
            <w:szCs w:val="24"/>
          </w:rPr>
          <w:t xml:space="preserve"> or single </w:t>
        </w:r>
        <w:r w:rsidR="00D452E3">
          <w:rPr>
            <w:sz w:val="24"/>
            <w:szCs w:val="24"/>
          </w:rPr>
          <w:t xml:space="preserve">pleiotropic mutations </w:t>
        </w:r>
        <w:r w:rsidR="00D452E3">
          <w:rPr>
            <w:sz w:val="24"/>
            <w:szCs w:val="24"/>
          </w:rPr>
          <w:fldChar w:fldCharType="begin"/>
        </w:r>
        <w:r w:rsidR="00D452E3">
          <w:rPr>
            <w:sz w:val="24"/>
            <w:szCs w:val="24"/>
          </w:rPr>
          <w:instrText xml:space="preserve"> ADDIN ZOTERO_ITEM CSL_CITATION {"citationID":"QAcyh4lh","properties":{"formattedCitation":"[3]","plainCitation":"[3]","noteIndex":0},"citationItems":[{"id":3475,"uris":["http://zotero.org/users/local/sgFDdPY0/items/RER4SZ6V"],"itemData":{"id":3475,"type":"article-journal","abstract":"Adaptive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D452E3">
          <w:rPr>
            <w:sz w:val="24"/>
            <w:szCs w:val="24"/>
          </w:rPr>
          <w:fldChar w:fldCharType="separate"/>
        </w:r>
        <w:r w:rsidR="00D452E3" w:rsidRPr="00093FA2">
          <w:rPr>
            <w:rFonts w:ascii="Calibri" w:hAnsi="Calibri" w:cs="Calibri"/>
            <w:sz w:val="24"/>
          </w:rPr>
          <w:t>[3]</w:t>
        </w:r>
        <w:r w:rsidR="00D452E3">
          <w:rPr>
            <w:sz w:val="24"/>
            <w:szCs w:val="24"/>
          </w:rPr>
          <w:fldChar w:fldCharType="end"/>
        </w:r>
      </w:ins>
      <w:r w:rsidR="00DA502E">
        <w:rPr>
          <w:sz w:val="24"/>
          <w:szCs w:val="24"/>
        </w:rPr>
        <w:t xml:space="preserve">. Alternatively, thermal heterogeneity can </w:t>
      </w:r>
      <w:r w:rsidR="00721043">
        <w:rPr>
          <w:sz w:val="24"/>
          <w:szCs w:val="24"/>
        </w:rPr>
        <w:t>promote</w:t>
      </w:r>
      <w:r w:rsidR="00DA502E">
        <w:rPr>
          <w:sz w:val="24"/>
          <w:szCs w:val="24"/>
        </w:rPr>
        <w:t xml:space="preserve"> </w:t>
      </w:r>
      <w:r w:rsidR="0071204D">
        <w:rPr>
          <w:sz w:val="24"/>
          <w:szCs w:val="24"/>
        </w:rPr>
        <w:t xml:space="preserve">diversifying selection </w:t>
      </w:r>
      <w:r w:rsidR="0071204D">
        <w:rPr>
          <w:sz w:val="24"/>
          <w:szCs w:val="24"/>
        </w:rPr>
        <w:fldChar w:fldCharType="begin"/>
      </w:r>
      <w:r w:rsidR="00093FA2">
        <w:rPr>
          <w:sz w:val="24"/>
          <w:szCs w:val="24"/>
        </w:rPr>
        <w:instrText xml:space="preserve"> ADDIN ZOTERO_ITEM CSL_CITATION {"citationID":"LDe44kx8","properties":{"formattedCitation":"[5\\uc0\\u8211{}7]","plainCitation":"[5–7]","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71204D">
        <w:rPr>
          <w:sz w:val="24"/>
          <w:szCs w:val="24"/>
        </w:rPr>
        <w:fldChar w:fldCharType="separate"/>
      </w:r>
      <w:r w:rsidR="00093FA2" w:rsidRPr="00093FA2">
        <w:rPr>
          <w:rFonts w:ascii="Calibri" w:hAnsi="Calibri" w:cs="Calibri"/>
          <w:sz w:val="24"/>
        </w:rPr>
        <w:t>[5–7]</w:t>
      </w:r>
      <w:r w:rsidR="0071204D">
        <w:rPr>
          <w:sz w:val="24"/>
          <w:szCs w:val="24"/>
        </w:rPr>
        <w:fldChar w:fldCharType="end"/>
      </w:r>
      <w:r w:rsidR="00DA502E">
        <w:rPr>
          <w:sz w:val="24"/>
          <w:szCs w:val="24"/>
        </w:rPr>
        <w:t xml:space="preserve"> leading to the maintenance of </w:t>
      </w:r>
      <w:ins w:id="59" w:author="Craig Maclean" w:date="2025-09-08T08:51:00Z" w16du:dateUtc="2025-09-08T07:51:00Z">
        <w:r w:rsidR="00647ECA">
          <w:rPr>
            <w:sz w:val="24"/>
            <w:szCs w:val="24"/>
          </w:rPr>
          <w:t xml:space="preserve">thermal </w:t>
        </w:r>
      </w:ins>
      <w:r w:rsidR="00DA502E">
        <w:rPr>
          <w:sz w:val="24"/>
          <w:szCs w:val="24"/>
        </w:rPr>
        <w:t>specialist sub-populations</w:t>
      </w:r>
      <w:r w:rsidR="00093FA2">
        <w:rPr>
          <w:sz w:val="24"/>
          <w:szCs w:val="24"/>
        </w:rPr>
        <w:t xml:space="preserve"> </w:t>
      </w:r>
      <w:r w:rsidR="00093FA2">
        <w:rPr>
          <w:sz w:val="24"/>
          <w:szCs w:val="24"/>
        </w:rPr>
        <w:fldChar w:fldCharType="begin"/>
      </w:r>
      <w:r w:rsidR="00093FA2">
        <w:rPr>
          <w:sz w:val="24"/>
          <w:szCs w:val="24"/>
        </w:rPr>
        <w:instrText xml:space="preserve"> ADDIN ZOTERO_ITEM CSL_CITATION {"citationID":"tsEeqTTW","properties":{"formattedCitation":"[6]","plainCitation":"[6]","noteIndex":0},"citationItems":[{"id":3472,"uris":["http://zotero.org/users/local/sgFDdPY0/items/FJ2TAFQ9"],"itemData":{"id":3472,"type":"article-journal","abstract":"Although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093FA2">
        <w:rPr>
          <w:sz w:val="24"/>
          <w:szCs w:val="24"/>
        </w:rPr>
        <w:fldChar w:fldCharType="separate"/>
      </w:r>
      <w:r w:rsidR="00093FA2" w:rsidRPr="00093FA2">
        <w:rPr>
          <w:rFonts w:ascii="Calibri" w:hAnsi="Calibri" w:cs="Calibri"/>
          <w:sz w:val="24"/>
        </w:rPr>
        <w:t>[6]</w:t>
      </w:r>
      <w:r w:rsidR="00093FA2">
        <w:rPr>
          <w:sz w:val="24"/>
          <w:szCs w:val="24"/>
        </w:rPr>
        <w:fldChar w:fldCharType="end"/>
      </w:r>
      <w:r w:rsidR="00093FA2">
        <w:rPr>
          <w:sz w:val="24"/>
          <w:szCs w:val="24"/>
        </w:rPr>
        <w:t xml:space="preserve">. </w:t>
      </w:r>
      <w:r w:rsidR="00CA2DED">
        <w:rPr>
          <w:sz w:val="24"/>
          <w:szCs w:val="24"/>
        </w:rPr>
        <w:t xml:space="preserve">The mechanisms of adaptation to thermal heterogeneity depend on the fluctuation frequency relative to </w:t>
      </w:r>
      <w:r w:rsidR="00BE00F4">
        <w:rPr>
          <w:sz w:val="24"/>
          <w:szCs w:val="24"/>
        </w:rPr>
        <w:t>generation time</w:t>
      </w:r>
      <w:r w:rsidR="00102EE8">
        <w:rPr>
          <w:sz w:val="24"/>
          <w:szCs w:val="24"/>
        </w:rPr>
        <w:t xml:space="preserve"> </w:t>
      </w:r>
      <w:r w:rsidR="00102EE8">
        <w:rPr>
          <w:sz w:val="24"/>
          <w:szCs w:val="24"/>
        </w:rPr>
        <w:fldChar w:fldCharType="begin"/>
      </w:r>
      <w:r w:rsidR="00102EE8">
        <w:rPr>
          <w:sz w:val="24"/>
          <w:szCs w:val="24"/>
        </w:rPr>
        <w:instrText xml:space="preserve"> ADDIN ZOTERO_ITEM CSL_CITATION {"citationID":"33vUq5cM","properties":{"formattedCitation":"[8]","plainCitation":"[8]","noteIndex":0},"citationItems":[{"id":1893,"uris":["http://zotero.org/users/local/sgFDdPY0/items/Y8GFBLU9"],"itemData":{"id":1893,"type":"article-journal","abstract":"Animals and plants often exhibit narrow ranges of thermal preference in variable environments; fitness-enhancing activities such as reproduction and growth tend to be concentrated during times in which body temperature lies within that narrow range. The relation between fitness-associated performance and temperature is modeled by a performance curve defined by two traits: performance breadth (Tbr), a measure of thermal specialization, and the critical maximum temperature for performance (Tmax). Optimality models are used to define the fitness landscape for these two traits under several different patterns of within- and among-generation variation in temperature. In constant environments and environments in which there is significant within-generation variation, specialists with narrow preference ranges are the favored phenotype. In environments in which there is considerable among-generation but little within-generation variation, generalists with broad preference ranges are favored. Specialists in a constant environment have a mean fitness an order of magnitude higher than any phenotype in more variable environments, demonstrating that homeostatic mechanisms can confer a large fitness advantage. In contrast to previous models of environmental tolerance, these performance models suggest that increasing temporal environmental variation can favor the evolution of thermal specialization.","container-title":"The American Naturalist","ISSN":"0003-0147","issue":"2","note":"publisher: [University of Chicago Press, American Society of Naturalists]","page":"252-270","source":"JSTOR","title":"Specialists and Generalists in Changing Environments. I. Fitness Landscapes of Thermal Sensitivity","volume":"146","author":[{"family":"Gilchrist","given":"George W."}],"issued":{"date-parts":[["1995"]]}}}],"schema":"https://github.com/citation-style-language/schema/raw/master/csl-citation.json"} </w:instrText>
      </w:r>
      <w:r w:rsidR="00102EE8">
        <w:rPr>
          <w:sz w:val="24"/>
          <w:szCs w:val="24"/>
        </w:rPr>
        <w:fldChar w:fldCharType="separate"/>
      </w:r>
      <w:r w:rsidR="00102EE8" w:rsidRPr="00102EE8">
        <w:rPr>
          <w:rFonts w:ascii="Calibri" w:hAnsi="Calibri" w:cs="Calibri"/>
          <w:sz w:val="24"/>
        </w:rPr>
        <w:t>[8]</w:t>
      </w:r>
      <w:r w:rsidR="00102EE8">
        <w:rPr>
          <w:sz w:val="24"/>
          <w:szCs w:val="24"/>
        </w:rPr>
        <w:fldChar w:fldCharType="end"/>
      </w:r>
      <w:r w:rsidR="00CA2DED">
        <w:rPr>
          <w:sz w:val="24"/>
          <w:szCs w:val="24"/>
        </w:rPr>
        <w:t xml:space="preserve">; </w:t>
      </w:r>
      <w:r w:rsidR="00E522FB">
        <w:rPr>
          <w:sz w:val="24"/>
          <w:szCs w:val="24"/>
        </w:rPr>
        <w:t>fluctuations that</w:t>
      </w:r>
      <w:r w:rsidR="00CA2DED">
        <w:rPr>
          <w:sz w:val="24"/>
          <w:szCs w:val="24"/>
        </w:rPr>
        <w:t xml:space="preserve"> select for specialists in </w:t>
      </w:r>
      <w:r w:rsidR="002057E9">
        <w:rPr>
          <w:sz w:val="24"/>
          <w:szCs w:val="24"/>
        </w:rPr>
        <w:t>fast</w:t>
      </w:r>
      <w:r w:rsidR="00F979B5">
        <w:rPr>
          <w:sz w:val="24"/>
          <w:szCs w:val="24"/>
        </w:rPr>
        <w:t xml:space="preserve"> replicating</w:t>
      </w:r>
      <w:r w:rsidR="00CA2DED">
        <w:rPr>
          <w:sz w:val="24"/>
          <w:szCs w:val="24"/>
        </w:rPr>
        <w:t xml:space="preserve"> species </w:t>
      </w:r>
      <w:r w:rsidR="00E522FB">
        <w:rPr>
          <w:sz w:val="24"/>
          <w:szCs w:val="24"/>
        </w:rPr>
        <w:t>may select for</w:t>
      </w:r>
      <w:r w:rsidR="00CA2DED">
        <w:rPr>
          <w:sz w:val="24"/>
          <w:szCs w:val="24"/>
        </w:rPr>
        <w:t xml:space="preserve"> generalists in slow </w:t>
      </w:r>
      <w:r w:rsidR="00F979B5">
        <w:rPr>
          <w:sz w:val="24"/>
          <w:szCs w:val="24"/>
        </w:rPr>
        <w:t>replicating</w:t>
      </w:r>
      <w:r w:rsidR="00CA2DED">
        <w:rPr>
          <w:sz w:val="24"/>
          <w:szCs w:val="24"/>
        </w:rPr>
        <w:t xml:space="preserve"> species. </w:t>
      </w:r>
    </w:p>
    <w:p w14:paraId="4A9AC7D6" w14:textId="5A1D8B2E" w:rsidR="00093FA2" w:rsidRDefault="00093FA2" w:rsidP="0083333C">
      <w:pPr>
        <w:jc w:val="both"/>
        <w:rPr>
          <w:sz w:val="24"/>
          <w:szCs w:val="24"/>
        </w:rPr>
      </w:pPr>
      <w:r>
        <w:rPr>
          <w:sz w:val="24"/>
          <w:szCs w:val="24"/>
        </w:rPr>
        <w:lastRenderedPageBreak/>
        <w:t>Thermal heterogeneity typically occurs in the context of multiple stressor environments where</w:t>
      </w:r>
      <w:r w:rsidR="00CA2DED">
        <w:rPr>
          <w:sz w:val="24"/>
          <w:szCs w:val="24"/>
        </w:rPr>
        <w:t>by</w:t>
      </w:r>
      <w:r>
        <w:rPr>
          <w:sz w:val="24"/>
          <w:szCs w:val="24"/>
        </w:rPr>
        <w:t xml:space="preserve"> species must simultaneously adapt to abiotic stressors, predation, and competition </w:t>
      </w:r>
      <w:r>
        <w:rPr>
          <w:sz w:val="24"/>
          <w:szCs w:val="24"/>
        </w:rPr>
        <w:fldChar w:fldCharType="begin"/>
      </w:r>
      <w:r w:rsidR="00102EE8">
        <w:rPr>
          <w:sz w:val="24"/>
          <w:szCs w:val="24"/>
        </w:rPr>
        <w:instrText xml:space="preserve"> ADDIN ZOTERO_ITEM CSL_CITATION {"citationID":"Xi4kdALf","properties":{"formattedCitation":"[9]","plainCitation":"[9]","noteIndex":0},"citationItems":[{"id":3458,"uris":["http://zotero.org/users/local/sgFDdPY0/items/PYK9U7KE"],"itemData":{"id":3458,"type":"article-journal","abstract":"Abiotic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H."}],"issued":{"date-parts":[["2016",1,3]]}}}],"schema":"https://github.com/citation-style-language/schema/raw/master/csl-citation.json"} </w:instrText>
      </w:r>
      <w:r>
        <w:rPr>
          <w:sz w:val="24"/>
          <w:szCs w:val="24"/>
        </w:rPr>
        <w:fldChar w:fldCharType="separate"/>
      </w:r>
      <w:r w:rsidR="00102EE8" w:rsidRPr="00102EE8">
        <w:rPr>
          <w:rFonts w:ascii="Calibri" w:hAnsi="Calibri" w:cs="Calibri"/>
          <w:sz w:val="24"/>
        </w:rPr>
        <w:t>[9]</w:t>
      </w:r>
      <w:r>
        <w:rPr>
          <w:sz w:val="24"/>
          <w:szCs w:val="24"/>
        </w:rPr>
        <w:fldChar w:fldCharType="end"/>
      </w:r>
      <w:r>
        <w:rPr>
          <w:sz w:val="24"/>
          <w:szCs w:val="24"/>
        </w:rPr>
        <w:t xml:space="preserve">. The presence of multiple selection pressures has been shown to constrain evolution rates through </w:t>
      </w:r>
      <w:commentRangeStart w:id="60"/>
      <w:del w:id="61" w:author="Samuel Greenrod" w:date="2025-09-11T21:50:00Z" w16du:dateUtc="2025-09-12T04:50:00Z">
        <w:r w:rsidDel="00A5436B">
          <w:rPr>
            <w:sz w:val="24"/>
            <w:szCs w:val="24"/>
          </w:rPr>
          <w:delText>synergistic</w:delText>
        </w:r>
        <w:commentRangeEnd w:id="60"/>
        <w:r w:rsidR="00647ECA" w:rsidDel="00A5436B">
          <w:rPr>
            <w:rStyle w:val="CommentReference"/>
          </w:rPr>
          <w:commentReference w:id="60"/>
        </w:r>
        <w:r w:rsidDel="00A5436B">
          <w:rPr>
            <w:sz w:val="24"/>
            <w:szCs w:val="24"/>
          </w:rPr>
          <w:delText xml:space="preserve"> </w:delText>
        </w:r>
      </w:del>
      <w:ins w:id="62" w:author="Samuel Greenrod" w:date="2025-09-11T21:50:00Z" w16du:dateUtc="2025-09-12T04:50:00Z">
        <w:r w:rsidR="00A5436B">
          <w:rPr>
            <w:sz w:val="24"/>
            <w:szCs w:val="24"/>
          </w:rPr>
          <w:t>combined</w:t>
        </w:r>
        <w:r w:rsidR="00A5436B">
          <w:rPr>
            <w:sz w:val="24"/>
            <w:szCs w:val="24"/>
          </w:rPr>
          <w:t xml:space="preserve"> </w:t>
        </w:r>
      </w:ins>
      <w:r>
        <w:rPr>
          <w:sz w:val="24"/>
          <w:szCs w:val="24"/>
        </w:rPr>
        <w:t xml:space="preserve">negative effects on species fitness which reduce population sizes and mutational supply </w:t>
      </w:r>
      <w:r>
        <w:rPr>
          <w:sz w:val="24"/>
          <w:szCs w:val="24"/>
        </w:rPr>
        <w:fldChar w:fldCharType="begin"/>
      </w:r>
      <w:r w:rsidR="00102EE8">
        <w:rPr>
          <w:sz w:val="24"/>
          <w:szCs w:val="24"/>
        </w:rPr>
        <w:instrText xml:space="preserve"> ADDIN ZOTERO_ITEM CSL_CITATION {"citationID":"3k0QdxM4","properties":{"formattedCitation":"[10,11]","plainCitation":"[10,11]","noteIndex":0},"citationItems":[{"id":3430,"uris":["http://zotero.org/users/local/sgFDdPY0/items/27D5JGTI"],"itemData":{"id":3430,"type":"article-journal","abstract":"Humans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Pr>
          <w:sz w:val="24"/>
          <w:szCs w:val="24"/>
        </w:rPr>
        <w:fldChar w:fldCharType="separate"/>
      </w:r>
      <w:r w:rsidR="00102EE8" w:rsidRPr="00102EE8">
        <w:rPr>
          <w:rFonts w:ascii="Calibri" w:hAnsi="Calibri" w:cs="Calibri"/>
          <w:sz w:val="24"/>
        </w:rPr>
        <w:t>[10,11]</w:t>
      </w:r>
      <w:r>
        <w:rPr>
          <w:sz w:val="24"/>
          <w:szCs w:val="24"/>
        </w:rPr>
        <w:fldChar w:fldCharType="end"/>
      </w:r>
      <w:r>
        <w:rPr>
          <w:sz w:val="24"/>
          <w:szCs w:val="24"/>
        </w:rPr>
        <w:t>. Multiple selective pressures can also restrict adaptation through</w:t>
      </w:r>
      <w:ins w:id="63" w:author="Craig Maclean" w:date="2025-09-08T08:52:00Z" w16du:dateUtc="2025-09-08T07:52:00Z">
        <w:r w:rsidR="003B65A4">
          <w:rPr>
            <w:sz w:val="24"/>
            <w:szCs w:val="24"/>
          </w:rPr>
          <w:t xml:space="preserve"> pleiotropic</w:t>
        </w:r>
      </w:ins>
      <w:r>
        <w:rPr>
          <w:sz w:val="24"/>
          <w:szCs w:val="24"/>
        </w:rPr>
        <w:t xml:space="preserve"> fitness trade-offs </w:t>
      </w:r>
      <w:r w:rsidRPr="00CA3581">
        <w:rPr>
          <w:sz w:val="24"/>
          <w:szCs w:val="24"/>
        </w:rPr>
        <w:t xml:space="preserve">whereby high fitness under one stressor reduces fitness under another </w:t>
      </w:r>
      <w:r w:rsidRPr="00CA3581">
        <w:rPr>
          <w:sz w:val="24"/>
          <w:szCs w:val="24"/>
        </w:rPr>
        <w:fldChar w:fldCharType="begin"/>
      </w:r>
      <w:r w:rsidR="00102EE8" w:rsidRPr="00CA3581">
        <w:rPr>
          <w:sz w:val="24"/>
          <w:szCs w:val="24"/>
        </w:rPr>
        <w:instrText xml:space="preserve"> ADDIN ZOTERO_ITEM CSL_CITATION {"citationID":"KzDxQjL1","properties":{"formattedCitation":"[12,13]","plainCitation":"[12,13]","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Pr="00CA3581">
        <w:rPr>
          <w:sz w:val="24"/>
          <w:szCs w:val="24"/>
        </w:rPr>
        <w:fldChar w:fldCharType="separate"/>
      </w:r>
      <w:r w:rsidR="00102EE8" w:rsidRPr="00CA3581">
        <w:rPr>
          <w:rFonts w:ascii="Calibri" w:hAnsi="Calibri" w:cs="Calibri"/>
          <w:sz w:val="24"/>
        </w:rPr>
        <w:t>[12,13]</w:t>
      </w:r>
      <w:r w:rsidRPr="00CA3581">
        <w:rPr>
          <w:sz w:val="24"/>
          <w:szCs w:val="24"/>
        </w:rPr>
        <w:fldChar w:fldCharType="end"/>
      </w:r>
      <w:r w:rsidRPr="00CA3581">
        <w:rPr>
          <w:sz w:val="24"/>
          <w:szCs w:val="24"/>
        </w:rPr>
        <w:t xml:space="preserve">. </w:t>
      </w:r>
      <w:ins w:id="64" w:author="Samuel Greenrod" w:date="2025-09-11T21:50:00Z" w16du:dateUtc="2025-09-12T04:50:00Z">
        <w:r w:rsidR="00A5436B" w:rsidRPr="00CA3581">
          <w:rPr>
            <w:sz w:val="24"/>
            <w:szCs w:val="24"/>
          </w:rPr>
          <w:t xml:space="preserve">Spatial </w:t>
        </w:r>
      </w:ins>
      <w:ins w:id="65" w:author="Samuel Greenrod" w:date="2025-09-11T21:52:00Z" w16du:dateUtc="2025-09-12T04:52:00Z">
        <w:r w:rsidR="00A5436B" w:rsidRPr="00CA3581">
          <w:rPr>
            <w:sz w:val="24"/>
            <w:szCs w:val="24"/>
            <w:rPrChange w:id="66" w:author="Samuel Greenrod" w:date="2025-09-11T22:07:00Z" w16du:dateUtc="2025-09-12T05:07:00Z">
              <w:rPr>
                <w:sz w:val="24"/>
                <w:szCs w:val="24"/>
                <w:highlight w:val="yellow"/>
              </w:rPr>
            </w:rPrChange>
          </w:rPr>
          <w:t>thermal</w:t>
        </w:r>
      </w:ins>
      <w:ins w:id="67" w:author="Samuel Greenrod" w:date="2025-09-11T21:50:00Z" w16du:dateUtc="2025-09-12T04:50:00Z">
        <w:r w:rsidR="00A5436B" w:rsidRPr="00CA3581">
          <w:rPr>
            <w:sz w:val="24"/>
            <w:szCs w:val="24"/>
          </w:rPr>
          <w:t xml:space="preserve"> heterogeneity is </w:t>
        </w:r>
      </w:ins>
      <w:ins w:id="68" w:author="Samuel Greenrod" w:date="2025-09-11T21:51:00Z" w16du:dateUtc="2025-09-12T04:51:00Z">
        <w:r w:rsidR="00A5436B" w:rsidRPr="00CA3581">
          <w:rPr>
            <w:sz w:val="24"/>
            <w:szCs w:val="24"/>
          </w:rPr>
          <w:t>expected to promote genetic divers</w:t>
        </w:r>
      </w:ins>
      <w:ins w:id="69" w:author="Samuel Greenrod" w:date="2025-09-11T22:00:00Z" w16du:dateUtc="2025-09-12T05:00:00Z">
        <w:r w:rsidR="0084092A" w:rsidRPr="00CA3581">
          <w:rPr>
            <w:sz w:val="24"/>
            <w:szCs w:val="24"/>
            <w:rPrChange w:id="70" w:author="Samuel Greenrod" w:date="2025-09-11T22:07:00Z" w16du:dateUtc="2025-09-12T05:07:00Z">
              <w:rPr>
                <w:sz w:val="24"/>
                <w:szCs w:val="24"/>
                <w:highlight w:val="yellow"/>
              </w:rPr>
            </w:rPrChange>
          </w:rPr>
          <w:t>ification</w:t>
        </w:r>
      </w:ins>
      <w:ins w:id="71" w:author="Samuel Greenrod" w:date="2025-09-11T21:53:00Z" w16du:dateUtc="2025-09-12T04:53:00Z">
        <w:r w:rsidR="00A5436B" w:rsidRPr="00CA3581">
          <w:rPr>
            <w:sz w:val="24"/>
            <w:szCs w:val="24"/>
            <w:rPrChange w:id="72" w:author="Samuel Greenrod" w:date="2025-09-11T22:07:00Z" w16du:dateUtc="2025-09-12T05:07:00Z">
              <w:rPr>
                <w:sz w:val="24"/>
                <w:szCs w:val="24"/>
                <w:highlight w:val="yellow"/>
              </w:rPr>
            </w:rPrChange>
          </w:rPr>
          <w:t xml:space="preserve"> by increasing niche differences </w:t>
        </w:r>
      </w:ins>
      <w:r w:rsidR="0084092A" w:rsidRPr="00CA3581">
        <w:rPr>
          <w:sz w:val="24"/>
          <w:szCs w:val="24"/>
          <w:rPrChange w:id="73" w:author="Samuel Greenrod" w:date="2025-09-11T22:07:00Z" w16du:dateUtc="2025-09-12T05:07:00Z">
            <w:rPr>
              <w:sz w:val="24"/>
              <w:szCs w:val="24"/>
              <w:highlight w:val="yellow"/>
            </w:rPr>
          </w:rPrChange>
        </w:rPr>
        <w:fldChar w:fldCharType="begin"/>
      </w:r>
      <w:r w:rsidR="0084092A" w:rsidRPr="00CA3581">
        <w:rPr>
          <w:sz w:val="24"/>
          <w:szCs w:val="24"/>
          <w:rPrChange w:id="74" w:author="Samuel Greenrod" w:date="2025-09-11T22:07:00Z" w16du:dateUtc="2025-09-12T05:07:00Z">
            <w:rPr>
              <w:sz w:val="24"/>
              <w:szCs w:val="24"/>
              <w:highlight w:val="yellow"/>
            </w:rPr>
          </w:rPrChange>
        </w:rPr>
        <w:instrText xml:space="preserve"> ADDIN ZOTERO_ITEM CSL_CITATION {"citationID":"gfUqUE3y","properties":{"formattedCitation":"[14]","plainCitation":"[14]","noteIndex":0},"citationItems":[{"id":3591,"uris":["http://zotero.org/users/local/sgFDdPY0/items/EBTGH6VA"],"itemData":{"id":3591,"type":"article-journal","abstract":"Spatial resource heterogeneity is expected to be a key driver for the evolution of diversity. However, direct empirical support for this prediction is limited to studies carried out in simplified laboratory environments. Here, we investigate how altering spatial heterogeneity of potting compost-by the addition of water and mixing-affects the evolutionary diversification of a bacterial species, Pseudomonas fluorescens, that is naturally found in the environment. There was a greater propensity of resource specialists to evolve in the unmanipulated compost, while more generalist phenotypes dominated the compost-water mix. Genomic data were consistent with these phenotypic findings. Competition experiments strongly suggest these results are due to diversifying selection as a result of resource heterogeneity, as opposed to other covariables. Overall, our findings corroborate theoretical and in vitro findings, but in semi-natural, more realistic conditions.","container-title":"Journal of Evolutionary Biology","DOI":"10.1111/jeb.13722","ISSN":"1420-9101","issue":"2","journalAbbreviation":"J Evol Biol","language":"eng","note":"PMID: 33111439\nPMCID: PMC7984246","page":"246-255","source":"PubMed","title":"Compost spatial heterogeneity promotes evolutionary diversification of a bacterium","volume":"34","author":[{"family":"Houte","given":"Stineke","non-dropping-particle":"van"},{"family":"Padfield","given":"Daniel"},{"family":"Gómez","given":"Pedro"},{"family":"Luján","given":"Adela M."},{"family":"Brockhurst","given":"Michael A."},{"family":"Paterson","given":"Steve"},{"family":"Buckling","given":"Angus"}],"issued":{"date-parts":[["2021",2]]}}}],"schema":"https://github.com/citation-style-language/schema/raw/master/csl-citation.json"} </w:instrText>
      </w:r>
      <w:r w:rsidR="0084092A" w:rsidRPr="00CA3581">
        <w:rPr>
          <w:sz w:val="24"/>
          <w:szCs w:val="24"/>
          <w:rPrChange w:id="75" w:author="Samuel Greenrod" w:date="2025-09-11T22:07:00Z" w16du:dateUtc="2025-09-12T05:07:00Z">
            <w:rPr>
              <w:sz w:val="24"/>
              <w:szCs w:val="24"/>
              <w:highlight w:val="yellow"/>
            </w:rPr>
          </w:rPrChange>
        </w:rPr>
        <w:fldChar w:fldCharType="separate"/>
      </w:r>
      <w:r w:rsidR="0084092A" w:rsidRPr="00CA3581">
        <w:rPr>
          <w:rFonts w:ascii="Calibri" w:hAnsi="Calibri" w:cs="Calibri"/>
          <w:sz w:val="24"/>
          <w:rPrChange w:id="76" w:author="Samuel Greenrod" w:date="2025-09-11T22:07:00Z" w16du:dateUtc="2025-09-12T05:07:00Z">
            <w:rPr>
              <w:rFonts w:ascii="Calibri" w:hAnsi="Calibri" w:cs="Calibri"/>
              <w:sz w:val="24"/>
              <w:highlight w:val="yellow"/>
            </w:rPr>
          </w:rPrChange>
        </w:rPr>
        <w:t>[14]</w:t>
      </w:r>
      <w:r w:rsidR="0084092A" w:rsidRPr="00CA3581">
        <w:rPr>
          <w:sz w:val="24"/>
          <w:szCs w:val="24"/>
          <w:rPrChange w:id="77" w:author="Samuel Greenrod" w:date="2025-09-11T22:07:00Z" w16du:dateUtc="2025-09-12T05:07:00Z">
            <w:rPr>
              <w:sz w:val="24"/>
              <w:szCs w:val="24"/>
              <w:highlight w:val="yellow"/>
            </w:rPr>
          </w:rPrChange>
        </w:rPr>
        <w:fldChar w:fldCharType="end"/>
      </w:r>
      <w:ins w:id="78" w:author="Samuel Greenrod" w:date="2025-09-11T21:51:00Z" w16du:dateUtc="2025-09-12T04:51:00Z">
        <w:r w:rsidR="00A5436B" w:rsidRPr="00CA3581">
          <w:rPr>
            <w:sz w:val="24"/>
            <w:szCs w:val="24"/>
          </w:rPr>
          <w:t xml:space="preserve">. </w:t>
        </w:r>
      </w:ins>
      <w:ins w:id="79" w:author="Samuel Greenrod" w:date="2025-09-11T22:00:00Z" w16du:dateUtc="2025-09-12T05:00:00Z">
        <w:r w:rsidR="0084092A" w:rsidRPr="00CA3581">
          <w:rPr>
            <w:sz w:val="24"/>
            <w:szCs w:val="24"/>
          </w:rPr>
          <w:t>Simila</w:t>
        </w:r>
      </w:ins>
      <w:ins w:id="80" w:author="Samuel Greenrod" w:date="2025-09-11T22:01:00Z" w16du:dateUtc="2025-09-12T05:01:00Z">
        <w:r w:rsidR="0084092A" w:rsidRPr="00CA3581">
          <w:rPr>
            <w:sz w:val="24"/>
            <w:szCs w:val="24"/>
          </w:rPr>
          <w:t>r findings have been shown with regards to temporal heterogeneity, suggesting that thermal</w:t>
        </w:r>
        <w:r w:rsidR="0084092A">
          <w:rPr>
            <w:sz w:val="24"/>
            <w:szCs w:val="24"/>
          </w:rPr>
          <w:t xml:space="preserve"> fluctuations </w:t>
        </w:r>
      </w:ins>
      <w:commentRangeStart w:id="81"/>
      <w:del w:id="82" w:author="Samuel Greenrod" w:date="2025-09-11T22:01:00Z" w16du:dateUtc="2025-09-12T05:01:00Z">
        <w:r w:rsidDel="0084092A">
          <w:rPr>
            <w:sz w:val="24"/>
            <w:szCs w:val="24"/>
          </w:rPr>
          <w:delText xml:space="preserve">Recent studies have suggested that, by increasing genetic diversity, </w:delText>
        </w:r>
        <w:r w:rsidR="00E522FB" w:rsidDel="0084092A">
          <w:rPr>
            <w:sz w:val="24"/>
            <w:szCs w:val="24"/>
          </w:rPr>
          <w:delText>environmental heterogeneity</w:delText>
        </w:r>
        <w:r w:rsidDel="0084092A">
          <w:rPr>
            <w:sz w:val="24"/>
            <w:szCs w:val="24"/>
          </w:rPr>
          <w:delText xml:space="preserve"> </w:delText>
        </w:r>
        <w:commentRangeEnd w:id="81"/>
        <w:r w:rsidR="003B65A4" w:rsidDel="0084092A">
          <w:rPr>
            <w:rStyle w:val="CommentReference"/>
          </w:rPr>
          <w:commentReference w:id="81"/>
        </w:r>
      </w:del>
      <w:r w:rsidR="008F3BDE">
        <w:rPr>
          <w:sz w:val="24"/>
          <w:szCs w:val="24"/>
        </w:rPr>
        <w:t>may</w:t>
      </w:r>
      <w:r>
        <w:rPr>
          <w:sz w:val="24"/>
          <w:szCs w:val="24"/>
        </w:rPr>
        <w:t xml:space="preserve"> offset the diversity-suppressing impacts of multiple selection pressures </w:t>
      </w:r>
      <w:r>
        <w:rPr>
          <w:sz w:val="24"/>
          <w:szCs w:val="24"/>
        </w:rPr>
        <w:fldChar w:fldCharType="begin"/>
      </w:r>
      <w:r w:rsidR="0084092A">
        <w:rPr>
          <w:sz w:val="24"/>
          <w:szCs w:val="24"/>
        </w:rPr>
        <w:instrText xml:space="preserve"> ADDIN ZOTERO_ITEM CSL_CITATION {"citationID":"To4b2RHO","properties":{"formattedCitation":"[15]","plainCitation":"[15]","noteIndex":0},"citationItems":[{"id":3187,"uris":["http://zotero.org/users/local/sgFDdPY0/items/7I2BSLY4"],"itemData":{"id":3187,"type":"article-journal","abstract":"Growing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Pr>
          <w:sz w:val="24"/>
          <w:szCs w:val="24"/>
        </w:rPr>
        <w:fldChar w:fldCharType="separate"/>
      </w:r>
      <w:r w:rsidR="0084092A" w:rsidRPr="0084092A">
        <w:rPr>
          <w:rFonts w:ascii="Calibri" w:hAnsi="Calibri" w:cs="Calibri"/>
          <w:sz w:val="24"/>
        </w:rPr>
        <w:t>[15]</w:t>
      </w:r>
      <w:r>
        <w:rPr>
          <w:sz w:val="24"/>
          <w:szCs w:val="24"/>
        </w:rPr>
        <w:fldChar w:fldCharType="end"/>
      </w:r>
      <w:r w:rsidR="008F3BDE">
        <w:rPr>
          <w:sz w:val="24"/>
          <w:szCs w:val="24"/>
        </w:rPr>
        <w:t xml:space="preserve">. However, other studies have indicated that </w:t>
      </w:r>
      <w:ins w:id="83" w:author="Samuel Greenrod" w:date="2025-09-11T22:07:00Z" w16du:dateUtc="2025-09-12T05:07:00Z">
        <w:r w:rsidR="00CA3581">
          <w:rPr>
            <w:sz w:val="24"/>
            <w:szCs w:val="24"/>
          </w:rPr>
          <w:t xml:space="preserve">temporal </w:t>
        </w:r>
      </w:ins>
      <w:r w:rsidR="008F3BDE">
        <w:rPr>
          <w:sz w:val="24"/>
          <w:szCs w:val="24"/>
        </w:rPr>
        <w:t>heterogeneity can</w:t>
      </w:r>
      <w:r>
        <w:rPr>
          <w:sz w:val="24"/>
          <w:szCs w:val="24"/>
        </w:rPr>
        <w:t xml:space="preserve"> exacerbate stressor synergies and further constrain evolution </w:t>
      </w:r>
      <w:r>
        <w:rPr>
          <w:sz w:val="24"/>
          <w:szCs w:val="24"/>
        </w:rPr>
        <w:fldChar w:fldCharType="begin"/>
      </w:r>
      <w:r w:rsidR="0084092A">
        <w:rPr>
          <w:sz w:val="24"/>
          <w:szCs w:val="24"/>
        </w:rPr>
        <w:instrText xml:space="preserve"> ADDIN ZOTERO_ITEM CSL_CITATION {"citationID":"1x7NkLhK","properties":{"formattedCitation":"[16\\uc0\\u8211{}18]","plainCitation":"[16–18]","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0084092A" w:rsidRPr="0084092A">
        <w:rPr>
          <w:rFonts w:ascii="Calibri" w:hAnsi="Calibri" w:cs="Calibri"/>
          <w:sz w:val="24"/>
        </w:rPr>
        <w:t>[16–18]</w:t>
      </w:r>
      <w:r>
        <w:rPr>
          <w:sz w:val="24"/>
          <w:szCs w:val="24"/>
        </w:rPr>
        <w:fldChar w:fldCharType="end"/>
      </w:r>
      <w:r>
        <w:rPr>
          <w:sz w:val="24"/>
          <w:szCs w:val="24"/>
        </w:rPr>
        <w:t xml:space="preserve">. The ability of species to adapt to </w:t>
      </w:r>
      <w:r w:rsidR="008F3BDE">
        <w:rPr>
          <w:sz w:val="24"/>
          <w:szCs w:val="24"/>
        </w:rPr>
        <w:t xml:space="preserve">thermal heterogeneity in the presence of other selection pressures </w:t>
      </w:r>
      <w:r>
        <w:rPr>
          <w:sz w:val="24"/>
          <w:szCs w:val="24"/>
        </w:rPr>
        <w:t xml:space="preserve">plays an important role in the maintenance of global biodiversity and species extinction risk </w:t>
      </w:r>
      <w:r>
        <w:rPr>
          <w:sz w:val="24"/>
          <w:szCs w:val="24"/>
        </w:rPr>
        <w:fldChar w:fldCharType="begin"/>
      </w:r>
      <w:r w:rsidR="0084092A">
        <w:rPr>
          <w:sz w:val="24"/>
          <w:szCs w:val="24"/>
        </w:rPr>
        <w:instrText xml:space="preserve"> ADDIN ZOTERO_ITEM CSL_CITATION {"citationID":"RURWsImG","properties":{"formattedCitation":"[10,19\\uc0\\u8211{}21]","plainCitation":"[10,19–21]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id":3273,"uris":["http://zotero.org/users/local/sgFDdPY0/items/TJSMT4S3"],"itemData":{"id":3273,"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schema":"https://github.com/citation-style-language/schema/raw/master/csl-citation.json"} </w:instrText>
      </w:r>
      <w:r>
        <w:rPr>
          <w:sz w:val="24"/>
          <w:szCs w:val="24"/>
        </w:rPr>
        <w:fldChar w:fldCharType="separate"/>
      </w:r>
      <w:r w:rsidR="0084092A" w:rsidRPr="0084092A">
        <w:rPr>
          <w:rFonts w:ascii="Calibri" w:hAnsi="Calibri" w:cs="Calibri"/>
          <w:sz w:val="24"/>
        </w:rPr>
        <w:t>[10,19–21]</w:t>
      </w:r>
      <w:r>
        <w:rPr>
          <w:sz w:val="24"/>
          <w:szCs w:val="24"/>
        </w:rPr>
        <w:fldChar w:fldCharType="end"/>
      </w:r>
      <w:r>
        <w:rPr>
          <w:sz w:val="24"/>
          <w:szCs w:val="24"/>
        </w:rPr>
        <w:t>.</w:t>
      </w:r>
    </w:p>
    <w:p w14:paraId="01302447" w14:textId="1A67972D" w:rsidR="00E31899" w:rsidRDefault="0081359D" w:rsidP="004435B2">
      <w:pPr>
        <w:jc w:val="both"/>
        <w:rPr>
          <w:sz w:val="24"/>
          <w:szCs w:val="24"/>
        </w:rPr>
      </w:pPr>
      <w:r>
        <w:rPr>
          <w:sz w:val="24"/>
          <w:szCs w:val="24"/>
        </w:rPr>
        <w:t>P</w:t>
      </w:r>
      <w:r w:rsidR="00075842">
        <w:rPr>
          <w:sz w:val="24"/>
          <w:szCs w:val="24"/>
        </w:rPr>
        <w:t>arasite</w:t>
      </w:r>
      <w:r w:rsidR="00E522FB">
        <w:rPr>
          <w:sz w:val="24"/>
          <w:szCs w:val="24"/>
        </w:rPr>
        <w:t xml:space="preserve">s </w:t>
      </w:r>
      <w:r w:rsidR="00FD41CB">
        <w:rPr>
          <w:sz w:val="24"/>
          <w:szCs w:val="24"/>
        </w:rPr>
        <w:t>provide an</w:t>
      </w:r>
      <w:r w:rsidR="00E522FB">
        <w:rPr>
          <w:sz w:val="24"/>
          <w:szCs w:val="24"/>
        </w:rPr>
        <w:t xml:space="preserve"> ideal model system to study adaptation to thermal heterogeneity </w:t>
      </w:r>
      <w:r w:rsidR="00FD41CB">
        <w:rPr>
          <w:sz w:val="24"/>
          <w:szCs w:val="24"/>
        </w:rPr>
        <w:t>d</w:t>
      </w:r>
      <w:r w:rsidR="00E522FB">
        <w:rPr>
          <w:sz w:val="24"/>
          <w:szCs w:val="24"/>
        </w:rPr>
        <w:t xml:space="preserve">ue to their exposure to </w:t>
      </w:r>
      <w:r w:rsidR="00FD41CB">
        <w:rPr>
          <w:sz w:val="24"/>
          <w:szCs w:val="24"/>
        </w:rPr>
        <w:t>diverse</w:t>
      </w:r>
      <w:r w:rsidR="00E522FB">
        <w:rPr>
          <w:sz w:val="24"/>
          <w:szCs w:val="24"/>
        </w:rPr>
        <w:t xml:space="preserve"> environments and stressors across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C163C3">
        <w:rPr>
          <w:sz w:val="24"/>
          <w:szCs w:val="24"/>
        </w:rPr>
        <w:t>P</w:t>
      </w:r>
      <w:r w:rsidR="00E52548">
        <w:rPr>
          <w:sz w:val="24"/>
          <w:szCs w:val="24"/>
        </w:rPr>
        <w:t xml:space="preserve">arasites </w:t>
      </w:r>
      <w:r w:rsidR="00E32992">
        <w:rPr>
          <w:sz w:val="24"/>
          <w:szCs w:val="24"/>
        </w:rPr>
        <w:t>often</w:t>
      </w:r>
      <w:r w:rsidR="008F3BDE">
        <w:rPr>
          <w:sz w:val="24"/>
          <w:szCs w:val="24"/>
        </w:rPr>
        <w:t xml:space="preserve">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E32992">
        <w:rPr>
          <w:sz w:val="24"/>
          <w:szCs w:val="24"/>
        </w:rPr>
        <w:t xml:space="preserve"> </w:t>
      </w:r>
      <w:r w:rsidR="00E32992">
        <w:rPr>
          <w:sz w:val="24"/>
          <w:szCs w:val="24"/>
        </w:rPr>
        <w:fldChar w:fldCharType="begin"/>
      </w:r>
      <w:r w:rsidR="0084092A">
        <w:rPr>
          <w:sz w:val="24"/>
          <w:szCs w:val="24"/>
        </w:rPr>
        <w:instrText xml:space="preserve"> ADDIN ZOTERO_ITEM CSL_CITATION {"citationID":"dO07F9e0","properties":{"formattedCitation":"[22]","plainCitation":"[22]","noteIndex":0},"citationItems":[{"id":3526,"uris":["http://zotero.org/users/local/sgFDdPY0/items/WY6MPDUU"],"itemData":{"id":3526,"type":"article-journal","abstract":"Host manipulation is a common strategy of parasites with complex life cycles. It directly affects predator–prey dynamics in trophically transmitted parasites. Theoretical studies suggest that predation-enhancing manipulation often decimates the prey population, making parasites prone to extinction. Host manipulation, however, can also reduce predation due to conflicting interests when multiple parasites infect a host, which is often neglected in theoretical studies. Misaligned interests of coinfecting parasites can occur due to limited carrying capacity or parasitoid developmental stage. Including this realistic complexity in a mathematical model, the results depart from previous studies substantially. We show that coinfecting multi-trophic parasites can preserve the predator–prey system and themselves through manipulation and reproduction parameters. Our study highlights the necessity of and provides the means for incorporating the reality of multiple parasites and their multi-trophic life cycles into the theory of parasite ecology.","container-title":"Oikos","DOI":"10.1111/oik.10493","ISSN":"1600-0706","issue":"4","language":"en","license":"© 2025 The Authors. Oikos published by John Wiley &amp; Sons Ltd on behalf of Nordic Society Oikos.","note":"_eprint: https://nsojournals.onlinelibrary.wiley.com/doi/pdf/10.1111/oik.10493","page":"e10493","source":"Wiley Online Library","title":"On multiple infections by parasites with complex life cycles","volume":"2025","author":[{"family":"Nguyen","given":"Phuong L."},{"family":"Gokhale","given":"Chaitanya S."}],"issued":{"date-parts":[["2025"]]}}}],"schema":"https://github.com/citation-style-language/schema/raw/master/csl-citation.json"} </w:instrText>
      </w:r>
      <w:r w:rsidR="00E32992">
        <w:rPr>
          <w:sz w:val="24"/>
          <w:szCs w:val="24"/>
        </w:rPr>
        <w:fldChar w:fldCharType="separate"/>
      </w:r>
      <w:r w:rsidR="0084092A" w:rsidRPr="0084092A">
        <w:rPr>
          <w:rFonts w:ascii="Calibri" w:hAnsi="Calibri" w:cs="Calibri"/>
          <w:sz w:val="24"/>
        </w:rPr>
        <w:t>[22]</w:t>
      </w:r>
      <w:r w:rsidR="00E32992">
        <w:rPr>
          <w:sz w:val="24"/>
          <w:szCs w:val="24"/>
        </w:rPr>
        <w:fldChar w:fldCharType="end"/>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parasites experience high</w:t>
      </w:r>
      <w:ins w:id="84" w:author="Craig Maclean" w:date="2025-09-08T08:54:00Z" w16du:dateUtc="2025-09-08T07:54:00Z">
        <w:r w:rsidR="003B65A4">
          <w:rPr>
            <w:sz w:val="24"/>
            <w:szCs w:val="24"/>
          </w:rPr>
          <w:t xml:space="preserve"> te</w:t>
        </w:r>
      </w:ins>
      <w:ins w:id="85" w:author="Craig Maclean" w:date="2025-09-08T08:55:00Z" w16du:dateUtc="2025-09-08T07:55:00Z">
        <w:r w:rsidR="003B65A4">
          <w:rPr>
            <w:sz w:val="24"/>
            <w:szCs w:val="24"/>
          </w:rPr>
          <w:t>mporal</w:t>
        </w:r>
      </w:ins>
      <w:r w:rsidR="00E52548">
        <w:rPr>
          <w:sz w:val="24"/>
          <w:szCs w:val="24"/>
        </w:rPr>
        <w:t xml:space="preserve"> </w:t>
      </w:r>
      <w:r w:rsidR="00CE5B02">
        <w:rPr>
          <w:sz w:val="24"/>
          <w:szCs w:val="24"/>
        </w:rPr>
        <w:t xml:space="preserve">thermal </w:t>
      </w:r>
      <w:r w:rsidR="008445EE">
        <w:rPr>
          <w:sz w:val="24"/>
          <w:szCs w:val="24"/>
        </w:rPr>
        <w:t>heterogeneity</w:t>
      </w:r>
      <w:r w:rsidR="00E52548">
        <w:rPr>
          <w:sz w:val="24"/>
          <w:szCs w:val="24"/>
        </w:rPr>
        <w:t xml:space="preserve"> </w:t>
      </w:r>
      <w:r w:rsidR="008F3BDE">
        <w:rPr>
          <w:sz w:val="24"/>
          <w:szCs w:val="24"/>
        </w:rPr>
        <w:t xml:space="preserve">(Greenrod et al., in press; </w:t>
      </w:r>
      <w:r w:rsidR="00E52548">
        <w:rPr>
          <w:sz w:val="24"/>
          <w:szCs w:val="24"/>
        </w:rPr>
        <w:fldChar w:fldCharType="begin"/>
      </w:r>
      <w:r w:rsidR="0084092A">
        <w:rPr>
          <w:sz w:val="24"/>
          <w:szCs w:val="24"/>
        </w:rPr>
        <w:instrText xml:space="preserve"> ADDIN ZOTERO_ITEM CSL_CITATION {"citationID":"qSDlVQOP","properties":{"formattedCitation":"[23]","plainCitation":"[23]","noteIndex":0},"citationItems":[{"id":3442,"uris":["http://zotero.org/users/local/sgFDdPY0/items/GA87MPVU"],"itemData":{"id":3442,"type":"article-journal","abstract":"Parasite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84092A" w:rsidRPr="0084092A">
        <w:rPr>
          <w:rFonts w:ascii="Calibri" w:hAnsi="Calibri" w:cs="Calibri"/>
          <w:sz w:val="24"/>
        </w:rPr>
        <w:t>[23]</w:t>
      </w:r>
      <w:r w:rsidR="00E52548">
        <w:rPr>
          <w:sz w:val="24"/>
          <w:szCs w:val="24"/>
        </w:rPr>
        <w:fldChar w:fldCharType="end"/>
      </w:r>
      <w:r w:rsidR="008F3BDE">
        <w:rPr>
          <w:sz w:val="24"/>
          <w:szCs w:val="24"/>
        </w:rPr>
        <w:t>)</w:t>
      </w:r>
      <w:r w:rsidR="008445EE">
        <w:rPr>
          <w:sz w:val="24"/>
          <w:szCs w:val="24"/>
        </w:rPr>
        <w:t xml:space="preserve">. </w:t>
      </w:r>
      <w:r w:rsidR="00903D28">
        <w:rPr>
          <w:sz w:val="24"/>
          <w:szCs w:val="24"/>
        </w:rPr>
        <w:t xml:space="preserve">Parasites can also induce fevers in hosts leading to thermal changes within a single life-stage </w:t>
      </w:r>
      <w:r w:rsidR="00903D28">
        <w:rPr>
          <w:sz w:val="24"/>
          <w:szCs w:val="24"/>
        </w:rPr>
        <w:fldChar w:fldCharType="begin"/>
      </w:r>
      <w:r w:rsidR="0084092A">
        <w:rPr>
          <w:sz w:val="24"/>
          <w:szCs w:val="24"/>
        </w:rPr>
        <w:instrText xml:space="preserve"> ADDIN ZOTERO_ITEM CSL_CITATION {"citationID":"eA9BEJSa","properties":{"formattedCitation":"[24]","plainCitation":"[24]","noteIndex":0},"citationItems":[{"id":3519,"uris":["http://zotero.org/users/local/sgFDdPY0/items/5RQAWAY9"],"itemData":{"id":3519,"type":"article-journal","abstract":"Although clinically benign, malaria fever is thought to have significant relevance in terms of parasite growth and survival and its virulence which in turn may alter the clinical course of illness. In this article, the historical literature is reviewed, providing some evolutionary perspective on the genesis and biological relevance of malaria fever, and the available molecular data on the febrile-temperature-inducible parasite factors that may contribute towards the regulation of parasite density and alteration of virulence in the host is also discussed. The potential molecular mechanisms that could be responsible for the induction and regulation of cyclical malaria fevers caused by different species of Plasmodium are also discussed.","container-title":"Trends in Parasitology","DOI":"10.1016/j.pt.2011.06.004","ISSN":"1471-4922","issue":"10","journalAbbreviation":"Trends in Parasitology","page":"442-449","source":"ScienceDirect","title":"Clinical and molecular aspects of malaria fever","volume":"27","author":[{"family":"Oakley","given":"Miranda S."},{"family":"Gerald","given":"Noel"},{"family":"McCutchan","given":"Thomas F."},{"family":"Aravind","given":"L."},{"family":"Kumar","given":"Sanjai"}],"issued":{"date-parts":[["2011",10,1]]}}}],"schema":"https://github.com/citation-style-language/schema/raw/master/csl-citation.json"} </w:instrText>
      </w:r>
      <w:r w:rsidR="00903D28">
        <w:rPr>
          <w:sz w:val="24"/>
          <w:szCs w:val="24"/>
        </w:rPr>
        <w:fldChar w:fldCharType="separate"/>
      </w:r>
      <w:r w:rsidR="0084092A" w:rsidRPr="0084092A">
        <w:rPr>
          <w:rFonts w:ascii="Calibri" w:hAnsi="Calibri" w:cs="Calibri"/>
          <w:sz w:val="24"/>
        </w:rPr>
        <w:t>[24]</w:t>
      </w:r>
      <w:r w:rsidR="00903D28">
        <w:rPr>
          <w:sz w:val="24"/>
          <w:szCs w:val="24"/>
        </w:rPr>
        <w:fldChar w:fldCharType="end"/>
      </w:r>
      <w:r w:rsidR="00903D28">
        <w:rPr>
          <w:sz w:val="24"/>
          <w:szCs w:val="24"/>
        </w:rPr>
        <w:t xml:space="preserve">. </w:t>
      </w:r>
      <w:r w:rsidR="008F3BDE">
        <w:rPr>
          <w:sz w:val="24"/>
          <w:szCs w:val="24"/>
        </w:rPr>
        <w:t xml:space="preserve">Finally, parasites are expected to face increasingly frequent thermal extremes as a result of global climate change </w:t>
      </w:r>
      <w:r w:rsidR="008F3BDE">
        <w:rPr>
          <w:sz w:val="24"/>
          <w:szCs w:val="24"/>
        </w:rPr>
        <w:fldChar w:fldCharType="begin"/>
      </w:r>
      <w:r w:rsidR="0084092A">
        <w:rPr>
          <w:sz w:val="24"/>
          <w:szCs w:val="24"/>
        </w:rPr>
        <w:instrText xml:space="preserve"> ADDIN ZOTERO_ITEM CSL_CITATION {"citationID":"YHxSOF8h","properties":{"formattedCitation":"[25]","plainCitation":"[25]","noteIndex":0},"citationItems":[{"id":3185,"uris":["http://zotero.org/users/local/sgFDdPY0/items/YPC63ZJ4"],"itemData":{"id":3185,"type":"article-journal","abstract":"Climate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8F3BDE">
        <w:rPr>
          <w:sz w:val="24"/>
          <w:szCs w:val="24"/>
        </w:rPr>
        <w:fldChar w:fldCharType="separate"/>
      </w:r>
      <w:r w:rsidR="0084092A" w:rsidRPr="0084092A">
        <w:rPr>
          <w:rFonts w:ascii="Calibri" w:hAnsi="Calibri" w:cs="Calibri"/>
          <w:sz w:val="24"/>
        </w:rPr>
        <w:t>[25]</w:t>
      </w:r>
      <w:r w:rsidR="008F3BDE">
        <w:rPr>
          <w:sz w:val="24"/>
          <w:szCs w:val="24"/>
        </w:rPr>
        <w:fldChar w:fldCharType="end"/>
      </w:r>
      <w:r w:rsidR="008F3BDE">
        <w:rPr>
          <w:sz w:val="24"/>
          <w:szCs w:val="24"/>
        </w:rPr>
        <w:t xml:space="preserve">. While contending with variable thermal environments, parasites must adapt to host immune responses </w:t>
      </w:r>
      <w:r w:rsidR="00020DB8">
        <w:rPr>
          <w:sz w:val="24"/>
          <w:szCs w:val="24"/>
        </w:rPr>
        <w:fldChar w:fldCharType="begin"/>
      </w:r>
      <w:r w:rsidR="0084092A">
        <w:rPr>
          <w:sz w:val="24"/>
          <w:szCs w:val="24"/>
        </w:rPr>
        <w:instrText xml:space="preserve"> ADDIN ZOTERO_ITEM CSL_CITATION {"citationID":"PlilhPyA","properties":{"formattedCitation":"[26]","plainCitation":"[26]","noteIndex":0},"citationItems":[{"id":3439,"uris":["http://zotero.org/users/local/sgFDdPY0/items/BK2F3H76"],"itemData":{"id":3439,"type":"article-journal","abstract":"Host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84092A" w:rsidRPr="0084092A">
        <w:rPr>
          <w:rFonts w:ascii="Calibri" w:hAnsi="Calibri" w:cs="Calibri"/>
          <w:sz w:val="24"/>
        </w:rPr>
        <w:t>[26]</w:t>
      </w:r>
      <w:r w:rsidR="00020DB8">
        <w:rPr>
          <w:sz w:val="24"/>
          <w:szCs w:val="24"/>
        </w:rPr>
        <w:fldChar w:fldCharType="end"/>
      </w:r>
      <w:r w:rsidR="00F979B5">
        <w:rPr>
          <w:sz w:val="24"/>
          <w:szCs w:val="24"/>
        </w:rPr>
        <w:t xml:space="preserve"> and competition with other parasites that are infecting the same host population or individual</w:t>
      </w:r>
      <w:r w:rsidR="00E52548">
        <w:rPr>
          <w:sz w:val="24"/>
          <w:szCs w:val="24"/>
        </w:rPr>
        <w:t xml:space="preserve"> </w:t>
      </w:r>
      <w:r w:rsidR="00E52548">
        <w:rPr>
          <w:sz w:val="24"/>
          <w:szCs w:val="24"/>
        </w:rPr>
        <w:fldChar w:fldCharType="begin"/>
      </w:r>
      <w:r w:rsidR="0084092A">
        <w:rPr>
          <w:sz w:val="24"/>
          <w:szCs w:val="24"/>
        </w:rPr>
        <w:instrText xml:space="preserve"> ADDIN ZOTERO_ITEM CSL_CITATION {"citationID":"vi2YoWUa","properties":{"formattedCitation":"[27]","plainCitation":"[27]","noteIndex":0},"citationItems":[{"id":1860,"uris":["http://zotero.org/users/local/sgFDdPY0/items/WW2BYK4L"],"itemData":{"id":1860,"type":"article-journal","abstract":"In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84092A" w:rsidRPr="0084092A">
        <w:rPr>
          <w:rFonts w:ascii="Calibri" w:hAnsi="Calibri" w:cs="Calibri"/>
          <w:sz w:val="24"/>
        </w:rPr>
        <w:t>[27]</w:t>
      </w:r>
      <w:r w:rsidR="00E52548">
        <w:rPr>
          <w:sz w:val="24"/>
          <w:szCs w:val="24"/>
        </w:rPr>
        <w:fldChar w:fldCharType="end"/>
      </w:r>
      <w:r w:rsidR="008445EE">
        <w:rPr>
          <w:sz w:val="24"/>
          <w:szCs w:val="24"/>
        </w:rPr>
        <w:t xml:space="preserve">. </w:t>
      </w:r>
      <w:r w:rsidR="00947B22">
        <w:rPr>
          <w:sz w:val="24"/>
          <w:szCs w:val="24"/>
        </w:rPr>
        <w:t xml:space="preserve">Within and between-host competition </w:t>
      </w:r>
      <w:r w:rsidR="00FD41CB">
        <w:rPr>
          <w:sz w:val="24"/>
          <w:szCs w:val="24"/>
        </w:rPr>
        <w:t xml:space="preserve">are </w:t>
      </w:r>
      <w:r w:rsidR="00947B22">
        <w:rPr>
          <w:sz w:val="24"/>
          <w:szCs w:val="24"/>
        </w:rPr>
        <w:t>primary determinant</w:t>
      </w:r>
      <w:r w:rsidR="00FD41CB">
        <w:rPr>
          <w:sz w:val="24"/>
          <w:szCs w:val="24"/>
        </w:rPr>
        <w:t>s</w:t>
      </w:r>
      <w:r w:rsidR="00947B22">
        <w:rPr>
          <w:sz w:val="24"/>
          <w:szCs w:val="24"/>
        </w:rPr>
        <w:t xml:space="preserve"> of parasite virulence</w:t>
      </w:r>
      <w:r w:rsidR="00FD41CB">
        <w:rPr>
          <w:sz w:val="24"/>
          <w:szCs w:val="24"/>
        </w:rPr>
        <w:t xml:space="preserve"> </w:t>
      </w:r>
      <w:r w:rsidR="00947B22">
        <w:rPr>
          <w:sz w:val="24"/>
          <w:szCs w:val="24"/>
        </w:rPr>
        <w:fldChar w:fldCharType="begin"/>
      </w:r>
      <w:r w:rsidR="0084092A">
        <w:rPr>
          <w:sz w:val="24"/>
          <w:szCs w:val="24"/>
        </w:rPr>
        <w:instrText xml:space="preserve"> ADDIN ZOTERO_ITEM CSL_CITATION {"citationID":"ojqHMUfk","properties":{"formattedCitation":"[28]","plainCitation":"[28]","noteIndex":0},"citationItems":[{"id":1929,"uris":["http://zotero.org/users/local/sgFDdPY0/items/FYFAL3CB"],"itemData":{"id":1929,"type":"article-journal","abstract":"Virulence, the harm to hosts caused by parasite infection, can be selected for by several ecological factors acting synergistically or antagonistically. Here, we focus on the potential for interspecific host competition to shape virulence through such a network of effects. We first summarize how host natural mortality, body mass changes, population density and community diversity affect virulence evolution. We then introduce an initial conceptual framework highlighting how these host factors, which change during host competition, may drive virulence evolution via impacts on life-history trade-offs. We argue that the multi-faceted nature of both interspecific host competition and virulence evolution still requires consideration and experimentation to disentangle contrasting mechanisms. It also necessitates a differential treatment for parasites with various transmission strategies. However, such a comprehensive approach focusing on the role of interspecific host competition is essential to understand the processes driving the evolution of virulence in a tangled bank.","container-title":"Biology Letters","DOI":"10.1098/rsbl.2022.0553","issue":"5","note":"publisher: Royal Society","page":"20220553","source":"royalsocietypublishing.org (Atypon)","title":"Interspecific host competition and parasite virulence evolution","volume":"19","author":[{"family":"Hasik","given":"Adam Z."},{"family":"King","given":"Kayla C."},{"family":"Hawlena","given":"Hadas"}],"issued":{"date-parts":[["2023",5,3]]}}}],"schema":"https://github.com/citation-style-language/schema/raw/master/csl-citation.json"} </w:instrText>
      </w:r>
      <w:r w:rsidR="00947B22">
        <w:rPr>
          <w:sz w:val="24"/>
          <w:szCs w:val="24"/>
        </w:rPr>
        <w:fldChar w:fldCharType="separate"/>
      </w:r>
      <w:r w:rsidR="0084092A" w:rsidRPr="0084092A">
        <w:rPr>
          <w:rFonts w:ascii="Calibri" w:hAnsi="Calibri" w:cs="Calibri"/>
          <w:sz w:val="24"/>
        </w:rPr>
        <w:t>[28]</w:t>
      </w:r>
      <w:r w:rsidR="00947B22">
        <w:rPr>
          <w:sz w:val="24"/>
          <w:szCs w:val="24"/>
        </w:rPr>
        <w:fldChar w:fldCharType="end"/>
      </w:r>
      <w:r w:rsidR="00D11C25">
        <w:rPr>
          <w:sz w:val="24"/>
          <w:szCs w:val="24"/>
        </w:rPr>
        <w:t xml:space="preserve"> signifying that</w:t>
      </w:r>
      <w:r w:rsidR="00FD41CB">
        <w:rPr>
          <w:sz w:val="24"/>
          <w:szCs w:val="24"/>
        </w:rPr>
        <w:t xml:space="preserve"> </w:t>
      </w:r>
      <w:r w:rsidR="00D11C25">
        <w:rPr>
          <w:sz w:val="24"/>
          <w:szCs w:val="24"/>
        </w:rPr>
        <w:t>i</w:t>
      </w:r>
      <w:r w:rsidR="00947B22">
        <w:rPr>
          <w:sz w:val="24"/>
          <w:szCs w:val="24"/>
        </w:rPr>
        <w:t>nteractions between competition and environmental stressor selection can</w:t>
      </w:r>
      <w:r w:rsidR="008445EE">
        <w:rPr>
          <w:sz w:val="24"/>
          <w:szCs w:val="24"/>
        </w:rPr>
        <w:t xml:space="preserve"> drive parasite evolution</w:t>
      </w:r>
      <w:r w:rsidR="00DB22A9">
        <w:rPr>
          <w:sz w:val="24"/>
          <w:szCs w:val="24"/>
        </w:rPr>
        <w:t xml:space="preserve"> (</w:t>
      </w:r>
      <w:r w:rsidR="00DB22A9" w:rsidRPr="00F42F85">
        <w:rPr>
          <w:sz w:val="24"/>
          <w:szCs w:val="24"/>
          <w:highlight w:val="yellow"/>
          <w:rPrChange w:id="86" w:author="Samuel Greenrod" w:date="2025-09-12T14:28:00Z" w16du:dateUtc="2025-09-12T21:28:00Z">
            <w:rPr>
              <w:sz w:val="24"/>
              <w:szCs w:val="24"/>
            </w:rPr>
          </w:rPrChange>
        </w:rPr>
        <w:t>Greenrod et al., unpublished</w:t>
      </w:r>
      <w:r w:rsidR="00DB22A9">
        <w:rPr>
          <w:sz w:val="24"/>
          <w:szCs w:val="24"/>
        </w:rPr>
        <w:t>,</w:t>
      </w:r>
      <w:r w:rsidR="00E52548">
        <w:rPr>
          <w:sz w:val="24"/>
          <w:szCs w:val="24"/>
        </w:rPr>
        <w:t xml:space="preserve"> </w:t>
      </w:r>
      <w:r w:rsidR="00E52548">
        <w:rPr>
          <w:sz w:val="24"/>
          <w:szCs w:val="24"/>
        </w:rPr>
        <w:fldChar w:fldCharType="begin"/>
      </w:r>
      <w:r w:rsidR="0084092A">
        <w:rPr>
          <w:sz w:val="24"/>
          <w:szCs w:val="24"/>
        </w:rPr>
        <w:instrText xml:space="preserve"> ADDIN ZOTERO_ITEM CSL_CITATION {"citationID":"QtYT2v98","properties":{"formattedCitation":"[29]","plainCitation":"[29]","noteIndex":0},"citationItems":[{"id":1923,"uris":["http://zotero.org/users/local/sgFDdPY0/items/ZWQQBE93"],"itemData":{"id":1923,"type":"article-journal","abstract":"Evolution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84092A" w:rsidRPr="0084092A">
        <w:rPr>
          <w:rFonts w:ascii="Calibri" w:hAnsi="Calibri" w:cs="Calibri"/>
          <w:sz w:val="24"/>
        </w:rPr>
        <w:t>[29]</w:t>
      </w:r>
      <w:r w:rsidR="00E52548">
        <w:rPr>
          <w:sz w:val="24"/>
          <w:szCs w:val="24"/>
        </w:rPr>
        <w:fldChar w:fldCharType="end"/>
      </w:r>
      <w:r w:rsidR="00DB22A9">
        <w:rPr>
          <w:sz w:val="24"/>
          <w:szCs w:val="24"/>
        </w:rPr>
        <w:t>)</w:t>
      </w:r>
      <w:r w:rsidR="008445EE">
        <w:rPr>
          <w:sz w:val="24"/>
          <w:szCs w:val="24"/>
        </w:rPr>
        <w:t xml:space="preserve">. </w:t>
      </w:r>
    </w:p>
    <w:p w14:paraId="388847CE" w14:textId="78346FC7" w:rsidR="00631797" w:rsidRPr="001B3010" w:rsidRDefault="00D30C11" w:rsidP="001B3010">
      <w:pPr>
        <w:jc w:val="both"/>
        <w:rPr>
          <w:sz w:val="24"/>
          <w:szCs w:val="24"/>
        </w:rPr>
      </w:pPr>
      <w:r>
        <w:rPr>
          <w:sz w:val="24"/>
          <w:szCs w:val="24"/>
        </w:rPr>
        <w:t>Whil</w:t>
      </w:r>
      <w:r w:rsidR="00947B22">
        <w:rPr>
          <w:sz w:val="24"/>
          <w:szCs w:val="24"/>
        </w:rPr>
        <w:t>e</w:t>
      </w:r>
      <w:r>
        <w:rPr>
          <w:sz w:val="24"/>
          <w:szCs w:val="24"/>
        </w:rPr>
        <w:t xml:space="preserve"> </w:t>
      </w:r>
      <w:r w:rsidR="00947B22">
        <w:rPr>
          <w:sz w:val="24"/>
          <w:szCs w:val="24"/>
        </w:rPr>
        <w:t>thermal</w:t>
      </w:r>
      <w:r w:rsidR="00FD7B82">
        <w:rPr>
          <w:sz w:val="24"/>
          <w:szCs w:val="24"/>
        </w:rPr>
        <w:t xml:space="preserve"> heterogeneity is predicted </w:t>
      </w:r>
      <w:r w:rsidR="003E468C">
        <w:rPr>
          <w:sz w:val="24"/>
          <w:szCs w:val="24"/>
        </w:rPr>
        <w:t>to select for</w:t>
      </w:r>
      <w:r w:rsidR="00020DB8">
        <w:rPr>
          <w:sz w:val="24"/>
          <w:szCs w:val="24"/>
        </w:rPr>
        <w:t xml:space="preserve"> generalist </w:t>
      </w:r>
      <w:r w:rsidR="00E522FB">
        <w:rPr>
          <w:sz w:val="24"/>
          <w:szCs w:val="24"/>
        </w:rPr>
        <w:t xml:space="preserve">parasite </w:t>
      </w:r>
      <w:r w:rsidR="003E468C">
        <w:rPr>
          <w:sz w:val="24"/>
          <w:szCs w:val="24"/>
        </w:rPr>
        <w:t xml:space="preserve">populations and </w:t>
      </w:r>
      <w:r w:rsidR="00947B22">
        <w:rPr>
          <w:sz w:val="24"/>
          <w:szCs w:val="24"/>
        </w:rPr>
        <w:t xml:space="preserve">promote </w:t>
      </w:r>
      <w:r w:rsidR="003E468C">
        <w:rPr>
          <w:sz w:val="24"/>
          <w:szCs w:val="24"/>
        </w:rPr>
        <w:t xml:space="preserve">genetic diversity </w:t>
      </w:r>
      <w:r w:rsidR="00887695">
        <w:rPr>
          <w:sz w:val="24"/>
          <w:szCs w:val="24"/>
        </w:rPr>
        <w:fldChar w:fldCharType="begin"/>
      </w:r>
      <w:r w:rsidR="00DA502E">
        <w:rPr>
          <w:sz w:val="24"/>
          <w:szCs w:val="24"/>
        </w:rPr>
        <w:instrText xml:space="preserve"> ADDIN ZOTERO_ITEM CSL_CITATION {"citationID":"GRHUCnNV","properties":{"formattedCitation":"[1]","plainCitation":"[1]","noteIndex":0},"citationItems":[{"id":1960,"uris":["http://zotero.org/users/local/sgFDdPY0/items/J3YVC7UI"],"itemData":{"id":1960,"type":"article-journal","abstract":"Environmental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DA502E" w:rsidRPr="00DA502E">
        <w:rPr>
          <w:rFonts w:ascii="Calibri" w:hAnsi="Calibri" w:cs="Calibri"/>
          <w:sz w:val="24"/>
        </w:rPr>
        <w:t>[1]</w:t>
      </w:r>
      <w:r w:rsidR="00887695">
        <w:rPr>
          <w:sz w:val="24"/>
          <w:szCs w:val="24"/>
        </w:rPr>
        <w:fldChar w:fldCharType="end"/>
      </w:r>
      <w:r>
        <w:rPr>
          <w:sz w:val="24"/>
          <w:szCs w:val="24"/>
        </w:rPr>
        <w:t xml:space="preserve">, the addition of other environmental stressors should constrain </w:t>
      </w:r>
      <w:r w:rsidR="00E522FB">
        <w:rPr>
          <w:sz w:val="24"/>
          <w:szCs w:val="24"/>
        </w:rPr>
        <w:t xml:space="preserve">parasite </w:t>
      </w:r>
      <w:r>
        <w:rPr>
          <w:sz w:val="24"/>
          <w:szCs w:val="24"/>
        </w:rPr>
        <w:t>adaptation</w:t>
      </w:r>
      <w:r w:rsidR="00DC3FCC">
        <w:rPr>
          <w:sz w:val="24"/>
          <w:szCs w:val="24"/>
        </w:rPr>
        <w:t xml:space="preserve"> </w:t>
      </w:r>
      <w:r w:rsidR="00DC3FCC">
        <w:rPr>
          <w:sz w:val="24"/>
          <w:szCs w:val="24"/>
        </w:rPr>
        <w:fldChar w:fldCharType="begin"/>
      </w:r>
      <w:r w:rsidR="0084092A">
        <w:rPr>
          <w:sz w:val="24"/>
          <w:szCs w:val="24"/>
        </w:rPr>
        <w:instrText xml:space="preserve"> ADDIN ZOTERO_ITEM CSL_CITATION {"citationID":"yBX7GCPD","properties":{"formattedCitation":"[16]","plainCitation":"[16]","noteIndex":0},"citationItems":[{"id":3436,"uris":["http://zotero.org/users/local/sgFDdPY0/items/LM4QMI28"],"itemData":{"id":3436,"type":"article-journal","abstract":"The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84092A" w:rsidRPr="0084092A">
        <w:rPr>
          <w:rFonts w:ascii="Calibri" w:hAnsi="Calibri" w:cs="Calibri"/>
          <w:sz w:val="24"/>
        </w:rPr>
        <w:t>[16]</w:t>
      </w:r>
      <w:r w:rsidR="00DC3FCC">
        <w:rPr>
          <w:sz w:val="24"/>
          <w:szCs w:val="24"/>
        </w:rPr>
        <w:fldChar w:fldCharType="end"/>
      </w:r>
      <w:r w:rsidR="008A38DD">
        <w:rPr>
          <w:sz w:val="24"/>
          <w:szCs w:val="24"/>
        </w:rPr>
        <w:t xml:space="preserve">. </w:t>
      </w:r>
      <w:r>
        <w:rPr>
          <w:sz w:val="24"/>
          <w:szCs w:val="24"/>
        </w:rPr>
        <w:t>W</w:t>
      </w:r>
      <w:r w:rsidR="008A38DD">
        <w:rPr>
          <w:sz w:val="24"/>
          <w:szCs w:val="24"/>
        </w:rPr>
        <w:t xml:space="preserve">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14-1) under a fluctuating thermal regime (37-42</w:t>
      </w:r>
      <w:r w:rsidR="008A38DD">
        <w:rPr>
          <w:rFonts w:cstheme="minorHAnsi"/>
          <w:sz w:val="24"/>
          <w:szCs w:val="24"/>
        </w:rPr>
        <w:t>°</w:t>
      </w:r>
      <w:r w:rsidR="008A38DD">
        <w:rPr>
          <w:sz w:val="24"/>
          <w:szCs w:val="24"/>
        </w:rPr>
        <w:t xml:space="preserve">C) in the absence and presence of a phage competitor. </w:t>
      </w:r>
      <w:proofErr w:type="spellStart"/>
      <w:r w:rsidR="008A38DD">
        <w:rPr>
          <w:sz w:val="24"/>
          <w:szCs w:val="24"/>
        </w:rPr>
        <w:t>Phages</w:t>
      </w:r>
      <w:proofErr w:type="spellEnd"/>
      <w:r w:rsidR="008A38DD">
        <w:rPr>
          <w:sz w:val="24"/>
          <w:szCs w:val="24"/>
        </w:rPr>
        <w:t xml:space="preserve"> </w:t>
      </w:r>
      <w:proofErr w:type="gramStart"/>
      <w:r w:rsidR="008A38DD">
        <w:rPr>
          <w:sz w:val="24"/>
          <w:szCs w:val="24"/>
        </w:rPr>
        <w:t>were evolved</w:t>
      </w:r>
      <w:proofErr w:type="gramEnd"/>
      <w:r w:rsidR="008A38DD">
        <w:rPr>
          <w:sz w:val="24"/>
          <w:szCs w:val="24"/>
        </w:rPr>
        <w:t xml:space="preserve"> with </w:t>
      </w:r>
      <w:r w:rsidR="00CB6F1F">
        <w:rPr>
          <w:sz w:val="24"/>
          <w:szCs w:val="24"/>
        </w:rPr>
        <w:t>a non-evolving</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compared </w:t>
      </w:r>
      <w:r w:rsidR="008A38DD">
        <w:rPr>
          <w:sz w:val="24"/>
          <w:szCs w:val="24"/>
        </w:rPr>
        <w:t xml:space="preserve">fluctuating evolved populations with </w:t>
      </w:r>
      <w:r w:rsidR="00CB6F1F">
        <w:rPr>
          <w:sz w:val="24"/>
          <w:szCs w:val="24"/>
        </w:rPr>
        <w:t xml:space="preserve">parallel evolving </w:t>
      </w:r>
      <w:r w:rsidR="008A38DD">
        <w:rPr>
          <w:sz w:val="24"/>
          <w:szCs w:val="24"/>
        </w:rPr>
        <w:t>static temperature lines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 xml:space="preserve">C) </w:t>
      </w:r>
      <w:r w:rsidR="00CB6F1F">
        <w:rPr>
          <w:sz w:val="24"/>
          <w:szCs w:val="24"/>
        </w:rPr>
        <w:t>presented in</w:t>
      </w:r>
      <w:r w:rsidR="008A38DD">
        <w:rPr>
          <w:sz w:val="24"/>
          <w:szCs w:val="24"/>
        </w:rPr>
        <w:t xml:space="preserve"> </w:t>
      </w:r>
      <w:r w:rsidR="008A38DD" w:rsidRPr="00C547AC">
        <w:rPr>
          <w:sz w:val="24"/>
          <w:szCs w:val="24"/>
          <w:highlight w:val="yellow"/>
          <w:rPrChange w:id="87" w:author="Samuel Greenrod" w:date="2025-09-11T22:07:00Z" w16du:dateUtc="2025-09-12T05:07:00Z">
            <w:rPr>
              <w:sz w:val="24"/>
              <w:szCs w:val="24"/>
            </w:rPr>
          </w:rPrChange>
        </w:rPr>
        <w:t>Greenrod et al. (</w:t>
      </w:r>
      <w:r w:rsidR="00CB6F1F" w:rsidRPr="00C547AC">
        <w:rPr>
          <w:sz w:val="24"/>
          <w:szCs w:val="24"/>
          <w:highlight w:val="yellow"/>
          <w:rPrChange w:id="88" w:author="Samuel Greenrod" w:date="2025-09-11T22:07:00Z" w16du:dateUtc="2025-09-12T05:07:00Z">
            <w:rPr>
              <w:sz w:val="24"/>
              <w:szCs w:val="24"/>
            </w:rPr>
          </w:rPrChange>
        </w:rPr>
        <w:t>unpublished</w:t>
      </w:r>
      <w:r w:rsidR="008A38DD" w:rsidRPr="00C547AC">
        <w:rPr>
          <w:sz w:val="24"/>
          <w:szCs w:val="24"/>
          <w:highlight w:val="yellow"/>
          <w:rPrChange w:id="89" w:author="Samuel Greenrod" w:date="2025-09-11T22:07:00Z" w16du:dateUtc="2025-09-12T05:07:00Z">
            <w:rPr>
              <w:sz w:val="24"/>
              <w:szCs w:val="24"/>
            </w:rPr>
          </w:rPrChange>
        </w:rPr>
        <w:t>).</w:t>
      </w:r>
      <w:r w:rsidR="008A38DD">
        <w:rPr>
          <w:sz w:val="24"/>
          <w:szCs w:val="24"/>
        </w:rPr>
        <w:t xml:space="preserve"> </w:t>
      </w:r>
      <w:r w:rsidR="001B3010" w:rsidRPr="001B3010">
        <w:rPr>
          <w:sz w:val="24"/>
          <w:szCs w:val="24"/>
        </w:rPr>
        <w:t xml:space="preserve">We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00BC677B" w14:textId="77777777" w:rsidR="00C754E8" w:rsidRPr="00C754E8" w:rsidRDefault="00C754E8" w:rsidP="00C754E8">
      <w:pPr>
        <w:jc w:val="both"/>
        <w:rPr>
          <w:b/>
          <w:bCs/>
          <w:sz w:val="28"/>
          <w:szCs w:val="28"/>
        </w:rPr>
      </w:pPr>
      <w:r w:rsidRPr="00C754E8">
        <w:rPr>
          <w:b/>
          <w:bCs/>
          <w:sz w:val="28"/>
          <w:szCs w:val="28"/>
        </w:rPr>
        <w:t>Methods and Materials</w:t>
      </w:r>
    </w:p>
    <w:p w14:paraId="56DA8691" w14:textId="77777777" w:rsidR="00C754E8" w:rsidRPr="005000C1" w:rsidRDefault="00C754E8" w:rsidP="00C754E8">
      <w:pPr>
        <w:jc w:val="both"/>
        <w:rPr>
          <w:b/>
          <w:bCs/>
          <w:i/>
          <w:iCs/>
          <w:sz w:val="24"/>
          <w:szCs w:val="24"/>
        </w:rPr>
      </w:pPr>
      <w:r w:rsidRPr="005000C1">
        <w:rPr>
          <w:b/>
          <w:bCs/>
          <w:i/>
          <w:iCs/>
          <w:sz w:val="24"/>
          <w:szCs w:val="24"/>
        </w:rPr>
        <w:t>Strains, Storage, and Culture Conditions</w:t>
      </w:r>
    </w:p>
    <w:p w14:paraId="18074C27" w14:textId="50862D9E" w:rsidR="00C754E8" w:rsidRPr="00C754E8" w:rsidRDefault="00C754E8" w:rsidP="00C754E8">
      <w:pPr>
        <w:jc w:val="both"/>
        <w:rPr>
          <w:sz w:val="24"/>
          <w:szCs w:val="24"/>
        </w:rPr>
      </w:pPr>
      <w:r w:rsidRPr="00C754E8">
        <w:rPr>
          <w:sz w:val="24"/>
          <w:szCs w:val="24"/>
        </w:rPr>
        <w:lastRenderedPageBreak/>
        <w:t xml:space="preserve">This study builds on a previously published experimental framework </w:t>
      </w:r>
      <w:r w:rsidRPr="00F42F85">
        <w:rPr>
          <w:sz w:val="24"/>
          <w:szCs w:val="24"/>
          <w:highlight w:val="yellow"/>
          <w:rPrChange w:id="90" w:author="Samuel Greenrod" w:date="2025-09-12T14:28:00Z" w16du:dateUtc="2025-09-12T21:28:00Z">
            <w:rPr>
              <w:sz w:val="24"/>
              <w:szCs w:val="24"/>
            </w:rPr>
          </w:rPrChange>
        </w:rPr>
        <w:t>(Greenrod et al., unpublished)</w:t>
      </w:r>
      <w:r>
        <w:rPr>
          <w:sz w:val="24"/>
          <w:szCs w:val="24"/>
        </w:rPr>
        <w:t xml:space="preserve"> </w:t>
      </w:r>
      <w:r w:rsidRPr="00C754E8">
        <w:rPr>
          <w:sz w:val="24"/>
          <w:szCs w:val="24"/>
        </w:rPr>
        <w:t xml:space="preserve">using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w:t>
      </w:r>
      <w:proofErr w:type="spellStart"/>
      <w:r w:rsidRPr="00C754E8">
        <w:rPr>
          <w:sz w:val="24"/>
          <w:szCs w:val="24"/>
        </w:rPr>
        <w:t>phages</w:t>
      </w:r>
      <w:proofErr w:type="spellEnd"/>
      <w:r w:rsidRPr="00C754E8">
        <w:rPr>
          <w:sz w:val="24"/>
          <w:szCs w:val="24"/>
        </w:rPr>
        <w:t xml:space="preserve">, φLUZ19 and φ14-1, were </w:t>
      </w:r>
      <w:r w:rsidR="002565F8">
        <w:rPr>
          <w:sz w:val="24"/>
          <w:szCs w:val="24"/>
        </w:rPr>
        <w:t>used</w:t>
      </w:r>
      <w:r w:rsidRPr="00C754E8">
        <w:rPr>
          <w:sz w:val="24"/>
          <w:szCs w:val="24"/>
        </w:rPr>
        <w:t xml:space="preserve"> due to their known thermal response differences: φLUZ19 performs well at both 37°C and 42°C, while φ14-1 is growth-restricted at 42°C </w:t>
      </w:r>
      <w:r w:rsidR="005000C1">
        <w:rPr>
          <w:sz w:val="24"/>
          <w:szCs w:val="24"/>
        </w:rPr>
        <w:fldChar w:fldCharType="begin"/>
      </w:r>
      <w:r w:rsidR="0084092A">
        <w:rPr>
          <w:sz w:val="24"/>
          <w:szCs w:val="24"/>
        </w:rPr>
        <w:instrText xml:space="preserve"> ADDIN ZOTERO_ITEM CSL_CITATION {"citationID":"La5EerWz","properties":{"formattedCitation":"[30]","plainCitation":"[30]","noteIndex":0},"citationItems":[{"id":2201,"uris":["http://zotero.org/users/local/sgFDdPY0/items/ZKZP7LIY"],"itemData":{"id":2201,"type":"article-journal","container-title":"Applied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84092A" w:rsidRPr="0084092A">
        <w:rPr>
          <w:rFonts w:ascii="Calibri" w:hAnsi="Calibri" w:cs="Calibri"/>
          <w:sz w:val="24"/>
        </w:rPr>
        <w:t>[30]</w:t>
      </w:r>
      <w:r w:rsidR="005000C1">
        <w:rPr>
          <w:sz w:val="24"/>
          <w:szCs w:val="24"/>
        </w:rPr>
        <w:fldChar w:fldCharType="end"/>
      </w:r>
      <w:r w:rsidRPr="00C754E8">
        <w:rPr>
          <w:sz w:val="24"/>
          <w:szCs w:val="24"/>
        </w:rPr>
        <w:t xml:space="preserve">. Phage lysates and bacterial stocks were prepared </w:t>
      </w:r>
      <w:r w:rsidR="005000C1">
        <w:rPr>
          <w:sz w:val="24"/>
          <w:szCs w:val="24"/>
        </w:rPr>
        <w:t xml:space="preserve">as in ref </w:t>
      </w:r>
      <w:r w:rsidR="005000C1">
        <w:rPr>
          <w:sz w:val="24"/>
          <w:szCs w:val="24"/>
        </w:rPr>
        <w:fldChar w:fldCharType="begin"/>
      </w:r>
      <w:r w:rsidR="0084092A">
        <w:rPr>
          <w:sz w:val="24"/>
          <w:szCs w:val="24"/>
        </w:rPr>
        <w:instrText xml:space="preserve"> ADDIN ZOTERO_ITEM CSL_CITATION {"citationID":"ve1dHb37","properties":{"formattedCitation":"[30]","plainCitation":"[30]","noteIndex":0},"citationItems":[{"id":2201,"uris":["http://zotero.org/users/local/sgFDdPY0/items/ZKZP7LIY"],"itemData":{"id":2201,"type":"article-journal","container-title":"Applied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84092A" w:rsidRPr="0084092A">
        <w:rPr>
          <w:rFonts w:ascii="Calibri" w:hAnsi="Calibri" w:cs="Calibri"/>
          <w:sz w:val="24"/>
        </w:rPr>
        <w:t>[30]</w:t>
      </w:r>
      <w:r w:rsidR="005000C1">
        <w:rPr>
          <w:sz w:val="24"/>
          <w:szCs w:val="24"/>
        </w:rPr>
        <w:fldChar w:fldCharType="end"/>
      </w:r>
      <w:r w:rsidR="005000C1">
        <w:rPr>
          <w:sz w:val="24"/>
          <w:szCs w:val="24"/>
        </w:rPr>
        <w:t>.</w:t>
      </w:r>
    </w:p>
    <w:p w14:paraId="6B013FC5" w14:textId="77777777" w:rsidR="00C754E8" w:rsidRPr="005000C1" w:rsidRDefault="00C754E8" w:rsidP="00C754E8">
      <w:pPr>
        <w:jc w:val="both"/>
        <w:rPr>
          <w:b/>
          <w:bCs/>
          <w:i/>
          <w:iCs/>
          <w:sz w:val="24"/>
          <w:szCs w:val="24"/>
        </w:rPr>
      </w:pPr>
      <w:r w:rsidRPr="005000C1">
        <w:rPr>
          <w:b/>
          <w:bCs/>
          <w:i/>
          <w:iCs/>
          <w:sz w:val="24"/>
          <w:szCs w:val="24"/>
        </w:rPr>
        <w:t>Experimental Evolution</w:t>
      </w:r>
    </w:p>
    <w:p w14:paraId="29F84CF9" w14:textId="18B5945E" w:rsidR="00C754E8" w:rsidRPr="00C754E8" w:rsidRDefault="00C754E8" w:rsidP="00C754E8">
      <w:pPr>
        <w:jc w:val="both"/>
        <w:rPr>
          <w:sz w:val="24"/>
          <w:szCs w:val="24"/>
        </w:rPr>
      </w:pPr>
      <w:r w:rsidRPr="00C754E8">
        <w:rPr>
          <w:sz w:val="24"/>
          <w:szCs w:val="24"/>
        </w:rPr>
        <w:t>The experimental evolution design closely followed that of</w:t>
      </w:r>
      <w:r w:rsidR="005000C1">
        <w:rPr>
          <w:sz w:val="24"/>
          <w:szCs w:val="24"/>
        </w:rPr>
        <w:t xml:space="preserve"> </w:t>
      </w:r>
      <w:r w:rsidR="005000C1" w:rsidRPr="00F42F85">
        <w:rPr>
          <w:sz w:val="24"/>
          <w:szCs w:val="24"/>
          <w:highlight w:val="yellow"/>
          <w:rPrChange w:id="91" w:author="Samuel Greenrod" w:date="2025-09-12T14:29:00Z" w16du:dateUtc="2025-09-12T21:29:00Z">
            <w:rPr>
              <w:sz w:val="24"/>
              <w:szCs w:val="24"/>
            </w:rPr>
          </w:rPrChange>
        </w:rPr>
        <w:t>Greenrod et al.</w:t>
      </w:r>
      <w:r w:rsidRPr="00F42F85">
        <w:rPr>
          <w:sz w:val="24"/>
          <w:szCs w:val="24"/>
          <w:highlight w:val="yellow"/>
          <w:rPrChange w:id="92" w:author="Samuel Greenrod" w:date="2025-09-12T14:29:00Z" w16du:dateUtc="2025-09-12T21:29:00Z">
            <w:rPr>
              <w:sz w:val="24"/>
              <w:szCs w:val="24"/>
            </w:rPr>
          </w:rPrChange>
        </w:rPr>
        <w:t>,</w:t>
      </w:r>
      <w:r w:rsidRPr="00C754E8">
        <w:rPr>
          <w:sz w:val="24"/>
          <w:szCs w:val="24"/>
        </w:rPr>
        <w:t xml:space="preserve"> with additional treatments incorporating fluctuating temperatures. </w:t>
      </w:r>
      <w:proofErr w:type="spellStart"/>
      <w:r w:rsidRPr="00C754E8">
        <w:rPr>
          <w:sz w:val="24"/>
          <w:szCs w:val="24"/>
        </w:rPr>
        <w:t>Phages</w:t>
      </w:r>
      <w:proofErr w:type="spellEnd"/>
      <w:r w:rsidRPr="00C754E8">
        <w:rPr>
          <w:sz w:val="24"/>
          <w:szCs w:val="24"/>
        </w:rPr>
        <w:t xml:space="preserve">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4B6F2F06" w:rsidR="00C754E8" w:rsidRPr="00C754E8" w:rsidRDefault="005000C1" w:rsidP="00C754E8">
      <w:pPr>
        <w:jc w:val="both"/>
        <w:rPr>
          <w:sz w:val="24"/>
          <w:szCs w:val="24"/>
        </w:rPr>
      </w:pPr>
      <w:r w:rsidRPr="000E6C18">
        <w:rPr>
          <w:sz w:val="24"/>
          <w:szCs w:val="24"/>
        </w:rPr>
        <w:t xml:space="preserve">Phage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w:t>
      </w:r>
      <w:proofErr w:type="gramStart"/>
      <w:r w:rsidRPr="000E6C18">
        <w:rPr>
          <w:sz w:val="24"/>
          <w:szCs w:val="24"/>
        </w:rPr>
        <w:t>loose-lid</w:t>
      </w:r>
      <w:proofErr w:type="gramEnd"/>
      <w:r w:rsidRPr="000E6C18">
        <w:rPr>
          <w:sz w:val="24"/>
          <w:szCs w:val="24"/>
        </w:rPr>
        <w:t xml:space="preserve"> 14ml falcon tubes. Phage </w:t>
      </w:r>
      <w:r>
        <w:rPr>
          <w:sz w:val="24"/>
          <w:szCs w:val="24"/>
        </w:rPr>
        <w:t>co-culture</w:t>
      </w:r>
      <w:r w:rsidRPr="000E6C18">
        <w:rPr>
          <w:sz w:val="24"/>
          <w:szCs w:val="24"/>
        </w:rPr>
        <w:t xml:space="preserve"> lines 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4F77E493"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 </w:t>
      </w:r>
      <w:proofErr w:type="spellStart"/>
      <w:r w:rsidRPr="00C754E8">
        <w:rPr>
          <w:sz w:val="24"/>
          <w:szCs w:val="24"/>
        </w:rPr>
        <w:t>μ</w:t>
      </w:r>
      <w:r w:rsidR="005000C1">
        <w:rPr>
          <w:sz w:val="24"/>
          <w:szCs w:val="24"/>
        </w:rPr>
        <w:t>m</w:t>
      </w:r>
      <w:proofErr w:type="spellEnd"/>
      <w:r w:rsidRPr="00C754E8">
        <w:rPr>
          <w:sz w:val="24"/>
          <w:szCs w:val="24"/>
        </w:rPr>
        <w:t xml:space="preserve"> filters. Filtrates were stored at 4°C. In subsequent passages, 300 </w:t>
      </w:r>
      <w:proofErr w:type="spellStart"/>
      <w:r w:rsidRPr="00C754E8">
        <w:rPr>
          <w:sz w:val="24"/>
          <w:szCs w:val="24"/>
        </w:rPr>
        <w:t>μ</w:t>
      </w:r>
      <w:r w:rsidR="005000C1">
        <w:rPr>
          <w:sz w:val="24"/>
          <w:szCs w:val="24"/>
        </w:rPr>
        <w:t>l</w:t>
      </w:r>
      <w:proofErr w:type="spellEnd"/>
      <w:r w:rsidRPr="00C754E8">
        <w:rPr>
          <w:sz w:val="24"/>
          <w:szCs w:val="24"/>
        </w:rPr>
        <w:t xml:space="preserve"> of lysate was transferred into fresh PAO1 cultures.</w:t>
      </w:r>
    </w:p>
    <w:p w14:paraId="257BDA2F" w14:textId="77777777" w:rsidR="00C754E8" w:rsidRPr="00E34892" w:rsidRDefault="00C754E8" w:rsidP="00C754E8">
      <w:pPr>
        <w:jc w:val="both"/>
        <w:rPr>
          <w:b/>
          <w:bCs/>
          <w:i/>
          <w:iCs/>
          <w:sz w:val="24"/>
          <w:szCs w:val="24"/>
        </w:rPr>
      </w:pPr>
      <w:r w:rsidRPr="00E34892">
        <w:rPr>
          <w:b/>
          <w:bCs/>
          <w:i/>
          <w:iCs/>
          <w:sz w:val="24"/>
          <w:szCs w:val="24"/>
        </w:rPr>
        <w:t>Phage Quantification</w:t>
      </w:r>
    </w:p>
    <w:p w14:paraId="648C9910" w14:textId="316363C1" w:rsidR="00C754E8" w:rsidRPr="00C754E8" w:rsidRDefault="00C754E8" w:rsidP="00C754E8">
      <w:pPr>
        <w:jc w:val="both"/>
        <w:rPr>
          <w:sz w:val="24"/>
          <w:szCs w:val="24"/>
        </w:rPr>
      </w:pPr>
      <w:r w:rsidRPr="00C754E8">
        <w:rPr>
          <w:sz w:val="24"/>
          <w:szCs w:val="24"/>
        </w:rPr>
        <w:t xml:space="preserve">Phage titres were determined via the double-layer overlay method </w:t>
      </w:r>
      <w:r w:rsidR="00EB091C">
        <w:rPr>
          <w:sz w:val="24"/>
          <w:szCs w:val="24"/>
        </w:rPr>
        <w:fldChar w:fldCharType="begin"/>
      </w:r>
      <w:r w:rsidR="0084092A">
        <w:rPr>
          <w:sz w:val="24"/>
          <w:szCs w:val="24"/>
        </w:rPr>
        <w:instrText xml:space="preserve"> ADDIN ZOTERO_ITEM CSL_CITATION {"citationID":"ndXfAzbw","properties":{"formattedCitation":"[31]","plainCitation":"[31]","noteIndex":0},"citationItems":[{"id":1524,"uris":["http://zotero.org/users/local/sgFDdPY0/items/S4ZYV8A8"],"itemData":{"id":1524,"type":"chapter","abstract":"The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84092A" w:rsidRPr="0084092A">
        <w:rPr>
          <w:rFonts w:ascii="Calibri" w:hAnsi="Calibri" w:cs="Calibri"/>
          <w:sz w:val="24"/>
        </w:rPr>
        <w:t>[31]</w:t>
      </w:r>
      <w:r w:rsidR="00EB091C">
        <w:rPr>
          <w:sz w:val="24"/>
          <w:szCs w:val="24"/>
        </w:rPr>
        <w:fldChar w:fldCharType="end"/>
      </w:r>
      <w:r w:rsidR="00EB091C">
        <w:rPr>
          <w:sz w:val="24"/>
          <w:szCs w:val="24"/>
        </w:rPr>
        <w:t xml:space="preserve"> </w:t>
      </w:r>
      <w:r w:rsidRPr="00C754E8">
        <w:rPr>
          <w:sz w:val="24"/>
          <w:szCs w:val="24"/>
        </w:rPr>
        <w:t xml:space="preserve">using φLUZ19- or φ14-1-resistant PAO1 strains for selective plating. 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sequencing</w:t>
      </w:r>
      <w:r w:rsidR="00685CF6">
        <w:rPr>
          <w:sz w:val="24"/>
          <w:szCs w:val="24"/>
        </w:rPr>
        <w:t xml:space="preserve"> </w:t>
      </w:r>
      <w:r w:rsidR="00685CF6" w:rsidRPr="00F42F85">
        <w:rPr>
          <w:sz w:val="24"/>
          <w:szCs w:val="24"/>
          <w:highlight w:val="yellow"/>
          <w:rPrChange w:id="93" w:author="Samuel Greenrod" w:date="2025-09-12T14:28:00Z" w16du:dateUtc="2025-09-12T21:28:00Z">
            <w:rPr>
              <w:sz w:val="24"/>
              <w:szCs w:val="24"/>
            </w:rPr>
          </w:rPrChange>
        </w:rPr>
        <w:t>(Greenrod et al., unpublished)</w:t>
      </w:r>
      <w:r w:rsidRPr="00F42F85">
        <w:rPr>
          <w:sz w:val="24"/>
          <w:szCs w:val="24"/>
          <w:highlight w:val="yellow"/>
          <w:rPrChange w:id="94" w:author="Samuel Greenrod" w:date="2025-09-12T14:28:00Z" w16du:dateUtc="2025-09-12T21:28:00Z">
            <w:rPr>
              <w:sz w:val="24"/>
              <w:szCs w:val="24"/>
            </w:rPr>
          </w:rPrChange>
        </w:rPr>
        <w:t>.</w:t>
      </w:r>
      <w:r w:rsidRPr="00C754E8">
        <w:rPr>
          <w:sz w:val="24"/>
          <w:szCs w:val="24"/>
        </w:rPr>
        <w:t xml:space="preserve"> All monoculture and co-culture samples were quantified using the appropriate resistant strains to ensure consistency.</w:t>
      </w:r>
    </w:p>
    <w:p w14:paraId="00D8F447" w14:textId="702C6E4E" w:rsidR="00C754E8" w:rsidRPr="00685CF6" w:rsidRDefault="00C754E8" w:rsidP="00C754E8">
      <w:pPr>
        <w:jc w:val="both"/>
        <w:rPr>
          <w:b/>
          <w:bCs/>
          <w:i/>
          <w:iCs/>
          <w:sz w:val="24"/>
          <w:szCs w:val="24"/>
        </w:rPr>
      </w:pPr>
      <w:r w:rsidRPr="00685CF6">
        <w:rPr>
          <w:b/>
          <w:bCs/>
          <w:i/>
          <w:iCs/>
          <w:sz w:val="24"/>
          <w:szCs w:val="24"/>
        </w:rPr>
        <w:t xml:space="preserve">Phage </w:t>
      </w:r>
      <w:del w:id="95" w:author="Samuel Greenrod" w:date="2025-09-12T17:06:00Z" w16du:dateUtc="2025-09-13T00:06:00Z">
        <w:r w:rsidRPr="00685CF6" w:rsidDel="00DF2B3B">
          <w:rPr>
            <w:b/>
            <w:bCs/>
            <w:i/>
            <w:iCs/>
            <w:sz w:val="24"/>
            <w:szCs w:val="24"/>
          </w:rPr>
          <w:delText xml:space="preserve">Purification </w:delText>
        </w:r>
      </w:del>
      <w:ins w:id="96" w:author="Samuel Greenrod" w:date="2025-09-12T17:06:00Z" w16du:dateUtc="2025-09-13T00:06:00Z">
        <w:r w:rsidR="00DF2B3B">
          <w:rPr>
            <w:b/>
            <w:bCs/>
            <w:i/>
            <w:iCs/>
            <w:sz w:val="24"/>
            <w:szCs w:val="24"/>
          </w:rPr>
          <w:t>Separation</w:t>
        </w:r>
        <w:r w:rsidR="00DF2B3B" w:rsidRPr="00685CF6">
          <w:rPr>
            <w:b/>
            <w:bCs/>
            <w:i/>
            <w:iCs/>
            <w:sz w:val="24"/>
            <w:szCs w:val="24"/>
          </w:rPr>
          <w:t xml:space="preserve"> </w:t>
        </w:r>
      </w:ins>
      <w:r w:rsidRPr="00685CF6">
        <w:rPr>
          <w:b/>
          <w:bCs/>
          <w:i/>
          <w:iCs/>
          <w:sz w:val="24"/>
          <w:szCs w:val="24"/>
        </w:rPr>
        <w:t>and Concentration</w:t>
      </w:r>
    </w:p>
    <w:p w14:paraId="48BE5CDB" w14:textId="14ADC8DF"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 followed by </w:t>
      </w:r>
      <w:r w:rsidR="002B495C">
        <w:rPr>
          <w:sz w:val="24"/>
          <w:szCs w:val="24"/>
        </w:rPr>
        <w:t xml:space="preserve">phage extraction from </w:t>
      </w:r>
      <w:r w:rsidRPr="00C754E8">
        <w:rPr>
          <w:sz w:val="24"/>
          <w:szCs w:val="24"/>
        </w:rPr>
        <w:t xml:space="preserve">top agar </w:t>
      </w:r>
      <w:r w:rsidR="002B495C">
        <w:rPr>
          <w:sz w:val="24"/>
          <w:szCs w:val="24"/>
        </w:rPr>
        <w:t xml:space="preserve">through overnight mixing with phage </w:t>
      </w:r>
      <w:r w:rsidR="002B495C" w:rsidRPr="000E6C18">
        <w:rPr>
          <w:sz w:val="24"/>
          <w:szCs w:val="24"/>
        </w:rPr>
        <w:t>buffer (NaCl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w:t>
      </w:r>
      <w:proofErr w:type="spellStart"/>
      <w:r w:rsidR="002B495C" w:rsidRPr="000E6C18">
        <w:rPr>
          <w:sz w:val="24"/>
          <w:szCs w:val="24"/>
        </w:rPr>
        <w:t>Gelatin</w:t>
      </w:r>
      <w:proofErr w:type="spellEnd"/>
      <w:r w:rsidR="002B495C" w:rsidRPr="000E6C18">
        <w:rPr>
          <w:sz w:val="24"/>
          <w:szCs w:val="24"/>
        </w:rPr>
        <w:t xml:space="preserve"> (0.01%))</w:t>
      </w:r>
      <w:r w:rsidRPr="00C754E8">
        <w:rPr>
          <w:sz w:val="24"/>
          <w:szCs w:val="24"/>
        </w:rPr>
        <w:t xml:space="preserve">. </w:t>
      </w:r>
      <w:r w:rsidR="002B495C">
        <w:rPr>
          <w:sz w:val="24"/>
          <w:szCs w:val="24"/>
        </w:rPr>
        <w:t xml:space="preserve">This process was performed three times to ensure removal of 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in </w:t>
      </w:r>
      <w:r w:rsidRPr="00F42F85">
        <w:rPr>
          <w:sz w:val="24"/>
          <w:szCs w:val="24"/>
          <w:highlight w:val="yellow"/>
          <w:rPrChange w:id="97" w:author="Samuel Greenrod" w:date="2025-09-12T14:28:00Z" w16du:dateUtc="2025-09-12T21:28:00Z">
            <w:rPr>
              <w:sz w:val="24"/>
              <w:szCs w:val="24"/>
            </w:rPr>
          </w:rPrChange>
        </w:rPr>
        <w:t>Greenrod et al.</w:t>
      </w:r>
    </w:p>
    <w:p w14:paraId="49FD1BEE" w14:textId="77777777" w:rsidR="00C754E8" w:rsidRPr="00C41526" w:rsidRDefault="00C754E8" w:rsidP="00C754E8">
      <w:pPr>
        <w:jc w:val="both"/>
        <w:rPr>
          <w:b/>
          <w:bCs/>
          <w:sz w:val="24"/>
          <w:szCs w:val="24"/>
        </w:rPr>
      </w:pPr>
      <w:r w:rsidRPr="00C41526">
        <w:rPr>
          <w:b/>
          <w:bCs/>
          <w:sz w:val="24"/>
          <w:szCs w:val="24"/>
        </w:rPr>
        <w:t>Fitness Assays</w:t>
      </w:r>
    </w:p>
    <w:p w14:paraId="0E255DDE" w14:textId="77777777" w:rsidR="00C754E8" w:rsidRPr="00C41526" w:rsidRDefault="00C754E8" w:rsidP="00C754E8">
      <w:pPr>
        <w:jc w:val="both"/>
        <w:rPr>
          <w:b/>
          <w:bCs/>
          <w:i/>
          <w:iCs/>
          <w:sz w:val="24"/>
          <w:szCs w:val="24"/>
        </w:rPr>
      </w:pPr>
      <w:r w:rsidRPr="00C41526">
        <w:rPr>
          <w:b/>
          <w:bCs/>
          <w:i/>
          <w:iCs/>
          <w:sz w:val="24"/>
          <w:szCs w:val="24"/>
        </w:rPr>
        <w:t>Growth Rates</w:t>
      </w:r>
    </w:p>
    <w:p w14:paraId="68476CD5" w14:textId="71552D94" w:rsidR="00EB091C" w:rsidRPr="000E6C18" w:rsidRDefault="00EB091C" w:rsidP="00EB091C">
      <w:pPr>
        <w:spacing w:line="276" w:lineRule="auto"/>
        <w:jc w:val="both"/>
        <w:rPr>
          <w:sz w:val="24"/>
          <w:szCs w:val="24"/>
        </w:rPr>
      </w:pPr>
      <w:r w:rsidRPr="00C41526">
        <w:rPr>
          <w:sz w:val="24"/>
          <w:szCs w:val="24"/>
        </w:rPr>
        <w:lastRenderedPageBreak/>
        <w:t xml:space="preserve">The fitness of purified evolved phage lines 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mixed with 10</w:t>
      </w:r>
      <w:r w:rsidRPr="00C41526">
        <w:rPr>
          <w:sz w:val="24"/>
          <w:szCs w:val="24"/>
          <w:vertAlign w:val="superscript"/>
        </w:rPr>
        <w:t>8</w:t>
      </w:r>
      <w:r w:rsidRPr="00C41526">
        <w:rPr>
          <w:sz w:val="24"/>
          <w:szCs w:val="24"/>
        </w:rPr>
        <w:t xml:space="preserve"> CFU/ml wild-type PAO1 to a final MOI = ~0.0001. φLUZ19 was sampled at 2h, 4h, and 8h; φ14-1 at 4h and 8h due to delayed replication. Phage quantification was performed through sterile-filtration through 0.22</w:t>
      </w:r>
      <w:r w:rsidRPr="00C41526">
        <w:rPr>
          <w:rFonts w:cstheme="minorHAnsi"/>
          <w:sz w:val="24"/>
          <w:szCs w:val="24"/>
        </w:rPr>
        <w:t>μ</w:t>
      </w:r>
      <w:r w:rsidRPr="00C41526">
        <w:rPr>
          <w:sz w:val="24"/>
          <w:szCs w:val="24"/>
        </w:rPr>
        <w:t>m filters (Agilent) followed by centrifugation at 2,230xg for 5 mins before spotting onto resistant PAO1 double-layer overlay plates. Each fitness assay included a single replicate of each evolved phage line and</w:t>
      </w:r>
      <w:r w:rsidRPr="000E6C18">
        <w:rPr>
          <w:sz w:val="24"/>
          <w:szCs w:val="24"/>
        </w:rPr>
        <w:t xml:space="preserve"> three replicates of the phage ancestor. Fitness 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17271D3E" w14:textId="1AF1E3D9" w:rsidR="00EB091C" w:rsidRPr="000A70C8" w:rsidDel="007D5141" w:rsidRDefault="00EB091C" w:rsidP="00EB091C">
      <w:pPr>
        <w:spacing w:line="276" w:lineRule="auto"/>
        <w:jc w:val="both"/>
        <w:rPr>
          <w:del w:id="98" w:author="Samuel Greenrod" w:date="2025-09-12T15:23:00Z" w16du:dateUtc="2025-09-12T22:23:00Z"/>
          <w:b/>
          <w:bCs/>
          <w:i/>
          <w:iCs/>
          <w:sz w:val="24"/>
          <w:szCs w:val="24"/>
        </w:rPr>
      </w:pPr>
      <w:del w:id="99" w:author="Samuel Greenrod" w:date="2025-09-12T15:23:00Z" w16du:dateUtc="2025-09-12T22:23:00Z">
        <w:r w:rsidRPr="000A70C8" w:rsidDel="007D5141">
          <w:rPr>
            <w:b/>
            <w:bCs/>
            <w:i/>
            <w:iCs/>
            <w:sz w:val="24"/>
            <w:szCs w:val="24"/>
          </w:rPr>
          <w:delText>Competit</w:delText>
        </w:r>
        <w:r w:rsidDel="007D5141">
          <w:rPr>
            <w:b/>
            <w:bCs/>
            <w:i/>
            <w:iCs/>
            <w:sz w:val="24"/>
            <w:szCs w:val="24"/>
          </w:rPr>
          <w:delText>ive ability</w:delText>
        </w:r>
      </w:del>
    </w:p>
    <w:p w14:paraId="6B018CF3" w14:textId="62C9CE32" w:rsidR="00EB091C" w:rsidRPr="000E6C18" w:rsidDel="007D5141" w:rsidRDefault="00EB091C" w:rsidP="00BA76CB">
      <w:pPr>
        <w:spacing w:line="276" w:lineRule="auto"/>
        <w:jc w:val="both"/>
        <w:rPr>
          <w:del w:id="100" w:author="Samuel Greenrod" w:date="2025-09-12T15:23:00Z" w16du:dateUtc="2025-09-12T22:23:00Z"/>
          <w:sz w:val="24"/>
          <w:szCs w:val="24"/>
        </w:rPr>
      </w:pPr>
      <w:del w:id="101" w:author="Samuel Greenrod" w:date="2025-09-12T15:23:00Z" w16du:dateUtc="2025-09-12T22:23:00Z">
        <w:r w:rsidDel="007D5141">
          <w:rPr>
            <w:sz w:val="24"/>
            <w:szCs w:val="24"/>
          </w:rPr>
          <w:delText>We assessed the competitiveness of phage populations across time. C</w:delText>
        </w:r>
        <w:r w:rsidRPr="000E6C18" w:rsidDel="007D5141">
          <w:rPr>
            <w:sz w:val="24"/>
            <w:szCs w:val="24"/>
          </w:rPr>
          <w:delText>ompetitive</w:delText>
        </w:r>
        <w:r w:rsidDel="007D5141">
          <w:rPr>
            <w:sz w:val="24"/>
            <w:szCs w:val="24"/>
          </w:rPr>
          <w:delText xml:space="preserve"> ability </w:delText>
        </w:r>
        <w:r w:rsidRPr="000E6C18" w:rsidDel="007D5141">
          <w:rPr>
            <w:sz w:val="24"/>
            <w:szCs w:val="24"/>
          </w:rPr>
          <w:delText xml:space="preserve">was determined by growing phages </w:delText>
        </w:r>
        <w:r w:rsidR="00BA76CB" w:rsidDel="007D5141">
          <w:rPr>
            <w:sz w:val="24"/>
            <w:szCs w:val="24"/>
          </w:rPr>
          <w:delText xml:space="preserve">for 8h at </w:delText>
        </w:r>
        <w:r w:rsidDel="007D5141">
          <w:rPr>
            <w:sz w:val="24"/>
            <w:szCs w:val="24"/>
          </w:rPr>
          <w:delText xml:space="preserve">37°C and 42°C </w:delText>
        </w:r>
        <w:r w:rsidRPr="000E6C18" w:rsidDel="007D5141">
          <w:rPr>
            <w:sz w:val="24"/>
            <w:szCs w:val="24"/>
          </w:rPr>
          <w:delText xml:space="preserve">either alone or in </w:delText>
        </w:r>
        <w:r w:rsidR="00BA76CB" w:rsidDel="007D5141">
          <w:rPr>
            <w:sz w:val="24"/>
            <w:szCs w:val="24"/>
          </w:rPr>
          <w:delText>co-culture with an</w:delText>
        </w:r>
        <w:r w:rsidRPr="000E6C18" w:rsidDel="007D5141">
          <w:rPr>
            <w:sz w:val="24"/>
            <w:szCs w:val="24"/>
          </w:rPr>
          <w:delText xml:space="preserve"> ancestral phage competitor (ancestral </w:delText>
        </w:r>
        <w:r w:rsidDel="007D5141">
          <w:rPr>
            <w:rFonts w:cstheme="minorHAnsi"/>
            <w:sz w:val="24"/>
            <w:szCs w:val="24"/>
          </w:rPr>
          <w:delText>φ</w:delText>
        </w:r>
        <w:r w:rsidRPr="000E6C18" w:rsidDel="007D5141">
          <w:rPr>
            <w:sz w:val="24"/>
            <w:szCs w:val="24"/>
          </w:rPr>
          <w:delText xml:space="preserve">LUZ19 for </w:delText>
        </w:r>
        <w:r w:rsidDel="007D5141">
          <w:rPr>
            <w:rFonts w:cstheme="minorHAnsi"/>
            <w:sz w:val="24"/>
            <w:szCs w:val="24"/>
          </w:rPr>
          <w:delText>φ</w:delText>
        </w:r>
        <w:r w:rsidRPr="000E6C18" w:rsidDel="007D5141">
          <w:rPr>
            <w:sz w:val="24"/>
            <w:szCs w:val="24"/>
          </w:rPr>
          <w:delText>14-1 evolved lines</w:delText>
        </w:r>
        <w:r w:rsidDel="007D5141">
          <w:rPr>
            <w:sz w:val="24"/>
            <w:szCs w:val="24"/>
          </w:rPr>
          <w:delText xml:space="preserve">, </w:delText>
        </w:r>
        <w:r w:rsidRPr="000E6C18" w:rsidDel="007D5141">
          <w:rPr>
            <w:sz w:val="24"/>
            <w:szCs w:val="24"/>
          </w:rPr>
          <w:delText xml:space="preserve">ancestral </w:delText>
        </w:r>
        <w:r w:rsidDel="007D5141">
          <w:rPr>
            <w:rFonts w:cstheme="minorHAnsi"/>
            <w:sz w:val="24"/>
            <w:szCs w:val="24"/>
          </w:rPr>
          <w:delText>φ</w:delText>
        </w:r>
        <w:r w:rsidRPr="000E6C18" w:rsidDel="007D5141">
          <w:rPr>
            <w:sz w:val="24"/>
            <w:szCs w:val="24"/>
          </w:rPr>
          <w:delText xml:space="preserve">14-1 for </w:delText>
        </w:r>
        <w:r w:rsidDel="007D5141">
          <w:rPr>
            <w:rFonts w:cstheme="minorHAnsi"/>
            <w:sz w:val="24"/>
            <w:szCs w:val="24"/>
          </w:rPr>
          <w:delText>φ</w:delText>
        </w:r>
        <w:r w:rsidRPr="000E6C18" w:rsidDel="007D5141">
          <w:rPr>
            <w:sz w:val="24"/>
            <w:szCs w:val="24"/>
          </w:rPr>
          <w:delText xml:space="preserve">LUZ19 evolved lines). </w:delText>
        </w:r>
        <w:r w:rsidR="00BA76CB" w:rsidDel="007D5141">
          <w:rPr>
            <w:sz w:val="24"/>
            <w:szCs w:val="24"/>
          </w:rPr>
          <w:delText xml:space="preserve">Phage and bacterial </w:delText>
        </w:r>
        <w:commentRangeStart w:id="102"/>
        <w:r w:rsidR="00BA76CB" w:rsidDel="007D5141">
          <w:rPr>
            <w:sz w:val="24"/>
            <w:szCs w:val="24"/>
          </w:rPr>
          <w:delText xml:space="preserve">densities were kept the same as in the fitness assays resulting in a final MOI = </w:delText>
        </w:r>
        <w:r w:rsidDel="007D5141">
          <w:rPr>
            <w:sz w:val="24"/>
            <w:szCs w:val="24"/>
          </w:rPr>
          <w:delText>~0.0001</w:delText>
        </w:r>
        <w:r w:rsidR="00BA76CB" w:rsidDel="007D5141">
          <w:rPr>
            <w:sz w:val="24"/>
            <w:szCs w:val="24"/>
          </w:rPr>
          <w:delText>.</w:delText>
        </w:r>
        <w:r w:rsidRPr="000E6C18" w:rsidDel="007D5141">
          <w:rPr>
            <w:sz w:val="24"/>
            <w:szCs w:val="24"/>
          </w:rPr>
          <w:delText xml:space="preserve"> Phage competitiveness was determined by </w:delText>
        </w:r>
        <w:r w:rsidDel="007D5141">
          <w:rPr>
            <w:sz w:val="24"/>
            <w:szCs w:val="24"/>
          </w:rPr>
          <w:delText>calculating the log</w:delText>
        </w:r>
        <w:r w:rsidRPr="00B85EA4" w:rsidDel="007D5141">
          <w:rPr>
            <w:sz w:val="24"/>
            <w:szCs w:val="24"/>
            <w:vertAlign w:val="subscript"/>
          </w:rPr>
          <w:delText>10</w:delText>
        </w:r>
        <w:r w:rsidDel="007D5141">
          <w:rPr>
            <w:sz w:val="24"/>
            <w:szCs w:val="24"/>
          </w:rPr>
          <w:delText xml:space="preserve"> ratio of phage</w:delText>
        </w:r>
        <w:r w:rsidR="00AE616A" w:rsidDel="007D5141">
          <w:rPr>
            <w:sz w:val="24"/>
            <w:szCs w:val="24"/>
          </w:rPr>
          <w:delText>s</w:delText>
        </w:r>
        <w:r w:rsidR="00BA76CB" w:rsidDel="007D5141">
          <w:rPr>
            <w:sz w:val="24"/>
            <w:szCs w:val="24"/>
          </w:rPr>
          <w:delText xml:space="preserve"> </w:delText>
        </w:r>
        <w:r w:rsidR="00AE616A" w:rsidDel="007D5141">
          <w:rPr>
            <w:sz w:val="24"/>
            <w:szCs w:val="24"/>
          </w:rPr>
          <w:delText xml:space="preserve">(evolved and ancestral competitor) </w:delText>
        </w:r>
        <w:r w:rsidR="00BA76CB" w:rsidDel="007D5141">
          <w:rPr>
            <w:sz w:val="24"/>
            <w:szCs w:val="24"/>
          </w:rPr>
          <w:delText>in monoculture relative to co-culture</w:delText>
        </w:r>
        <w:r w:rsidDel="007D5141">
          <w:rPr>
            <w:sz w:val="24"/>
            <w:szCs w:val="24"/>
          </w:rPr>
          <w:delText xml:space="preserve"> </w:delText>
        </w:r>
        <w:r w:rsidDel="007D5141">
          <w:rPr>
            <w:sz w:val="24"/>
            <w:szCs w:val="24"/>
          </w:rPr>
          <w:fldChar w:fldCharType="begin"/>
        </w:r>
        <w:r w:rsidR="0084092A" w:rsidDel="007D5141">
          <w:rPr>
            <w:sz w:val="24"/>
            <w:szCs w:val="24"/>
          </w:rPr>
          <w:delInstrText xml:space="preserve"> ADDIN ZOTERO_ITEM CSL_CITATION {"citationID":"xPoNQSZm","properties":{"formattedCitation":"[32]","plainCitation":"[32]","noteIndex":0},"citationItems":[{"id":3250,"uris":["http://zotero.org/users/local/sgFDdPY0/items/R97IX6S8"],"itemData":{"id":3250,"type":"article-journal","abstract":"We assess the degree to which adaptation to a uniform environment among independently evolving asexual populations is associated with increasing divergence of those populations. In addition, we are concerned with the pattern of adaptation itself, particularly whether the rate of increase in mean fitness tends to decline with the number of generations of selection in a constant environment. The correspondence between the rate of increase in mean fitness and the within-population genetic variance of fitness, as expected from Fisher's fundamental theorem, is also addressed. Twelve Escherichia coli populations were founded from a single clonal ancestor and allowed to evolve for 2,000 generations. Mean fitness increased by about 37%. However, the rate of increase in mean fitness was slower in later generations. There was no statistically significant within-population genetic variance of fitness, but there was significant between-population variance. Although the estimated genetic variation in fitness within populations was not statistically significant, it was consistent in magnitude with theoretical expectations. Similarly, the variance of mean fitness between populations was consistent with a model that incorporated stochastic variation in the timing and order of substitutions at a finite number of nonepistatic loci, coupled with substitutional delays and interference between substitutions arising from clonality. These results, taken as a whole, are consistent with theoretical expectations that do not invoke divergence due to multiple fitness peaks in a Wrightian evolutionary landscape.","container-title":"The American Naturalist","ISSN":"0003-0147","issue":"6","note":"publisher: [The University of Chicago Press, The American Society of Naturalists]","page":"1315-1341","source":"JSTOR","title":"Long-Term Experimental Evolution in Escherichia coli. I. Adaptation and Divergence During 2,000 Generations","volume":"138","author":[{"family":"Lenski","given":"Richard E."},{"family":"Rose","given":"Michael R."},{"family":"Simpson","given":"Suzanne C."},{"family":"Tadler","given":"Scott C."}],"issued":{"date-parts":[["1991"]]}}}],"schema":"https://github.com/citation-style-language/schema/raw/master/csl-citation.json"} </w:delInstrText>
        </w:r>
        <w:r w:rsidDel="007D5141">
          <w:rPr>
            <w:sz w:val="24"/>
            <w:szCs w:val="24"/>
          </w:rPr>
          <w:fldChar w:fldCharType="separate"/>
        </w:r>
        <w:r w:rsidR="0084092A" w:rsidRPr="0084092A" w:rsidDel="007D5141">
          <w:rPr>
            <w:rFonts w:ascii="Calibri" w:hAnsi="Calibri" w:cs="Calibri"/>
            <w:sz w:val="24"/>
          </w:rPr>
          <w:delText>[32]</w:delText>
        </w:r>
        <w:r w:rsidDel="007D5141">
          <w:rPr>
            <w:sz w:val="24"/>
            <w:szCs w:val="24"/>
          </w:rPr>
          <w:fldChar w:fldCharType="end"/>
        </w:r>
        <w:r w:rsidDel="007D5141">
          <w:rPr>
            <w:sz w:val="24"/>
            <w:szCs w:val="24"/>
          </w:rPr>
          <w:delText>.</w:delText>
        </w:r>
        <w:commentRangeEnd w:id="102"/>
        <w:r w:rsidR="003B65A4" w:rsidDel="007D5141">
          <w:rPr>
            <w:rStyle w:val="CommentReference"/>
          </w:rPr>
          <w:commentReference w:id="102"/>
        </w:r>
        <w:r w:rsidDel="007D5141">
          <w:rPr>
            <w:sz w:val="24"/>
            <w:szCs w:val="24"/>
          </w:rPr>
          <w:delText xml:space="preserve"> Changes to phage competitiveness were assessed using MANOVA with log</w:delText>
        </w:r>
        <w:r w:rsidRPr="00EB11B0" w:rsidDel="007D5141">
          <w:rPr>
            <w:sz w:val="24"/>
            <w:szCs w:val="24"/>
            <w:vertAlign w:val="subscript"/>
          </w:rPr>
          <w:delText>10</w:delText>
        </w:r>
        <w:r w:rsidDel="007D5141">
          <w:rPr>
            <w:sz w:val="24"/>
            <w:szCs w:val="24"/>
          </w:rPr>
          <w:delText xml:space="preserve"> growth ratio of focal phage and competitor as two separate response variables and an interaction term between temperature and evolved line as explanatory variable. Competition</w:delText>
        </w:r>
        <w:r w:rsidRPr="000E6C18" w:rsidDel="007D5141">
          <w:rPr>
            <w:sz w:val="24"/>
            <w:szCs w:val="24"/>
          </w:rPr>
          <w:delText xml:space="preserve"> assays were repeated three times across a </w:delText>
        </w:r>
        <w:r w:rsidDel="007D5141">
          <w:rPr>
            <w:sz w:val="24"/>
            <w:szCs w:val="24"/>
          </w:rPr>
          <w:delText>four</w:delText>
        </w:r>
        <w:r w:rsidRPr="000E6C18" w:rsidDel="007D5141">
          <w:rPr>
            <w:sz w:val="24"/>
            <w:szCs w:val="24"/>
          </w:rPr>
          <w:delText>-week period to produce</w:delText>
        </w:r>
        <w:r w:rsidDel="007D5141">
          <w:rPr>
            <w:sz w:val="24"/>
            <w:szCs w:val="24"/>
          </w:rPr>
          <w:delText xml:space="preserve"> three</w:delText>
        </w:r>
        <w:r w:rsidRPr="000E6C18" w:rsidDel="007D5141">
          <w:rPr>
            <w:sz w:val="24"/>
            <w:szCs w:val="24"/>
          </w:rPr>
          <w:delText xml:space="preserve"> </w:delText>
        </w:r>
        <w:r w:rsidDel="007D5141">
          <w:rPr>
            <w:sz w:val="24"/>
            <w:szCs w:val="24"/>
          </w:rPr>
          <w:delText>technical</w:delText>
        </w:r>
        <w:r w:rsidRPr="000E6C18" w:rsidDel="007D5141">
          <w:rPr>
            <w:sz w:val="24"/>
            <w:szCs w:val="24"/>
          </w:rPr>
          <w:delText xml:space="preserve"> replicates.</w:delText>
        </w:r>
      </w:del>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656C3C44"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in </w:t>
      </w:r>
      <w:r w:rsidR="002B495C" w:rsidRPr="00F42F85">
        <w:rPr>
          <w:sz w:val="24"/>
          <w:szCs w:val="24"/>
          <w:highlight w:val="yellow"/>
          <w:rPrChange w:id="103" w:author="Samuel Greenrod" w:date="2025-09-12T14:29:00Z" w16du:dateUtc="2025-09-12T21:29:00Z">
            <w:rPr>
              <w:sz w:val="24"/>
              <w:szCs w:val="24"/>
            </w:rPr>
          </w:rPrChange>
        </w:rPr>
        <w:t>Greenrod et al</w:t>
      </w:r>
      <w:ins w:id="104" w:author="Craig Maclean" w:date="2025-09-08T08:59:00Z" w16du:dateUtc="2025-09-08T07:59:00Z">
        <w:r w:rsidR="003B65A4" w:rsidRPr="00F42F85">
          <w:rPr>
            <w:sz w:val="24"/>
            <w:szCs w:val="24"/>
            <w:highlight w:val="yellow"/>
            <w:rPrChange w:id="105" w:author="Samuel Greenrod" w:date="2025-09-12T14:29:00Z" w16du:dateUtc="2025-09-12T21:29:00Z">
              <w:rPr>
                <w:sz w:val="24"/>
                <w:szCs w:val="24"/>
              </w:rPr>
            </w:rPrChange>
          </w:rPr>
          <w:t xml:space="preserve"> (</w:t>
        </w:r>
        <w:del w:id="106" w:author="Samuel Greenrod" w:date="2025-09-12T14:29:00Z" w16du:dateUtc="2025-09-12T21:29:00Z">
          <w:r w:rsidR="003B65A4" w:rsidRPr="00F42F85" w:rsidDel="00F42F85">
            <w:rPr>
              <w:sz w:val="24"/>
              <w:szCs w:val="24"/>
              <w:highlight w:val="yellow"/>
              <w:rPrChange w:id="107" w:author="Samuel Greenrod" w:date="2025-09-12T14:29:00Z" w16du:dateUtc="2025-09-12T21:29:00Z">
                <w:rPr>
                  <w:sz w:val="24"/>
                  <w:szCs w:val="24"/>
                </w:rPr>
              </w:rPrChange>
            </w:rPr>
            <w:delText>reference</w:delText>
          </w:r>
        </w:del>
      </w:ins>
      <w:ins w:id="108" w:author="Samuel Greenrod" w:date="2025-09-12T14:29:00Z" w16du:dateUtc="2025-09-12T21:29:00Z">
        <w:r w:rsidR="00F42F85" w:rsidRPr="00F42F85">
          <w:rPr>
            <w:sz w:val="24"/>
            <w:szCs w:val="24"/>
            <w:highlight w:val="yellow"/>
            <w:rPrChange w:id="109" w:author="Samuel Greenrod" w:date="2025-09-12T14:29:00Z" w16du:dateUtc="2025-09-12T21:29:00Z">
              <w:rPr>
                <w:sz w:val="24"/>
                <w:szCs w:val="24"/>
              </w:rPr>
            </w:rPrChange>
          </w:rPr>
          <w:t>unpublished</w:t>
        </w:r>
      </w:ins>
      <w:ins w:id="110" w:author="Craig Maclean" w:date="2025-09-08T08:59:00Z" w16du:dateUtc="2025-09-08T07:59:00Z">
        <w:r w:rsidR="003B65A4" w:rsidRPr="00F42F85">
          <w:rPr>
            <w:sz w:val="24"/>
            <w:szCs w:val="24"/>
            <w:highlight w:val="yellow"/>
            <w:rPrChange w:id="111" w:author="Samuel Greenrod" w:date="2025-09-12T14:29:00Z" w16du:dateUtc="2025-09-12T21:29:00Z">
              <w:rPr>
                <w:sz w:val="24"/>
                <w:szCs w:val="24"/>
              </w:rPr>
            </w:rPrChange>
          </w:rPr>
          <w:t>)</w:t>
        </w:r>
      </w:ins>
      <w:r w:rsidR="002B495C" w:rsidRPr="00F42F85">
        <w:rPr>
          <w:sz w:val="24"/>
          <w:szCs w:val="24"/>
          <w:highlight w:val="yellow"/>
          <w:rPrChange w:id="112" w:author="Samuel Greenrod" w:date="2025-09-12T14:29:00Z" w16du:dateUtc="2025-09-12T21:29:00Z">
            <w:rPr>
              <w:sz w:val="24"/>
              <w:szCs w:val="24"/>
            </w:rPr>
          </w:rPrChange>
        </w:rPr>
        <w:t>.</w:t>
      </w:r>
      <w:r w:rsidR="002B495C">
        <w:rPr>
          <w:sz w:val="24"/>
          <w:szCs w:val="24"/>
        </w:rPr>
        <w:t xml:space="preserve"> Briefly,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w:t>
      </w:r>
      <w:proofErr w:type="spellStart"/>
      <w:r w:rsidRPr="00C754E8">
        <w:rPr>
          <w:sz w:val="24"/>
          <w:szCs w:val="24"/>
        </w:rPr>
        <w:t>NanoDrop</w:t>
      </w:r>
      <w:proofErr w:type="spellEnd"/>
      <w:r w:rsidRPr="00C754E8">
        <w:rPr>
          <w:sz w:val="24"/>
          <w:szCs w:val="24"/>
        </w:rPr>
        <w:t xml:space="preserve"> </w:t>
      </w:r>
      <w:r w:rsidR="002B495C">
        <w:rPr>
          <w:sz w:val="24"/>
          <w:szCs w:val="24"/>
        </w:rPr>
        <w:t>2000c (</w:t>
      </w:r>
      <w:proofErr w:type="spellStart"/>
      <w:r w:rsidR="002B495C">
        <w:rPr>
          <w:sz w:val="24"/>
          <w:szCs w:val="24"/>
        </w:rPr>
        <w:t>Thermo</w:t>
      </w:r>
      <w:proofErr w:type="spellEnd"/>
      <w:r w:rsidR="002B495C">
        <w:rPr>
          <w:sz w:val="24"/>
          <w:szCs w:val="24"/>
        </w:rPr>
        <w:t xml:space="preserve"> Scientific) </w:t>
      </w:r>
      <w:r w:rsidRPr="00C754E8">
        <w:rPr>
          <w:sz w:val="24"/>
          <w:szCs w:val="24"/>
        </w:rPr>
        <w:t>and quantified with Qubit</w:t>
      </w:r>
      <w:r w:rsidR="002B495C">
        <w:rPr>
          <w:sz w:val="24"/>
          <w:szCs w:val="24"/>
        </w:rPr>
        <w:t xml:space="preserve"> 4 (</w:t>
      </w:r>
      <w:proofErr w:type="spellStart"/>
      <w:r w:rsidR="002B495C">
        <w:rPr>
          <w:sz w:val="24"/>
          <w:szCs w:val="24"/>
        </w:rPr>
        <w:t>Thermofisher</w:t>
      </w:r>
      <w:proofErr w:type="spellEnd"/>
      <w:r w:rsidR="002B495C">
        <w:rPr>
          <w:sz w:val="24"/>
          <w:szCs w:val="24"/>
        </w:rPr>
        <w:t>)</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lines. Bacterial genomes (wild-type and phage-resistant strains) were sequenced by </w:t>
      </w:r>
      <w:proofErr w:type="spellStart"/>
      <w:r w:rsidRPr="00C754E8">
        <w:rPr>
          <w:sz w:val="24"/>
          <w:szCs w:val="24"/>
        </w:rPr>
        <w:t>MicrobesNG</w:t>
      </w:r>
      <w:proofErr w:type="spellEnd"/>
      <w:r w:rsidRPr="00C754E8">
        <w:rPr>
          <w:sz w:val="24"/>
          <w:szCs w:val="24"/>
        </w:rPr>
        <w:t xml:space="preserve"> using hybrid (short and long-read)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07F4F189" w:rsidR="00C754E8" w:rsidRPr="00C754E8" w:rsidRDefault="00750BA0" w:rsidP="00C754E8">
      <w:pPr>
        <w:jc w:val="both"/>
        <w:rPr>
          <w:sz w:val="24"/>
          <w:szCs w:val="24"/>
        </w:rPr>
      </w:pPr>
      <w:r>
        <w:rPr>
          <w:sz w:val="24"/>
          <w:szCs w:val="24"/>
        </w:rPr>
        <w:t xml:space="preserve">Sequences are analysed using identical protocols to </w:t>
      </w:r>
      <w:r w:rsidRPr="00F42F85">
        <w:rPr>
          <w:sz w:val="24"/>
          <w:szCs w:val="24"/>
          <w:highlight w:val="yellow"/>
          <w:rPrChange w:id="113" w:author="Samuel Greenrod" w:date="2025-09-12T14:29:00Z" w16du:dateUtc="2025-09-12T21:29:00Z">
            <w:rPr>
              <w:sz w:val="24"/>
              <w:szCs w:val="24"/>
            </w:rPr>
          </w:rPrChange>
        </w:rPr>
        <w:t>Greenrod et al., (unpublished).</w:t>
      </w:r>
      <w:r>
        <w:rPr>
          <w:sz w:val="24"/>
          <w:szCs w:val="24"/>
        </w:rPr>
        <w:t xml:space="preserve"> </w:t>
      </w:r>
      <w:r w:rsidR="00C754E8" w:rsidRPr="00C754E8">
        <w:rPr>
          <w:sz w:val="24"/>
          <w:szCs w:val="24"/>
        </w:rPr>
        <w:t>Reads were pre-processed with Trim Galore</w:t>
      </w:r>
      <w:r w:rsidR="00AE616A">
        <w:rPr>
          <w:sz w:val="24"/>
          <w:szCs w:val="24"/>
        </w:rPr>
        <w:t xml:space="preserve"> (v.0.5.0) (</w:t>
      </w:r>
      <w:hyperlink r:id="rId13" w:history="1">
        <w:r w:rsidR="00AE616A" w:rsidRPr="000D4D81">
          <w:rPr>
            <w:rStyle w:val="Hyperlink"/>
            <w:sz w:val="24"/>
            <w:szCs w:val="24"/>
          </w:rPr>
          <w:t>https://github.com/FelixKrueger/TrimGalore</w:t>
        </w:r>
      </w:hyperlink>
      <w:r w:rsidR="00AE616A">
        <w:rPr>
          <w:sz w:val="24"/>
          <w:szCs w:val="24"/>
        </w:rPr>
        <w:t>) and</w:t>
      </w:r>
      <w:r w:rsidR="00C754E8" w:rsidRPr="00C754E8">
        <w:rPr>
          <w:sz w:val="24"/>
          <w:szCs w:val="24"/>
        </w:rPr>
        <w:t xml:space="preserve"> </w:t>
      </w:r>
      <w:proofErr w:type="spellStart"/>
      <w:r w:rsidR="00C754E8" w:rsidRPr="00C754E8">
        <w:rPr>
          <w:sz w:val="24"/>
          <w:szCs w:val="24"/>
        </w:rPr>
        <w:t>downsampled</w:t>
      </w:r>
      <w:proofErr w:type="spellEnd"/>
      <w:r w:rsidR="00C754E8" w:rsidRPr="00C754E8">
        <w:rPr>
          <w:sz w:val="24"/>
          <w:szCs w:val="24"/>
        </w:rPr>
        <w:t xml:space="preserve"> using </w:t>
      </w:r>
      <w:proofErr w:type="spellStart"/>
      <w:r w:rsidR="00C754E8" w:rsidRPr="00C754E8">
        <w:rPr>
          <w:sz w:val="24"/>
          <w:szCs w:val="24"/>
        </w:rPr>
        <w:t>bbnorm</w:t>
      </w:r>
      <w:proofErr w:type="spellEnd"/>
      <w:r w:rsidR="00AE616A">
        <w:rPr>
          <w:sz w:val="24"/>
          <w:szCs w:val="24"/>
        </w:rPr>
        <w:t xml:space="preserve"> from the </w:t>
      </w:r>
      <w:proofErr w:type="spellStart"/>
      <w:r w:rsidR="00AE616A">
        <w:rPr>
          <w:sz w:val="24"/>
          <w:szCs w:val="24"/>
        </w:rPr>
        <w:t>bbmap</w:t>
      </w:r>
      <w:proofErr w:type="spellEnd"/>
      <w:r w:rsidR="00AE616A">
        <w:rPr>
          <w:sz w:val="24"/>
          <w:szCs w:val="24"/>
        </w:rPr>
        <w:t xml:space="preserve"> package (v.39.18) (</w:t>
      </w:r>
      <w:hyperlink r:id="rId14" w:history="1">
        <w:r w:rsidR="00AE616A" w:rsidRPr="000D4D81">
          <w:rPr>
            <w:rStyle w:val="Hyperlink"/>
            <w:sz w:val="24"/>
            <w:szCs w:val="24"/>
          </w:rPr>
          <w:t>https://sourceforge.net/projects/bbmap/</w:t>
        </w:r>
      </w:hyperlink>
      <w:r w:rsidR="00AE616A">
        <w:rPr>
          <w:sz w:val="24"/>
          <w:szCs w:val="24"/>
        </w:rPr>
        <w:t>). Reads were then</w:t>
      </w:r>
      <w:r w:rsidR="00C754E8" w:rsidRPr="00C754E8">
        <w:rPr>
          <w:sz w:val="24"/>
          <w:szCs w:val="24"/>
        </w:rPr>
        <w:t xml:space="preserve"> mapped to de novo ancestral assemblies generated with </w:t>
      </w:r>
      <w:proofErr w:type="spellStart"/>
      <w:r w:rsidR="00C754E8" w:rsidRPr="00C754E8">
        <w:rPr>
          <w:sz w:val="24"/>
          <w:szCs w:val="24"/>
        </w:rPr>
        <w:t>shovill</w:t>
      </w:r>
      <w:proofErr w:type="spellEnd"/>
      <w:r w:rsidR="00AE616A">
        <w:rPr>
          <w:sz w:val="24"/>
          <w:szCs w:val="24"/>
        </w:rPr>
        <w:t xml:space="preserve"> (v1.1.0) (</w:t>
      </w:r>
      <w:hyperlink r:id="rId15" w:history="1">
        <w:r w:rsidR="00AE616A" w:rsidRPr="000D4D81">
          <w:rPr>
            <w:rStyle w:val="Hyperlink"/>
            <w:sz w:val="24"/>
            <w:szCs w:val="24"/>
          </w:rPr>
          <w:t>https://github.com/tseemann/shovill</w:t>
        </w:r>
      </w:hyperlink>
      <w:r w:rsidR="00AE616A">
        <w:rPr>
          <w:sz w:val="24"/>
          <w:szCs w:val="24"/>
        </w:rPr>
        <w:t xml:space="preserve">) using Bowtie2 (v.2.3.4.2) </w:t>
      </w:r>
      <w:r w:rsidR="00AE616A">
        <w:rPr>
          <w:sz w:val="24"/>
          <w:szCs w:val="24"/>
        </w:rPr>
        <w:fldChar w:fldCharType="begin"/>
      </w:r>
      <w:r w:rsidR="0084092A">
        <w:rPr>
          <w:sz w:val="24"/>
          <w:szCs w:val="24"/>
        </w:rPr>
        <w:instrText xml:space="preserve"> ADDIN ZOTERO_ITEM CSL_CITATION {"citationID":"d7aJHyV9","properties":{"formattedCitation":"[33]","plainCitation":"[33]","noteIndex":0},"citationItems":[{"id":3231,"uris":["http://zotero.org/users/local/sgFDdPY0/items/W8QZQMMN"],"itemData":{"id":3231,"type":"article-journal","abstract":"The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84092A" w:rsidRPr="0084092A">
        <w:rPr>
          <w:rFonts w:ascii="Calibri" w:hAnsi="Calibri" w:cs="Calibri"/>
          <w:sz w:val="24"/>
        </w:rPr>
        <w:t>[33]</w:t>
      </w:r>
      <w:r w:rsidR="00AE616A">
        <w:rPr>
          <w:sz w:val="24"/>
          <w:szCs w:val="24"/>
        </w:rPr>
        <w:fldChar w:fldCharType="end"/>
      </w:r>
      <w:r w:rsidR="00C754E8" w:rsidRPr="00C754E8">
        <w:rPr>
          <w:sz w:val="24"/>
          <w:szCs w:val="24"/>
        </w:rPr>
        <w:t xml:space="preserve">. Variants were identified using </w:t>
      </w:r>
      <w:proofErr w:type="spellStart"/>
      <w:r w:rsidR="00AE616A">
        <w:rPr>
          <w:sz w:val="24"/>
          <w:szCs w:val="24"/>
        </w:rPr>
        <w:t>breseq</w:t>
      </w:r>
      <w:proofErr w:type="spellEnd"/>
      <w:r w:rsidR="00AE616A">
        <w:rPr>
          <w:sz w:val="24"/>
          <w:szCs w:val="24"/>
        </w:rPr>
        <w:t xml:space="preserve"> (v.0.36.1) </w:t>
      </w:r>
      <w:r w:rsidR="00AE616A">
        <w:rPr>
          <w:sz w:val="24"/>
          <w:szCs w:val="24"/>
        </w:rPr>
        <w:fldChar w:fldCharType="begin"/>
      </w:r>
      <w:r w:rsidR="0084092A">
        <w:rPr>
          <w:sz w:val="24"/>
          <w:szCs w:val="24"/>
        </w:rPr>
        <w:instrText xml:space="preserve"> ADDIN ZOTERO_ITEM CSL_CITATION {"citationID":"BfQt8DYr","properties":{"formattedCitation":"[34]","plainCitation":"[34]","noteIndex":0},"citationItems":[{"id":3239,"uris":["http://zotero.org/users/local/sgFDdPY0/items/8M754VT3"],"itemData":{"id":3239,"type":"article-journal","abstract":"Next-generation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84092A" w:rsidRPr="0084092A">
        <w:rPr>
          <w:rFonts w:ascii="Calibri" w:hAnsi="Calibri" w:cs="Calibri"/>
          <w:sz w:val="24"/>
        </w:rPr>
        <w:t>[34]</w:t>
      </w:r>
      <w:r w:rsidR="00AE616A">
        <w:rPr>
          <w:sz w:val="24"/>
          <w:szCs w:val="24"/>
        </w:rPr>
        <w:fldChar w:fldCharType="end"/>
      </w:r>
      <w:r w:rsidR="00AE616A">
        <w:rPr>
          <w:sz w:val="24"/>
          <w:szCs w:val="24"/>
        </w:rPr>
        <w:t xml:space="preserve"> under default parameters </w:t>
      </w:r>
      <w:r w:rsidR="00C754E8" w:rsidRPr="00C754E8">
        <w:rPr>
          <w:sz w:val="24"/>
          <w:szCs w:val="24"/>
        </w:rPr>
        <w:t xml:space="preserve">with default parameters. Ancestral assemblies were annotated with </w:t>
      </w:r>
      <w:proofErr w:type="spellStart"/>
      <w:r w:rsidR="00AE616A">
        <w:rPr>
          <w:sz w:val="24"/>
          <w:szCs w:val="24"/>
        </w:rPr>
        <w:t>prokka</w:t>
      </w:r>
      <w:proofErr w:type="spellEnd"/>
      <w:r w:rsidR="00AE616A">
        <w:rPr>
          <w:sz w:val="24"/>
          <w:szCs w:val="24"/>
        </w:rPr>
        <w:t xml:space="preserve"> (v.1.14.5) </w:t>
      </w:r>
      <w:r w:rsidR="00AE616A">
        <w:rPr>
          <w:sz w:val="24"/>
          <w:szCs w:val="24"/>
        </w:rPr>
        <w:fldChar w:fldCharType="begin"/>
      </w:r>
      <w:r w:rsidR="0084092A">
        <w:rPr>
          <w:sz w:val="24"/>
          <w:szCs w:val="24"/>
        </w:rPr>
        <w:instrText xml:space="preserve"> ADDIN ZOTERO_ITEM CSL_CITATION {"citationID":"wlwDOgNo","properties":{"formattedCitation":"[35]","plainCitation":"[35]","noteIndex":0},"citationItems":[{"id":3236,"uris":["http://zotero.org/users/local/sgFDdPY0/items/KGCTJJMJ"],"itemData":{"id":3236,"type":"article-journal","abstract":"Summary: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84092A" w:rsidRPr="0084092A">
        <w:rPr>
          <w:rFonts w:ascii="Calibri" w:hAnsi="Calibri" w:cs="Calibri"/>
          <w:sz w:val="24"/>
        </w:rPr>
        <w:t>[35]</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00C754E8" w:rsidRPr="00C754E8">
        <w:rPr>
          <w:sz w:val="24"/>
          <w:szCs w:val="24"/>
        </w:rPr>
        <w:t>.</w:t>
      </w:r>
    </w:p>
    <w:p w14:paraId="2CBF6CAF" w14:textId="3BEF2C8F" w:rsidR="00AE616A" w:rsidRDefault="00C754E8" w:rsidP="00C754E8">
      <w:pPr>
        <w:jc w:val="both"/>
        <w:rPr>
          <w:sz w:val="24"/>
          <w:szCs w:val="24"/>
        </w:rPr>
      </w:pPr>
      <w:r w:rsidRPr="00C754E8">
        <w:rPr>
          <w:sz w:val="24"/>
          <w:szCs w:val="24"/>
        </w:rPr>
        <w:t xml:space="preserve">Wild-type and resistant PAO1 genomes were assembled using </w:t>
      </w:r>
      <w:proofErr w:type="spellStart"/>
      <w:r w:rsidR="00AE616A" w:rsidRPr="00947624">
        <w:rPr>
          <w:sz w:val="24"/>
          <w:szCs w:val="24"/>
        </w:rPr>
        <w:t>Autocycler</w:t>
      </w:r>
      <w:proofErr w:type="spellEnd"/>
      <w:r w:rsidR="00AE616A" w:rsidRPr="00947624">
        <w:rPr>
          <w:sz w:val="24"/>
          <w:szCs w:val="24"/>
        </w:rPr>
        <w:t xml:space="preserve">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84092A">
        <w:rPr>
          <w:sz w:val="24"/>
          <w:szCs w:val="24"/>
        </w:rPr>
        <w:instrText xml:space="preserve"> ADDIN ZOTERO_ITEM CSL_CITATION {"citationID":"gUAheIpf","properties":{"formattedCitation":"[36]","plainCitation":"[36]","noteIndex":0},"citationItems":[{"id":3348,"uris":["http://zotero.org/users/local/sgFDdPY0/items/IQZNAX2E"],"itemData":{"id":3348,"type":"article","abstract":"Motivation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84092A" w:rsidRPr="0084092A">
        <w:rPr>
          <w:rFonts w:ascii="Calibri" w:hAnsi="Calibri" w:cs="Calibri"/>
          <w:sz w:val="24"/>
        </w:rPr>
        <w:t>[36]</w:t>
      </w:r>
      <w:r w:rsidR="00AE616A">
        <w:rPr>
          <w:sz w:val="24"/>
          <w:szCs w:val="24"/>
        </w:rPr>
        <w:fldChar w:fldCharType="end"/>
      </w:r>
      <w:r w:rsidR="00AE616A">
        <w:rPr>
          <w:sz w:val="24"/>
          <w:szCs w:val="24"/>
        </w:rPr>
        <w:t xml:space="preserve"> </w:t>
      </w:r>
      <w:r w:rsidRPr="00C754E8">
        <w:rPr>
          <w:sz w:val="24"/>
          <w:szCs w:val="24"/>
        </w:rPr>
        <w:t xml:space="preserve">and polished via </w:t>
      </w:r>
      <w:proofErr w:type="spellStart"/>
      <w:r w:rsidR="00AE616A" w:rsidRPr="00947624">
        <w:rPr>
          <w:sz w:val="24"/>
          <w:szCs w:val="24"/>
        </w:rPr>
        <w:t>Polypolish</w:t>
      </w:r>
      <w:proofErr w:type="spellEnd"/>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84092A">
        <w:rPr>
          <w:sz w:val="24"/>
          <w:szCs w:val="24"/>
        </w:rPr>
        <w:instrText xml:space="preserve"> ADDIN ZOTERO_ITEM CSL_CITATION {"citationID":"SPrlQnCq","properties":{"formattedCitation":"[37]","plainCitation":"[37]","noteIndex":0},"citationItems":[{"id":3364,"uris":["http://zotero.org/users/local/sgFDdPY0/items/ZK9RFZRS"],"itemData":{"id":3364,"type":"article-journal","abstract":"Long-read-only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84092A" w:rsidRPr="0084092A">
        <w:rPr>
          <w:rFonts w:ascii="Calibri" w:hAnsi="Calibri" w:cs="Calibri"/>
          <w:sz w:val="24"/>
        </w:rPr>
        <w:t>[37]</w:t>
      </w:r>
      <w:r w:rsidR="00AE616A">
        <w:rPr>
          <w:sz w:val="24"/>
          <w:szCs w:val="24"/>
        </w:rPr>
        <w:fldChar w:fldCharType="end"/>
      </w:r>
      <w:r w:rsidRPr="00C754E8">
        <w:rPr>
          <w:sz w:val="24"/>
          <w:szCs w:val="24"/>
        </w:rPr>
        <w:t xml:space="preserve">. Final assemblies were re-oriented with </w:t>
      </w:r>
      <w:proofErr w:type="spellStart"/>
      <w:r w:rsidR="00AE616A" w:rsidRPr="00947624">
        <w:rPr>
          <w:sz w:val="24"/>
          <w:szCs w:val="24"/>
        </w:rPr>
        <w:t>Dnaapler</w:t>
      </w:r>
      <w:proofErr w:type="spellEnd"/>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84092A">
        <w:rPr>
          <w:sz w:val="24"/>
          <w:szCs w:val="24"/>
        </w:rPr>
        <w:instrText xml:space="preserve"> ADDIN ZOTERO_ITEM CSL_CITATION {"citationID":"QylljoRA","properties":{"formattedCitation":"[38]","plainCitation":"[38]","noteIndex":0},"citationItems":[{"id":3369,"uris":["http://zotero.org/users/local/sgFDdPY0/items/T4SGB6I9"],"itemData":{"id":3369,"type":"article-journal","abstract":"Bouras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84092A" w:rsidRPr="0084092A">
        <w:rPr>
          <w:rFonts w:ascii="Calibri" w:hAnsi="Calibri" w:cs="Calibri"/>
          <w:sz w:val="24"/>
        </w:rPr>
        <w:t>[38]</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w:t>
      </w:r>
      <w:proofErr w:type="spellStart"/>
      <w:r w:rsidR="00AE616A">
        <w:rPr>
          <w:sz w:val="24"/>
          <w:szCs w:val="24"/>
        </w:rPr>
        <w:t>prokka</w:t>
      </w:r>
      <w:proofErr w:type="spellEnd"/>
      <w:r w:rsidRPr="00C754E8">
        <w:rPr>
          <w:sz w:val="24"/>
          <w:szCs w:val="24"/>
        </w:rPr>
        <w:t xml:space="preserve"> </w:t>
      </w:r>
      <w:r w:rsidR="00AE616A">
        <w:rPr>
          <w:sz w:val="24"/>
          <w:szCs w:val="24"/>
        </w:rPr>
        <w:t xml:space="preserve">(v.1.14.5) </w:t>
      </w:r>
      <w:r w:rsidR="00AE616A">
        <w:rPr>
          <w:sz w:val="24"/>
          <w:szCs w:val="24"/>
        </w:rPr>
        <w:fldChar w:fldCharType="begin"/>
      </w:r>
      <w:r w:rsidR="0084092A">
        <w:rPr>
          <w:sz w:val="24"/>
          <w:szCs w:val="24"/>
        </w:rPr>
        <w:instrText xml:space="preserve"> ADDIN ZOTERO_ITEM CSL_CITATION {"citationID":"Ppg1fiVF","properties":{"formattedCitation":"[35]","plainCitation":"[35]","noteIndex":0},"citationItems":[{"id":3236,"uris":["http://zotero.org/users/local/sgFDdPY0/items/KGCTJJMJ"],"itemData":{"id":3236,"type":"article-journal","abstract":"Summary: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84092A" w:rsidRPr="0084092A">
        <w:rPr>
          <w:rFonts w:ascii="Calibri" w:hAnsi="Calibri" w:cs="Calibri"/>
          <w:sz w:val="24"/>
        </w:rPr>
        <w:t>[35]</w:t>
      </w:r>
      <w:r w:rsidR="00AE616A">
        <w:rPr>
          <w:sz w:val="24"/>
          <w:szCs w:val="24"/>
        </w:rPr>
        <w:fldChar w:fldCharType="end"/>
      </w:r>
      <w:r w:rsidRPr="00C754E8">
        <w:rPr>
          <w:sz w:val="24"/>
          <w:szCs w:val="24"/>
        </w:rPr>
        <w:t xml:space="preserve">. </w:t>
      </w:r>
      <w:r w:rsidR="00AE616A" w:rsidRPr="00947624">
        <w:rPr>
          <w:sz w:val="24"/>
          <w:szCs w:val="24"/>
        </w:rPr>
        <w:t xml:space="preserve">The workflow was deployed using a </w:t>
      </w:r>
      <w:proofErr w:type="spellStart"/>
      <w:r w:rsidR="00AE616A" w:rsidRPr="00947624">
        <w:rPr>
          <w:sz w:val="24"/>
          <w:szCs w:val="24"/>
        </w:rPr>
        <w:t>Dockerised</w:t>
      </w:r>
      <w:proofErr w:type="spellEnd"/>
      <w:r w:rsidR="00AE616A" w:rsidRPr="00947624">
        <w:rPr>
          <w:sz w:val="24"/>
          <w:szCs w:val="24"/>
        </w:rPr>
        <w:t xml:space="preserve"> </w:t>
      </w:r>
      <w:proofErr w:type="spellStart"/>
      <w:r w:rsidR="00AE616A" w:rsidRPr="00947624">
        <w:rPr>
          <w:sz w:val="24"/>
          <w:szCs w:val="24"/>
        </w:rPr>
        <w:t>Nextflow</w:t>
      </w:r>
      <w:proofErr w:type="spellEnd"/>
      <w:r w:rsidR="00AE616A" w:rsidRPr="00947624">
        <w:rPr>
          <w:sz w:val="24"/>
          <w:szCs w:val="24"/>
        </w:rPr>
        <w:t xml:space="preserve"> pipeline (v. 1.0.2) available at </w:t>
      </w:r>
      <w:hyperlink r:id="rId16" w:tgtFrame="_blank" w:history="1">
        <w:r w:rsidR="00AE616A" w:rsidRPr="00947624">
          <w:rPr>
            <w:rStyle w:val="Hyperlink"/>
            <w:sz w:val="24"/>
            <w:szCs w:val="24"/>
          </w:rPr>
          <w:t>https://doi.org/10.5281/zenodo.15706447</w:t>
        </w:r>
      </w:hyperlink>
      <w:r w:rsidR="00AE616A">
        <w:rPr>
          <w:sz w:val="24"/>
          <w:szCs w:val="24"/>
        </w:rPr>
        <w:t xml:space="preserve">. </w:t>
      </w:r>
      <w:r w:rsidRPr="00C754E8">
        <w:rPr>
          <w:sz w:val="24"/>
          <w:szCs w:val="24"/>
        </w:rPr>
        <w:t xml:space="preserve">Mutations in resistant PAO1 strains were identified by mapping long reads to the wild-type assembly with </w:t>
      </w:r>
      <w:r w:rsidR="00AE616A">
        <w:rPr>
          <w:sz w:val="24"/>
          <w:szCs w:val="24"/>
        </w:rPr>
        <w:t xml:space="preserve">minimap2 (v.2.24) </w:t>
      </w:r>
      <w:r w:rsidR="00AE616A">
        <w:rPr>
          <w:sz w:val="24"/>
          <w:szCs w:val="24"/>
        </w:rPr>
        <w:fldChar w:fldCharType="begin"/>
      </w:r>
      <w:r w:rsidR="0084092A">
        <w:rPr>
          <w:sz w:val="24"/>
          <w:szCs w:val="24"/>
        </w:rPr>
        <w:instrText xml:space="preserve"> ADDIN ZOTERO_ITEM CSL_CITATION {"citationID":"yiV4PvBi","properties":{"formattedCitation":"[39]","plainCitation":"[39]","noteIndex":0},"citationItems":[{"id":3404,"uris":["http://zotero.org/users/local/sgFDdPY0/items/3LTJI8TF"],"itemData":{"id":3404,"type":"article-journal","abstract":"Recent advances in sequencing technologies promise ultra-long reads of </w:instrText>
      </w:r>
      <w:r w:rsidR="0084092A">
        <w:rPr>
          <w:rFonts w:ascii="Cambria Math" w:hAnsi="Cambria Math" w:cs="Cambria Math"/>
          <w:sz w:val="24"/>
          <w:szCs w:val="24"/>
        </w:rPr>
        <w:instrText>∼</w:instrText>
      </w:r>
      <w:r w:rsidR="0084092A">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84092A">
        <w:rPr>
          <w:rFonts w:ascii="Cambria Math" w:hAnsi="Cambria Math" w:cs="Cambria Math"/>
          <w:sz w:val="24"/>
          <w:szCs w:val="24"/>
        </w:rPr>
        <w:instrText>∼</w:instrText>
      </w:r>
      <w:r w:rsidR="0084092A">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84092A" w:rsidRPr="0084092A">
        <w:rPr>
          <w:rFonts w:ascii="Calibri" w:hAnsi="Calibri" w:cs="Calibri"/>
          <w:sz w:val="24"/>
        </w:rPr>
        <w:t>[39]</w:t>
      </w:r>
      <w:r w:rsidR="00AE616A">
        <w:rPr>
          <w:sz w:val="24"/>
          <w:szCs w:val="24"/>
        </w:rPr>
        <w:fldChar w:fldCharType="end"/>
      </w:r>
      <w:r w:rsidR="00AE616A">
        <w:rPr>
          <w:sz w:val="24"/>
          <w:szCs w:val="24"/>
        </w:rPr>
        <w:t xml:space="preserve"> and variant calling with medaka (v.2.1) (</w:t>
      </w:r>
      <w:hyperlink r:id="rId17" w:history="1">
        <w:r w:rsidR="00AE616A" w:rsidRPr="000D4D81">
          <w:rPr>
            <w:rStyle w:val="Hyperlink"/>
            <w:sz w:val="24"/>
            <w:szCs w:val="24"/>
          </w:rPr>
          <w:t>https://github.com/nanoporetech/medaka</w:t>
        </w:r>
      </w:hyperlink>
      <w:r w:rsidR="00AE616A">
        <w:rPr>
          <w:sz w:val="24"/>
          <w:szCs w:val="24"/>
        </w:rPr>
        <w:t>).</w:t>
      </w:r>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5003FBCA" w14:textId="4929B17D" w:rsidR="005B1C68" w:rsidRPr="00C754E8" w:rsidRDefault="00750BA0" w:rsidP="00C754E8">
      <w:pPr>
        <w:jc w:val="both"/>
        <w:rPr>
          <w:rFonts w:cstheme="minorHAnsi"/>
        </w:rPr>
      </w:pPr>
      <w:r>
        <w:rPr>
          <w:sz w:val="24"/>
          <w:szCs w:val="24"/>
        </w:rPr>
        <w:lastRenderedPageBreak/>
        <w:t xml:space="preserve">All statistical analyses and data visualisation were conducted using packages in R and RStudio </w:t>
      </w:r>
      <w:r>
        <w:rPr>
          <w:sz w:val="24"/>
          <w:szCs w:val="24"/>
        </w:rPr>
        <w:fldChar w:fldCharType="begin"/>
      </w:r>
      <w:r w:rsidR="0084092A">
        <w:rPr>
          <w:sz w:val="24"/>
          <w:szCs w:val="24"/>
        </w:rPr>
        <w:instrText xml:space="preserve"> ADDIN ZOTERO_ITEM CSL_CITATION {"citationID":"EsGsfbQn","properties":{"formattedCitation":"[40,41]","plainCitation":"[40,41]","noteIndex":0},"citationItems":[{"id":931,"uris":["http://zotero.org/users/local/sgFDdPY0/items/7UUTDTSU"],"itemData":{"id":931,"type":"software","event-place":"RStudio,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r>
        <w:rPr>
          <w:sz w:val="24"/>
          <w:szCs w:val="24"/>
        </w:rPr>
        <w:fldChar w:fldCharType="separate"/>
      </w:r>
      <w:r w:rsidR="0084092A" w:rsidRPr="0084092A">
        <w:rPr>
          <w:rFonts w:ascii="Calibri" w:hAnsi="Calibri" w:cs="Calibri"/>
          <w:sz w:val="24"/>
        </w:rPr>
        <w:t>[40,41]</w:t>
      </w:r>
      <w:r>
        <w:rPr>
          <w:sz w:val="24"/>
          <w:szCs w:val="24"/>
        </w:rPr>
        <w:fldChar w:fldCharType="end"/>
      </w:r>
      <w:r>
        <w:rPr>
          <w:sz w:val="24"/>
          <w:szCs w:val="24"/>
        </w:rPr>
        <w:t xml:space="preserve">. Phage growth and evolution rates were compared between lines using linear mixed effect models where the response variable was phage density (pfu/ml) or genetic distance from ancestor, explanatory variable </w:t>
      </w:r>
      <w:proofErr w:type="gramStart"/>
      <w:r>
        <w:rPr>
          <w:sz w:val="24"/>
          <w:szCs w:val="24"/>
        </w:rPr>
        <w:t>was evolved</w:t>
      </w:r>
      <w:proofErr w:type="gramEnd"/>
      <w:r>
        <w:rPr>
          <w:sz w:val="24"/>
          <w:szCs w:val="24"/>
        </w:rPr>
        <w:t xml:space="preserve"> line, and batch was a random effect. </w:t>
      </w:r>
      <w:ins w:id="114" w:author="Samuel Greenrod" w:date="2025-09-12T15:27:00Z" w16du:dateUtc="2025-09-12T22:27:00Z">
        <w:r w:rsidR="002B301D">
          <w:rPr>
            <w:sz w:val="24"/>
            <w:szCs w:val="24"/>
          </w:rPr>
          <w:t xml:space="preserve">Within-group </w:t>
        </w:r>
      </w:ins>
      <w:ins w:id="115" w:author="Samuel Greenrod" w:date="2025-09-12T15:28:00Z" w16du:dateUtc="2025-09-12T22:28:00Z">
        <w:r w:rsidR="002B301D">
          <w:rPr>
            <w:sz w:val="24"/>
            <w:szCs w:val="24"/>
          </w:rPr>
          <w:t xml:space="preserve">variation in genetic distance from ancestor was analysed using </w:t>
        </w:r>
      </w:ins>
      <w:ins w:id="116" w:author="Samuel Greenrod" w:date="2025-09-12T15:29:00Z" w16du:dateUtc="2025-09-12T22:29:00Z">
        <w:r w:rsidR="002B301D">
          <w:rPr>
            <w:sz w:val="24"/>
            <w:szCs w:val="24"/>
          </w:rPr>
          <w:t xml:space="preserve">Levene’s test. The </w:t>
        </w:r>
      </w:ins>
      <w:ins w:id="117" w:author="Samuel Greenrod" w:date="2025-09-12T15:30:00Z" w16du:dateUtc="2025-09-12T22:30:00Z">
        <w:r w:rsidR="002B301D">
          <w:rPr>
            <w:sz w:val="24"/>
            <w:szCs w:val="24"/>
          </w:rPr>
          <w:t xml:space="preserve">prevalence of unique compared to shared mutations across evolved lines was analysed using Fisher’s exact test. </w:t>
        </w:r>
      </w:ins>
      <w:r>
        <w:rPr>
          <w:sz w:val="24"/>
          <w:szCs w:val="24"/>
        </w:rPr>
        <w:t xml:space="preserve">Phage genetic distance between groups was also compared by constructing neighbour-joining trees based on Euclidean genetic distance. </w:t>
      </w:r>
      <w:r w:rsidR="00C754E8" w:rsidRPr="00C754E8">
        <w:rPr>
          <w:sz w:val="24"/>
          <w:szCs w:val="24"/>
        </w:rPr>
        <w:t xml:space="preserve">All data and analysis scripts are available at </w:t>
      </w:r>
      <w:ins w:id="118" w:author="Samuel Greenrod" w:date="2025-09-12T15:31:00Z" w16du:dateUtc="2025-09-12T22:31:00Z">
        <w:r w:rsidR="002B301D" w:rsidRPr="002B301D">
          <w:rPr>
            <w:sz w:val="24"/>
            <w:szCs w:val="24"/>
            <w:rPrChange w:id="119" w:author="Samuel Greenrod" w:date="2025-09-12T15:31:00Z" w16du:dateUtc="2025-09-12T22:31:00Z">
              <w:rPr>
                <w:rStyle w:val="Hyperlink"/>
                <w:sz w:val="24"/>
                <w:szCs w:val="24"/>
              </w:rPr>
            </w:rPrChange>
          </w:rPr>
          <w:t>https://github.com/SamuelGreenrod/Evol_fluctuating</w:t>
        </w:r>
        <w:r w:rsidR="002B301D">
          <w:rPr>
            <w:sz w:val="24"/>
            <w:szCs w:val="24"/>
          </w:rPr>
          <w:t>.</w:t>
        </w:r>
      </w:ins>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3F654847" w:rsidR="00DD0CDB" w:rsidRPr="00F07F61" w:rsidRDefault="00F06954" w:rsidP="00F07F61">
      <w:pPr>
        <w:jc w:val="both"/>
        <w:rPr>
          <w:rFonts w:cstheme="minorHAnsi"/>
          <w:b/>
          <w:bCs/>
          <w:sz w:val="24"/>
          <w:szCs w:val="24"/>
        </w:rPr>
      </w:pPr>
      <w:bookmarkStart w:id="120" w:name="_Hlk208589233"/>
      <w:r>
        <w:rPr>
          <w:rFonts w:cstheme="minorHAnsi"/>
          <w:b/>
          <w:bCs/>
          <w:sz w:val="24"/>
          <w:szCs w:val="24"/>
        </w:rPr>
        <w:t>Fluctuating temperatures</w:t>
      </w:r>
      <w:r w:rsidR="00291CB0">
        <w:rPr>
          <w:rFonts w:cstheme="minorHAnsi"/>
          <w:b/>
          <w:bCs/>
          <w:sz w:val="24"/>
          <w:szCs w:val="24"/>
        </w:rPr>
        <w:t xml:space="preserve"> select for generalist phenotypes</w:t>
      </w:r>
      <w:ins w:id="121" w:author="Samuel Greenrod" w:date="2025-09-11T21:34:00Z" w16du:dateUtc="2025-09-12T04:34:00Z">
        <w:r w:rsidR="002C0D74">
          <w:rPr>
            <w:rFonts w:cstheme="minorHAnsi"/>
            <w:b/>
            <w:bCs/>
            <w:sz w:val="24"/>
            <w:szCs w:val="24"/>
          </w:rPr>
          <w:t xml:space="preserve"> in monoculture</w:t>
        </w:r>
      </w:ins>
    </w:p>
    <w:bookmarkEnd w:id="120"/>
    <w:p w14:paraId="2E33167C" w14:textId="6A968A1D" w:rsidR="000259FD" w:rsidRPr="00F07F61" w:rsidRDefault="00143998" w:rsidP="00F07F61">
      <w:pPr>
        <w:jc w:val="both"/>
        <w:rPr>
          <w:rFonts w:cstheme="minorHAnsi"/>
          <w:sz w:val="24"/>
          <w:szCs w:val="24"/>
        </w:rPr>
      </w:pPr>
      <w:r>
        <w:rPr>
          <w:rFonts w:cstheme="minorHAnsi"/>
          <w:sz w:val="24"/>
          <w:szCs w:val="24"/>
        </w:rPr>
        <w:t xml:space="preserve">Fluctuating environments are expected to select for generalists which have intermediate phenotypes across conditions </w:t>
      </w:r>
      <w:r>
        <w:rPr>
          <w:rFonts w:cstheme="minorHAnsi"/>
          <w:sz w:val="24"/>
          <w:szCs w:val="24"/>
        </w:rPr>
        <w:fldChar w:fldCharType="begin"/>
      </w:r>
      <w:r w:rsidR="00DA502E">
        <w:rPr>
          <w:rFonts w:cstheme="minorHAnsi"/>
          <w:sz w:val="24"/>
          <w:szCs w:val="24"/>
        </w:rPr>
        <w:instrText xml:space="preserve"> ADDIN ZOTERO_ITEM CSL_CITATION {"citationID":"81jzOsf3","properties":{"formattedCitation":"[1]","plainCitation":"[1]","noteIndex":0},"citationItems":[{"id":1960,"uris":["http://zotero.org/users/local/sgFDdPY0/items/J3YVC7UI"],"itemData":{"id":1960,"type":"article-journal","abstract":"Environmental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00DA502E" w:rsidRPr="00DA502E">
        <w:rPr>
          <w:rFonts w:ascii="Calibri" w:hAnsi="Calibri" w:cs="Calibri"/>
          <w:sz w:val="24"/>
        </w:rPr>
        <w:t>[1]</w:t>
      </w:r>
      <w:r>
        <w:rPr>
          <w:rFonts w:cstheme="minorHAnsi"/>
          <w:sz w:val="24"/>
          <w:szCs w:val="24"/>
        </w:rPr>
        <w:fldChar w:fldCharType="end"/>
      </w:r>
      <w:r w:rsidR="000259FD" w:rsidRPr="00F07F61">
        <w:rPr>
          <w:rFonts w:cstheme="minorHAnsi"/>
          <w:sz w:val="24"/>
          <w:szCs w:val="24"/>
        </w:rPr>
        <w:t xml:space="preserve">. </w:t>
      </w:r>
      <w:r>
        <w:rPr>
          <w:rFonts w:cstheme="minorHAnsi"/>
          <w:sz w:val="24"/>
          <w:szCs w:val="24"/>
        </w:rPr>
        <w:t>W</w:t>
      </w:r>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 xml:space="preserve">14-1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 xml:space="preserve">C </w:t>
      </w:r>
      <w:del w:id="122" w:author="Craig Maclean" w:date="2025-09-08T09:00:00Z" w16du:dateUtc="2025-09-08T08:00:00Z">
        <w:r w:rsidR="00BB45FC" w:rsidDel="003B65A4">
          <w:rPr>
            <w:rFonts w:cstheme="minorHAnsi"/>
            <w:sz w:val="24"/>
            <w:szCs w:val="24"/>
          </w:rPr>
          <w:delText>passages</w:delText>
        </w:r>
        <w:r w:rsidR="00DE2AD1" w:rsidDel="003B65A4">
          <w:rPr>
            <w:rFonts w:cstheme="minorHAnsi"/>
            <w:sz w:val="24"/>
            <w:szCs w:val="24"/>
          </w:rPr>
          <w:delText xml:space="preserve"> </w:delText>
        </w:r>
      </w:del>
      <w:r w:rsidR="00DE2AD1">
        <w:rPr>
          <w:rFonts w:cstheme="minorHAnsi"/>
          <w:sz w:val="24"/>
          <w:szCs w:val="24"/>
        </w:rPr>
        <w:t>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980930" w:rsidDel="003B65A4">
        <w:rPr>
          <w:rFonts w:cstheme="minorHAnsi"/>
          <w:sz w:val="24"/>
          <w:szCs w:val="24"/>
        </w:rPr>
        <w:t>I</w:t>
      </w:r>
      <w:r w:rsidR="002D773A" w:rsidRPr="00F07F61" w:rsidDel="003B65A4">
        <w:rPr>
          <w:rFonts w:cstheme="minorHAnsi"/>
          <w:sz w:val="24"/>
          <w:szCs w:val="24"/>
        </w:rPr>
        <w:t xml:space="preserve">n monoculture, </w:t>
      </w:r>
      <w:r w:rsidDel="003B65A4">
        <w:rPr>
          <w:rFonts w:cstheme="minorHAnsi"/>
          <w:sz w:val="24"/>
          <w:szCs w:val="24"/>
        </w:rPr>
        <w:t>φ</w:t>
      </w:r>
      <w:r w:rsidR="002D773A" w:rsidRPr="00F07F61" w:rsidDel="003B65A4">
        <w:rPr>
          <w:rFonts w:cstheme="minorHAnsi"/>
          <w:sz w:val="24"/>
          <w:szCs w:val="24"/>
        </w:rPr>
        <w:t>14-1 grew during 37</w:t>
      </w:r>
      <w:r w:rsidDel="003B65A4">
        <w:rPr>
          <w:rFonts w:cstheme="minorHAnsi"/>
          <w:sz w:val="24"/>
          <w:szCs w:val="24"/>
        </w:rPr>
        <w:t>°</w:t>
      </w:r>
      <w:r w:rsidR="002D773A" w:rsidRPr="00F07F61" w:rsidDel="003B65A4">
        <w:rPr>
          <w:rFonts w:cstheme="minorHAnsi"/>
          <w:sz w:val="24"/>
          <w:szCs w:val="24"/>
        </w:rPr>
        <w:t xml:space="preserve">C </w:t>
      </w:r>
      <w:r w:rsidR="00DE2AD1" w:rsidDel="003B65A4">
        <w:rPr>
          <w:rFonts w:cstheme="minorHAnsi"/>
          <w:sz w:val="24"/>
          <w:szCs w:val="24"/>
        </w:rPr>
        <w:t xml:space="preserve">passages </w:t>
      </w:r>
      <w:r w:rsidR="002D773A" w:rsidRPr="00F07F61" w:rsidDel="003B65A4">
        <w:rPr>
          <w:rFonts w:cstheme="minorHAnsi"/>
          <w:sz w:val="24"/>
          <w:szCs w:val="24"/>
        </w:rPr>
        <w:t>but showed little growth in 42</w:t>
      </w:r>
      <w:r w:rsidDel="003B65A4">
        <w:rPr>
          <w:rFonts w:cstheme="minorHAnsi"/>
          <w:sz w:val="24"/>
          <w:szCs w:val="24"/>
        </w:rPr>
        <w:t>°</w:t>
      </w:r>
      <w:r w:rsidR="002D773A" w:rsidRPr="00F07F61" w:rsidDel="003B65A4">
        <w:rPr>
          <w:rFonts w:cstheme="minorHAnsi"/>
          <w:sz w:val="24"/>
          <w:szCs w:val="24"/>
        </w:rPr>
        <w:t>C passages</w:t>
      </w:r>
      <w:r w:rsidR="00C27692" w:rsidDel="003B65A4">
        <w:rPr>
          <w:rFonts w:cstheme="minorHAnsi"/>
          <w:sz w:val="24"/>
          <w:szCs w:val="24"/>
        </w:rPr>
        <w:t xml:space="preserve"> (Fig</w:t>
      </w:r>
      <w:del w:id="123" w:author="Samuel Greenrod" w:date="2025-09-12T14:42:00Z" w16du:dateUtc="2025-09-12T21:42:00Z">
        <w:r w:rsidR="00C27692" w:rsidDel="00D452E3">
          <w:rPr>
            <w:rFonts w:cstheme="minorHAnsi"/>
            <w:sz w:val="24"/>
            <w:szCs w:val="24"/>
          </w:rPr>
          <w:delText>ure</w:delText>
        </w:r>
      </w:del>
      <w:r w:rsidR="00C27692" w:rsidDel="003B65A4">
        <w:rPr>
          <w:rFonts w:cstheme="minorHAnsi"/>
          <w:sz w:val="24"/>
          <w:szCs w:val="24"/>
        </w:rPr>
        <w:t xml:space="preserve"> 1a)</w:t>
      </w:r>
      <w:r w:rsidR="002D773A" w:rsidRPr="00F07F61" w:rsidDel="003B65A4">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w:t>
      </w:r>
      <w:r w:rsidR="00980930">
        <w:rPr>
          <w:rFonts w:cstheme="minorHAnsi"/>
          <w:sz w:val="24"/>
          <w:szCs w:val="24"/>
        </w:rPr>
        <w:t xml:space="preserve">then </w:t>
      </w:r>
      <w:r w:rsidR="00DE2AD1">
        <w:rPr>
          <w:rFonts w:cstheme="minorHAnsi"/>
          <w:sz w:val="24"/>
          <w:szCs w:val="24"/>
        </w:rPr>
        <w:t xml:space="preserve">maintained high densities </w:t>
      </w:r>
      <w:r w:rsidR="00FA3F24">
        <w:rPr>
          <w:rFonts w:cstheme="minorHAnsi"/>
          <w:sz w:val="24"/>
          <w:szCs w:val="24"/>
        </w:rPr>
        <w:t xml:space="preserve">in all passages and showed low </w:t>
      </w:r>
      <w:r w:rsidR="00DE2AD1">
        <w:rPr>
          <w:rFonts w:cstheme="minorHAnsi"/>
          <w:sz w:val="24"/>
          <w:szCs w:val="24"/>
        </w:rPr>
        <w:t xml:space="preserve">inter-passage density </w:t>
      </w:r>
      <w:r w:rsidR="00FA3F24">
        <w:rPr>
          <w:rFonts w:cstheme="minorHAnsi"/>
          <w:sz w:val="24"/>
          <w:szCs w:val="24"/>
        </w:rPr>
        <w:t>variation</w:t>
      </w:r>
      <w:r w:rsidR="002D773A" w:rsidRPr="00F07F61">
        <w:rPr>
          <w:rFonts w:cstheme="minorHAnsi"/>
          <w:sz w:val="24"/>
          <w:szCs w:val="24"/>
        </w:rPr>
        <w:t>.</w:t>
      </w:r>
    </w:p>
    <w:p w14:paraId="7F0A8896" w14:textId="7A54103C"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fitness </w:t>
      </w:r>
      <w:r w:rsidR="00FA3F24">
        <w:rPr>
          <w:rFonts w:cstheme="minorHAnsi"/>
          <w:sz w:val="24"/>
          <w:szCs w:val="24"/>
        </w:rPr>
        <w:t xml:space="preserve">of static and fluctuating evolved lines </w:t>
      </w:r>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w:t>
      </w:r>
      <w:del w:id="124" w:author="Samuel Greenrod" w:date="2025-09-12T13:23:00Z" w16du:dateUtc="2025-09-12T20:23:00Z">
        <w:r w:rsidR="00C27692" w:rsidDel="002A5B8B">
          <w:rPr>
            <w:rFonts w:cstheme="minorHAnsi"/>
            <w:sz w:val="24"/>
            <w:szCs w:val="24"/>
          </w:rPr>
          <w:delText>ure</w:delText>
        </w:r>
      </w:del>
      <w:r w:rsidR="00C27692">
        <w:rPr>
          <w:rFonts w:cstheme="minorHAnsi"/>
          <w:sz w:val="24"/>
          <w:szCs w:val="24"/>
        </w:rPr>
        <w:t xml:space="preserve"> 1b)</w:t>
      </w:r>
      <w:r w:rsidRPr="00F07F61">
        <w:rPr>
          <w:rFonts w:cstheme="minorHAnsi"/>
          <w:sz w:val="24"/>
          <w:szCs w:val="24"/>
        </w:rPr>
        <w:t xml:space="preserve">. We found a significant interaction between evolved line and temperature regarding growth rates for </w:t>
      </w:r>
      <w:r w:rsidR="007D1988">
        <w:rPr>
          <w:rFonts w:cstheme="minorHAnsi"/>
          <w:sz w:val="24"/>
          <w:szCs w:val="24"/>
        </w:rPr>
        <w:t xml:space="preserve">both </w:t>
      </w:r>
      <w:proofErr w:type="spellStart"/>
      <w:r w:rsidR="007D1988">
        <w:rPr>
          <w:rFonts w:cstheme="minorHAnsi"/>
          <w:sz w:val="24"/>
          <w:szCs w:val="24"/>
        </w:rPr>
        <w:t>phages</w:t>
      </w:r>
      <w:proofErr w:type="spellEnd"/>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LUZ19: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w:t>
      </w:r>
      <w:proofErr w:type="gramStart"/>
      <w:r w:rsidR="00F07F61">
        <w:rPr>
          <w:rFonts w:cstheme="minorHAnsi"/>
          <w:sz w:val="24"/>
          <w:szCs w:val="24"/>
        </w:rPr>
        <w:t>t(</w:t>
      </w:r>
      <w:proofErr w:type="gramEnd"/>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w:t>
      </w:r>
      <w:proofErr w:type="gramStart"/>
      <w:r w:rsidR="00AF35F0">
        <w:rPr>
          <w:rFonts w:cstheme="minorHAnsi"/>
          <w:sz w:val="24"/>
          <w:szCs w:val="24"/>
        </w:rPr>
        <w:t>t(</w:t>
      </w:r>
      <w:proofErr w:type="gramEnd"/>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14-1 fluctuating lines 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proofErr w:type="spellStart"/>
      <w:r w:rsidR="00BB45FC">
        <w:rPr>
          <w:rFonts w:cstheme="minorHAnsi"/>
          <w:sz w:val="24"/>
          <w:szCs w:val="24"/>
        </w:rPr>
        <w:t>phages</w:t>
      </w:r>
      <w:proofErr w:type="spellEnd"/>
      <w:r w:rsidR="00BB45FC">
        <w:rPr>
          <w:rFonts w:cstheme="minorHAnsi"/>
          <w:sz w:val="24"/>
          <w:szCs w:val="24"/>
        </w:rPr>
        <w:t xml:space="preserve"> </w:t>
      </w:r>
      <w:r w:rsidR="00F32BD7">
        <w:rPr>
          <w:rFonts w:cstheme="minorHAnsi"/>
          <w:sz w:val="24"/>
          <w:szCs w:val="24"/>
        </w:rPr>
        <w:t xml:space="preserve">had reached carrying capacity. For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C static populations (</w:t>
      </w:r>
      <w:proofErr w:type="gramStart"/>
      <w:r w:rsidR="00F32BD7">
        <w:rPr>
          <w:rFonts w:cstheme="minorHAnsi"/>
          <w:sz w:val="24"/>
          <w:szCs w:val="24"/>
        </w:rPr>
        <w:t>t(</w:t>
      </w:r>
      <w:proofErr w:type="gramEnd"/>
      <w:r w:rsidR="00F32BD7">
        <w:rPr>
          <w:rFonts w:cstheme="minorHAnsi"/>
          <w:sz w:val="24"/>
          <w:szCs w:val="24"/>
        </w:rPr>
        <w:t>29) = -19.3, p &lt; 0.001). However, growth was not significantly different to 42</w:t>
      </w:r>
      <w:r w:rsidR="00F06954">
        <w:rPr>
          <w:rFonts w:cstheme="minorHAnsi"/>
          <w:sz w:val="24"/>
          <w:szCs w:val="24"/>
        </w:rPr>
        <w:t>°</w:t>
      </w:r>
      <w:r w:rsidR="00F32BD7">
        <w:rPr>
          <w:rFonts w:cstheme="minorHAnsi"/>
          <w:sz w:val="24"/>
          <w:szCs w:val="24"/>
        </w:rPr>
        <w:t>C evolved populations (</w:t>
      </w:r>
      <w:proofErr w:type="gramStart"/>
      <w:r w:rsidR="00F32BD7">
        <w:rPr>
          <w:rFonts w:cstheme="minorHAnsi"/>
          <w:sz w:val="24"/>
          <w:szCs w:val="24"/>
        </w:rPr>
        <w:t>t(</w:t>
      </w:r>
      <w:proofErr w:type="gramEnd"/>
      <w:r w:rsidR="00F32BD7">
        <w:rPr>
          <w:rFonts w:cstheme="minorHAnsi"/>
          <w:sz w:val="24"/>
          <w:szCs w:val="24"/>
        </w:rPr>
        <w:t>29) =-1.65, p = 0.37). The opposite findings were observed at 37</w:t>
      </w:r>
      <w:r w:rsidR="00F06954">
        <w:rPr>
          <w:rFonts w:cstheme="minorHAnsi"/>
          <w:sz w:val="24"/>
          <w:szCs w:val="24"/>
        </w:rPr>
        <w:t>°</w:t>
      </w:r>
      <w:r w:rsidR="00F32BD7">
        <w:rPr>
          <w:rFonts w:cstheme="minorHAnsi"/>
          <w:sz w:val="24"/>
          <w:szCs w:val="24"/>
        </w:rPr>
        <w:t>C; fluctuating evolved lines had significantly higher growth rates than 42</w:t>
      </w:r>
      <w:r w:rsidR="00F06954">
        <w:rPr>
          <w:rFonts w:cstheme="minorHAnsi"/>
          <w:sz w:val="24"/>
          <w:szCs w:val="24"/>
        </w:rPr>
        <w:t>°</w:t>
      </w:r>
      <w:r w:rsidR="00F32BD7">
        <w:rPr>
          <w:rFonts w:cstheme="minorHAnsi"/>
          <w:sz w:val="24"/>
          <w:szCs w:val="24"/>
        </w:rPr>
        <w:t>C evolved lines but similar growth rates to 37</w:t>
      </w:r>
      <w:r w:rsidR="00F06954">
        <w:rPr>
          <w:rFonts w:cstheme="minorHAnsi"/>
          <w:sz w:val="24"/>
          <w:szCs w:val="24"/>
        </w:rPr>
        <w:t>°</w:t>
      </w:r>
      <w:r w:rsidR="00F32BD7">
        <w:rPr>
          <w:rFonts w:cstheme="minorHAnsi"/>
          <w:sz w:val="24"/>
          <w:szCs w:val="24"/>
        </w:rPr>
        <w:t>C evolved lines (42</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-5.2, p &lt; 0.001; 37</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-0.99, p = 0.75).</w:t>
      </w:r>
    </w:p>
    <w:p w14:paraId="30E3E27B" w14:textId="1310428E" w:rsidR="00F32BD7" w:rsidRPr="00F07F61" w:rsidDel="002C0D74" w:rsidRDefault="00626613" w:rsidP="00F07F61">
      <w:pPr>
        <w:jc w:val="both"/>
        <w:rPr>
          <w:del w:id="125" w:author="Samuel Greenrod" w:date="2025-09-11T21:33:00Z" w16du:dateUtc="2025-09-12T04:33:00Z"/>
          <w:rFonts w:cstheme="minorHAnsi"/>
          <w:sz w:val="24"/>
          <w:szCs w:val="24"/>
        </w:rPr>
      </w:pPr>
      <w:commentRangeStart w:id="126"/>
      <w:commentRangeStart w:id="127"/>
      <w:commentRangeStart w:id="128"/>
      <w:del w:id="129" w:author="Samuel Greenrod" w:date="2025-09-11T16:39:00Z" w16du:dateUtc="2025-09-11T23:39:00Z">
        <w:r w:rsidDel="007349F2">
          <w:rPr>
            <w:noProof/>
            <w:sz w:val="24"/>
            <w:szCs w:val="24"/>
          </w:rPr>
          <w:lastRenderedPageBreak/>
          <w:drawing>
            <wp:anchor distT="0" distB="0" distL="114300" distR="114300" simplePos="0" relativeHeight="251658240" behindDoc="0" locked="0" layoutInCell="1" allowOverlap="1" wp14:anchorId="259CCD04" wp14:editId="70E86583">
              <wp:simplePos x="0" y="0"/>
              <wp:positionH relativeFrom="margin">
                <wp:align>center</wp:align>
              </wp:positionH>
              <wp:positionV relativeFrom="paragraph">
                <wp:posOffset>715673</wp:posOffset>
              </wp:positionV>
              <wp:extent cx="5192202" cy="5031825"/>
              <wp:effectExtent l="0" t="0" r="8890" b="0"/>
              <wp:wrapTopAndBottom/>
              <wp:docPr id="345259713"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59713" name="Picture 14" descr="A screenshot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92202" cy="5031825"/>
                      </a:xfrm>
                      <a:prstGeom prst="rect">
                        <a:avLst/>
                      </a:prstGeom>
                    </pic:spPr>
                  </pic:pic>
                </a:graphicData>
              </a:graphic>
              <wp14:sizeRelH relativeFrom="page">
                <wp14:pctWidth>0</wp14:pctWidth>
              </wp14:sizeRelH>
              <wp14:sizeRelV relativeFrom="page">
                <wp14:pctHeight>0</wp14:pctHeight>
              </wp14:sizeRelV>
            </wp:anchor>
          </w:drawing>
        </w:r>
      </w:del>
      <w:commentRangeEnd w:id="126"/>
      <w:del w:id="130" w:author="Samuel Greenrod" w:date="2025-09-11T21:33:00Z" w16du:dateUtc="2025-09-12T04:33:00Z">
        <w:r w:rsidR="00A45D1B" w:rsidDel="002C0D74">
          <w:rPr>
            <w:rStyle w:val="CommentReference"/>
          </w:rPr>
          <w:commentReference w:id="126"/>
        </w:r>
        <w:commentRangeEnd w:id="127"/>
        <w:r w:rsidR="00A45D1B" w:rsidDel="002C0D74">
          <w:rPr>
            <w:rStyle w:val="CommentReference"/>
          </w:rPr>
          <w:commentReference w:id="127"/>
        </w:r>
        <w:commentRangeEnd w:id="128"/>
        <w:r w:rsidR="00A45D1B" w:rsidDel="002C0D74">
          <w:rPr>
            <w:rStyle w:val="CommentReference"/>
          </w:rPr>
          <w:commentReference w:id="128"/>
        </w:r>
        <w:r w:rsidR="00F32BD7" w:rsidDel="002C0D74">
          <w:rPr>
            <w:rFonts w:cstheme="minorHAnsi"/>
            <w:sz w:val="24"/>
            <w:szCs w:val="24"/>
          </w:rPr>
          <w:delText xml:space="preserve">These findings indicate that </w:delText>
        </w:r>
        <w:r w:rsidR="00BB45FC" w:rsidDel="002C0D74">
          <w:rPr>
            <w:rFonts w:cstheme="minorHAnsi"/>
            <w:sz w:val="24"/>
            <w:szCs w:val="24"/>
          </w:rPr>
          <w:delText xml:space="preserve">fluctuating temperatures selected for </w:delText>
        </w:r>
        <w:r w:rsidR="00F06954" w:rsidDel="002C0D74">
          <w:rPr>
            <w:rFonts w:cstheme="minorHAnsi"/>
            <w:sz w:val="24"/>
            <w:szCs w:val="24"/>
          </w:rPr>
          <w:delText>φ</w:delText>
        </w:r>
        <w:r w:rsidR="00F32BD7" w:rsidDel="002C0D74">
          <w:rPr>
            <w:rFonts w:cstheme="minorHAnsi"/>
            <w:sz w:val="24"/>
            <w:szCs w:val="24"/>
          </w:rPr>
          <w:delText xml:space="preserve">14-1 </w:delText>
        </w:r>
        <w:r w:rsidR="00BB45FC" w:rsidDel="002C0D74">
          <w:rPr>
            <w:rFonts w:cstheme="minorHAnsi"/>
            <w:sz w:val="24"/>
            <w:szCs w:val="24"/>
          </w:rPr>
          <w:delText>thermal general</w:delText>
        </w:r>
        <w:r w:rsidR="00C27692" w:rsidDel="002C0D74">
          <w:rPr>
            <w:rFonts w:cstheme="minorHAnsi"/>
            <w:sz w:val="24"/>
            <w:szCs w:val="24"/>
          </w:rPr>
          <w:delText>ists</w:delText>
        </w:r>
        <w:r w:rsidR="00F32BD7" w:rsidDel="002C0D74">
          <w:rPr>
            <w:rFonts w:cstheme="minorHAnsi"/>
            <w:sz w:val="24"/>
            <w:szCs w:val="24"/>
          </w:rPr>
          <w:delText xml:space="preserve">. In contrast, </w:delText>
        </w:r>
        <w:r w:rsidR="00397F03" w:rsidDel="002C0D74">
          <w:rPr>
            <w:rFonts w:cstheme="minorHAnsi"/>
            <w:sz w:val="24"/>
            <w:szCs w:val="24"/>
          </w:rPr>
          <w:delText>φ</w:delText>
        </w:r>
        <w:r w:rsidR="00F32BD7" w:rsidDel="002C0D74">
          <w:rPr>
            <w:rFonts w:cstheme="minorHAnsi"/>
            <w:sz w:val="24"/>
            <w:szCs w:val="24"/>
          </w:rPr>
          <w:delText xml:space="preserve">LUZ19 evolved increased </w:delText>
        </w:r>
        <w:r w:rsidR="00106FC4" w:rsidDel="002C0D74">
          <w:rPr>
            <w:rFonts w:cstheme="minorHAnsi"/>
            <w:sz w:val="24"/>
            <w:szCs w:val="24"/>
          </w:rPr>
          <w:delText>overall</w:delText>
        </w:r>
        <w:r w:rsidR="00F32BD7" w:rsidDel="002C0D74">
          <w:rPr>
            <w:rFonts w:cstheme="minorHAnsi"/>
            <w:sz w:val="24"/>
            <w:szCs w:val="24"/>
          </w:rPr>
          <w:delText xml:space="preserve"> fitness </w:delText>
        </w:r>
        <w:commentRangeStart w:id="131"/>
        <w:commentRangeStart w:id="132"/>
        <w:r w:rsidR="00F06954" w:rsidDel="002C0D74">
          <w:rPr>
            <w:rFonts w:cstheme="minorHAnsi"/>
            <w:sz w:val="24"/>
            <w:szCs w:val="24"/>
          </w:rPr>
          <w:delText xml:space="preserve">indicating thermal adaptation was not constrained by </w:delText>
        </w:r>
        <w:r w:rsidR="00397F03" w:rsidDel="002C0D74">
          <w:rPr>
            <w:rFonts w:cstheme="minorHAnsi"/>
            <w:sz w:val="24"/>
            <w:szCs w:val="24"/>
          </w:rPr>
          <w:delText xml:space="preserve">weak selection or </w:delText>
        </w:r>
        <w:r w:rsidR="00F06954" w:rsidDel="002C0D74">
          <w:rPr>
            <w:rFonts w:cstheme="minorHAnsi"/>
            <w:sz w:val="24"/>
            <w:szCs w:val="24"/>
          </w:rPr>
          <w:delText>evolutionary trade-offs.</w:delText>
        </w:r>
        <w:r w:rsidR="00106FC4" w:rsidDel="002C0D74">
          <w:rPr>
            <w:rFonts w:cstheme="minorHAnsi"/>
            <w:sz w:val="24"/>
            <w:szCs w:val="24"/>
          </w:rPr>
          <w:delText xml:space="preserve"> </w:delText>
        </w:r>
        <w:r w:rsidR="00F32BD7" w:rsidDel="002C0D74">
          <w:rPr>
            <w:rFonts w:cstheme="minorHAnsi"/>
            <w:sz w:val="24"/>
            <w:szCs w:val="24"/>
          </w:rPr>
          <w:delText xml:space="preserve"> </w:delText>
        </w:r>
        <w:commentRangeEnd w:id="131"/>
        <w:r w:rsidR="00A45D1B" w:rsidDel="002C0D74">
          <w:rPr>
            <w:rStyle w:val="CommentReference"/>
          </w:rPr>
          <w:commentReference w:id="131"/>
        </w:r>
        <w:commentRangeEnd w:id="132"/>
        <w:r w:rsidR="001B3986" w:rsidDel="002C0D74">
          <w:rPr>
            <w:rStyle w:val="CommentReference"/>
          </w:rPr>
          <w:commentReference w:id="132"/>
        </w:r>
      </w:del>
    </w:p>
    <w:p w14:paraId="12F20189" w14:textId="0411F993" w:rsidR="00DD0CDB" w:rsidRPr="00A13ABE" w:rsidRDefault="007349F2" w:rsidP="00A13ABE">
      <w:pPr>
        <w:jc w:val="both"/>
        <w:rPr>
          <w:sz w:val="24"/>
          <w:szCs w:val="24"/>
        </w:rPr>
      </w:pPr>
      <w:ins w:id="133" w:author="Samuel Greenrod" w:date="2025-09-11T16:39:00Z" w16du:dateUtc="2025-09-11T23:39:00Z">
        <w:r>
          <w:rPr>
            <w:noProof/>
            <w:sz w:val="24"/>
            <w:szCs w:val="24"/>
          </w:rPr>
          <w:drawing>
            <wp:inline distT="0" distB="0" distL="0" distR="0" wp14:anchorId="40A03905" wp14:editId="3C9DE7BA">
              <wp:extent cx="5734402" cy="5162550"/>
              <wp:effectExtent l="0" t="0" r="0" b="0"/>
              <wp:docPr id="1703942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426" name="Picture 1"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8291" cy="5166051"/>
                      </a:xfrm>
                      <a:prstGeom prst="rect">
                        <a:avLst/>
                      </a:prstGeom>
                    </pic:spPr>
                  </pic:pic>
                </a:graphicData>
              </a:graphic>
            </wp:inline>
          </w:drawing>
        </w:r>
      </w:ins>
    </w:p>
    <w:p w14:paraId="3053FBD7" w14:textId="77B9CE2D" w:rsidR="00660686" w:rsidRDefault="00660686" w:rsidP="00660686">
      <w:pPr>
        <w:jc w:val="both"/>
        <w:rPr>
          <w:sz w:val="24"/>
          <w:szCs w:val="24"/>
        </w:rPr>
      </w:pPr>
      <w:r w:rsidRPr="00A13ABE">
        <w:rPr>
          <w:b/>
          <w:bCs/>
          <w:sz w:val="24"/>
          <w:szCs w:val="24"/>
        </w:rPr>
        <w:t xml:space="preserve">Figure 1. </w:t>
      </w:r>
      <w:r w:rsidR="00F06954">
        <w:rPr>
          <w:b/>
          <w:bCs/>
          <w:sz w:val="24"/>
          <w:szCs w:val="24"/>
        </w:rPr>
        <w:t>Fluctuating environments</w:t>
      </w:r>
      <w:r>
        <w:rPr>
          <w:b/>
          <w:bCs/>
          <w:sz w:val="24"/>
          <w:szCs w:val="24"/>
        </w:rPr>
        <w:t xml:space="preserve"> select for </w:t>
      </w:r>
      <w:r w:rsidR="00AA3F9A">
        <w:rPr>
          <w:b/>
          <w:bCs/>
          <w:sz w:val="24"/>
          <w:szCs w:val="24"/>
        </w:rPr>
        <w:t>generalist phenotypes</w:t>
      </w:r>
      <w:ins w:id="134" w:author="Samuel Greenrod" w:date="2025-09-11T21:34:00Z" w16du:dateUtc="2025-09-12T04:34:00Z">
        <w:r w:rsidR="002C0D74">
          <w:rPr>
            <w:b/>
            <w:bCs/>
            <w:sz w:val="24"/>
            <w:szCs w:val="24"/>
          </w:rPr>
          <w:t xml:space="preserve"> in monoculture</w:t>
        </w:r>
      </w:ins>
      <w:r>
        <w:rPr>
          <w:b/>
          <w:bCs/>
          <w:sz w:val="24"/>
          <w:szCs w:val="24"/>
        </w:rPr>
        <w:t>.</w:t>
      </w:r>
      <w:r w:rsidRPr="00A13ABE">
        <w:rPr>
          <w:sz w:val="24"/>
          <w:szCs w:val="24"/>
        </w:rPr>
        <w:t xml:space="preserve"> </w:t>
      </w:r>
      <w:r w:rsidRPr="00A13ABE">
        <w:rPr>
          <w:b/>
          <w:bCs/>
          <w:sz w:val="24"/>
          <w:szCs w:val="24"/>
        </w:rPr>
        <w:t>A</w:t>
      </w:r>
      <w:r w:rsidRPr="00A13ABE">
        <w:rPr>
          <w:sz w:val="24"/>
          <w:szCs w:val="24"/>
        </w:rPr>
        <w:t xml:space="preserve">) Population dynamics of </w:t>
      </w:r>
      <w:proofErr w:type="spellStart"/>
      <w:r w:rsidRPr="00A13ABE">
        <w:rPr>
          <w:sz w:val="24"/>
          <w:szCs w:val="24"/>
        </w:rPr>
        <w:t>phages</w:t>
      </w:r>
      <w:proofErr w:type="spellEnd"/>
      <w:r w:rsidRPr="00A13ABE">
        <w:rPr>
          <w:sz w:val="24"/>
          <w:szCs w:val="24"/>
        </w:rPr>
        <w:t xml:space="preserve"> </w:t>
      </w:r>
      <w:del w:id="135" w:author="Samuel Greenrod" w:date="2025-09-11T21:36:00Z" w16du:dateUtc="2025-09-12T04:36:00Z">
        <w:r w:rsidRPr="00A13ABE" w:rsidDel="002C0D74">
          <w:rPr>
            <w:sz w:val="24"/>
            <w:szCs w:val="24"/>
          </w:rPr>
          <w:delText xml:space="preserve">evolved </w:delText>
        </w:r>
      </w:del>
      <w:ins w:id="136" w:author="Samuel Greenrod" w:date="2025-09-11T21:36:00Z" w16du:dateUtc="2025-09-12T04:36:00Z">
        <w:r w:rsidR="002C0D74">
          <w:rPr>
            <w:sz w:val="24"/>
            <w:szCs w:val="24"/>
          </w:rPr>
          <w:t>passaged</w:t>
        </w:r>
        <w:r w:rsidR="002C0D74" w:rsidRPr="00A13ABE">
          <w:rPr>
            <w:sz w:val="24"/>
            <w:szCs w:val="24"/>
          </w:rPr>
          <w:t xml:space="preserve"> </w:t>
        </w:r>
      </w:ins>
      <w:r w:rsidRPr="00A13ABE">
        <w:rPr>
          <w:sz w:val="24"/>
          <w:szCs w:val="24"/>
        </w:rPr>
        <w:t>in monoculture</w:t>
      </w:r>
      <w:ins w:id="137" w:author="Craig Maclean" w:date="2025-09-08T09:04:00Z" w16du:dateUtc="2025-09-08T08:04:00Z">
        <w:r w:rsidR="00A45D1B">
          <w:rPr>
            <w:sz w:val="24"/>
            <w:szCs w:val="24"/>
          </w:rPr>
          <w:t xml:space="preserve"> under fluctuating temperatures</w:t>
        </w:r>
      </w:ins>
      <w:r w:rsidRPr="00A13ABE">
        <w:rPr>
          <w:sz w:val="24"/>
          <w:szCs w:val="24"/>
        </w:rPr>
        <w:t xml:space="preserve">. Plot background colour reflects the temperature during that passage where </w:t>
      </w:r>
      <w:ins w:id="138" w:author="Samuel Greenrod" w:date="2025-09-11T21:36:00Z" w16du:dateUtc="2025-09-12T04:36:00Z">
        <w:r w:rsidR="002C0D74">
          <w:rPr>
            <w:sz w:val="24"/>
            <w:szCs w:val="24"/>
          </w:rPr>
          <w:t xml:space="preserve">light </w:t>
        </w:r>
      </w:ins>
      <w:r w:rsidRPr="00A13ABE">
        <w:rPr>
          <w:sz w:val="24"/>
          <w:szCs w:val="24"/>
        </w:rPr>
        <w:t>blue is 37</w:t>
      </w:r>
      <w:r w:rsidR="00F06954">
        <w:rPr>
          <w:rFonts w:cstheme="minorHAnsi"/>
          <w:sz w:val="24"/>
          <w:szCs w:val="24"/>
        </w:rPr>
        <w:t>°</w:t>
      </w:r>
      <w:r w:rsidRPr="00A13ABE">
        <w:rPr>
          <w:sz w:val="24"/>
          <w:szCs w:val="24"/>
        </w:rPr>
        <w:t xml:space="preserve">C and </w:t>
      </w:r>
      <w:ins w:id="139" w:author="Samuel Greenrod" w:date="2025-09-11T21:36:00Z" w16du:dateUtc="2025-09-12T04:36:00Z">
        <w:r w:rsidR="002C0D74">
          <w:rPr>
            <w:sz w:val="24"/>
            <w:szCs w:val="24"/>
          </w:rPr>
          <w:t xml:space="preserve">light </w:t>
        </w:r>
      </w:ins>
      <w:r w:rsidRPr="00A13ABE">
        <w:rPr>
          <w:sz w:val="24"/>
          <w:szCs w:val="24"/>
        </w:rPr>
        <w:t>red is 42</w:t>
      </w:r>
      <w:r w:rsidR="00F06954">
        <w:rPr>
          <w:rFonts w:cstheme="minorHAnsi"/>
          <w:sz w:val="24"/>
          <w:szCs w:val="24"/>
        </w:rPr>
        <w:t>°</w:t>
      </w:r>
      <w:r w:rsidRPr="00A13ABE">
        <w:rPr>
          <w:sz w:val="24"/>
          <w:szCs w:val="24"/>
        </w:rPr>
        <w:t>C.</w:t>
      </w:r>
      <w:ins w:id="140" w:author="Samuel Greenrod" w:date="2025-09-11T21:37:00Z" w16du:dateUtc="2025-09-12T04:37:00Z">
        <w:r w:rsidR="002C0D74">
          <w:rPr>
            <w:sz w:val="24"/>
            <w:szCs w:val="24"/>
          </w:rPr>
          <w:t xml:space="preserve"> Evolutionary passages involved incubation of bacteria and phage for 8h after which </w:t>
        </w:r>
        <w:proofErr w:type="spellStart"/>
        <w:r w:rsidR="002C0D74">
          <w:rPr>
            <w:sz w:val="24"/>
            <w:szCs w:val="24"/>
          </w:rPr>
          <w:t>phages</w:t>
        </w:r>
        <w:proofErr w:type="spellEnd"/>
        <w:r w:rsidR="002C0D74">
          <w:rPr>
            <w:sz w:val="24"/>
            <w:szCs w:val="24"/>
          </w:rPr>
          <w:t xml:space="preserve"> were separated from bacteria and </w:t>
        </w:r>
      </w:ins>
      <w:ins w:id="141" w:author="Samuel Greenrod" w:date="2025-09-11T21:38:00Z" w16du:dateUtc="2025-09-12T04:38:00Z">
        <w:r w:rsidR="002C0D74">
          <w:rPr>
            <w:sz w:val="24"/>
            <w:szCs w:val="24"/>
          </w:rPr>
          <w:t xml:space="preserve">then </w:t>
        </w:r>
      </w:ins>
      <w:ins w:id="142" w:author="Samuel Greenrod" w:date="2025-09-11T21:39:00Z" w16du:dateUtc="2025-09-12T04:39:00Z">
        <w:r w:rsidR="002C0D74">
          <w:rPr>
            <w:sz w:val="24"/>
            <w:szCs w:val="24"/>
          </w:rPr>
          <w:t>inoculated in</w:t>
        </w:r>
      </w:ins>
      <w:ins w:id="143" w:author="Samuel Greenrod" w:date="2025-09-11T21:38:00Z" w16du:dateUtc="2025-09-12T04:38:00Z">
        <w:r w:rsidR="002C0D74">
          <w:rPr>
            <w:sz w:val="24"/>
            <w:szCs w:val="24"/>
          </w:rPr>
          <w:t>to a fresh bacterial culture.</w:t>
        </w:r>
      </w:ins>
      <w:ins w:id="144" w:author="Samuel Greenrod" w:date="2025-09-11T21:37:00Z" w16du:dateUtc="2025-09-12T04:37:00Z">
        <w:r w:rsidR="002C0D74">
          <w:rPr>
            <w:sz w:val="24"/>
            <w:szCs w:val="24"/>
          </w:rPr>
          <w:t xml:space="preserve"> </w:t>
        </w:r>
      </w:ins>
      <w:del w:id="145" w:author="Samuel Greenrod" w:date="2025-09-11T21:39:00Z" w16du:dateUtc="2025-09-12T04:39:00Z">
        <w:r w:rsidRPr="00A13ABE" w:rsidDel="002C0D74">
          <w:rPr>
            <w:sz w:val="24"/>
            <w:szCs w:val="24"/>
          </w:rPr>
          <w:delText xml:space="preserve"> </w:delText>
        </w:r>
      </w:del>
      <w:r w:rsidRPr="00A13ABE">
        <w:rPr>
          <w:b/>
          <w:bCs/>
          <w:sz w:val="24"/>
          <w:szCs w:val="24"/>
        </w:rPr>
        <w:t>B</w:t>
      </w:r>
      <w:r w:rsidRPr="00A13ABE">
        <w:rPr>
          <w:sz w:val="24"/>
          <w:szCs w:val="24"/>
        </w:rPr>
        <w:t xml:space="preserve">) </w:t>
      </w:r>
      <w:ins w:id="146" w:author="Samuel Greenrod" w:date="2025-09-11T21:39:00Z" w16du:dateUtc="2025-09-12T04:39:00Z">
        <w:r w:rsidR="002C0D74">
          <w:rPr>
            <w:sz w:val="24"/>
            <w:szCs w:val="24"/>
          </w:rPr>
          <w:t>Boxplots show</w:t>
        </w:r>
      </w:ins>
      <w:ins w:id="147" w:author="Samuel Greenrod" w:date="2025-09-11T21:40:00Z" w16du:dateUtc="2025-09-12T04:40:00Z">
        <w:r w:rsidR="002C0D74">
          <w:rPr>
            <w:sz w:val="24"/>
            <w:szCs w:val="24"/>
          </w:rPr>
          <w:t xml:space="preserve"> the </w:t>
        </w:r>
      </w:ins>
      <w:del w:id="148" w:author="Samuel Greenrod" w:date="2025-09-11T21:39:00Z" w16du:dateUtc="2025-09-12T04:39:00Z">
        <w:r w:rsidRPr="00A13ABE" w:rsidDel="002C0D74">
          <w:rPr>
            <w:sz w:val="24"/>
            <w:szCs w:val="24"/>
          </w:rPr>
          <w:delText xml:space="preserve">Boxplots show </w:delText>
        </w:r>
      </w:del>
      <w:r w:rsidRPr="00A13ABE">
        <w:rPr>
          <w:sz w:val="24"/>
          <w:szCs w:val="24"/>
        </w:rPr>
        <w:t xml:space="preserve">growth rates of evolved phage lines relative to the ancestor measured after 2h for </w:t>
      </w:r>
      <w:r w:rsidR="00F06954">
        <w:rPr>
          <w:rFonts w:cstheme="minorHAnsi"/>
          <w:sz w:val="24"/>
          <w:szCs w:val="24"/>
        </w:rPr>
        <w:t>φ</w:t>
      </w:r>
      <w:r w:rsidRPr="00A13ABE">
        <w:rPr>
          <w:sz w:val="24"/>
          <w:szCs w:val="24"/>
        </w:rPr>
        <w:t xml:space="preserve">LUZ19 and 4h for </w:t>
      </w:r>
      <w:r w:rsidR="00F06954">
        <w:rPr>
          <w:rFonts w:cstheme="minorHAnsi"/>
          <w:sz w:val="24"/>
          <w:szCs w:val="24"/>
        </w:rPr>
        <w:t>φ</w:t>
      </w:r>
      <w:r w:rsidRPr="00A13ABE">
        <w:rPr>
          <w:sz w:val="24"/>
          <w:szCs w:val="24"/>
        </w:rPr>
        <w:t>14-1</w:t>
      </w:r>
      <w:ins w:id="149" w:author="Samuel Greenrod" w:date="2025-09-11T21:47:00Z" w16du:dateUtc="2025-09-12T04:47:00Z">
        <w:r w:rsidR="003E3456">
          <w:rPr>
            <w:sz w:val="24"/>
            <w:szCs w:val="24"/>
          </w:rPr>
          <w:t xml:space="preserve">. Six biological replicates were </w:t>
        </w:r>
        <w:proofErr w:type="gramStart"/>
        <w:r w:rsidR="003E3456">
          <w:rPr>
            <w:sz w:val="24"/>
            <w:szCs w:val="24"/>
          </w:rPr>
          <w:t>assayed</w:t>
        </w:r>
        <w:proofErr w:type="gramEnd"/>
        <w:r w:rsidR="003E3456">
          <w:rPr>
            <w:sz w:val="24"/>
            <w:szCs w:val="24"/>
          </w:rPr>
          <w:t xml:space="preserve"> and data points show the average of three technical replicates</w:t>
        </w:r>
      </w:ins>
      <w:ins w:id="150" w:author="Craig Maclean" w:date="2025-09-08T09:05:00Z" w16du:dateUtc="2025-09-08T08:05:00Z">
        <w:del w:id="151" w:author="Samuel Greenrod" w:date="2025-09-11T21:47:00Z" w16du:dateUtc="2025-09-12T04:47:00Z">
          <w:r w:rsidR="00A45D1B" w:rsidDel="003E3456">
            <w:rPr>
              <w:sz w:val="24"/>
              <w:szCs w:val="24"/>
            </w:rPr>
            <w:delText xml:space="preserve"> </w:delText>
          </w:r>
        </w:del>
      </w:ins>
      <w:ins w:id="152" w:author="Craig Maclean" w:date="2025-09-08T09:06:00Z" w16du:dateUtc="2025-09-08T08:06:00Z">
        <w:del w:id="153" w:author="Samuel Greenrod" w:date="2025-09-11T21:47:00Z" w16du:dateUtc="2025-09-12T04:47:00Z">
          <w:r w:rsidR="00A45D1B" w:rsidDel="003E3456">
            <w:rPr>
              <w:sz w:val="24"/>
              <w:szCs w:val="24"/>
            </w:rPr>
            <w:delText>(n=</w:delText>
          </w:r>
        </w:del>
        <w:del w:id="154" w:author="Samuel Greenrod" w:date="2025-09-11T21:33:00Z" w16du:dateUtc="2025-09-12T04:33:00Z">
          <w:r w:rsidR="00A45D1B" w:rsidDel="002C0D74">
            <w:rPr>
              <w:sz w:val="24"/>
              <w:szCs w:val="24"/>
            </w:rPr>
            <w:delText>??</w:delText>
          </w:r>
        </w:del>
        <w:del w:id="155" w:author="Samuel Greenrod" w:date="2025-09-11T21:47:00Z" w16du:dateUtc="2025-09-12T04:47:00Z">
          <w:r w:rsidR="00A45D1B" w:rsidDel="003E3456">
            <w:rPr>
              <w:sz w:val="24"/>
              <w:szCs w:val="24"/>
            </w:rPr>
            <w:delText>)</w:delText>
          </w:r>
        </w:del>
      </w:ins>
      <w:r w:rsidRPr="00A13ABE">
        <w:rPr>
          <w:sz w:val="24"/>
          <w:szCs w:val="24"/>
        </w:rPr>
        <w:t xml:space="preserve">. </w:t>
      </w:r>
      <w:del w:id="156" w:author="Samuel Greenrod" w:date="2025-09-12T14:54:00Z" w16du:dateUtc="2025-09-12T21:54:00Z">
        <w:r w:rsidRPr="00A13ABE" w:rsidDel="00F72FD0">
          <w:rPr>
            <w:sz w:val="24"/>
            <w:szCs w:val="24"/>
          </w:rPr>
          <w:delText xml:space="preserve">Static temperature data was adapted from </w:delText>
        </w:r>
        <w:r w:rsidRPr="002C0D74" w:rsidDel="00F72FD0">
          <w:rPr>
            <w:sz w:val="24"/>
            <w:szCs w:val="24"/>
            <w:highlight w:val="yellow"/>
            <w:rPrChange w:id="157" w:author="Samuel Greenrod" w:date="2025-09-11T21:33:00Z" w16du:dateUtc="2025-09-12T04:33:00Z">
              <w:rPr>
                <w:sz w:val="24"/>
                <w:szCs w:val="24"/>
              </w:rPr>
            </w:rPrChange>
          </w:rPr>
          <w:delText xml:space="preserve">Greenrod et al </w:delText>
        </w:r>
        <w:commentRangeStart w:id="158"/>
        <w:r w:rsidRPr="002C0D74" w:rsidDel="00F72FD0">
          <w:rPr>
            <w:sz w:val="24"/>
            <w:szCs w:val="24"/>
            <w:highlight w:val="yellow"/>
            <w:rPrChange w:id="159" w:author="Samuel Greenrod" w:date="2025-09-11T21:33:00Z" w16du:dateUtc="2025-09-12T04:33:00Z">
              <w:rPr>
                <w:sz w:val="24"/>
                <w:szCs w:val="24"/>
              </w:rPr>
            </w:rPrChange>
          </w:rPr>
          <w:delText>(unpublished</w:delText>
        </w:r>
        <w:commentRangeEnd w:id="158"/>
        <w:r w:rsidR="00A45D1B" w:rsidRPr="002C0D74" w:rsidDel="00F72FD0">
          <w:rPr>
            <w:rStyle w:val="CommentReference"/>
            <w:highlight w:val="yellow"/>
            <w:rPrChange w:id="160" w:author="Samuel Greenrod" w:date="2025-09-11T21:33:00Z" w16du:dateUtc="2025-09-12T04:33:00Z">
              <w:rPr>
                <w:rStyle w:val="CommentReference"/>
              </w:rPr>
            </w:rPrChange>
          </w:rPr>
          <w:commentReference w:id="158"/>
        </w:r>
        <w:r w:rsidRPr="002C0D74" w:rsidDel="00F72FD0">
          <w:rPr>
            <w:sz w:val="24"/>
            <w:szCs w:val="24"/>
            <w:highlight w:val="yellow"/>
            <w:rPrChange w:id="161" w:author="Samuel Greenrod" w:date="2025-09-11T21:33:00Z" w16du:dateUtc="2025-09-12T04:33:00Z">
              <w:rPr>
                <w:sz w:val="24"/>
                <w:szCs w:val="24"/>
              </w:rPr>
            </w:rPrChange>
          </w:rPr>
          <w:delText>).</w:delText>
        </w:r>
        <w:r w:rsidRPr="00A13ABE" w:rsidDel="00F72FD0">
          <w:rPr>
            <w:sz w:val="24"/>
            <w:szCs w:val="24"/>
          </w:rPr>
          <w:delText xml:space="preserve"> </w:delText>
        </w:r>
      </w:del>
      <w:r w:rsidRPr="00A13ABE">
        <w:rPr>
          <w:sz w:val="24"/>
          <w:szCs w:val="24"/>
        </w:rPr>
        <w:t>Panel strip colo</w:t>
      </w:r>
      <w:r w:rsidR="00F06954">
        <w:rPr>
          <w:sz w:val="24"/>
          <w:szCs w:val="24"/>
        </w:rPr>
        <w:t>u</w:t>
      </w:r>
      <w:r w:rsidRPr="00A13ABE">
        <w:rPr>
          <w:sz w:val="24"/>
          <w:szCs w:val="24"/>
        </w:rPr>
        <w:t xml:space="preserve">r reflects the temperature that growth was tested at where </w:t>
      </w:r>
      <w:ins w:id="162" w:author="Samuel Greenrod" w:date="2025-09-11T21:40:00Z" w16du:dateUtc="2025-09-12T04:40:00Z">
        <w:r w:rsidR="002C0D74">
          <w:rPr>
            <w:sz w:val="24"/>
            <w:szCs w:val="24"/>
          </w:rPr>
          <w:t xml:space="preserve">light </w:t>
        </w:r>
      </w:ins>
      <w:r w:rsidRPr="00A13ABE">
        <w:rPr>
          <w:sz w:val="24"/>
          <w:szCs w:val="24"/>
        </w:rPr>
        <w:t>blue is 37</w:t>
      </w:r>
      <w:r w:rsidR="00F06954">
        <w:rPr>
          <w:rFonts w:cstheme="minorHAnsi"/>
          <w:sz w:val="24"/>
          <w:szCs w:val="24"/>
        </w:rPr>
        <w:t>°</w:t>
      </w:r>
      <w:r w:rsidRPr="00A13ABE">
        <w:rPr>
          <w:sz w:val="24"/>
          <w:szCs w:val="24"/>
        </w:rPr>
        <w:t xml:space="preserve">C and </w:t>
      </w:r>
      <w:ins w:id="163" w:author="Samuel Greenrod" w:date="2025-09-11T21:40:00Z" w16du:dateUtc="2025-09-12T04:40:00Z">
        <w:r w:rsidR="002C0D74">
          <w:rPr>
            <w:sz w:val="24"/>
            <w:szCs w:val="24"/>
          </w:rPr>
          <w:t xml:space="preserve">light </w:t>
        </w:r>
      </w:ins>
      <w:r w:rsidRPr="00A13ABE">
        <w:rPr>
          <w:sz w:val="24"/>
          <w:szCs w:val="24"/>
        </w:rPr>
        <w:t>red is 42</w:t>
      </w:r>
      <w:r w:rsidR="00F06954">
        <w:rPr>
          <w:rFonts w:cstheme="minorHAnsi"/>
          <w:sz w:val="24"/>
          <w:szCs w:val="24"/>
        </w:rPr>
        <w:t>°</w:t>
      </w:r>
      <w:r w:rsidRPr="00A13ABE">
        <w:rPr>
          <w:sz w:val="24"/>
          <w:szCs w:val="24"/>
        </w:rPr>
        <w:t>C.</w:t>
      </w:r>
      <w:ins w:id="164" w:author="Samuel Greenrod" w:date="2025-09-11T21:41:00Z" w16du:dateUtc="2025-09-12T04:41:00Z">
        <w:r w:rsidR="002C0D74">
          <w:rPr>
            <w:sz w:val="24"/>
            <w:szCs w:val="24"/>
          </w:rPr>
          <w:t xml:space="preserve"> Fluctuating populations are presented in purple with 37</w:t>
        </w:r>
        <w:r w:rsidR="002C0D74">
          <w:rPr>
            <w:rFonts w:cstheme="minorHAnsi"/>
            <w:sz w:val="24"/>
            <w:szCs w:val="24"/>
          </w:rPr>
          <w:t>°</w:t>
        </w:r>
        <w:r w:rsidR="002C0D74">
          <w:rPr>
            <w:sz w:val="24"/>
            <w:szCs w:val="24"/>
          </w:rPr>
          <w:t>C static populations in blue and 42</w:t>
        </w:r>
        <w:r w:rsidR="002C0D74">
          <w:rPr>
            <w:rFonts w:cstheme="minorHAnsi"/>
            <w:sz w:val="24"/>
            <w:szCs w:val="24"/>
          </w:rPr>
          <w:t>°</w:t>
        </w:r>
        <w:r w:rsidR="002C0D74">
          <w:rPr>
            <w:sz w:val="24"/>
            <w:szCs w:val="24"/>
          </w:rPr>
          <w:t xml:space="preserve">C static populations in red. </w:t>
        </w:r>
      </w:ins>
      <w:r w:rsidRPr="00A13ABE">
        <w:rPr>
          <w:sz w:val="24"/>
          <w:szCs w:val="24"/>
        </w:rPr>
        <w:t xml:space="preserve"> </w:t>
      </w:r>
      <w:ins w:id="165" w:author="Samuel Greenrod" w:date="2025-09-11T21:42:00Z" w16du:dateUtc="2025-09-12T04:42:00Z">
        <w:r w:rsidR="002C0D74">
          <w:rPr>
            <w:sz w:val="24"/>
            <w:szCs w:val="24"/>
          </w:rPr>
          <w:t>Ancestral growth is shown by dashed grey line with standard errors shown as a grey box</w:t>
        </w:r>
      </w:ins>
      <w:ins w:id="166" w:author="Samuel Greenrod" w:date="2025-09-11T21:49:00Z" w16du:dateUtc="2025-09-12T04:49:00Z">
        <w:r w:rsidR="003E3456">
          <w:rPr>
            <w:sz w:val="24"/>
            <w:szCs w:val="24"/>
          </w:rPr>
          <w:t xml:space="preserve"> (n = 3)</w:t>
        </w:r>
      </w:ins>
      <w:ins w:id="167" w:author="Samuel Greenrod" w:date="2025-09-11T21:42:00Z" w16du:dateUtc="2025-09-12T04:42:00Z">
        <w:r w:rsidR="002C0D74">
          <w:rPr>
            <w:sz w:val="24"/>
            <w:szCs w:val="24"/>
          </w:rPr>
          <w:t xml:space="preserve">. </w:t>
        </w:r>
      </w:ins>
      <w:r w:rsidRPr="00A13ABE">
        <w:rPr>
          <w:sz w:val="24"/>
          <w:szCs w:val="24"/>
        </w:rPr>
        <w:t>*** = p &lt; 0.001. Absence of asterisk reflects non-significance.</w:t>
      </w:r>
      <w:r w:rsidR="00845CCB">
        <w:rPr>
          <w:sz w:val="24"/>
          <w:szCs w:val="24"/>
        </w:rPr>
        <w:t xml:space="preserve"> </w:t>
      </w:r>
      <w:r w:rsidR="00845CCB" w:rsidRPr="00845CCB">
        <w:rPr>
          <w:sz w:val="24"/>
          <w:szCs w:val="24"/>
        </w:rPr>
        <w:t>Phage icons reflect electron microscopy images of each phage</w:t>
      </w:r>
      <w:r w:rsidR="00845CCB">
        <w:rPr>
          <w:sz w:val="24"/>
          <w:szCs w:val="24"/>
        </w:rPr>
        <w:t xml:space="preserve"> </w:t>
      </w:r>
      <w:r w:rsidR="00845CCB">
        <w:rPr>
          <w:sz w:val="24"/>
          <w:szCs w:val="24"/>
        </w:rPr>
        <w:fldChar w:fldCharType="begin"/>
      </w:r>
      <w:r w:rsidR="0084092A">
        <w:rPr>
          <w:sz w:val="24"/>
          <w:szCs w:val="24"/>
        </w:rPr>
        <w:instrText xml:space="preserve"> ADDIN ZOTERO_ITEM CSL_CITATION {"citationID":"TeWHC9kB","properties":{"formattedCitation":"[42]","plainCitation":"[42]","noteIndex":0},"citationItems":[{"id":3223,"uris":["http://zotero.org/users/local/sgFDdPY0/items/MK5KDL63"],"itemData":{"id":3223,"type":"article-journal","abstract":"In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r w:rsidR="00845CCB">
        <w:rPr>
          <w:sz w:val="24"/>
          <w:szCs w:val="24"/>
        </w:rPr>
        <w:fldChar w:fldCharType="separate"/>
      </w:r>
      <w:r w:rsidR="0084092A" w:rsidRPr="0084092A">
        <w:rPr>
          <w:rFonts w:ascii="Calibri" w:hAnsi="Calibri" w:cs="Calibri"/>
          <w:sz w:val="24"/>
        </w:rPr>
        <w:t>[42]</w:t>
      </w:r>
      <w:r w:rsidR="00845CCB">
        <w:rPr>
          <w:sz w:val="24"/>
          <w:szCs w:val="24"/>
        </w:rPr>
        <w:fldChar w:fldCharType="end"/>
      </w:r>
      <w:r w:rsidR="00845CCB" w:rsidRPr="00845CCB">
        <w:rPr>
          <w:sz w:val="24"/>
          <w:szCs w:val="24"/>
        </w:rPr>
        <w:t xml:space="preserve"> and are used hereafter to refer to </w:t>
      </w:r>
      <w:proofErr w:type="spellStart"/>
      <w:r w:rsidR="00845CCB" w:rsidRPr="00845CCB">
        <w:rPr>
          <w:sz w:val="24"/>
          <w:szCs w:val="24"/>
        </w:rPr>
        <w:t>phages</w:t>
      </w:r>
      <w:proofErr w:type="spellEnd"/>
      <w:r w:rsidR="00845CCB" w:rsidRPr="00845CCB">
        <w:rPr>
          <w:sz w:val="24"/>
          <w:szCs w:val="24"/>
        </w:rPr>
        <w:t xml:space="preserve"> in figures.</w:t>
      </w:r>
      <w:ins w:id="168" w:author="Samuel Greenrod" w:date="2025-09-12T14:54:00Z" w16du:dateUtc="2025-09-12T21:54:00Z">
        <w:r w:rsidR="00F72FD0">
          <w:rPr>
            <w:sz w:val="24"/>
            <w:szCs w:val="24"/>
          </w:rPr>
          <w:t xml:space="preserve"> </w:t>
        </w:r>
        <w:r w:rsidR="00F72FD0" w:rsidRPr="00A13ABE">
          <w:rPr>
            <w:sz w:val="24"/>
            <w:szCs w:val="24"/>
          </w:rPr>
          <w:t xml:space="preserve">Static temperature data was adapted from </w:t>
        </w:r>
        <w:r w:rsidR="00F72FD0" w:rsidRPr="002A7CDC">
          <w:rPr>
            <w:sz w:val="24"/>
            <w:szCs w:val="24"/>
            <w:highlight w:val="yellow"/>
          </w:rPr>
          <w:t xml:space="preserve">Greenrod et al </w:t>
        </w:r>
        <w:commentRangeStart w:id="169"/>
        <w:r w:rsidR="00F72FD0" w:rsidRPr="002A7CDC">
          <w:rPr>
            <w:sz w:val="24"/>
            <w:szCs w:val="24"/>
            <w:highlight w:val="yellow"/>
          </w:rPr>
          <w:t>(unpublished</w:t>
        </w:r>
        <w:commentRangeEnd w:id="169"/>
        <w:r w:rsidR="00F72FD0" w:rsidRPr="002A7CDC">
          <w:rPr>
            <w:rStyle w:val="CommentReference"/>
            <w:highlight w:val="yellow"/>
          </w:rPr>
          <w:commentReference w:id="169"/>
        </w:r>
        <w:r w:rsidR="00F72FD0" w:rsidRPr="002A7CDC">
          <w:rPr>
            <w:sz w:val="24"/>
            <w:szCs w:val="24"/>
            <w:highlight w:val="yellow"/>
          </w:rPr>
          <w:t>).</w:t>
        </w:r>
      </w:ins>
    </w:p>
    <w:p w14:paraId="52193F9A" w14:textId="77777777" w:rsidR="00660686" w:rsidDel="000E7150" w:rsidRDefault="00660686" w:rsidP="00A13ABE">
      <w:pPr>
        <w:jc w:val="both"/>
        <w:rPr>
          <w:del w:id="170" w:author="Samuel Greenrod" w:date="2025-09-12T14:44:00Z" w16du:dateUtc="2025-09-12T21:44:00Z"/>
          <w:sz w:val="24"/>
          <w:szCs w:val="24"/>
        </w:rPr>
      </w:pPr>
    </w:p>
    <w:p w14:paraId="62811862" w14:textId="77777777" w:rsidR="000E7150" w:rsidRPr="00A13ABE" w:rsidRDefault="000E7150" w:rsidP="00660686">
      <w:pPr>
        <w:jc w:val="both"/>
        <w:rPr>
          <w:ins w:id="171" w:author="Samuel Greenrod" w:date="2025-09-12T17:27:00Z" w16du:dateUtc="2025-09-13T00:27:00Z"/>
          <w:sz w:val="24"/>
          <w:szCs w:val="24"/>
        </w:rPr>
      </w:pPr>
    </w:p>
    <w:p w14:paraId="2FC9EDA1" w14:textId="572112B9" w:rsidR="00DD0CDB" w:rsidRPr="00A13ABE" w:rsidRDefault="00397F03" w:rsidP="00A13ABE">
      <w:pPr>
        <w:jc w:val="both"/>
        <w:rPr>
          <w:b/>
          <w:bCs/>
          <w:sz w:val="24"/>
          <w:szCs w:val="24"/>
        </w:rPr>
      </w:pPr>
      <w:bookmarkStart w:id="172" w:name="_Hlk208589242"/>
      <w:r>
        <w:rPr>
          <w:b/>
          <w:bCs/>
          <w:sz w:val="24"/>
          <w:szCs w:val="24"/>
        </w:rPr>
        <w:lastRenderedPageBreak/>
        <w:t>Combined fluctuation</w:t>
      </w:r>
      <w:r w:rsidR="003D2971">
        <w:rPr>
          <w:b/>
          <w:bCs/>
          <w:sz w:val="24"/>
          <w:szCs w:val="24"/>
        </w:rPr>
        <w:t xml:space="preserve"> and </w:t>
      </w:r>
      <w:r>
        <w:rPr>
          <w:b/>
          <w:bCs/>
          <w:sz w:val="24"/>
          <w:szCs w:val="24"/>
        </w:rPr>
        <w:t xml:space="preserve">competition selection </w:t>
      </w:r>
      <w:r w:rsidR="00DD0CDB" w:rsidRPr="00A13ABE">
        <w:rPr>
          <w:b/>
          <w:bCs/>
          <w:sz w:val="24"/>
          <w:szCs w:val="24"/>
        </w:rPr>
        <w:t>constrain</w:t>
      </w:r>
      <w:r>
        <w:rPr>
          <w:b/>
          <w:bCs/>
          <w:sz w:val="24"/>
          <w:szCs w:val="24"/>
        </w:rPr>
        <w:t>s</w:t>
      </w:r>
      <w:r w:rsidR="00DD0CDB" w:rsidRPr="00A13ABE">
        <w:rPr>
          <w:b/>
          <w:bCs/>
          <w:sz w:val="24"/>
          <w:szCs w:val="24"/>
        </w:rPr>
        <w:t xml:space="preserve"> </w:t>
      </w:r>
      <w:r w:rsidR="00F06954">
        <w:rPr>
          <w:b/>
          <w:bCs/>
          <w:sz w:val="24"/>
          <w:szCs w:val="24"/>
        </w:rPr>
        <w:t>thermal</w:t>
      </w:r>
      <w:r w:rsidR="00291CB0">
        <w:rPr>
          <w:b/>
          <w:bCs/>
          <w:sz w:val="24"/>
          <w:szCs w:val="24"/>
        </w:rPr>
        <w:t xml:space="preserve"> </w:t>
      </w:r>
      <w:r w:rsidR="00DD0CDB" w:rsidRPr="00A13ABE">
        <w:rPr>
          <w:b/>
          <w:bCs/>
          <w:sz w:val="24"/>
          <w:szCs w:val="24"/>
        </w:rPr>
        <w:t>adaptation</w:t>
      </w:r>
    </w:p>
    <w:bookmarkEnd w:id="172"/>
    <w:p w14:paraId="455B2168" w14:textId="6D535E3C" w:rsidR="00441F88" w:rsidRPr="00A13ABE" w:rsidRDefault="00D452E3" w:rsidP="00A13ABE">
      <w:pPr>
        <w:jc w:val="both"/>
        <w:rPr>
          <w:sz w:val="24"/>
          <w:szCs w:val="24"/>
        </w:rPr>
      </w:pPr>
      <w:ins w:id="173" w:author="Samuel Greenrod" w:date="2025-09-12T14:45:00Z" w16du:dateUtc="2025-09-12T21:45:00Z">
        <w:r>
          <w:rPr>
            <w:sz w:val="24"/>
            <w:szCs w:val="24"/>
          </w:rPr>
          <w:t>The presence of additional selection pressures are expected to constrain adaptation under f</w:t>
        </w:r>
      </w:ins>
      <w:del w:id="174" w:author="Samuel Greenrod" w:date="2025-09-12T14:45:00Z" w16du:dateUtc="2025-09-12T21:45:00Z">
        <w:r w:rsidR="00397F03" w:rsidDel="00D452E3">
          <w:rPr>
            <w:sz w:val="24"/>
            <w:szCs w:val="24"/>
          </w:rPr>
          <w:delText>F</w:delText>
        </w:r>
      </w:del>
      <w:r w:rsidR="00397F03">
        <w:rPr>
          <w:sz w:val="24"/>
          <w:szCs w:val="24"/>
        </w:rPr>
        <w:t xml:space="preserve">luctuating </w:t>
      </w:r>
      <w:r w:rsidR="00600907">
        <w:rPr>
          <w:sz w:val="24"/>
          <w:szCs w:val="24"/>
        </w:rPr>
        <w:t xml:space="preserve">temperatures </w:t>
      </w:r>
      <w:del w:id="175" w:author="Samuel Greenrod" w:date="2025-09-12T14:45:00Z" w16du:dateUtc="2025-09-12T21:45:00Z">
        <w:r w:rsidR="00397F03" w:rsidDel="00D452E3">
          <w:rPr>
            <w:sz w:val="24"/>
            <w:szCs w:val="24"/>
          </w:rPr>
          <w:delText>are</w:delText>
        </w:r>
        <w:r w:rsidR="00A23224" w:rsidRPr="00A13ABE" w:rsidDel="00D452E3">
          <w:rPr>
            <w:sz w:val="24"/>
            <w:szCs w:val="24"/>
          </w:rPr>
          <w:delText xml:space="preserve"> expected to constrain </w:delText>
        </w:r>
        <w:r w:rsidR="00F06954" w:rsidDel="00D452E3">
          <w:rPr>
            <w:sz w:val="24"/>
            <w:szCs w:val="24"/>
          </w:rPr>
          <w:delText>adaptation</w:delText>
        </w:r>
        <w:r w:rsidR="00A23224" w:rsidRPr="00A13ABE" w:rsidDel="00D452E3">
          <w:rPr>
            <w:sz w:val="24"/>
            <w:szCs w:val="24"/>
          </w:rPr>
          <w:delText xml:space="preserve"> </w:delText>
        </w:r>
        <w:r w:rsidR="00397F03" w:rsidDel="00D452E3">
          <w:rPr>
            <w:sz w:val="24"/>
            <w:szCs w:val="24"/>
          </w:rPr>
          <w:delText xml:space="preserve">when combined with other selection pressures </w:delText>
        </w:r>
      </w:del>
      <w:r w:rsidR="00A23224" w:rsidRPr="00A13ABE">
        <w:rPr>
          <w:sz w:val="24"/>
          <w:szCs w:val="24"/>
        </w:rPr>
        <w:t xml:space="preserve">by reducing </w:t>
      </w:r>
      <w:r w:rsidR="00F06954">
        <w:rPr>
          <w:sz w:val="24"/>
          <w:szCs w:val="24"/>
        </w:rPr>
        <w:t xml:space="preserve">mutational supply and compounding fitness trade-offs </w:t>
      </w:r>
      <w:r w:rsidR="00F06954">
        <w:rPr>
          <w:sz w:val="24"/>
          <w:szCs w:val="24"/>
        </w:rPr>
        <w:fldChar w:fldCharType="begin"/>
      </w:r>
      <w:r w:rsidR="0084092A">
        <w:rPr>
          <w:sz w:val="24"/>
          <w:szCs w:val="24"/>
        </w:rPr>
        <w:instrText xml:space="preserve"> ADDIN ZOTERO_ITEM CSL_CITATION {"citationID":"Ej2gM0Kx","properties":{"formattedCitation":"[10,17,18]","plainCitation":"[10,17,18]","noteIndex":0},"citationItems":[{"id":3430,"uris":["http://zotero.org/users/local/sgFDdPY0/items/27D5JGTI"],"itemData":{"id":3430,"type":"article-journal","abstract":"Humans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sidR="00F06954">
        <w:rPr>
          <w:sz w:val="24"/>
          <w:szCs w:val="24"/>
        </w:rPr>
        <w:fldChar w:fldCharType="separate"/>
      </w:r>
      <w:r w:rsidR="0084092A" w:rsidRPr="0084092A">
        <w:rPr>
          <w:rFonts w:ascii="Calibri" w:hAnsi="Calibri" w:cs="Calibri"/>
          <w:sz w:val="24"/>
        </w:rPr>
        <w:t>[10,17,18]</w:t>
      </w:r>
      <w:r w:rsidR="00F06954">
        <w:rPr>
          <w:sz w:val="24"/>
          <w:szCs w:val="24"/>
        </w:rPr>
        <w:fldChar w:fldCharType="end"/>
      </w:r>
      <w:r w:rsidR="00A23224" w:rsidRPr="00A13ABE">
        <w:rPr>
          <w:sz w:val="24"/>
          <w:szCs w:val="24"/>
        </w:rPr>
        <w:t xml:space="preserve">. </w:t>
      </w:r>
      <w:r w:rsidR="00490C68">
        <w:rPr>
          <w:sz w:val="24"/>
          <w:szCs w:val="24"/>
        </w:rPr>
        <w:t xml:space="preserve">We hypothesised that </w:t>
      </w:r>
      <w:proofErr w:type="spellStart"/>
      <w:r w:rsidR="00490C68">
        <w:rPr>
          <w:sz w:val="24"/>
          <w:szCs w:val="24"/>
        </w:rPr>
        <w:t>phages</w:t>
      </w:r>
      <w:proofErr w:type="spellEnd"/>
      <w:r w:rsidR="00490C68">
        <w:rPr>
          <w:sz w:val="24"/>
          <w:szCs w:val="24"/>
        </w:rPr>
        <w:t xml:space="preserve"> evolved under </w:t>
      </w:r>
      <w:r w:rsidR="00397F03">
        <w:rPr>
          <w:sz w:val="24"/>
          <w:szCs w:val="24"/>
        </w:rPr>
        <w:t>combined fluctuating temperatures and competition</w:t>
      </w:r>
      <w:r w:rsidR="00490C68">
        <w:rPr>
          <w:sz w:val="24"/>
          <w:szCs w:val="24"/>
        </w:rPr>
        <w:t xml:space="preserve"> would have lower fitness at 37</w:t>
      </w:r>
      <w:r w:rsidR="009710D1">
        <w:rPr>
          <w:rFonts w:cstheme="minorHAnsi"/>
          <w:sz w:val="24"/>
          <w:szCs w:val="24"/>
        </w:rPr>
        <w:t>°</w:t>
      </w:r>
      <w:r w:rsidR="00490C68">
        <w:rPr>
          <w:sz w:val="24"/>
          <w:szCs w:val="24"/>
        </w:rPr>
        <w:t>C and 42</w:t>
      </w:r>
      <w:r w:rsidR="009710D1">
        <w:rPr>
          <w:rFonts w:cstheme="minorHAnsi"/>
          <w:sz w:val="24"/>
          <w:szCs w:val="24"/>
        </w:rPr>
        <w:t>°</w:t>
      </w:r>
      <w:r w:rsidR="00490C68">
        <w:rPr>
          <w:sz w:val="24"/>
          <w:szCs w:val="24"/>
        </w:rPr>
        <w:t xml:space="preserve">C </w:t>
      </w:r>
      <w:r w:rsidR="009710D1">
        <w:rPr>
          <w:sz w:val="24"/>
          <w:szCs w:val="24"/>
        </w:rPr>
        <w:t xml:space="preserve">than those evolved at </w:t>
      </w:r>
      <w:r w:rsidR="003D2971">
        <w:rPr>
          <w:sz w:val="24"/>
          <w:szCs w:val="24"/>
        </w:rPr>
        <w:t>under static and monoculture conditions</w:t>
      </w:r>
      <w:r w:rsidR="009710D1">
        <w:rPr>
          <w:sz w:val="24"/>
          <w:szCs w:val="24"/>
        </w:rPr>
        <w:t>.</w:t>
      </w:r>
      <w:r w:rsidR="00F77CC8">
        <w:rPr>
          <w:sz w:val="24"/>
          <w:szCs w:val="24"/>
        </w:rPr>
        <w:t xml:space="preserve"> </w:t>
      </w:r>
      <w:r w:rsidR="00490C68">
        <w:rPr>
          <w:sz w:val="24"/>
          <w:szCs w:val="24"/>
        </w:rPr>
        <w:t xml:space="preserve">While </w:t>
      </w:r>
      <w:r w:rsidR="009710D1">
        <w:rPr>
          <w:rFonts w:cstheme="minorHAnsi"/>
          <w:sz w:val="24"/>
          <w:szCs w:val="24"/>
        </w:rPr>
        <w:t>φ</w:t>
      </w:r>
      <w:r w:rsidR="00441F88" w:rsidRPr="00A13ABE">
        <w:rPr>
          <w:sz w:val="24"/>
          <w:szCs w:val="24"/>
        </w:rPr>
        <w:t xml:space="preserve">14-1 densities </w:t>
      </w:r>
      <w:r w:rsidR="00490C68">
        <w:rPr>
          <w:sz w:val="24"/>
          <w:szCs w:val="24"/>
        </w:rPr>
        <w:t xml:space="preserve">were found to </w:t>
      </w:r>
      <w:r w:rsidR="00441F88" w:rsidRPr="00A13ABE">
        <w:rPr>
          <w:sz w:val="24"/>
          <w:szCs w:val="24"/>
        </w:rPr>
        <w:t>fluctuat</w:t>
      </w:r>
      <w:r w:rsidR="00490C68">
        <w:rPr>
          <w:sz w:val="24"/>
          <w:szCs w:val="24"/>
        </w:rPr>
        <w:t>e</w:t>
      </w:r>
      <w:r w:rsidR="00441F88" w:rsidRPr="00A13ABE">
        <w:rPr>
          <w:sz w:val="24"/>
          <w:szCs w:val="24"/>
        </w:rPr>
        <w:t xml:space="preserve"> between passages in monoculture, co-culture densities </w:t>
      </w:r>
      <w:r w:rsidR="00C27692">
        <w:rPr>
          <w:sz w:val="24"/>
          <w:szCs w:val="24"/>
        </w:rPr>
        <w:t>rapidly</w:t>
      </w:r>
      <w:r w:rsidR="00AA3F9A">
        <w:rPr>
          <w:sz w:val="24"/>
          <w:szCs w:val="24"/>
        </w:rPr>
        <w:t xml:space="preserve"> increased and</w:t>
      </w:r>
      <w:r w:rsidR="00C27692">
        <w:rPr>
          <w:sz w:val="24"/>
          <w:szCs w:val="24"/>
        </w:rPr>
        <w:t xml:space="preserve"> stabilised between passages</w:t>
      </w:r>
      <w:r w:rsidR="00F77CC8">
        <w:rPr>
          <w:sz w:val="24"/>
          <w:szCs w:val="24"/>
        </w:rPr>
        <w:t xml:space="preserve"> (Fig</w:t>
      </w:r>
      <w:del w:id="176" w:author="Samuel Greenrod" w:date="2025-09-12T13:23:00Z" w16du:dateUtc="2025-09-12T20:23:00Z">
        <w:r w:rsidR="00F77CC8" w:rsidDel="002A5B8B">
          <w:rPr>
            <w:sz w:val="24"/>
            <w:szCs w:val="24"/>
          </w:rPr>
          <w:delText>ure</w:delText>
        </w:r>
      </w:del>
      <w:r w:rsidR="00F77CC8">
        <w:rPr>
          <w:sz w:val="24"/>
          <w:szCs w:val="24"/>
        </w:rPr>
        <w:t xml:space="preserve"> 2a)</w:t>
      </w:r>
      <w:r w:rsidR="00FA0CD1">
        <w:rPr>
          <w:sz w:val="24"/>
          <w:szCs w:val="24"/>
        </w:rPr>
        <w:t xml:space="preserve">. </w:t>
      </w:r>
      <w:r w:rsidR="00441F88" w:rsidRPr="00A13ABE">
        <w:rPr>
          <w:sz w:val="24"/>
          <w:szCs w:val="24"/>
        </w:rPr>
        <w:t xml:space="preserve">In contrast, </w:t>
      </w:r>
      <w:r w:rsidR="009710D1">
        <w:rPr>
          <w:rFonts w:cstheme="minorHAnsi"/>
          <w:sz w:val="24"/>
          <w:szCs w:val="24"/>
        </w:rPr>
        <w:t>φ</w:t>
      </w:r>
      <w:r w:rsidR="00441F88" w:rsidRPr="00A13ABE">
        <w:rPr>
          <w:sz w:val="24"/>
          <w:szCs w:val="24"/>
        </w:rPr>
        <w:t xml:space="preserve">LUZ19 populations </w:t>
      </w:r>
      <w:r w:rsidR="00F77CC8">
        <w:rPr>
          <w:sz w:val="24"/>
          <w:szCs w:val="24"/>
        </w:rPr>
        <w:t>changed</w:t>
      </w:r>
      <w:r w:rsidR="00441F88" w:rsidRPr="00A13ABE">
        <w:rPr>
          <w:sz w:val="24"/>
          <w:szCs w:val="24"/>
        </w:rPr>
        <w:t xml:space="preserve"> from being stable in monoculture to fluctuating in co-culture</w:t>
      </w:r>
      <w:r w:rsidR="006167AD" w:rsidRPr="00A13ABE">
        <w:rPr>
          <w:sz w:val="24"/>
          <w:szCs w:val="24"/>
        </w:rPr>
        <w:t xml:space="preserve"> with </w:t>
      </w:r>
      <w:r w:rsidR="00660686">
        <w:rPr>
          <w:sz w:val="24"/>
          <w:szCs w:val="24"/>
        </w:rPr>
        <w:t>high growth at 37</w:t>
      </w:r>
      <w:r w:rsidR="009710D1">
        <w:rPr>
          <w:rFonts w:cstheme="minorHAnsi"/>
          <w:sz w:val="24"/>
          <w:szCs w:val="24"/>
        </w:rPr>
        <w:t>°</w:t>
      </w:r>
      <w:r w:rsidR="00660686">
        <w:rPr>
          <w:sz w:val="24"/>
          <w:szCs w:val="24"/>
        </w:rPr>
        <w:t>C and low</w:t>
      </w:r>
      <w:r w:rsidR="006167AD" w:rsidRPr="00A13ABE">
        <w:rPr>
          <w:sz w:val="24"/>
          <w:szCs w:val="24"/>
        </w:rPr>
        <w:t xml:space="preserve"> growth at 42</w:t>
      </w:r>
      <w:r w:rsidR="009710D1">
        <w:rPr>
          <w:rFonts w:cstheme="minorHAnsi"/>
          <w:sz w:val="24"/>
          <w:szCs w:val="24"/>
        </w:rPr>
        <w:t>°</w:t>
      </w:r>
      <w:r w:rsidR="006167AD" w:rsidRPr="00A13ABE">
        <w:rPr>
          <w:sz w:val="24"/>
          <w:szCs w:val="24"/>
        </w:rPr>
        <w:t>C</w:t>
      </w:r>
      <w:r w:rsidR="00441F88" w:rsidRPr="00A13ABE">
        <w:rPr>
          <w:sz w:val="24"/>
          <w:szCs w:val="24"/>
        </w:rPr>
        <w:t>.</w:t>
      </w:r>
      <w:r w:rsidR="002C21A2">
        <w:rPr>
          <w:sz w:val="24"/>
          <w:szCs w:val="24"/>
        </w:rPr>
        <w:t xml:space="preserve"> </w:t>
      </w:r>
    </w:p>
    <w:p w14:paraId="6083A456" w14:textId="78A1008D" w:rsidR="00A23224" w:rsidDel="00D452E3" w:rsidRDefault="00044539" w:rsidP="00D452E3">
      <w:pPr>
        <w:jc w:val="both"/>
        <w:rPr>
          <w:del w:id="177" w:author="Samuel Greenrod" w:date="2025-09-12T14:47:00Z" w16du:dateUtc="2025-09-12T21:47:00Z"/>
          <w:sz w:val="24"/>
          <w:szCs w:val="24"/>
        </w:rPr>
        <w:pPrChange w:id="178" w:author="Samuel Greenrod" w:date="2025-09-12T14:48:00Z" w16du:dateUtc="2025-09-12T21:48:00Z">
          <w:pPr>
            <w:jc w:val="both"/>
          </w:pPr>
        </w:pPrChange>
      </w:pPr>
      <w:r>
        <w:rPr>
          <w:sz w:val="24"/>
          <w:szCs w:val="24"/>
        </w:rPr>
        <w:t xml:space="preserve">We then assessed evolved phage </w:t>
      </w:r>
      <w:r w:rsidR="00490C68">
        <w:rPr>
          <w:sz w:val="24"/>
          <w:szCs w:val="24"/>
        </w:rPr>
        <w:t xml:space="preserve">growth rates </w:t>
      </w:r>
      <w:r w:rsidR="009710D1">
        <w:rPr>
          <w:sz w:val="24"/>
          <w:szCs w:val="24"/>
        </w:rPr>
        <w:t xml:space="preserve">at </w:t>
      </w:r>
      <w:r>
        <w:rPr>
          <w:sz w:val="24"/>
          <w:szCs w:val="24"/>
        </w:rPr>
        <w:t>37</w:t>
      </w:r>
      <w:r w:rsidR="009710D1">
        <w:rPr>
          <w:rFonts w:cstheme="minorHAnsi"/>
          <w:sz w:val="24"/>
          <w:szCs w:val="24"/>
        </w:rPr>
        <w:t>°</w:t>
      </w:r>
      <w:r>
        <w:rPr>
          <w:sz w:val="24"/>
          <w:szCs w:val="24"/>
        </w:rPr>
        <w:t>C and 42</w:t>
      </w:r>
      <w:r w:rsidR="009710D1">
        <w:rPr>
          <w:rFonts w:cstheme="minorHAnsi"/>
          <w:sz w:val="24"/>
          <w:szCs w:val="24"/>
        </w:rPr>
        <w:t>°</w:t>
      </w:r>
      <w:r>
        <w:rPr>
          <w:sz w:val="24"/>
          <w:szCs w:val="24"/>
        </w:rPr>
        <w:t>C</w:t>
      </w:r>
      <w:r w:rsidR="00C27692">
        <w:rPr>
          <w:sz w:val="24"/>
          <w:szCs w:val="24"/>
        </w:rPr>
        <w:t xml:space="preserve"> (Fig</w:t>
      </w:r>
      <w:del w:id="179" w:author="Samuel Greenrod" w:date="2025-09-12T13:23:00Z" w16du:dateUtc="2025-09-12T20:23:00Z">
        <w:r w:rsidR="00C27692" w:rsidDel="002A5B8B">
          <w:rPr>
            <w:sz w:val="24"/>
            <w:szCs w:val="24"/>
          </w:rPr>
          <w:delText>ure</w:delText>
        </w:r>
      </w:del>
      <w:r w:rsidR="00C27692">
        <w:rPr>
          <w:sz w:val="24"/>
          <w:szCs w:val="24"/>
        </w:rPr>
        <w:t xml:space="preserve"> 2b)</w:t>
      </w:r>
      <w:r>
        <w:rPr>
          <w:sz w:val="24"/>
          <w:szCs w:val="24"/>
        </w:rPr>
        <w:t xml:space="preserve">. </w:t>
      </w:r>
      <w:r w:rsidR="0018010A" w:rsidRPr="00F07F61">
        <w:rPr>
          <w:rFonts w:cstheme="minorHAnsi"/>
          <w:sz w:val="24"/>
          <w:szCs w:val="24"/>
        </w:rPr>
        <w:t>We found a significant interaction between evolved line</w:t>
      </w:r>
      <w:r w:rsidR="0018010A">
        <w:rPr>
          <w:rFonts w:cstheme="minorHAnsi"/>
          <w:sz w:val="24"/>
          <w:szCs w:val="24"/>
        </w:rPr>
        <w:t xml:space="preserve"> (monoculture and co-culture)</w:t>
      </w:r>
      <w:r w:rsidR="0018010A" w:rsidRPr="00F07F61">
        <w:rPr>
          <w:rFonts w:cstheme="minorHAnsi"/>
          <w:sz w:val="24"/>
          <w:szCs w:val="24"/>
        </w:rPr>
        <w:t xml:space="preserve"> and temperature regarding growth rates for </w:t>
      </w:r>
      <w:r w:rsidR="0018010A">
        <w:rPr>
          <w:rFonts w:cstheme="minorHAnsi"/>
          <w:sz w:val="24"/>
          <w:szCs w:val="24"/>
        </w:rPr>
        <w:t xml:space="preserve">both </w:t>
      </w:r>
      <w:proofErr w:type="spellStart"/>
      <w:r w:rsidR="0018010A">
        <w:rPr>
          <w:rFonts w:cstheme="minorHAnsi"/>
          <w:sz w:val="24"/>
          <w:szCs w:val="24"/>
        </w:rPr>
        <w:t>phages</w:t>
      </w:r>
      <w:proofErr w:type="spellEnd"/>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14-1: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75.0</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LUZ19: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103.5</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w:t>
      </w:r>
      <w:r w:rsidR="0018010A">
        <w:rPr>
          <w:rFonts w:cstheme="minorHAnsi"/>
          <w:sz w:val="24"/>
          <w:szCs w:val="24"/>
        </w:rPr>
        <w:t xml:space="preserve">. </w:t>
      </w:r>
      <w:r w:rsidR="002C21A2">
        <w:rPr>
          <w:sz w:val="24"/>
          <w:szCs w:val="24"/>
        </w:rPr>
        <w:t>While competition had no impact on</w:t>
      </w:r>
      <w:r w:rsidR="0018010A">
        <w:rPr>
          <w:sz w:val="24"/>
          <w:szCs w:val="24"/>
        </w:rPr>
        <w:t xml:space="preserve"> the</w:t>
      </w:r>
      <w:r w:rsidR="002C21A2">
        <w:rPr>
          <w:sz w:val="24"/>
          <w:szCs w:val="24"/>
        </w:rPr>
        <w:t xml:space="preserve"> fitness of static </w:t>
      </w:r>
      <w:r w:rsidR="009710D1">
        <w:rPr>
          <w:rFonts w:cstheme="minorHAnsi"/>
          <w:sz w:val="24"/>
          <w:szCs w:val="24"/>
        </w:rPr>
        <w:t>φ</w:t>
      </w:r>
      <w:r w:rsidR="002C21A2">
        <w:rPr>
          <w:sz w:val="24"/>
          <w:szCs w:val="24"/>
        </w:rPr>
        <w:t>14-1 populations</w:t>
      </w:r>
      <w:r w:rsidR="0018010A">
        <w:rPr>
          <w:sz w:val="24"/>
          <w:szCs w:val="24"/>
        </w:rPr>
        <w:t xml:space="preserve"> (37</w:t>
      </w:r>
      <w:r w:rsidR="0018010A">
        <w:rPr>
          <w:rFonts w:cstheme="minorHAnsi"/>
          <w:sz w:val="24"/>
          <w:szCs w:val="24"/>
        </w:rPr>
        <w:t>°</w:t>
      </w:r>
      <w:r w:rsidR="0018010A">
        <w:rPr>
          <w:sz w:val="24"/>
          <w:szCs w:val="24"/>
        </w:rPr>
        <w:t>C: t(59) = -0.78, p = 0.99; 42</w:t>
      </w:r>
      <w:r w:rsidR="0018010A">
        <w:rPr>
          <w:rFonts w:cstheme="minorHAnsi"/>
          <w:sz w:val="24"/>
          <w:szCs w:val="24"/>
        </w:rPr>
        <w:t>°</w:t>
      </w:r>
      <w:r w:rsidR="0018010A">
        <w:rPr>
          <w:sz w:val="24"/>
          <w:szCs w:val="24"/>
        </w:rPr>
        <w:t>C: t(59) = -0.98, p = 0.99)</w:t>
      </w:r>
      <w:r w:rsidR="002C21A2">
        <w:rPr>
          <w:sz w:val="24"/>
          <w:szCs w:val="24"/>
        </w:rPr>
        <w:t xml:space="preserve">, </w:t>
      </w:r>
      <w:r w:rsidR="0018010A">
        <w:rPr>
          <w:sz w:val="24"/>
          <w:szCs w:val="24"/>
        </w:rPr>
        <w:t xml:space="preserve">fluctuating co-culture evolved populations had significantly higher fitness </w:t>
      </w:r>
      <w:r w:rsidR="00441F88" w:rsidRPr="00A13ABE">
        <w:rPr>
          <w:sz w:val="24"/>
          <w:szCs w:val="24"/>
        </w:rPr>
        <w:t>at 42</w:t>
      </w:r>
      <w:r w:rsidR="009710D1">
        <w:rPr>
          <w:rFonts w:cstheme="minorHAnsi"/>
          <w:sz w:val="24"/>
          <w:szCs w:val="24"/>
        </w:rPr>
        <w:t>°</w:t>
      </w:r>
      <w:r w:rsidR="00441F88" w:rsidRPr="00A13ABE">
        <w:rPr>
          <w:sz w:val="24"/>
          <w:szCs w:val="24"/>
        </w:rPr>
        <w:t xml:space="preserve">C </w:t>
      </w:r>
      <w:r w:rsidR="009710D1">
        <w:rPr>
          <w:sz w:val="24"/>
          <w:szCs w:val="24"/>
        </w:rPr>
        <w:t>compared to populations</w:t>
      </w:r>
      <w:r w:rsidR="00441F88" w:rsidRPr="00A13ABE">
        <w:rPr>
          <w:sz w:val="24"/>
          <w:szCs w:val="24"/>
        </w:rPr>
        <w:t xml:space="preserve"> evolved in monoculture</w:t>
      </w:r>
      <w:r w:rsidR="0018010A">
        <w:rPr>
          <w:sz w:val="24"/>
          <w:szCs w:val="24"/>
        </w:rPr>
        <w:t xml:space="preserve"> (t(59) = -6.7, p &lt; 0.0001)</w:t>
      </w:r>
      <w:r w:rsidR="00441F88" w:rsidRPr="00A13ABE">
        <w:rPr>
          <w:sz w:val="24"/>
          <w:szCs w:val="24"/>
        </w:rPr>
        <w:t xml:space="preserve">. </w:t>
      </w:r>
      <w:r w:rsidR="002C21A2">
        <w:rPr>
          <w:sz w:val="24"/>
          <w:szCs w:val="24"/>
        </w:rPr>
        <w:t>No</w:t>
      </w:r>
      <w:r w:rsidR="00441F88" w:rsidRPr="00A13ABE">
        <w:rPr>
          <w:sz w:val="24"/>
          <w:szCs w:val="24"/>
        </w:rPr>
        <w:t xml:space="preserve"> significant difference was observed at 37</w:t>
      </w:r>
      <w:r w:rsidR="009710D1">
        <w:rPr>
          <w:rFonts w:cstheme="minorHAnsi"/>
          <w:sz w:val="24"/>
          <w:szCs w:val="24"/>
        </w:rPr>
        <w:t>°</w:t>
      </w:r>
      <w:r w:rsidR="00441F88" w:rsidRPr="00A13ABE">
        <w:rPr>
          <w:sz w:val="24"/>
          <w:szCs w:val="24"/>
        </w:rPr>
        <w:t>C</w:t>
      </w:r>
      <w:r w:rsidR="0018010A">
        <w:rPr>
          <w:sz w:val="24"/>
          <w:szCs w:val="24"/>
        </w:rPr>
        <w:t xml:space="preserve"> (</w:t>
      </w:r>
      <w:proofErr w:type="gramStart"/>
      <w:r w:rsidR="0018010A">
        <w:rPr>
          <w:sz w:val="24"/>
          <w:szCs w:val="24"/>
        </w:rPr>
        <w:t>t(</w:t>
      </w:r>
      <w:proofErr w:type="gramEnd"/>
      <w:r w:rsidR="0018010A">
        <w:rPr>
          <w:sz w:val="24"/>
          <w:szCs w:val="24"/>
        </w:rPr>
        <w:t>59) = -1.0, p = 0.99)</w:t>
      </w:r>
      <w:r w:rsidR="00441F88" w:rsidRPr="00A13ABE">
        <w:rPr>
          <w:sz w:val="24"/>
          <w:szCs w:val="24"/>
        </w:rPr>
        <w:t xml:space="preserve">. </w:t>
      </w:r>
      <w:proofErr w:type="gramStart"/>
      <w:r w:rsidR="002C21A2">
        <w:rPr>
          <w:sz w:val="24"/>
          <w:szCs w:val="24"/>
        </w:rPr>
        <w:t>Similar to</w:t>
      </w:r>
      <w:proofErr w:type="gramEnd"/>
      <w:r w:rsidR="002C21A2">
        <w:rPr>
          <w:sz w:val="24"/>
          <w:szCs w:val="24"/>
        </w:rPr>
        <w:t xml:space="preserve"> </w:t>
      </w:r>
      <w:r w:rsidR="009710D1">
        <w:rPr>
          <w:rFonts w:cstheme="minorHAnsi"/>
          <w:sz w:val="24"/>
          <w:szCs w:val="24"/>
        </w:rPr>
        <w:t>φ</w:t>
      </w:r>
      <w:r w:rsidR="002C21A2">
        <w:rPr>
          <w:sz w:val="24"/>
          <w:szCs w:val="24"/>
        </w:rPr>
        <w:t xml:space="preserve">14-1, there was no impact of competition on static </w:t>
      </w:r>
      <w:r w:rsidR="00AA3F9A">
        <w:rPr>
          <w:sz w:val="24"/>
          <w:szCs w:val="24"/>
        </w:rPr>
        <w:t xml:space="preserve">evolved </w:t>
      </w:r>
      <w:r w:rsidR="009710D1">
        <w:rPr>
          <w:rFonts w:cstheme="minorHAnsi"/>
          <w:sz w:val="24"/>
          <w:szCs w:val="24"/>
        </w:rPr>
        <w:t>φ</w:t>
      </w:r>
      <w:r w:rsidR="002C21A2">
        <w:rPr>
          <w:sz w:val="24"/>
          <w:szCs w:val="24"/>
        </w:rPr>
        <w:t>LUZ19 population fitness</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-0.42, p = 1.0;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-0.21, p = 1.0)</w:t>
      </w:r>
      <w:r w:rsidR="002C21A2">
        <w:rPr>
          <w:sz w:val="24"/>
          <w:szCs w:val="24"/>
        </w:rPr>
        <w:t xml:space="preserve">. However, </w:t>
      </w:r>
      <w:r w:rsidR="009710D1">
        <w:rPr>
          <w:rFonts w:cstheme="minorHAnsi"/>
          <w:sz w:val="24"/>
          <w:szCs w:val="24"/>
        </w:rPr>
        <w:t>φ</w:t>
      </w:r>
      <w:r w:rsidR="002C21A2">
        <w:rPr>
          <w:sz w:val="24"/>
          <w:szCs w:val="24"/>
        </w:rPr>
        <w:t xml:space="preserve">LUZ19 populations evolved with fluctuations and competition </w:t>
      </w:r>
      <w:r w:rsidR="00441F88" w:rsidRPr="00A13ABE">
        <w:rPr>
          <w:sz w:val="24"/>
          <w:szCs w:val="24"/>
        </w:rPr>
        <w:t>had significantly lower fitness at both 37</w:t>
      </w:r>
      <w:r w:rsidR="009710D1">
        <w:rPr>
          <w:rFonts w:cstheme="minorHAnsi"/>
          <w:sz w:val="24"/>
          <w:szCs w:val="24"/>
        </w:rPr>
        <w:t>°</w:t>
      </w:r>
      <w:r w:rsidR="00441F88" w:rsidRPr="00A13ABE">
        <w:rPr>
          <w:sz w:val="24"/>
          <w:szCs w:val="24"/>
        </w:rPr>
        <w:t>C and 42</w:t>
      </w:r>
      <w:r w:rsidR="009710D1">
        <w:rPr>
          <w:rFonts w:cstheme="minorHAnsi"/>
          <w:sz w:val="24"/>
          <w:szCs w:val="24"/>
        </w:rPr>
        <w:t>°</w:t>
      </w:r>
      <w:r w:rsidR="00441F88" w:rsidRPr="00A13ABE">
        <w:rPr>
          <w:sz w:val="24"/>
          <w:szCs w:val="24"/>
        </w:rPr>
        <w:t xml:space="preserve">C </w:t>
      </w:r>
      <w:r w:rsidR="009710D1">
        <w:rPr>
          <w:sz w:val="24"/>
          <w:szCs w:val="24"/>
        </w:rPr>
        <w:t>compared to</w:t>
      </w:r>
      <w:r w:rsidR="00441F88" w:rsidRPr="00A13ABE">
        <w:rPr>
          <w:sz w:val="24"/>
          <w:szCs w:val="24"/>
        </w:rPr>
        <w:t xml:space="preserve"> monoculture</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10.1, p &lt; 0.</w:t>
      </w:r>
      <w:ins w:id="180" w:author="Samuel Greenrod" w:date="2025-09-12T14:47:00Z" w16du:dateUtc="2025-09-12T21:47:00Z">
        <w:r w:rsidR="00D452E3" w:rsidRPr="00D452E3">
          <w:rPr>
            <w:b/>
            <w:bCs/>
            <w:noProof/>
            <w:sz w:val="24"/>
            <w:szCs w:val="24"/>
          </w:rPr>
          <w:t xml:space="preserve"> </w:t>
        </w:r>
      </w:ins>
      <w:r w:rsidR="0018010A">
        <w:rPr>
          <w:sz w:val="24"/>
          <w:szCs w:val="24"/>
        </w:rPr>
        <w:t>0001;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4.9, p &lt; 0.001)</w:t>
      </w:r>
      <w:r w:rsidR="00441F88" w:rsidRPr="00A13ABE">
        <w:rPr>
          <w:sz w:val="24"/>
          <w:szCs w:val="24"/>
        </w:rPr>
        <w:t>.</w:t>
      </w:r>
      <w:r w:rsidR="006167AD" w:rsidRPr="00A13ABE">
        <w:rPr>
          <w:sz w:val="24"/>
          <w:szCs w:val="24"/>
        </w:rPr>
        <w:t xml:space="preserve"> </w:t>
      </w:r>
    </w:p>
    <w:p w14:paraId="45E9BD5D" w14:textId="2D2583D6" w:rsidR="001B1D66" w:rsidDel="00D452E3" w:rsidRDefault="006167AD" w:rsidP="00D452E3">
      <w:pPr>
        <w:jc w:val="both"/>
        <w:rPr>
          <w:del w:id="181" w:author="Samuel Greenrod" w:date="2025-09-12T14:47:00Z" w16du:dateUtc="2025-09-12T21:47:00Z"/>
          <w:sz w:val="24"/>
          <w:szCs w:val="24"/>
        </w:rPr>
        <w:pPrChange w:id="182" w:author="Samuel Greenrod" w:date="2025-09-12T14:48:00Z" w16du:dateUtc="2025-09-12T21:48:00Z">
          <w:pPr>
            <w:jc w:val="both"/>
          </w:pPr>
        </w:pPrChange>
      </w:pPr>
      <w:del w:id="183" w:author="Samuel Greenrod" w:date="2025-09-12T14:47:00Z" w16du:dateUtc="2025-09-12T21:47:00Z">
        <w:r w:rsidRPr="00A13ABE" w:rsidDel="00D452E3">
          <w:rPr>
            <w:sz w:val="24"/>
            <w:szCs w:val="24"/>
          </w:rPr>
          <w:delText xml:space="preserve">These findings </w:delText>
        </w:r>
        <w:r w:rsidR="0085774F" w:rsidDel="00D452E3">
          <w:rPr>
            <w:sz w:val="24"/>
            <w:szCs w:val="24"/>
          </w:rPr>
          <w:delText>indicate tha</w:delText>
        </w:r>
        <w:r w:rsidR="00F77CC8" w:rsidDel="00D452E3">
          <w:rPr>
            <w:sz w:val="24"/>
            <w:szCs w:val="24"/>
          </w:rPr>
          <w:delText xml:space="preserve">t, for </w:delText>
        </w:r>
        <w:r w:rsidR="00B915F7" w:rsidDel="00D452E3">
          <w:rPr>
            <w:rFonts w:cstheme="minorHAnsi"/>
            <w:sz w:val="24"/>
            <w:szCs w:val="24"/>
          </w:rPr>
          <w:delText>φ</w:delText>
        </w:r>
        <w:r w:rsidR="00B915F7" w:rsidDel="00D452E3">
          <w:rPr>
            <w:sz w:val="24"/>
            <w:szCs w:val="24"/>
          </w:rPr>
          <w:delText>LUZ19, combined selection by thermal fluctuations and competition constrain</w:delText>
        </w:r>
        <w:r w:rsidR="00C27692" w:rsidDel="00D452E3">
          <w:rPr>
            <w:sz w:val="24"/>
            <w:szCs w:val="24"/>
          </w:rPr>
          <w:delText>ed</w:delText>
        </w:r>
        <w:r w:rsidR="00B915F7" w:rsidDel="00D452E3">
          <w:rPr>
            <w:sz w:val="24"/>
            <w:szCs w:val="24"/>
          </w:rPr>
          <w:delText xml:space="preserve"> thermal adaptation</w:delText>
        </w:r>
        <w:r w:rsidR="00F77CC8" w:rsidDel="00D452E3">
          <w:rPr>
            <w:sz w:val="24"/>
            <w:szCs w:val="24"/>
          </w:rPr>
          <w:delText xml:space="preserve"> and inhibited growth in 42</w:delText>
        </w:r>
        <w:r w:rsidR="00F77CC8" w:rsidDel="00D452E3">
          <w:rPr>
            <w:rFonts w:cstheme="minorHAnsi"/>
            <w:sz w:val="24"/>
            <w:szCs w:val="24"/>
          </w:rPr>
          <w:delText>°</w:delText>
        </w:r>
        <w:r w:rsidR="00F77CC8" w:rsidDel="00D452E3">
          <w:rPr>
            <w:sz w:val="24"/>
            <w:szCs w:val="24"/>
          </w:rPr>
          <w:delText>C passages</w:delText>
        </w:r>
        <w:r w:rsidR="00B915F7" w:rsidDel="00D452E3">
          <w:rPr>
            <w:sz w:val="24"/>
            <w:szCs w:val="24"/>
          </w:rPr>
          <w:delText>. However, f</w:delText>
        </w:r>
        <w:r w:rsidR="002C21A2" w:rsidDel="00D452E3">
          <w:rPr>
            <w:sz w:val="24"/>
            <w:szCs w:val="24"/>
          </w:rPr>
          <w:delText xml:space="preserve">or </w:delText>
        </w:r>
        <w:r w:rsidR="00B915F7" w:rsidDel="00D452E3">
          <w:rPr>
            <w:rFonts w:cstheme="minorHAnsi"/>
            <w:sz w:val="24"/>
            <w:szCs w:val="24"/>
          </w:rPr>
          <w:delText>φ</w:delText>
        </w:r>
        <w:r w:rsidR="002C21A2" w:rsidDel="00D452E3">
          <w:rPr>
            <w:sz w:val="24"/>
            <w:szCs w:val="24"/>
          </w:rPr>
          <w:delText xml:space="preserve">14-1, </w:delText>
        </w:r>
        <w:r w:rsidR="00B915F7" w:rsidDel="00D452E3">
          <w:rPr>
            <w:sz w:val="24"/>
            <w:szCs w:val="24"/>
          </w:rPr>
          <w:delText>fluctuations and competition</w:delText>
        </w:r>
        <w:commentRangeStart w:id="184"/>
        <w:r w:rsidR="00B915F7" w:rsidDel="00D452E3">
          <w:rPr>
            <w:sz w:val="24"/>
            <w:szCs w:val="24"/>
          </w:rPr>
          <w:delText xml:space="preserve"> </w:delText>
        </w:r>
      </w:del>
      <w:del w:id="185" w:author="Samuel Greenrod" w:date="2025-09-10T15:17:00Z" w16du:dateUtc="2025-09-10T22:17:00Z">
        <w:r w:rsidR="00B915F7" w:rsidDel="001B3986">
          <w:rPr>
            <w:sz w:val="24"/>
            <w:szCs w:val="24"/>
          </w:rPr>
          <w:delText xml:space="preserve">synergised </w:delText>
        </w:r>
        <w:commentRangeEnd w:id="184"/>
        <w:r w:rsidR="00A724DC" w:rsidDel="001B3986">
          <w:rPr>
            <w:rStyle w:val="CommentReference"/>
          </w:rPr>
          <w:commentReference w:id="184"/>
        </w:r>
        <w:r w:rsidR="00B915F7" w:rsidDel="001B3986">
          <w:rPr>
            <w:sz w:val="24"/>
            <w:szCs w:val="24"/>
          </w:rPr>
          <w:delText xml:space="preserve">to </w:delText>
        </w:r>
      </w:del>
      <w:del w:id="186" w:author="Samuel Greenrod" w:date="2025-09-12T14:47:00Z" w16du:dateUtc="2025-09-12T21:47:00Z">
        <w:r w:rsidR="00B915F7" w:rsidDel="00D452E3">
          <w:rPr>
            <w:sz w:val="24"/>
            <w:szCs w:val="24"/>
          </w:rPr>
          <w:delText xml:space="preserve">accelerate </w:delText>
        </w:r>
        <w:r w:rsidR="002C21A2" w:rsidDel="00D452E3">
          <w:rPr>
            <w:sz w:val="24"/>
            <w:szCs w:val="24"/>
          </w:rPr>
          <w:delText>high temperature</w:delText>
        </w:r>
      </w:del>
      <w:del w:id="187" w:author="Samuel Greenrod" w:date="2025-09-10T15:17:00Z" w16du:dateUtc="2025-09-10T22:17:00Z">
        <w:r w:rsidR="002C21A2" w:rsidDel="001B3986">
          <w:rPr>
            <w:sz w:val="24"/>
            <w:szCs w:val="24"/>
          </w:rPr>
          <w:delText xml:space="preserve"> adaptation</w:delText>
        </w:r>
      </w:del>
      <w:del w:id="188" w:author="Samuel Greenrod" w:date="2025-09-12T14:47:00Z" w16du:dateUtc="2025-09-12T21:47:00Z">
        <w:r w:rsidR="002C21A2" w:rsidDel="00D452E3">
          <w:rPr>
            <w:sz w:val="24"/>
            <w:szCs w:val="24"/>
          </w:rPr>
          <w:delText xml:space="preserve">. </w:delText>
        </w:r>
      </w:del>
    </w:p>
    <w:p w14:paraId="3104F935" w14:textId="45E5FBDC" w:rsidR="00F73687" w:rsidDel="00D452E3" w:rsidRDefault="00F73687" w:rsidP="00D452E3">
      <w:pPr>
        <w:jc w:val="both"/>
        <w:rPr>
          <w:del w:id="189" w:author="Samuel Greenrod" w:date="2025-09-12T14:47:00Z" w16du:dateUtc="2025-09-12T21:47:00Z"/>
        </w:rPr>
        <w:pPrChange w:id="190" w:author="Samuel Greenrod" w:date="2025-09-12T14:48:00Z" w16du:dateUtc="2025-09-12T21:48:00Z">
          <w:pPr/>
        </w:pPrChange>
      </w:pPr>
    </w:p>
    <w:p w14:paraId="20790569" w14:textId="77777777" w:rsidR="00DD0CDB" w:rsidDel="00D452E3" w:rsidRDefault="00DD0CDB" w:rsidP="00D452E3">
      <w:pPr>
        <w:jc w:val="both"/>
        <w:rPr>
          <w:del w:id="191" w:author="Samuel Greenrod" w:date="2025-09-12T14:47:00Z" w16du:dateUtc="2025-09-12T21:47:00Z"/>
        </w:rPr>
        <w:pPrChange w:id="192" w:author="Samuel Greenrod" w:date="2025-09-12T14:48:00Z" w16du:dateUtc="2025-09-12T21:48:00Z">
          <w:pPr/>
        </w:pPrChange>
      </w:pPr>
    </w:p>
    <w:p w14:paraId="1B4BD40F" w14:textId="77777777" w:rsidR="00854468" w:rsidRDefault="00854468" w:rsidP="00D452E3">
      <w:pPr>
        <w:jc w:val="both"/>
        <w:pPrChange w:id="193" w:author="Samuel Greenrod" w:date="2025-09-12T14:48:00Z" w16du:dateUtc="2025-09-12T21:48:00Z">
          <w:pPr/>
        </w:pPrChange>
      </w:pPr>
    </w:p>
    <w:p w14:paraId="14C26C8F" w14:textId="539F0793" w:rsidR="00854468" w:rsidRPr="00C9203C" w:rsidRDefault="00995950" w:rsidP="00AD4206">
      <w:pPr>
        <w:jc w:val="both"/>
        <w:rPr>
          <w:sz w:val="24"/>
          <w:szCs w:val="24"/>
        </w:rPr>
      </w:pPr>
      <w:ins w:id="194" w:author="Samuel Greenrod" w:date="2025-09-12T14:47:00Z" w16du:dateUtc="2025-09-12T21:47:00Z">
        <w:r>
          <w:rPr>
            <w:b/>
            <w:bCs/>
            <w:noProof/>
            <w:sz w:val="24"/>
            <w:szCs w:val="24"/>
          </w:rPr>
          <w:lastRenderedPageBreak/>
          <w:drawing>
            <wp:anchor distT="0" distB="0" distL="114300" distR="114300" simplePos="0" relativeHeight="251659264" behindDoc="0" locked="0" layoutInCell="1" allowOverlap="1" wp14:anchorId="12D70963" wp14:editId="0D053FE4">
              <wp:simplePos x="0" y="0"/>
              <wp:positionH relativeFrom="margin">
                <wp:align>right</wp:align>
              </wp:positionH>
              <wp:positionV relativeFrom="paragraph">
                <wp:posOffset>0</wp:posOffset>
              </wp:positionV>
              <wp:extent cx="5732780" cy="5219700"/>
              <wp:effectExtent l="0" t="0" r="1270" b="0"/>
              <wp:wrapTopAndBottom/>
              <wp:docPr id="188485235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52354" name="Picture 2"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2780" cy="5219700"/>
                      </a:xfrm>
                      <a:prstGeom prst="rect">
                        <a:avLst/>
                      </a:prstGeom>
                    </pic:spPr>
                  </pic:pic>
                </a:graphicData>
              </a:graphic>
              <wp14:sizeRelH relativeFrom="page">
                <wp14:pctWidth>0</wp14:pctWidth>
              </wp14:sizeRelH>
              <wp14:sizeRelV relativeFrom="page">
                <wp14:pctHeight>0</wp14:pctHeight>
              </wp14:sizeRelV>
            </wp:anchor>
          </w:drawing>
        </w:r>
      </w:ins>
      <w:commentRangeStart w:id="195"/>
      <w:commentRangeStart w:id="196"/>
      <w:del w:id="197" w:author="Samuel Greenrod" w:date="2025-09-11T17:44:00Z" w16du:dateUtc="2025-09-12T00:44:00Z">
        <w:r w:rsidR="00B915F7" w:rsidDel="003A2BFD">
          <w:rPr>
            <w:b/>
            <w:bCs/>
            <w:noProof/>
            <w:sz w:val="24"/>
            <w:szCs w:val="24"/>
          </w:rPr>
          <w:drawing>
            <wp:inline distT="0" distB="0" distL="0" distR="0" wp14:anchorId="0A85CAD9" wp14:editId="567B9A1B">
              <wp:extent cx="5699772" cy="4639065"/>
              <wp:effectExtent l="0" t="0" r="0" b="9525"/>
              <wp:docPr id="103230157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01570" name="Picture 20"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99772" cy="4639065"/>
                      </a:xfrm>
                      <a:prstGeom prst="rect">
                        <a:avLst/>
                      </a:prstGeom>
                    </pic:spPr>
                  </pic:pic>
                </a:graphicData>
              </a:graphic>
            </wp:inline>
          </w:drawing>
        </w:r>
      </w:del>
      <w:commentRangeEnd w:id="195"/>
      <w:r w:rsidR="00A724DC">
        <w:rPr>
          <w:rStyle w:val="CommentReference"/>
        </w:rPr>
        <w:commentReference w:id="195"/>
      </w:r>
      <w:r w:rsidR="00854468" w:rsidRPr="006B390A">
        <w:rPr>
          <w:b/>
          <w:bCs/>
          <w:sz w:val="24"/>
          <w:szCs w:val="24"/>
        </w:rPr>
        <w:t>Figure 2</w:t>
      </w:r>
      <w:commentRangeEnd w:id="196"/>
      <w:r w:rsidR="0079377F">
        <w:rPr>
          <w:rStyle w:val="CommentReference"/>
        </w:rPr>
        <w:commentReference w:id="196"/>
      </w:r>
      <w:r w:rsidR="00854468" w:rsidRPr="006B390A">
        <w:rPr>
          <w:b/>
          <w:bCs/>
          <w:sz w:val="24"/>
          <w:szCs w:val="24"/>
        </w:rPr>
        <w:t>.</w:t>
      </w:r>
      <w:r w:rsidR="006B390A" w:rsidRPr="006B390A">
        <w:rPr>
          <w:b/>
          <w:bCs/>
          <w:sz w:val="24"/>
          <w:szCs w:val="24"/>
        </w:rPr>
        <w:t xml:space="preserve"> Environmental complexity constrains </w:t>
      </w:r>
      <w:r w:rsidR="00B915F7">
        <w:rPr>
          <w:b/>
          <w:bCs/>
          <w:sz w:val="24"/>
          <w:szCs w:val="24"/>
        </w:rPr>
        <w:t xml:space="preserve">thermal adaptation. </w:t>
      </w:r>
      <w:r w:rsidR="00C9203C" w:rsidRPr="00C9203C">
        <w:rPr>
          <w:b/>
          <w:bCs/>
          <w:sz w:val="24"/>
          <w:szCs w:val="24"/>
        </w:rPr>
        <w:t>A</w:t>
      </w:r>
      <w:r w:rsidR="00C9203C" w:rsidRPr="00C9203C">
        <w:rPr>
          <w:sz w:val="24"/>
          <w:szCs w:val="24"/>
        </w:rPr>
        <w:t xml:space="preserve">) Population dynamics of </w:t>
      </w:r>
      <w:proofErr w:type="spellStart"/>
      <w:r w:rsidR="00C9203C" w:rsidRPr="00C9203C">
        <w:rPr>
          <w:sz w:val="24"/>
          <w:szCs w:val="24"/>
        </w:rPr>
        <w:t>phages</w:t>
      </w:r>
      <w:proofErr w:type="spellEnd"/>
      <w:r w:rsidR="00C9203C" w:rsidRPr="00C9203C">
        <w:rPr>
          <w:sz w:val="24"/>
          <w:szCs w:val="24"/>
        </w:rPr>
        <w:t xml:space="preserve"> evolved in monoculture</w:t>
      </w:r>
      <w:ins w:id="198" w:author="Craig Maclean" w:date="2025-09-08T09:20:00Z" w16du:dateUtc="2025-09-08T08:20:00Z">
        <w:r w:rsidR="00A724DC">
          <w:rPr>
            <w:sz w:val="24"/>
            <w:szCs w:val="24"/>
          </w:rPr>
          <w:t xml:space="preserve"> </w:t>
        </w:r>
        <w:del w:id="199" w:author="Samuel Greenrod" w:date="2025-09-11T21:44:00Z" w16du:dateUtc="2025-09-12T04:44:00Z">
          <w:r w:rsidR="00A724DC" w:rsidDel="003E3456">
            <w:rPr>
              <w:sz w:val="24"/>
              <w:szCs w:val="24"/>
            </w:rPr>
            <w:delText>(</w:delText>
          </w:r>
        </w:del>
        <w:r w:rsidR="00A724DC">
          <w:rPr>
            <w:sz w:val="24"/>
            <w:szCs w:val="24"/>
          </w:rPr>
          <w:t>and co-culture</w:t>
        </w:r>
        <w:del w:id="200" w:author="Samuel Greenrod" w:date="2025-09-11T21:44:00Z" w16du:dateUtc="2025-09-12T04:44:00Z">
          <w:r w:rsidR="00A724DC" w:rsidDel="003E3456">
            <w:rPr>
              <w:sz w:val="24"/>
              <w:szCs w:val="24"/>
            </w:rPr>
            <w:delText>?)</w:delText>
          </w:r>
        </w:del>
      </w:ins>
      <w:r w:rsidR="00C9203C" w:rsidRPr="00C9203C">
        <w:rPr>
          <w:sz w:val="24"/>
          <w:szCs w:val="24"/>
        </w:rPr>
        <w:t>. Plot background colour reflects the temperature during that passage where blue is 37</w:t>
      </w:r>
      <w:r w:rsidR="00B915F7">
        <w:rPr>
          <w:rFonts w:cstheme="minorHAnsi"/>
          <w:sz w:val="24"/>
          <w:szCs w:val="24"/>
        </w:rPr>
        <w:t>°</w:t>
      </w:r>
      <w:r w:rsidR="00C9203C" w:rsidRPr="00C9203C">
        <w:rPr>
          <w:sz w:val="24"/>
          <w:szCs w:val="24"/>
        </w:rPr>
        <w:t>C and red is 42</w:t>
      </w:r>
      <w:r w:rsidR="00B915F7">
        <w:rPr>
          <w:rFonts w:cstheme="minorHAnsi"/>
          <w:sz w:val="24"/>
          <w:szCs w:val="24"/>
        </w:rPr>
        <w:t>°</w:t>
      </w:r>
      <w:r w:rsidR="00C9203C" w:rsidRPr="00C9203C">
        <w:rPr>
          <w:sz w:val="24"/>
          <w:szCs w:val="24"/>
        </w:rPr>
        <w:t xml:space="preserve">C. </w:t>
      </w:r>
      <w:r w:rsidR="00C9203C" w:rsidRPr="00C9203C">
        <w:rPr>
          <w:b/>
          <w:bCs/>
          <w:sz w:val="24"/>
          <w:szCs w:val="24"/>
        </w:rPr>
        <w:t>B</w:t>
      </w:r>
      <w:r w:rsidR="00C9203C" w:rsidRPr="00C9203C">
        <w:rPr>
          <w:sz w:val="24"/>
          <w:szCs w:val="24"/>
        </w:rPr>
        <w:t xml:space="preserve">) Boxplots show growth rates of evolved </w:t>
      </w:r>
      <w:proofErr w:type="spellStart"/>
      <w:r w:rsidR="00C9203C" w:rsidRPr="00C9203C">
        <w:rPr>
          <w:sz w:val="24"/>
          <w:szCs w:val="24"/>
        </w:rPr>
        <w:t>phages</w:t>
      </w:r>
      <w:proofErr w:type="spellEnd"/>
      <w:r w:rsidR="00C9203C" w:rsidRPr="00C9203C">
        <w:rPr>
          <w:sz w:val="24"/>
          <w:szCs w:val="24"/>
        </w:rPr>
        <w:t xml:space="preserve"> as in </w:t>
      </w:r>
      <w:del w:id="201" w:author="Samuel Greenrod" w:date="2025-09-12T14:49:00Z" w16du:dateUtc="2025-09-12T21:49:00Z">
        <w:r w:rsidR="00C9203C" w:rsidRPr="00C9203C" w:rsidDel="00F72FD0">
          <w:rPr>
            <w:sz w:val="24"/>
            <w:szCs w:val="24"/>
          </w:rPr>
          <w:delText xml:space="preserve">panel </w:delText>
        </w:r>
      </w:del>
      <w:ins w:id="202" w:author="Samuel Greenrod" w:date="2025-09-12T14:49:00Z" w16du:dateUtc="2025-09-12T21:49:00Z">
        <w:r w:rsidR="00F72FD0">
          <w:rPr>
            <w:sz w:val="24"/>
            <w:szCs w:val="24"/>
          </w:rPr>
          <w:t>Fig</w:t>
        </w:r>
        <w:r w:rsidR="00F72FD0" w:rsidRPr="00C9203C">
          <w:rPr>
            <w:sz w:val="24"/>
            <w:szCs w:val="24"/>
          </w:rPr>
          <w:t xml:space="preserve"> </w:t>
        </w:r>
      </w:ins>
      <w:r w:rsidR="00C9203C">
        <w:rPr>
          <w:sz w:val="24"/>
          <w:szCs w:val="24"/>
        </w:rPr>
        <w:t>1B</w:t>
      </w:r>
      <w:r w:rsidR="00C9203C" w:rsidRPr="00C9203C">
        <w:rPr>
          <w:sz w:val="24"/>
          <w:szCs w:val="24"/>
        </w:rPr>
        <w:t xml:space="preserve"> but </w:t>
      </w:r>
      <w:commentRangeStart w:id="203"/>
      <w:commentRangeStart w:id="204"/>
      <w:commentRangeStart w:id="205"/>
      <w:r w:rsidR="00C9203C" w:rsidRPr="00C9203C">
        <w:rPr>
          <w:sz w:val="24"/>
          <w:szCs w:val="24"/>
        </w:rPr>
        <w:t>compar</w:t>
      </w:r>
      <w:r w:rsidR="00667EBF">
        <w:rPr>
          <w:sz w:val="24"/>
          <w:szCs w:val="24"/>
        </w:rPr>
        <w:t>e</w:t>
      </w:r>
      <w:r w:rsidR="00C9203C" w:rsidRPr="00C9203C">
        <w:rPr>
          <w:sz w:val="24"/>
          <w:szCs w:val="24"/>
        </w:rPr>
        <w:t xml:space="preserve"> </w:t>
      </w:r>
      <w:del w:id="206" w:author="Samuel Greenrod" w:date="2025-09-11T21:45:00Z" w16du:dateUtc="2025-09-12T04:45:00Z">
        <w:r w:rsidR="00C9203C" w:rsidRPr="00C9203C" w:rsidDel="003E3456">
          <w:rPr>
            <w:sz w:val="24"/>
            <w:szCs w:val="24"/>
          </w:rPr>
          <w:delText xml:space="preserve">fluctuating regime </w:delText>
        </w:r>
      </w:del>
      <w:r w:rsidR="00C9203C" w:rsidRPr="00C9203C">
        <w:rPr>
          <w:sz w:val="24"/>
          <w:szCs w:val="24"/>
        </w:rPr>
        <w:t>populations evolved in monoculture (</w:t>
      </w:r>
      <w:del w:id="207" w:author="Samuel Greenrod" w:date="2025-09-11T21:44:00Z" w16du:dateUtc="2025-09-12T04:44:00Z">
        <w:r w:rsidR="00C9203C" w:rsidRPr="00C9203C" w:rsidDel="003E3456">
          <w:rPr>
            <w:sz w:val="24"/>
            <w:szCs w:val="24"/>
          </w:rPr>
          <w:delText>orange</w:delText>
        </w:r>
      </w:del>
      <w:ins w:id="208" w:author="Samuel Greenrod" w:date="2025-09-11T21:44:00Z" w16du:dateUtc="2025-09-12T04:44:00Z">
        <w:r w:rsidR="003E3456">
          <w:rPr>
            <w:sz w:val="24"/>
            <w:szCs w:val="24"/>
          </w:rPr>
          <w:t>37</w:t>
        </w:r>
      </w:ins>
      <w:ins w:id="209" w:author="Samuel Greenrod" w:date="2025-09-11T21:45:00Z" w16du:dateUtc="2025-09-12T04:45:00Z">
        <w:r w:rsidR="003E3456">
          <w:rPr>
            <w:rFonts w:cstheme="minorHAnsi"/>
            <w:sz w:val="24"/>
            <w:szCs w:val="24"/>
          </w:rPr>
          <w:t>°</w:t>
        </w:r>
      </w:ins>
      <w:ins w:id="210" w:author="Samuel Greenrod" w:date="2025-09-11T21:44:00Z" w16du:dateUtc="2025-09-12T04:44:00Z">
        <w:r w:rsidR="003E3456">
          <w:rPr>
            <w:sz w:val="24"/>
            <w:szCs w:val="24"/>
          </w:rPr>
          <w:t>C static in blue, 42</w:t>
        </w:r>
      </w:ins>
      <w:ins w:id="211" w:author="Samuel Greenrod" w:date="2025-09-11T21:45:00Z" w16du:dateUtc="2025-09-12T04:45:00Z">
        <w:r w:rsidR="003E3456">
          <w:rPr>
            <w:rFonts w:cstheme="minorHAnsi"/>
            <w:sz w:val="24"/>
            <w:szCs w:val="24"/>
          </w:rPr>
          <w:t>°</w:t>
        </w:r>
      </w:ins>
      <w:ins w:id="212" w:author="Samuel Greenrod" w:date="2025-09-11T21:44:00Z" w16du:dateUtc="2025-09-12T04:44:00Z">
        <w:r w:rsidR="003E3456">
          <w:rPr>
            <w:sz w:val="24"/>
            <w:szCs w:val="24"/>
          </w:rPr>
          <w:t>C static in red, and fluctuating in purple</w:t>
        </w:r>
      </w:ins>
      <w:r w:rsidR="00C9203C" w:rsidRPr="00C9203C">
        <w:rPr>
          <w:sz w:val="24"/>
          <w:szCs w:val="24"/>
        </w:rPr>
        <w:t>) and co-culture (</w:t>
      </w:r>
      <w:ins w:id="213" w:author="Samuel Greenrod" w:date="2025-09-11T21:44:00Z" w16du:dateUtc="2025-09-12T04:44:00Z">
        <w:r w:rsidR="003E3456">
          <w:rPr>
            <w:sz w:val="24"/>
            <w:szCs w:val="24"/>
          </w:rPr>
          <w:t>37</w:t>
        </w:r>
      </w:ins>
      <w:ins w:id="214" w:author="Samuel Greenrod" w:date="2025-09-11T21:45:00Z" w16du:dateUtc="2025-09-12T04:45:00Z">
        <w:r w:rsidR="003E3456">
          <w:rPr>
            <w:rFonts w:cstheme="minorHAnsi"/>
            <w:sz w:val="24"/>
            <w:szCs w:val="24"/>
          </w:rPr>
          <w:t>°</w:t>
        </w:r>
      </w:ins>
      <w:ins w:id="215" w:author="Samuel Greenrod" w:date="2025-09-11T21:44:00Z" w16du:dateUtc="2025-09-12T04:44:00Z">
        <w:r w:rsidR="003E3456">
          <w:rPr>
            <w:sz w:val="24"/>
            <w:szCs w:val="24"/>
          </w:rPr>
          <w:t xml:space="preserve">C static in </w:t>
        </w:r>
        <w:r w:rsidR="003E3456">
          <w:rPr>
            <w:sz w:val="24"/>
            <w:szCs w:val="24"/>
          </w:rPr>
          <w:t xml:space="preserve">light </w:t>
        </w:r>
        <w:r w:rsidR="003E3456">
          <w:rPr>
            <w:sz w:val="24"/>
            <w:szCs w:val="24"/>
          </w:rPr>
          <w:t>blue, 42</w:t>
        </w:r>
      </w:ins>
      <w:ins w:id="216" w:author="Samuel Greenrod" w:date="2025-09-11T21:45:00Z" w16du:dateUtc="2025-09-12T04:45:00Z">
        <w:r w:rsidR="003E3456">
          <w:rPr>
            <w:rFonts w:cstheme="minorHAnsi"/>
            <w:sz w:val="24"/>
            <w:szCs w:val="24"/>
          </w:rPr>
          <w:t>°</w:t>
        </w:r>
      </w:ins>
      <w:ins w:id="217" w:author="Samuel Greenrod" w:date="2025-09-11T21:44:00Z" w16du:dateUtc="2025-09-12T04:44:00Z">
        <w:r w:rsidR="003E3456">
          <w:rPr>
            <w:sz w:val="24"/>
            <w:szCs w:val="24"/>
          </w:rPr>
          <w:t xml:space="preserve">C static in </w:t>
        </w:r>
        <w:r w:rsidR="003E3456">
          <w:rPr>
            <w:sz w:val="24"/>
            <w:szCs w:val="24"/>
          </w:rPr>
          <w:t xml:space="preserve">light </w:t>
        </w:r>
        <w:r w:rsidR="003E3456">
          <w:rPr>
            <w:sz w:val="24"/>
            <w:szCs w:val="24"/>
          </w:rPr>
          <w:t xml:space="preserve">red, and fluctuating in </w:t>
        </w:r>
        <w:r w:rsidR="003E3456">
          <w:rPr>
            <w:sz w:val="24"/>
            <w:szCs w:val="24"/>
          </w:rPr>
          <w:t xml:space="preserve">light </w:t>
        </w:r>
        <w:r w:rsidR="003E3456">
          <w:rPr>
            <w:sz w:val="24"/>
            <w:szCs w:val="24"/>
          </w:rPr>
          <w:t>purple</w:t>
        </w:r>
      </w:ins>
      <w:del w:id="218" w:author="Samuel Greenrod" w:date="2025-09-11T21:44:00Z" w16du:dateUtc="2025-09-12T04:44:00Z">
        <w:r w:rsidR="00C9203C" w:rsidRPr="00C9203C" w:rsidDel="003E3456">
          <w:rPr>
            <w:sz w:val="24"/>
            <w:szCs w:val="24"/>
          </w:rPr>
          <w:delText>black</w:delText>
        </w:r>
      </w:del>
      <w:r w:rsidR="00C9203C" w:rsidRPr="00C9203C">
        <w:rPr>
          <w:sz w:val="24"/>
          <w:szCs w:val="24"/>
        </w:rPr>
        <w:t xml:space="preserve">). </w:t>
      </w:r>
      <w:commentRangeEnd w:id="203"/>
      <w:r w:rsidR="00A724DC">
        <w:rPr>
          <w:rStyle w:val="CommentReference"/>
        </w:rPr>
        <w:commentReference w:id="203"/>
      </w:r>
      <w:commentRangeEnd w:id="204"/>
      <w:r w:rsidR="001B3986">
        <w:rPr>
          <w:rStyle w:val="CommentReference"/>
        </w:rPr>
        <w:commentReference w:id="204"/>
      </w:r>
      <w:commentRangeEnd w:id="205"/>
      <w:r w:rsidR="001B3986">
        <w:rPr>
          <w:rStyle w:val="CommentReference"/>
        </w:rPr>
        <w:commentReference w:id="205"/>
      </w:r>
      <w:r w:rsidR="00C9203C" w:rsidRPr="00C9203C">
        <w:rPr>
          <w:sz w:val="24"/>
          <w:szCs w:val="24"/>
        </w:rPr>
        <w:t xml:space="preserve">Assay temperature and significance values are presented as in </w:t>
      </w:r>
      <w:del w:id="219" w:author="Samuel Greenrod" w:date="2025-09-11T21:45:00Z" w16du:dateUtc="2025-09-12T04:45:00Z">
        <w:r w:rsidR="00C9203C" w:rsidRPr="00C9203C" w:rsidDel="003E3456">
          <w:rPr>
            <w:sz w:val="24"/>
            <w:szCs w:val="24"/>
          </w:rPr>
          <w:delText>panel B</w:delText>
        </w:r>
      </w:del>
      <w:ins w:id="220" w:author="Samuel Greenrod" w:date="2025-09-11T21:45:00Z" w16du:dateUtc="2025-09-12T04:45:00Z">
        <w:r w:rsidR="003E3456">
          <w:rPr>
            <w:sz w:val="24"/>
            <w:szCs w:val="24"/>
          </w:rPr>
          <w:t>Fig 1</w:t>
        </w:r>
      </w:ins>
      <w:ins w:id="221" w:author="Samuel Greenrod" w:date="2025-09-11T21:46:00Z" w16du:dateUtc="2025-09-12T04:46:00Z">
        <w:r w:rsidR="003E3456">
          <w:rPr>
            <w:sz w:val="24"/>
            <w:szCs w:val="24"/>
          </w:rPr>
          <w:t>B</w:t>
        </w:r>
      </w:ins>
      <w:r w:rsidR="00C9203C" w:rsidRPr="00C9203C">
        <w:rPr>
          <w:sz w:val="24"/>
          <w:szCs w:val="24"/>
        </w:rPr>
        <w:t xml:space="preserve">. </w:t>
      </w:r>
      <w:ins w:id="222" w:author="Samuel Greenrod" w:date="2025-09-11T21:48:00Z" w16du:dateUtc="2025-09-12T04:48:00Z">
        <w:r w:rsidR="003E3456">
          <w:rPr>
            <w:sz w:val="24"/>
            <w:szCs w:val="24"/>
          </w:rPr>
          <w:t xml:space="preserve">Six biological replicates were </w:t>
        </w:r>
        <w:proofErr w:type="gramStart"/>
        <w:r w:rsidR="003E3456">
          <w:rPr>
            <w:sz w:val="24"/>
            <w:szCs w:val="24"/>
          </w:rPr>
          <w:t>assayed</w:t>
        </w:r>
        <w:proofErr w:type="gramEnd"/>
        <w:r w:rsidR="003E3456">
          <w:rPr>
            <w:sz w:val="24"/>
            <w:szCs w:val="24"/>
          </w:rPr>
          <w:t xml:space="preserve"> and data points show the average of three technical replicates</w:t>
        </w:r>
        <w:r w:rsidR="003E3456" w:rsidRPr="00A13ABE">
          <w:rPr>
            <w:sz w:val="24"/>
            <w:szCs w:val="24"/>
          </w:rPr>
          <w:t xml:space="preserve">. </w:t>
        </w:r>
        <w:r w:rsidR="003E3456">
          <w:rPr>
            <w:sz w:val="24"/>
            <w:szCs w:val="24"/>
          </w:rPr>
          <w:t xml:space="preserve">Ancestral growth rates are shown by grey dashed line </w:t>
        </w:r>
      </w:ins>
      <w:ins w:id="223" w:author="Samuel Greenrod" w:date="2025-09-11T21:49:00Z" w16du:dateUtc="2025-09-12T04:49:00Z">
        <w:r w:rsidR="003E3456">
          <w:rPr>
            <w:sz w:val="24"/>
            <w:szCs w:val="24"/>
          </w:rPr>
          <w:t>with</w:t>
        </w:r>
      </w:ins>
      <w:ins w:id="224" w:author="Samuel Greenrod" w:date="2025-09-11T21:48:00Z" w16du:dateUtc="2025-09-12T04:48:00Z">
        <w:r w:rsidR="003E3456">
          <w:rPr>
            <w:sz w:val="24"/>
            <w:szCs w:val="24"/>
          </w:rPr>
          <w:t xml:space="preserve"> standard errors shown as a grey box</w:t>
        </w:r>
      </w:ins>
      <w:ins w:id="225" w:author="Samuel Greenrod" w:date="2025-09-11T21:49:00Z" w16du:dateUtc="2025-09-12T04:49:00Z">
        <w:r w:rsidR="003E3456">
          <w:rPr>
            <w:sz w:val="24"/>
            <w:szCs w:val="24"/>
          </w:rPr>
          <w:t xml:space="preserve"> </w:t>
        </w:r>
        <w:r w:rsidR="003E3456">
          <w:rPr>
            <w:sz w:val="24"/>
            <w:szCs w:val="24"/>
          </w:rPr>
          <w:t>(n = 3)</w:t>
        </w:r>
      </w:ins>
      <w:ins w:id="226" w:author="Samuel Greenrod" w:date="2025-09-11T21:48:00Z" w16du:dateUtc="2025-09-12T04:48:00Z">
        <w:r w:rsidR="003E3456">
          <w:rPr>
            <w:sz w:val="24"/>
            <w:szCs w:val="24"/>
          </w:rPr>
          <w:t xml:space="preserve">. </w:t>
        </w:r>
      </w:ins>
      <w:del w:id="227" w:author="Samuel Greenrod" w:date="2025-09-11T21:46:00Z" w16du:dateUtc="2025-09-12T04:46:00Z">
        <w:r w:rsidR="00854468" w:rsidRPr="00C9203C" w:rsidDel="003E3456">
          <w:rPr>
            <w:sz w:val="24"/>
            <w:szCs w:val="24"/>
          </w:rPr>
          <w:delText xml:space="preserve">Static </w:delText>
        </w:r>
        <w:r w:rsidR="003D2971" w:rsidDel="003E3456">
          <w:rPr>
            <w:sz w:val="24"/>
            <w:szCs w:val="24"/>
          </w:rPr>
          <w:delText xml:space="preserve">label refers to static monoculture treatment. Static </w:delText>
        </w:r>
        <w:r w:rsidR="00481C5B" w:rsidRPr="00C9203C" w:rsidDel="003E3456">
          <w:rPr>
            <w:sz w:val="24"/>
            <w:szCs w:val="24"/>
          </w:rPr>
          <w:delText xml:space="preserve">and </w:delText>
        </w:r>
        <w:r w:rsidR="00B915F7" w:rsidDel="003E3456">
          <w:rPr>
            <w:sz w:val="24"/>
            <w:szCs w:val="24"/>
          </w:rPr>
          <w:delText>s</w:delText>
        </w:r>
        <w:r w:rsidR="00481C5B" w:rsidRPr="00C9203C" w:rsidDel="003E3456">
          <w:rPr>
            <w:sz w:val="24"/>
            <w:szCs w:val="24"/>
          </w:rPr>
          <w:delText xml:space="preserve">tatic (co-culture) show values for phages evolved at </w:delText>
        </w:r>
        <w:r w:rsidR="003D2971" w:rsidDel="003E3456">
          <w:rPr>
            <w:sz w:val="24"/>
            <w:szCs w:val="24"/>
          </w:rPr>
          <w:delText>experimentally assessed</w:delText>
        </w:r>
        <w:r w:rsidR="00481C5B" w:rsidRPr="00C9203C" w:rsidDel="003E3456">
          <w:rPr>
            <w:sz w:val="24"/>
            <w:szCs w:val="24"/>
          </w:rPr>
          <w:delText xml:space="preserve"> temperatures (37</w:delText>
        </w:r>
        <w:r w:rsidR="00B915F7" w:rsidDel="003E3456">
          <w:rPr>
            <w:rFonts w:cstheme="minorHAnsi"/>
            <w:sz w:val="24"/>
            <w:szCs w:val="24"/>
          </w:rPr>
          <w:delText>°</w:delText>
        </w:r>
        <w:r w:rsidR="00481C5B" w:rsidRPr="00C9203C" w:rsidDel="003E3456">
          <w:rPr>
            <w:sz w:val="24"/>
            <w:szCs w:val="24"/>
          </w:rPr>
          <w:delText>C evolved lines shown in 37</w:delText>
        </w:r>
        <w:r w:rsidR="00B915F7" w:rsidDel="003E3456">
          <w:rPr>
            <w:rFonts w:cstheme="minorHAnsi"/>
            <w:sz w:val="24"/>
            <w:szCs w:val="24"/>
          </w:rPr>
          <w:delText>°</w:delText>
        </w:r>
        <w:r w:rsidR="00481C5B" w:rsidRPr="00C9203C" w:rsidDel="003E3456">
          <w:rPr>
            <w:sz w:val="24"/>
            <w:szCs w:val="24"/>
          </w:rPr>
          <w:delText xml:space="preserve">C plot and </w:delText>
        </w:r>
        <w:r w:rsidR="00B915F7" w:rsidDel="003E3456">
          <w:rPr>
            <w:sz w:val="24"/>
            <w:szCs w:val="24"/>
          </w:rPr>
          <w:delText>42</w:delText>
        </w:r>
        <w:r w:rsidR="00B915F7" w:rsidDel="003E3456">
          <w:rPr>
            <w:rFonts w:cstheme="minorHAnsi"/>
            <w:sz w:val="24"/>
            <w:szCs w:val="24"/>
          </w:rPr>
          <w:delText>°</w:delText>
        </w:r>
        <w:r w:rsidR="00B915F7" w:rsidDel="003E3456">
          <w:rPr>
            <w:sz w:val="24"/>
            <w:szCs w:val="24"/>
          </w:rPr>
          <w:delText>C lines shown in</w:delText>
        </w:r>
        <w:r w:rsidR="00481C5B" w:rsidRPr="00C9203C" w:rsidDel="003E3456">
          <w:rPr>
            <w:sz w:val="24"/>
            <w:szCs w:val="24"/>
          </w:rPr>
          <w:delText xml:space="preserve"> 42</w:delText>
        </w:r>
        <w:r w:rsidR="00B915F7" w:rsidDel="003E3456">
          <w:rPr>
            <w:rFonts w:cstheme="minorHAnsi"/>
            <w:sz w:val="24"/>
            <w:szCs w:val="24"/>
          </w:rPr>
          <w:delText>°</w:delText>
        </w:r>
        <w:r w:rsidR="00481C5B" w:rsidRPr="00C9203C" w:rsidDel="003E3456">
          <w:rPr>
            <w:sz w:val="24"/>
            <w:szCs w:val="24"/>
          </w:rPr>
          <w:delText>C plot).</w:delText>
        </w:r>
        <w:r w:rsidR="00854468" w:rsidRPr="00C9203C" w:rsidDel="003E3456">
          <w:rPr>
            <w:sz w:val="24"/>
            <w:szCs w:val="24"/>
          </w:rPr>
          <w:delText xml:space="preserve"> </w:delText>
        </w:r>
      </w:del>
      <w:del w:id="228" w:author="Samuel Greenrod" w:date="2025-09-11T21:48:00Z" w16du:dateUtc="2025-09-12T04:48:00Z">
        <w:r w:rsidR="00854468" w:rsidRPr="00C9203C" w:rsidDel="003E3456">
          <w:rPr>
            <w:sz w:val="24"/>
            <w:szCs w:val="24"/>
          </w:rPr>
          <w:delText xml:space="preserve">Error bars show standard errors and </w:delText>
        </w:r>
      </w:del>
      <w:r w:rsidR="00854468" w:rsidRPr="00C9203C">
        <w:rPr>
          <w:sz w:val="24"/>
          <w:szCs w:val="24"/>
        </w:rPr>
        <w:t>* = p &lt; 0.05</w:t>
      </w:r>
      <w:ins w:id="229" w:author="Craig Maclean" w:date="2025-09-08T09:21:00Z" w16du:dateUtc="2025-09-08T08:21:00Z">
        <w:del w:id="230" w:author="Samuel Greenrod" w:date="2025-09-11T21:48:00Z" w16du:dateUtc="2025-09-12T04:48:00Z">
          <w:r w:rsidR="00A724DC" w:rsidDel="003E3456">
            <w:rPr>
              <w:sz w:val="24"/>
              <w:szCs w:val="24"/>
            </w:rPr>
            <w:delText xml:space="preserve"> (hwat is n)</w:delText>
          </w:r>
        </w:del>
      </w:ins>
      <w:r w:rsidR="00854468" w:rsidRPr="00C9203C">
        <w:rPr>
          <w:sz w:val="24"/>
          <w:szCs w:val="24"/>
        </w:rPr>
        <w:t>. Absence of asterisk reflects non-significant difference.</w:t>
      </w:r>
      <w:ins w:id="231" w:author="Craig Maclean" w:date="2025-09-08T09:21:00Z" w16du:dateUtc="2025-09-08T08:21:00Z">
        <w:del w:id="232" w:author="Samuel Greenrod" w:date="2025-09-11T21:48:00Z" w16du:dateUtc="2025-09-12T04:48:00Z">
          <w:r w:rsidR="00A724DC" w:rsidDel="003E3456">
            <w:rPr>
              <w:sz w:val="24"/>
              <w:szCs w:val="24"/>
            </w:rPr>
            <w:delText>Agai</w:delText>
          </w:r>
        </w:del>
      </w:ins>
      <w:ins w:id="233" w:author="Craig Maclean" w:date="2025-09-08T09:22:00Z" w16du:dateUtc="2025-09-08T08:22:00Z">
        <w:del w:id="234" w:author="Samuel Greenrod" w:date="2025-09-11T21:48:00Z" w16du:dateUtc="2025-09-12T04:48:00Z">
          <w:r w:rsidR="00A724DC" w:rsidDel="003E3456">
            <w:rPr>
              <w:sz w:val="24"/>
              <w:szCs w:val="24"/>
            </w:rPr>
            <w:delText>n, define variation in measure of ancestral growth rate.</w:delText>
          </w:r>
        </w:del>
        <w:r w:rsidR="00A724DC">
          <w:rPr>
            <w:sz w:val="24"/>
            <w:szCs w:val="24"/>
          </w:rPr>
          <w:t xml:space="preserve"> </w:t>
        </w:r>
      </w:ins>
      <w:ins w:id="235" w:author="Samuel Greenrod" w:date="2025-09-12T14:54:00Z" w16du:dateUtc="2025-09-12T21:54:00Z">
        <w:r w:rsidR="00F72FD0" w:rsidRPr="00A13ABE">
          <w:rPr>
            <w:sz w:val="24"/>
            <w:szCs w:val="24"/>
          </w:rPr>
          <w:t xml:space="preserve">Static temperature data was adapted from </w:t>
        </w:r>
        <w:r w:rsidR="00F72FD0" w:rsidRPr="002A7CDC">
          <w:rPr>
            <w:sz w:val="24"/>
            <w:szCs w:val="24"/>
            <w:highlight w:val="yellow"/>
          </w:rPr>
          <w:t xml:space="preserve">Greenrod et al </w:t>
        </w:r>
        <w:commentRangeStart w:id="236"/>
        <w:r w:rsidR="00F72FD0" w:rsidRPr="002A7CDC">
          <w:rPr>
            <w:sz w:val="24"/>
            <w:szCs w:val="24"/>
            <w:highlight w:val="yellow"/>
          </w:rPr>
          <w:t>(unpublished</w:t>
        </w:r>
        <w:commentRangeEnd w:id="236"/>
        <w:r w:rsidR="00F72FD0" w:rsidRPr="002A7CDC">
          <w:rPr>
            <w:rStyle w:val="CommentReference"/>
            <w:highlight w:val="yellow"/>
          </w:rPr>
          <w:commentReference w:id="236"/>
        </w:r>
        <w:r w:rsidR="00F72FD0" w:rsidRPr="002A7CDC">
          <w:rPr>
            <w:sz w:val="24"/>
            <w:szCs w:val="24"/>
            <w:highlight w:val="yellow"/>
          </w:rPr>
          <w:t>).</w:t>
        </w:r>
      </w:ins>
    </w:p>
    <w:p w14:paraId="5C5FA4B2" w14:textId="2D1F4CB8" w:rsidR="00854468" w:rsidRDefault="00854468" w:rsidP="00AD4206">
      <w:pPr>
        <w:jc w:val="both"/>
      </w:pPr>
    </w:p>
    <w:p w14:paraId="166C8CC7" w14:textId="77777777" w:rsidR="000E7150" w:rsidRDefault="000E7150" w:rsidP="00AD4206">
      <w:pPr>
        <w:jc w:val="both"/>
        <w:rPr>
          <w:ins w:id="237" w:author="Samuel Greenrod" w:date="2025-09-12T17:28:00Z" w16du:dateUtc="2025-09-13T00:28:00Z"/>
          <w:b/>
          <w:bCs/>
          <w:sz w:val="24"/>
          <w:szCs w:val="24"/>
        </w:rPr>
      </w:pPr>
      <w:bookmarkStart w:id="238" w:name="_Hlk208589250"/>
    </w:p>
    <w:p w14:paraId="674AA9BA" w14:textId="77777777" w:rsidR="000E7150" w:rsidRDefault="000E7150" w:rsidP="00AD4206">
      <w:pPr>
        <w:jc w:val="both"/>
        <w:rPr>
          <w:ins w:id="239" w:author="Samuel Greenrod" w:date="2025-09-12T17:28:00Z" w16du:dateUtc="2025-09-13T00:28:00Z"/>
          <w:b/>
          <w:bCs/>
          <w:sz w:val="24"/>
          <w:szCs w:val="24"/>
        </w:rPr>
      </w:pPr>
    </w:p>
    <w:p w14:paraId="545D960B" w14:textId="77777777" w:rsidR="000E7150" w:rsidRDefault="000E7150" w:rsidP="00AD4206">
      <w:pPr>
        <w:jc w:val="both"/>
        <w:rPr>
          <w:ins w:id="240" w:author="Samuel Greenrod" w:date="2025-09-12T17:28:00Z" w16du:dateUtc="2025-09-13T00:28:00Z"/>
          <w:b/>
          <w:bCs/>
          <w:sz w:val="24"/>
          <w:szCs w:val="24"/>
        </w:rPr>
      </w:pPr>
    </w:p>
    <w:p w14:paraId="628505E9" w14:textId="6895C2C3" w:rsidR="00A13ABE" w:rsidRPr="000D3A8C" w:rsidRDefault="00B915F7" w:rsidP="00AD4206">
      <w:pPr>
        <w:jc w:val="both"/>
        <w:rPr>
          <w:b/>
          <w:bCs/>
          <w:sz w:val="24"/>
          <w:szCs w:val="24"/>
        </w:rPr>
      </w:pPr>
      <w:r>
        <w:rPr>
          <w:b/>
          <w:bCs/>
          <w:sz w:val="24"/>
          <w:szCs w:val="24"/>
        </w:rPr>
        <w:lastRenderedPageBreak/>
        <w:t xml:space="preserve">Fluctuating environments </w:t>
      </w:r>
      <w:r w:rsidR="00E00527">
        <w:rPr>
          <w:b/>
          <w:bCs/>
          <w:sz w:val="24"/>
          <w:szCs w:val="24"/>
        </w:rPr>
        <w:t xml:space="preserve">select </w:t>
      </w:r>
      <w:r w:rsidR="008E73D0">
        <w:rPr>
          <w:b/>
          <w:bCs/>
          <w:sz w:val="24"/>
          <w:szCs w:val="24"/>
        </w:rPr>
        <w:t>for specialist mutations</w:t>
      </w:r>
    </w:p>
    <w:bookmarkEnd w:id="238"/>
    <w:p w14:paraId="5132708C" w14:textId="44F31BD3" w:rsidR="001346AE" w:rsidRDefault="00D36751" w:rsidP="00AD4206">
      <w:pPr>
        <w:jc w:val="both"/>
        <w:rPr>
          <w:ins w:id="241" w:author="Samuel Greenrod" w:date="2025-09-11T22:17:00Z" w16du:dateUtc="2025-09-12T05:17:00Z"/>
          <w:sz w:val="24"/>
          <w:szCs w:val="24"/>
        </w:rPr>
      </w:pPr>
      <w:commentRangeStart w:id="242"/>
      <w:r>
        <w:rPr>
          <w:sz w:val="24"/>
          <w:szCs w:val="24"/>
        </w:rPr>
        <w:t>Fluctuating temperature</w:t>
      </w:r>
      <w:r w:rsidR="00123C62">
        <w:rPr>
          <w:sz w:val="24"/>
          <w:szCs w:val="24"/>
        </w:rPr>
        <w:t>s</w:t>
      </w:r>
      <w:r>
        <w:rPr>
          <w:sz w:val="24"/>
          <w:szCs w:val="24"/>
        </w:rPr>
        <w:t xml:space="preserve"> are expected to select for </w:t>
      </w:r>
      <w:del w:id="243" w:author="Samuel Greenrod" w:date="2025-09-11T22:13:00Z" w16du:dateUtc="2025-09-12T05:13:00Z">
        <w:r w:rsidR="00123C62" w:rsidDel="004D77F2">
          <w:rPr>
            <w:sz w:val="24"/>
            <w:szCs w:val="24"/>
          </w:rPr>
          <w:delText>generalist genotypes that form either unique genetic clades</w:delText>
        </w:r>
        <w:r w:rsidDel="004D77F2">
          <w:rPr>
            <w:sz w:val="24"/>
            <w:szCs w:val="24"/>
          </w:rPr>
          <w:delText xml:space="preserve"> </w:delText>
        </w:r>
        <w:r w:rsidR="00123C62" w:rsidDel="004D77F2">
          <w:rPr>
            <w:sz w:val="24"/>
            <w:szCs w:val="24"/>
          </w:rPr>
          <w:delText xml:space="preserve">due to </w:delText>
        </w:r>
        <w:commentRangeStart w:id="244"/>
        <w:commentRangeStart w:id="245"/>
        <w:r w:rsidR="00123C62" w:rsidDel="004D77F2">
          <w:rPr>
            <w:sz w:val="24"/>
            <w:szCs w:val="24"/>
          </w:rPr>
          <w:delText xml:space="preserve">pleiotropic mutations </w:delText>
        </w:r>
        <w:commentRangeEnd w:id="244"/>
        <w:r w:rsidR="00924740" w:rsidDel="004D77F2">
          <w:rPr>
            <w:rStyle w:val="CommentReference"/>
          </w:rPr>
          <w:commentReference w:id="244"/>
        </w:r>
        <w:commentRangeEnd w:id="245"/>
        <w:r w:rsidR="006A7ABD" w:rsidDel="004D77F2">
          <w:rPr>
            <w:rStyle w:val="CommentReference"/>
          </w:rPr>
          <w:commentReference w:id="245"/>
        </w:r>
        <w:r w:rsidR="00123C62" w:rsidDel="004D77F2">
          <w:rPr>
            <w:sz w:val="24"/>
            <w:szCs w:val="24"/>
          </w:rPr>
          <w:delText xml:space="preserve">or which </w:delText>
        </w:r>
      </w:del>
      <w:ins w:id="246" w:author="Samuel Greenrod" w:date="2025-09-11T22:13:00Z" w16du:dateUtc="2025-09-12T05:13:00Z">
        <w:r w:rsidR="004D77F2">
          <w:rPr>
            <w:sz w:val="24"/>
            <w:szCs w:val="24"/>
          </w:rPr>
          <w:t>multiple specialist mutations</w:t>
        </w:r>
      </w:ins>
      <w:ins w:id="247" w:author="Samuel Greenrod" w:date="2025-09-11T22:14:00Z" w16du:dateUtc="2025-09-12T05:14:00Z">
        <w:r w:rsidR="004D77F2">
          <w:rPr>
            <w:sz w:val="24"/>
            <w:szCs w:val="24"/>
          </w:rPr>
          <w:t xml:space="preserve"> </w:t>
        </w:r>
      </w:ins>
      <w:r w:rsidR="004D77F2">
        <w:rPr>
          <w:sz w:val="24"/>
          <w:szCs w:val="24"/>
        </w:rPr>
        <w:fldChar w:fldCharType="begin"/>
      </w:r>
      <w:r w:rsidR="004D77F2">
        <w:rPr>
          <w:sz w:val="24"/>
          <w:szCs w:val="24"/>
        </w:rPr>
        <w:instrText xml:space="preserve"> ADDIN ZOTERO_ITEM CSL_CITATION {"citationID":"2lxzAhWG","properties":{"formattedCitation":"[4]","plainCitation":"[4]","noteIndex":0},"citationItems":[{"id":1854,"uris":["http://zotero.org/users/local/sgFDdPY0/items/YSI93GCP"],"itemData":{"id":1854,"type":"article-journal","abstract":"Generalists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4D77F2">
        <w:rPr>
          <w:sz w:val="24"/>
          <w:szCs w:val="24"/>
        </w:rPr>
        <w:fldChar w:fldCharType="separate"/>
      </w:r>
      <w:r w:rsidR="004D77F2" w:rsidRPr="004D77F2">
        <w:rPr>
          <w:rFonts w:ascii="Calibri" w:hAnsi="Calibri" w:cs="Calibri"/>
          <w:sz w:val="24"/>
        </w:rPr>
        <w:t>[4]</w:t>
      </w:r>
      <w:r w:rsidR="004D77F2">
        <w:rPr>
          <w:sz w:val="24"/>
          <w:szCs w:val="24"/>
        </w:rPr>
        <w:fldChar w:fldCharType="end"/>
      </w:r>
      <w:ins w:id="248" w:author="Samuel Greenrod" w:date="2025-09-11T22:14:00Z" w16du:dateUtc="2025-09-12T05:14:00Z">
        <w:r w:rsidR="004D77F2">
          <w:rPr>
            <w:sz w:val="24"/>
            <w:szCs w:val="24"/>
          </w:rPr>
          <w:t>. We hypothesised that fluctuating evolved populations would</w:t>
        </w:r>
      </w:ins>
      <w:ins w:id="249" w:author="Samuel Greenrod" w:date="2025-09-11T22:13:00Z" w16du:dateUtc="2025-09-12T05:13:00Z">
        <w:r w:rsidR="004D77F2">
          <w:rPr>
            <w:sz w:val="24"/>
            <w:szCs w:val="24"/>
          </w:rPr>
          <w:t xml:space="preserve"> </w:t>
        </w:r>
      </w:ins>
      <w:r w:rsidR="00123C62">
        <w:rPr>
          <w:sz w:val="24"/>
          <w:szCs w:val="24"/>
        </w:rPr>
        <w:t xml:space="preserve">show genetic similarities to both high and low temperature static lines. </w:t>
      </w:r>
      <w:commentRangeEnd w:id="242"/>
      <w:r w:rsidR="00924740">
        <w:rPr>
          <w:rStyle w:val="CommentReference"/>
        </w:rPr>
        <w:commentReference w:id="242"/>
      </w:r>
      <w:ins w:id="250" w:author="Samuel Greenrod" w:date="2025-09-11T22:15:00Z" w16du:dateUtc="2025-09-12T05:15:00Z">
        <w:r w:rsidR="004D77F2">
          <w:rPr>
            <w:sz w:val="24"/>
            <w:szCs w:val="24"/>
          </w:rPr>
          <w:t>P</w:t>
        </w:r>
      </w:ins>
      <w:del w:id="251" w:author="Samuel Greenrod" w:date="2025-09-11T22:15:00Z" w16du:dateUtc="2025-09-12T05:15:00Z">
        <w:r w:rsidR="001346AE" w:rsidDel="004D77F2">
          <w:rPr>
            <w:sz w:val="24"/>
            <w:szCs w:val="24"/>
          </w:rPr>
          <w:delText>We assessed p</w:delText>
        </w:r>
      </w:del>
      <w:r w:rsidR="001346AE">
        <w:rPr>
          <w:sz w:val="24"/>
          <w:szCs w:val="24"/>
        </w:rPr>
        <w:t>hage genomic</w:t>
      </w:r>
      <w:r w:rsidR="00E24081">
        <w:rPr>
          <w:sz w:val="24"/>
          <w:szCs w:val="24"/>
        </w:rPr>
        <w:t xml:space="preserve"> evolution</w:t>
      </w:r>
      <w:ins w:id="252" w:author="Samuel Greenrod" w:date="2025-09-11T22:15:00Z" w16du:dateUtc="2025-09-12T05:15:00Z">
        <w:r w:rsidR="004D77F2">
          <w:rPr>
            <w:sz w:val="24"/>
            <w:szCs w:val="24"/>
          </w:rPr>
          <w:t xml:space="preserve"> was assessed</w:t>
        </w:r>
      </w:ins>
      <w:ins w:id="253" w:author="Samuel Greenrod" w:date="2025-09-12T12:06:00Z" w16du:dateUtc="2025-09-12T19:06:00Z">
        <w:r w:rsidR="008A363D">
          <w:rPr>
            <w:sz w:val="24"/>
            <w:szCs w:val="24"/>
          </w:rPr>
          <w:t xml:space="preserve"> </w:t>
        </w:r>
      </w:ins>
      <w:ins w:id="254" w:author="Samuel Greenrod" w:date="2025-09-12T14:50:00Z" w16du:dateUtc="2025-09-12T21:50:00Z">
        <w:r w:rsidR="00F72FD0">
          <w:rPr>
            <w:sz w:val="24"/>
            <w:szCs w:val="24"/>
          </w:rPr>
          <w:t xml:space="preserve">by constructing a neighbour-joining tree </w:t>
        </w:r>
      </w:ins>
      <w:ins w:id="255" w:author="Samuel Greenrod" w:date="2025-09-12T12:06:00Z" w16du:dateUtc="2025-09-12T19:06:00Z">
        <w:r w:rsidR="008A363D">
          <w:rPr>
            <w:sz w:val="24"/>
            <w:szCs w:val="24"/>
          </w:rPr>
          <w:t xml:space="preserve">based on </w:t>
        </w:r>
      </w:ins>
      <w:ins w:id="256" w:author="Samuel Greenrod" w:date="2025-09-12T14:50:00Z" w16du:dateUtc="2025-09-12T21:50:00Z">
        <w:r w:rsidR="00F72FD0">
          <w:rPr>
            <w:sz w:val="24"/>
            <w:szCs w:val="24"/>
          </w:rPr>
          <w:t>Euclidean genetic distances (Fig 3a)</w:t>
        </w:r>
      </w:ins>
      <w:del w:id="257" w:author="Samuel Greenrod" w:date="2025-09-12T12:06:00Z" w16du:dateUtc="2025-09-12T19:06:00Z">
        <w:r w:rsidR="00E24081" w:rsidDel="008A363D">
          <w:rPr>
            <w:sz w:val="24"/>
            <w:szCs w:val="24"/>
          </w:rPr>
          <w:delText xml:space="preserve"> through sequencing</w:delText>
        </w:r>
      </w:del>
      <w:ins w:id="258" w:author="Samuel Greenrod" w:date="2025-09-11T22:16:00Z" w16du:dateUtc="2025-09-12T05:16:00Z">
        <w:r w:rsidR="004D77F2">
          <w:rPr>
            <w:sz w:val="24"/>
            <w:szCs w:val="24"/>
          </w:rPr>
          <w:t>.</w:t>
        </w:r>
      </w:ins>
      <w:r w:rsidR="00E24081">
        <w:rPr>
          <w:sz w:val="24"/>
          <w:szCs w:val="24"/>
        </w:rPr>
        <w:t xml:space="preserve"> </w:t>
      </w:r>
      <w:del w:id="259" w:author="Samuel Greenrod" w:date="2025-09-11T22:16:00Z" w16du:dateUtc="2025-09-12T05:16:00Z">
        <w:r w:rsidR="00E24081" w:rsidDel="004D77F2">
          <w:rPr>
            <w:sz w:val="24"/>
            <w:szCs w:val="24"/>
          </w:rPr>
          <w:delText xml:space="preserve">and the identification of </w:delText>
        </w:r>
        <w:commentRangeStart w:id="260"/>
        <w:commentRangeStart w:id="261"/>
        <w:r w:rsidR="00E24081" w:rsidDel="004D77F2">
          <w:rPr>
            <w:sz w:val="24"/>
            <w:szCs w:val="24"/>
          </w:rPr>
          <w:delText>putative adaptive variants</w:delText>
        </w:r>
        <w:commentRangeEnd w:id="260"/>
        <w:r w:rsidR="00924740" w:rsidDel="004D77F2">
          <w:rPr>
            <w:rStyle w:val="CommentReference"/>
          </w:rPr>
          <w:commentReference w:id="260"/>
        </w:r>
        <w:commentRangeEnd w:id="261"/>
        <w:r w:rsidR="00924740" w:rsidDel="004D77F2">
          <w:rPr>
            <w:rStyle w:val="CommentReference"/>
          </w:rPr>
          <w:commentReference w:id="261"/>
        </w:r>
        <w:r w:rsidR="00E24081" w:rsidDel="004D77F2">
          <w:rPr>
            <w:sz w:val="24"/>
            <w:szCs w:val="24"/>
          </w:rPr>
          <w:delText>.</w:delText>
        </w:r>
        <w:r w:rsidR="001346AE" w:rsidDel="004D77F2">
          <w:rPr>
            <w:sz w:val="24"/>
            <w:szCs w:val="24"/>
          </w:rPr>
          <w:delText xml:space="preserve"> </w:delText>
        </w:r>
      </w:del>
      <w:commentRangeStart w:id="262"/>
      <w:r w:rsidR="00BF29E6">
        <w:rPr>
          <w:sz w:val="24"/>
          <w:szCs w:val="24"/>
        </w:rPr>
        <w:t xml:space="preserve">Fluctuating evolved </w:t>
      </w:r>
      <w:del w:id="263" w:author="Samuel Greenrod" w:date="2025-09-11T22:16:00Z" w16du:dateUtc="2025-09-12T05:16:00Z">
        <w:r w:rsidR="00BF29E6" w:rsidDel="004D77F2">
          <w:rPr>
            <w:sz w:val="24"/>
            <w:szCs w:val="24"/>
          </w:rPr>
          <w:delText xml:space="preserve">phage </w:delText>
        </w:r>
      </w:del>
      <w:r w:rsidR="00BF29E6">
        <w:rPr>
          <w:sz w:val="24"/>
          <w:szCs w:val="24"/>
        </w:rPr>
        <w:t xml:space="preserve">populations did not form a unique </w:t>
      </w:r>
      <w:del w:id="264" w:author="Samuel Greenrod" w:date="2025-09-12T12:05:00Z" w16du:dateUtc="2025-09-12T19:05:00Z">
        <w:r w:rsidR="00BF29E6" w:rsidDel="008A363D">
          <w:rPr>
            <w:sz w:val="24"/>
            <w:szCs w:val="24"/>
          </w:rPr>
          <w:delText xml:space="preserve">or </w:delText>
        </w:r>
        <w:commentRangeStart w:id="265"/>
        <w:r w:rsidR="00BF29E6" w:rsidDel="008A363D">
          <w:rPr>
            <w:sz w:val="24"/>
            <w:szCs w:val="24"/>
          </w:rPr>
          <w:delText xml:space="preserve">genetically intermediate </w:delText>
        </w:r>
      </w:del>
      <w:r w:rsidR="00BF29E6">
        <w:rPr>
          <w:sz w:val="24"/>
          <w:szCs w:val="24"/>
        </w:rPr>
        <w:t xml:space="preserve">clade </w:t>
      </w:r>
      <w:commentRangeEnd w:id="265"/>
      <w:r w:rsidR="00924740">
        <w:rPr>
          <w:rStyle w:val="CommentReference"/>
        </w:rPr>
        <w:commentReference w:id="265"/>
      </w:r>
      <w:r w:rsidR="00BF29E6">
        <w:rPr>
          <w:sz w:val="24"/>
          <w:szCs w:val="24"/>
        </w:rPr>
        <w:t xml:space="preserve">but instead were found to cluster 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del w:id="266" w:author="Samuel Greenrod" w:date="2025-09-12T14:51:00Z" w16du:dateUtc="2025-09-12T21:51:00Z">
        <w:r w:rsidR="00E24081" w:rsidDel="00F72FD0">
          <w:rPr>
            <w:sz w:val="24"/>
            <w:szCs w:val="24"/>
          </w:rPr>
          <w:delText xml:space="preserve"> (Fig</w:delText>
        </w:r>
      </w:del>
      <w:del w:id="267" w:author="Samuel Greenrod" w:date="2025-09-11T22:17:00Z" w16du:dateUtc="2025-09-12T05:17:00Z">
        <w:r w:rsidR="00E24081" w:rsidDel="004D77F2">
          <w:rPr>
            <w:sz w:val="24"/>
            <w:szCs w:val="24"/>
          </w:rPr>
          <w:delText>ure</w:delText>
        </w:r>
      </w:del>
      <w:del w:id="268" w:author="Samuel Greenrod" w:date="2025-09-12T14:51:00Z" w16du:dateUtc="2025-09-12T21:51:00Z">
        <w:r w:rsidR="00E24081" w:rsidDel="00F72FD0">
          <w:rPr>
            <w:sz w:val="24"/>
            <w:szCs w:val="24"/>
          </w:rPr>
          <w:delText xml:space="preserve"> 3a)</w:delText>
        </w:r>
      </w:del>
      <w:r w:rsidR="00BF29E6">
        <w:rPr>
          <w:sz w:val="24"/>
          <w:szCs w:val="24"/>
        </w:rPr>
        <w:t xml:space="preserve">. </w:t>
      </w:r>
      <w:commentRangeEnd w:id="262"/>
      <w:r w:rsidR="00FF6C97">
        <w:rPr>
          <w:rStyle w:val="CommentReference"/>
        </w:rPr>
        <w:commentReference w:id="262"/>
      </w:r>
      <w:r w:rsidR="00BF29E6">
        <w:rPr>
          <w:rFonts w:cstheme="minorHAnsi"/>
          <w:sz w:val="24"/>
          <w:szCs w:val="24"/>
        </w:rPr>
        <w:t>φ</w:t>
      </w:r>
      <w:r w:rsidR="001346AE">
        <w:rPr>
          <w:sz w:val="24"/>
          <w:szCs w:val="24"/>
        </w:rPr>
        <w:t xml:space="preserve">14-1 fluctuating populations </w:t>
      </w:r>
      <w:del w:id="269" w:author="Samuel Greenrod" w:date="2025-09-12T12:10:00Z" w16du:dateUtc="2025-09-12T19:10:00Z">
        <w:r w:rsidR="001346AE" w:rsidDel="00CC3445">
          <w:rPr>
            <w:sz w:val="24"/>
            <w:szCs w:val="24"/>
          </w:rPr>
          <w:delText>were</w:delText>
        </w:r>
      </w:del>
      <w:ins w:id="270" w:author="Samuel Greenrod" w:date="2025-09-12T12:10:00Z" w16du:dateUtc="2025-09-12T19:10:00Z">
        <w:r w:rsidR="00CC3445">
          <w:rPr>
            <w:sz w:val="24"/>
            <w:szCs w:val="24"/>
          </w:rPr>
          <w:t xml:space="preserve">were distributed across </w:t>
        </w:r>
      </w:ins>
      <w:ins w:id="271" w:author="Samuel Greenrod" w:date="2025-09-12T12:11:00Z" w16du:dateUtc="2025-09-12T19:11:00Z">
        <w:r w:rsidR="00CC3445">
          <w:rPr>
            <w:sz w:val="24"/>
            <w:szCs w:val="24"/>
          </w:rPr>
          <w:t xml:space="preserve">the </w:t>
        </w:r>
      </w:ins>
      <w:ins w:id="272" w:author="Samuel Greenrod" w:date="2025-09-12T14:51:00Z" w16du:dateUtc="2025-09-12T21:51:00Z">
        <w:r w:rsidR="00F72FD0">
          <w:rPr>
            <w:sz w:val="24"/>
            <w:szCs w:val="24"/>
          </w:rPr>
          <w:t xml:space="preserve">tree </w:t>
        </w:r>
      </w:ins>
      <w:del w:id="273" w:author="Samuel Greenrod" w:date="2025-09-12T12:10:00Z" w16du:dateUtc="2025-09-12T19:10:00Z">
        <w:r w:rsidR="001346AE" w:rsidDel="00CC3445">
          <w:rPr>
            <w:sz w:val="24"/>
            <w:szCs w:val="24"/>
          </w:rPr>
          <w:delText xml:space="preserve"> </w:delText>
        </w:r>
      </w:del>
      <w:ins w:id="274" w:author="Samuel Greenrod" w:date="2025-09-12T12:11:00Z" w16du:dateUtc="2025-09-12T19:11:00Z">
        <w:r w:rsidR="00CC3445">
          <w:rPr>
            <w:sz w:val="24"/>
            <w:szCs w:val="24"/>
          </w:rPr>
          <w:t xml:space="preserve">and </w:t>
        </w:r>
      </w:ins>
      <w:ins w:id="275" w:author="Samuel Greenrod" w:date="2025-09-12T14:51:00Z" w16du:dateUtc="2025-09-12T21:51:00Z">
        <w:r w:rsidR="00F72FD0">
          <w:rPr>
            <w:sz w:val="24"/>
            <w:szCs w:val="24"/>
          </w:rPr>
          <w:t xml:space="preserve">generally </w:t>
        </w:r>
      </w:ins>
      <w:ins w:id="276" w:author="Samuel Greenrod" w:date="2025-09-12T12:11:00Z" w16du:dateUtc="2025-09-12T19:11:00Z">
        <w:r w:rsidR="00CC3445">
          <w:rPr>
            <w:sz w:val="24"/>
            <w:szCs w:val="24"/>
          </w:rPr>
          <w:t>did not cluster with static populations</w:t>
        </w:r>
      </w:ins>
      <w:del w:id="277" w:author="Samuel Greenrod" w:date="2025-09-12T12:11:00Z" w16du:dateUtc="2025-09-12T19:11:00Z">
        <w:r w:rsidR="001346AE" w:rsidDel="00CC3445">
          <w:rPr>
            <w:sz w:val="24"/>
            <w:szCs w:val="24"/>
          </w:rPr>
          <w:delText xml:space="preserve">distributed among </w:delText>
        </w:r>
        <w:commentRangeStart w:id="278"/>
        <w:commentRangeStart w:id="279"/>
        <w:commentRangeStart w:id="280"/>
        <w:r w:rsidR="001346AE" w:rsidDel="00CC3445">
          <w:rPr>
            <w:sz w:val="24"/>
            <w:szCs w:val="24"/>
          </w:rPr>
          <w:delText>both 37</w:delText>
        </w:r>
        <w:r w:rsidR="00BF29E6" w:rsidDel="00CC3445">
          <w:rPr>
            <w:rFonts w:cstheme="minorHAnsi"/>
            <w:sz w:val="24"/>
            <w:szCs w:val="24"/>
          </w:rPr>
          <w:delText>°</w:delText>
        </w:r>
        <w:r w:rsidR="001346AE" w:rsidDel="00CC3445">
          <w:rPr>
            <w:sz w:val="24"/>
            <w:szCs w:val="24"/>
          </w:rPr>
          <w:delText>C and 42</w:delText>
        </w:r>
        <w:r w:rsidR="00BF29E6" w:rsidDel="00CC3445">
          <w:rPr>
            <w:rFonts w:cstheme="minorHAnsi"/>
            <w:sz w:val="24"/>
            <w:szCs w:val="24"/>
          </w:rPr>
          <w:delText>°</w:delText>
        </w:r>
        <w:r w:rsidR="001346AE" w:rsidDel="00CC3445">
          <w:rPr>
            <w:sz w:val="24"/>
            <w:szCs w:val="24"/>
          </w:rPr>
          <w:delText>C static clades</w:delText>
        </w:r>
        <w:commentRangeEnd w:id="278"/>
        <w:r w:rsidR="001E065A" w:rsidDel="00CC3445">
          <w:rPr>
            <w:rStyle w:val="CommentReference"/>
          </w:rPr>
          <w:commentReference w:id="278"/>
        </w:r>
        <w:commentRangeEnd w:id="279"/>
        <w:r w:rsidR="00330015" w:rsidDel="00CC3445">
          <w:rPr>
            <w:rStyle w:val="CommentReference"/>
          </w:rPr>
          <w:commentReference w:id="279"/>
        </w:r>
        <w:commentRangeEnd w:id="280"/>
        <w:r w:rsidR="00330015" w:rsidDel="00CC3445">
          <w:rPr>
            <w:rStyle w:val="CommentReference"/>
          </w:rPr>
          <w:commentReference w:id="280"/>
        </w:r>
      </w:del>
      <w:r w:rsidR="001346AE">
        <w:rPr>
          <w:sz w:val="24"/>
          <w:szCs w:val="24"/>
        </w:rPr>
        <w:t xml:space="preserve">. </w:t>
      </w:r>
      <w:r w:rsidR="00BF29E6">
        <w:rPr>
          <w:sz w:val="24"/>
          <w:szCs w:val="24"/>
        </w:rPr>
        <w:t xml:space="preserve">In contrast, </w:t>
      </w:r>
      <w:r w:rsidR="00E24081">
        <w:rPr>
          <w:rFonts w:cstheme="minorHAnsi"/>
          <w:sz w:val="24"/>
          <w:szCs w:val="24"/>
        </w:rPr>
        <w:t>φ</w:t>
      </w:r>
      <w:r w:rsidR="001346AE">
        <w:rPr>
          <w:sz w:val="24"/>
          <w:szCs w:val="24"/>
        </w:rPr>
        <w:t xml:space="preserve">LUZ19 fluctuating populations were primarily found within </w:t>
      </w:r>
      <w:del w:id="281" w:author="Samuel Greenrod" w:date="2025-09-12T12:11:00Z" w16du:dateUtc="2025-09-12T19:11:00Z">
        <w:r w:rsidR="001346AE" w:rsidDel="00CC3445">
          <w:rPr>
            <w:sz w:val="24"/>
            <w:szCs w:val="24"/>
          </w:rPr>
          <w:delText xml:space="preserve">the </w:delText>
        </w:r>
      </w:del>
      <w:ins w:id="282" w:author="Samuel Greenrod" w:date="2025-09-12T12:11:00Z" w16du:dateUtc="2025-09-12T19:11:00Z">
        <w:r w:rsidR="00CC3445">
          <w:rPr>
            <w:sz w:val="24"/>
            <w:szCs w:val="24"/>
          </w:rPr>
          <w:t xml:space="preserve">the </w:t>
        </w:r>
      </w:ins>
      <w:r w:rsidR="001346AE">
        <w:rPr>
          <w:sz w:val="24"/>
          <w:szCs w:val="24"/>
        </w:rPr>
        <w:t>42</w:t>
      </w:r>
      <w:r w:rsidR="00BF29E6">
        <w:rPr>
          <w:rFonts w:cstheme="minorHAnsi"/>
          <w:sz w:val="24"/>
          <w:szCs w:val="24"/>
        </w:rPr>
        <w:t>°</w:t>
      </w:r>
      <w:r w:rsidR="001346AE">
        <w:rPr>
          <w:sz w:val="24"/>
          <w:szCs w:val="24"/>
        </w:rPr>
        <w:t>C static clade</w:t>
      </w:r>
      <w:r w:rsidR="00BF29E6">
        <w:rPr>
          <w:sz w:val="24"/>
          <w:szCs w:val="24"/>
        </w:rPr>
        <w:t>.</w:t>
      </w:r>
    </w:p>
    <w:p w14:paraId="7E598EA9" w14:textId="0305E106" w:rsidR="005A5AEB" w:rsidRDefault="004D77F2" w:rsidP="00AD4206">
      <w:pPr>
        <w:jc w:val="both"/>
        <w:rPr>
          <w:ins w:id="283" w:author="Samuel Greenrod" w:date="2025-09-12T11:53:00Z" w16du:dateUtc="2025-09-12T18:53:00Z"/>
          <w:sz w:val="24"/>
          <w:szCs w:val="24"/>
        </w:rPr>
      </w:pPr>
      <w:ins w:id="284" w:author="Samuel Greenrod" w:date="2025-09-11T22:18:00Z" w16du:dateUtc="2025-09-12T05:18:00Z">
        <w:r>
          <w:rPr>
            <w:sz w:val="24"/>
            <w:szCs w:val="24"/>
          </w:rPr>
          <w:t>We further analysed static and fluctuating population genetic similarities by</w:t>
        </w:r>
        <w:r>
          <w:rPr>
            <w:sz w:val="24"/>
            <w:szCs w:val="24"/>
          </w:rPr>
          <w:t xml:space="preserve"> measuring evolution rates based on Euclidean genetic distance from ancestor</w:t>
        </w:r>
      </w:ins>
      <w:ins w:id="285" w:author="Samuel Greenrod" w:date="2025-09-11T23:24:00Z" w16du:dateUtc="2025-09-12T06:24:00Z">
        <w:r w:rsidR="00F25939">
          <w:rPr>
            <w:sz w:val="24"/>
            <w:szCs w:val="24"/>
          </w:rPr>
          <w:t xml:space="preserve"> (Fig 3b)</w:t>
        </w:r>
      </w:ins>
      <w:ins w:id="286" w:author="Samuel Greenrod" w:date="2025-09-11T22:18:00Z" w16du:dateUtc="2025-09-12T05:18:00Z">
        <w:r>
          <w:rPr>
            <w:sz w:val="24"/>
            <w:szCs w:val="24"/>
          </w:rPr>
          <w:t xml:space="preserve">. </w:t>
        </w:r>
      </w:ins>
      <w:ins w:id="287" w:author="Samuel Greenrod" w:date="2025-09-12T11:36:00Z" w16du:dateUtc="2025-09-12T18:36:00Z">
        <w:r w:rsidR="00733904">
          <w:rPr>
            <w:sz w:val="24"/>
            <w:szCs w:val="24"/>
          </w:rPr>
          <w:t>For</w:t>
        </w:r>
      </w:ins>
      <w:ins w:id="288" w:author="Samuel Greenrod" w:date="2025-09-11T22:19:00Z" w16du:dateUtc="2025-09-12T05:19:00Z">
        <w:r>
          <w:rPr>
            <w:sz w:val="24"/>
            <w:szCs w:val="24"/>
          </w:rPr>
          <w:t xml:space="preserve"> </w:t>
        </w:r>
      </w:ins>
      <w:ins w:id="289" w:author="Samuel Greenrod" w:date="2025-09-12T11:30:00Z" w16du:dateUtc="2025-09-12T18:30:00Z">
        <w:r w:rsidR="00AF0DB2">
          <w:rPr>
            <w:rFonts w:cstheme="minorHAnsi"/>
            <w:sz w:val="24"/>
            <w:szCs w:val="24"/>
          </w:rPr>
          <w:t>φ</w:t>
        </w:r>
      </w:ins>
      <w:ins w:id="290" w:author="Samuel Greenrod" w:date="2025-09-11T22:19:00Z" w16du:dateUtc="2025-09-12T05:19:00Z">
        <w:r>
          <w:rPr>
            <w:sz w:val="24"/>
            <w:szCs w:val="24"/>
          </w:rPr>
          <w:t>14-1, fluctuating evolved populations had significantly lower evolution rates than 42</w:t>
        </w:r>
      </w:ins>
      <w:ins w:id="291" w:author="Samuel Greenrod" w:date="2025-09-12T11:33:00Z" w16du:dateUtc="2025-09-12T18:33:00Z">
        <w:r w:rsidR="00AF0DB2">
          <w:rPr>
            <w:rFonts w:cstheme="minorHAnsi"/>
            <w:sz w:val="24"/>
            <w:szCs w:val="24"/>
          </w:rPr>
          <w:t>°</w:t>
        </w:r>
      </w:ins>
      <w:ins w:id="292" w:author="Samuel Greenrod" w:date="2025-09-11T22:19:00Z" w16du:dateUtc="2025-09-12T05:19:00Z">
        <w:r>
          <w:rPr>
            <w:sz w:val="24"/>
            <w:szCs w:val="24"/>
          </w:rPr>
          <w:t>C static</w:t>
        </w:r>
      </w:ins>
      <w:ins w:id="293" w:author="Samuel Greenrod" w:date="2025-09-11T22:20:00Z" w16du:dateUtc="2025-09-12T05:20:00Z">
        <w:r>
          <w:rPr>
            <w:sz w:val="24"/>
            <w:szCs w:val="24"/>
          </w:rPr>
          <w:t xml:space="preserve"> populations</w:t>
        </w:r>
      </w:ins>
      <w:ins w:id="294" w:author="Samuel Greenrod" w:date="2025-09-12T11:33:00Z" w16du:dateUtc="2025-09-12T18:33:00Z">
        <w:r w:rsidR="00AF0DB2">
          <w:rPr>
            <w:sz w:val="24"/>
            <w:szCs w:val="24"/>
          </w:rPr>
          <w:t xml:space="preserve"> </w:t>
        </w:r>
      </w:ins>
      <w:ins w:id="295" w:author="Samuel Greenrod" w:date="2025-09-12T11:35:00Z" w16du:dateUtc="2025-09-12T18:35:00Z">
        <w:r w:rsidR="00AF0DB2">
          <w:rPr>
            <w:sz w:val="24"/>
            <w:szCs w:val="24"/>
          </w:rPr>
          <w:t>(</w:t>
        </w:r>
        <w:proofErr w:type="gramStart"/>
        <w:r w:rsidR="00AF0DB2">
          <w:rPr>
            <w:sz w:val="24"/>
            <w:szCs w:val="24"/>
          </w:rPr>
          <w:t>t(</w:t>
        </w:r>
        <w:proofErr w:type="gramEnd"/>
        <w:r w:rsidR="00AF0DB2">
          <w:rPr>
            <w:sz w:val="24"/>
            <w:szCs w:val="24"/>
          </w:rPr>
          <w:t xml:space="preserve">15) = -4.1, p &lt; 0.01). However, evolution rates were </w:t>
        </w:r>
      </w:ins>
      <w:ins w:id="296" w:author="Samuel Greenrod" w:date="2025-09-12T11:49:00Z" w16du:dateUtc="2025-09-12T18:49:00Z">
        <w:r w:rsidR="005A5AEB">
          <w:rPr>
            <w:sz w:val="24"/>
            <w:szCs w:val="24"/>
          </w:rPr>
          <w:t>equal</w:t>
        </w:r>
      </w:ins>
      <w:ins w:id="297" w:author="Samuel Greenrod" w:date="2025-09-12T11:35:00Z" w16du:dateUtc="2025-09-12T18:35:00Z">
        <w:r w:rsidR="00AF0DB2">
          <w:rPr>
            <w:sz w:val="24"/>
            <w:szCs w:val="24"/>
          </w:rPr>
          <w:t xml:space="preserve"> between fluctuating and </w:t>
        </w:r>
      </w:ins>
      <w:ins w:id="298" w:author="Samuel Greenrod" w:date="2025-09-11T22:20:00Z" w16du:dateUtc="2025-09-12T05:20:00Z">
        <w:r>
          <w:rPr>
            <w:sz w:val="24"/>
            <w:szCs w:val="24"/>
          </w:rPr>
          <w:t>37</w:t>
        </w:r>
      </w:ins>
      <w:ins w:id="299" w:author="Samuel Greenrod" w:date="2025-09-12T11:33:00Z" w16du:dateUtc="2025-09-12T18:33:00Z">
        <w:r w:rsidR="00AF0DB2">
          <w:rPr>
            <w:rFonts w:cstheme="minorHAnsi"/>
            <w:sz w:val="24"/>
            <w:szCs w:val="24"/>
          </w:rPr>
          <w:t>°</w:t>
        </w:r>
      </w:ins>
      <w:ins w:id="300" w:author="Samuel Greenrod" w:date="2025-09-11T22:20:00Z" w16du:dateUtc="2025-09-12T05:20:00Z">
        <w:r>
          <w:rPr>
            <w:sz w:val="24"/>
            <w:szCs w:val="24"/>
          </w:rPr>
          <w:t>C static populations</w:t>
        </w:r>
      </w:ins>
      <w:ins w:id="301" w:author="Samuel Greenrod" w:date="2025-09-12T11:35:00Z" w16du:dateUtc="2025-09-12T18:35:00Z">
        <w:r w:rsidR="00AF0DB2">
          <w:rPr>
            <w:sz w:val="24"/>
            <w:szCs w:val="24"/>
          </w:rPr>
          <w:t xml:space="preserve"> (</w:t>
        </w:r>
        <w:proofErr w:type="gramStart"/>
        <w:r w:rsidR="00AF0DB2">
          <w:rPr>
            <w:sz w:val="24"/>
            <w:szCs w:val="24"/>
          </w:rPr>
          <w:t>t(</w:t>
        </w:r>
        <w:proofErr w:type="gramEnd"/>
        <w:r w:rsidR="00AF0DB2">
          <w:rPr>
            <w:sz w:val="24"/>
            <w:szCs w:val="24"/>
          </w:rPr>
          <w:t>15) = -0.5</w:t>
        </w:r>
      </w:ins>
      <w:ins w:id="302" w:author="Samuel Greenrod" w:date="2025-09-12T11:36:00Z" w16du:dateUtc="2025-09-12T18:36:00Z">
        <w:r w:rsidR="00AF0DB2">
          <w:rPr>
            <w:sz w:val="24"/>
            <w:szCs w:val="24"/>
          </w:rPr>
          <w:t>1, p = 0.87)</w:t>
        </w:r>
      </w:ins>
      <w:ins w:id="303" w:author="Samuel Greenrod" w:date="2025-09-11T22:20:00Z" w16du:dateUtc="2025-09-12T05:20:00Z">
        <w:r>
          <w:rPr>
            <w:sz w:val="24"/>
            <w:szCs w:val="24"/>
          </w:rPr>
          <w:t>.</w:t>
        </w:r>
      </w:ins>
      <w:ins w:id="304" w:author="Samuel Greenrod" w:date="2025-09-12T11:49:00Z" w16du:dateUtc="2025-09-12T18:49:00Z">
        <w:r w:rsidR="005A5AEB">
          <w:rPr>
            <w:sz w:val="24"/>
            <w:szCs w:val="24"/>
          </w:rPr>
          <w:t xml:space="preserve"> </w:t>
        </w:r>
      </w:ins>
      <w:ins w:id="305" w:author="Samuel Greenrod" w:date="2025-09-12T11:37:00Z" w16du:dateUtc="2025-09-12T18:37:00Z">
        <w:r w:rsidR="00733904">
          <w:rPr>
            <w:sz w:val="24"/>
            <w:szCs w:val="24"/>
          </w:rPr>
          <w:t xml:space="preserve">There was no significant difference in evolution rates between </w:t>
        </w:r>
      </w:ins>
      <w:ins w:id="306" w:author="Samuel Greenrod" w:date="2025-09-12T11:36:00Z" w16du:dateUtc="2025-09-12T18:36:00Z">
        <w:r w:rsidR="00733904">
          <w:rPr>
            <w:rFonts w:cstheme="minorHAnsi"/>
            <w:sz w:val="24"/>
            <w:szCs w:val="24"/>
          </w:rPr>
          <w:t>φ</w:t>
        </w:r>
      </w:ins>
      <w:ins w:id="307" w:author="Samuel Greenrod" w:date="2025-09-11T22:20:00Z" w16du:dateUtc="2025-09-12T05:20:00Z">
        <w:r>
          <w:rPr>
            <w:sz w:val="24"/>
            <w:szCs w:val="24"/>
          </w:rPr>
          <w:t xml:space="preserve">LUZ19 fluctuating populations </w:t>
        </w:r>
      </w:ins>
      <w:ins w:id="308" w:author="Samuel Greenrod" w:date="2025-09-12T11:37:00Z" w16du:dateUtc="2025-09-12T18:37:00Z">
        <w:r w:rsidR="00733904">
          <w:rPr>
            <w:sz w:val="24"/>
            <w:szCs w:val="24"/>
          </w:rPr>
          <w:t xml:space="preserve">and either </w:t>
        </w:r>
      </w:ins>
      <w:ins w:id="309" w:author="Samuel Greenrod" w:date="2025-09-11T22:20:00Z" w16du:dateUtc="2025-09-12T05:20:00Z">
        <w:r>
          <w:rPr>
            <w:sz w:val="24"/>
            <w:szCs w:val="24"/>
          </w:rPr>
          <w:t>37</w:t>
        </w:r>
      </w:ins>
      <w:ins w:id="310" w:author="Samuel Greenrod" w:date="2025-09-12T11:37:00Z" w16du:dateUtc="2025-09-12T18:37:00Z">
        <w:r w:rsidR="00733904">
          <w:rPr>
            <w:rFonts w:cstheme="minorHAnsi"/>
            <w:sz w:val="24"/>
            <w:szCs w:val="24"/>
          </w:rPr>
          <w:t>°</w:t>
        </w:r>
      </w:ins>
      <w:ins w:id="311" w:author="Samuel Greenrod" w:date="2025-09-11T22:20:00Z" w16du:dateUtc="2025-09-12T05:20:00Z">
        <w:r>
          <w:rPr>
            <w:sz w:val="24"/>
            <w:szCs w:val="24"/>
          </w:rPr>
          <w:t xml:space="preserve">C </w:t>
        </w:r>
      </w:ins>
      <w:ins w:id="312" w:author="Samuel Greenrod" w:date="2025-09-12T14:52:00Z" w16du:dateUtc="2025-09-12T21:52:00Z">
        <w:r w:rsidR="00F72FD0">
          <w:rPr>
            <w:sz w:val="24"/>
            <w:szCs w:val="24"/>
          </w:rPr>
          <w:t>or</w:t>
        </w:r>
      </w:ins>
      <w:ins w:id="313" w:author="Samuel Greenrod" w:date="2025-09-11T22:20:00Z" w16du:dateUtc="2025-09-12T05:20:00Z">
        <w:r>
          <w:rPr>
            <w:sz w:val="24"/>
            <w:szCs w:val="24"/>
          </w:rPr>
          <w:t xml:space="preserve"> 42</w:t>
        </w:r>
      </w:ins>
      <w:ins w:id="314" w:author="Samuel Greenrod" w:date="2025-09-12T11:37:00Z" w16du:dateUtc="2025-09-12T18:37:00Z">
        <w:r w:rsidR="00733904">
          <w:rPr>
            <w:rFonts w:cstheme="minorHAnsi"/>
            <w:sz w:val="24"/>
            <w:szCs w:val="24"/>
          </w:rPr>
          <w:t>°</w:t>
        </w:r>
      </w:ins>
      <w:ins w:id="315" w:author="Samuel Greenrod" w:date="2025-09-11T22:20:00Z" w16du:dateUtc="2025-09-12T05:20:00Z">
        <w:r>
          <w:rPr>
            <w:sz w:val="24"/>
            <w:szCs w:val="24"/>
          </w:rPr>
          <w:t>C static populations</w:t>
        </w:r>
      </w:ins>
      <w:ins w:id="316" w:author="Samuel Greenrod" w:date="2025-09-12T11:37:00Z" w16du:dateUtc="2025-09-12T18:37:00Z">
        <w:r w:rsidR="00733904">
          <w:rPr>
            <w:sz w:val="24"/>
            <w:szCs w:val="24"/>
          </w:rPr>
          <w:t xml:space="preserve"> (37</w:t>
        </w:r>
      </w:ins>
      <w:ins w:id="317" w:author="Samuel Greenrod" w:date="2025-09-12T11:38:00Z" w16du:dateUtc="2025-09-12T18:38:00Z">
        <w:r w:rsidR="00733904">
          <w:rPr>
            <w:rFonts w:cstheme="minorHAnsi"/>
            <w:sz w:val="24"/>
            <w:szCs w:val="24"/>
          </w:rPr>
          <w:t>°</w:t>
        </w:r>
      </w:ins>
      <w:ins w:id="318" w:author="Samuel Greenrod" w:date="2025-09-12T11:37:00Z" w16du:dateUtc="2025-09-12T18:37:00Z">
        <w:r w:rsidR="00733904">
          <w:rPr>
            <w:sz w:val="24"/>
            <w:szCs w:val="24"/>
          </w:rPr>
          <w:t xml:space="preserve">C: </w:t>
        </w:r>
        <w:proofErr w:type="gramStart"/>
        <w:r w:rsidR="00733904">
          <w:rPr>
            <w:sz w:val="24"/>
            <w:szCs w:val="24"/>
          </w:rPr>
          <w:t>t(</w:t>
        </w:r>
        <w:proofErr w:type="gramEnd"/>
        <w:r w:rsidR="00733904">
          <w:rPr>
            <w:sz w:val="24"/>
            <w:szCs w:val="24"/>
          </w:rPr>
          <w:t>15) = -0.46, p = 0.89; 42</w:t>
        </w:r>
      </w:ins>
      <w:ins w:id="319" w:author="Samuel Greenrod" w:date="2025-09-12T11:38:00Z" w16du:dateUtc="2025-09-12T18:38:00Z">
        <w:r w:rsidR="00733904">
          <w:rPr>
            <w:rFonts w:cstheme="minorHAnsi"/>
            <w:sz w:val="24"/>
            <w:szCs w:val="24"/>
          </w:rPr>
          <w:t>°</w:t>
        </w:r>
      </w:ins>
      <w:ins w:id="320" w:author="Samuel Greenrod" w:date="2025-09-12T11:37:00Z" w16du:dateUtc="2025-09-12T18:37:00Z">
        <w:r w:rsidR="00733904">
          <w:rPr>
            <w:sz w:val="24"/>
            <w:szCs w:val="24"/>
          </w:rPr>
          <w:t xml:space="preserve">C: </w:t>
        </w:r>
        <w:proofErr w:type="gramStart"/>
        <w:r w:rsidR="00733904">
          <w:rPr>
            <w:sz w:val="24"/>
            <w:szCs w:val="24"/>
          </w:rPr>
          <w:t>t(</w:t>
        </w:r>
        <w:proofErr w:type="gramEnd"/>
        <w:r w:rsidR="00733904">
          <w:rPr>
            <w:sz w:val="24"/>
            <w:szCs w:val="24"/>
          </w:rPr>
          <w:t>15) = -0.7</w:t>
        </w:r>
      </w:ins>
      <w:ins w:id="321" w:author="Samuel Greenrod" w:date="2025-09-12T11:38:00Z" w16du:dateUtc="2025-09-12T18:38:00Z">
        <w:r w:rsidR="00733904">
          <w:rPr>
            <w:sz w:val="24"/>
            <w:szCs w:val="24"/>
          </w:rPr>
          <w:t>5, p = 0.74)</w:t>
        </w:r>
      </w:ins>
      <w:ins w:id="322" w:author="Samuel Greenrod" w:date="2025-09-11T22:20:00Z" w16du:dateUtc="2025-09-12T05:20:00Z">
        <w:r>
          <w:rPr>
            <w:sz w:val="24"/>
            <w:szCs w:val="24"/>
          </w:rPr>
          <w:t xml:space="preserve">. Notably, </w:t>
        </w:r>
      </w:ins>
      <w:ins w:id="323" w:author="Samuel Greenrod" w:date="2025-09-12T11:38:00Z" w16du:dateUtc="2025-09-12T18:38:00Z">
        <w:r w:rsidR="00733904">
          <w:rPr>
            <w:rFonts w:cstheme="minorHAnsi"/>
            <w:sz w:val="24"/>
            <w:szCs w:val="24"/>
          </w:rPr>
          <w:t>φ</w:t>
        </w:r>
      </w:ins>
      <w:ins w:id="324" w:author="Samuel Greenrod" w:date="2025-09-11T22:20:00Z" w16du:dateUtc="2025-09-12T05:20:00Z">
        <w:r>
          <w:rPr>
            <w:sz w:val="24"/>
            <w:szCs w:val="24"/>
          </w:rPr>
          <w:t>14-1 fluctuating populations had</w:t>
        </w:r>
      </w:ins>
      <w:ins w:id="325" w:author="Samuel Greenrod" w:date="2025-09-12T11:50:00Z" w16du:dateUtc="2025-09-12T18:50:00Z">
        <w:r w:rsidR="005A5AEB">
          <w:rPr>
            <w:sz w:val="24"/>
            <w:szCs w:val="24"/>
          </w:rPr>
          <w:t xml:space="preserve"> significantly greater within-group variation in evolution rates compared </w:t>
        </w:r>
      </w:ins>
      <w:ins w:id="326" w:author="Samuel Greenrod" w:date="2025-09-12T11:51:00Z" w16du:dateUtc="2025-09-12T18:51:00Z">
        <w:r w:rsidR="005A5AEB">
          <w:rPr>
            <w:sz w:val="24"/>
            <w:szCs w:val="24"/>
          </w:rPr>
          <w:t>to 42</w:t>
        </w:r>
      </w:ins>
      <w:ins w:id="327" w:author="Samuel Greenrod" w:date="2025-09-12T11:55:00Z" w16du:dateUtc="2025-09-12T18:55:00Z">
        <w:r w:rsidR="005A5AEB">
          <w:rPr>
            <w:rFonts w:cstheme="minorHAnsi"/>
            <w:sz w:val="24"/>
            <w:szCs w:val="24"/>
          </w:rPr>
          <w:t>°</w:t>
        </w:r>
      </w:ins>
      <w:ins w:id="328" w:author="Samuel Greenrod" w:date="2025-09-12T11:51:00Z" w16du:dateUtc="2025-09-12T18:51:00Z">
        <w:r w:rsidR="005A5AEB">
          <w:rPr>
            <w:sz w:val="24"/>
            <w:szCs w:val="24"/>
          </w:rPr>
          <w:t>C static populations (</w:t>
        </w:r>
      </w:ins>
      <w:proofErr w:type="gramStart"/>
      <w:ins w:id="329" w:author="Samuel Greenrod" w:date="2025-09-12T11:52:00Z" w16du:dateUtc="2025-09-12T18:52:00Z">
        <w:r w:rsidR="005A5AEB">
          <w:rPr>
            <w:sz w:val="24"/>
            <w:szCs w:val="24"/>
          </w:rPr>
          <w:t>t(</w:t>
        </w:r>
        <w:proofErr w:type="gramEnd"/>
        <w:r w:rsidR="005A5AEB">
          <w:rPr>
            <w:sz w:val="24"/>
            <w:szCs w:val="24"/>
          </w:rPr>
          <w:t>15) = 2.9, p &lt; 0.05)</w:t>
        </w:r>
      </w:ins>
      <w:ins w:id="330" w:author="Samuel Greenrod" w:date="2025-09-12T11:53:00Z" w16du:dateUtc="2025-09-12T18:53:00Z">
        <w:r w:rsidR="005A5AEB">
          <w:rPr>
            <w:sz w:val="24"/>
            <w:szCs w:val="24"/>
          </w:rPr>
          <w:t xml:space="preserve"> but not 37</w:t>
        </w:r>
      </w:ins>
      <w:ins w:id="331" w:author="Samuel Greenrod" w:date="2025-09-12T11:55:00Z" w16du:dateUtc="2025-09-12T18:55:00Z">
        <w:r w:rsidR="005A5AEB">
          <w:rPr>
            <w:rFonts w:cstheme="minorHAnsi"/>
            <w:sz w:val="24"/>
            <w:szCs w:val="24"/>
          </w:rPr>
          <w:t>°</w:t>
        </w:r>
      </w:ins>
      <w:ins w:id="332" w:author="Samuel Greenrod" w:date="2025-09-12T11:53:00Z" w16du:dateUtc="2025-09-12T18:53:00Z">
        <w:r w:rsidR="005A5AEB">
          <w:rPr>
            <w:sz w:val="24"/>
            <w:szCs w:val="24"/>
          </w:rPr>
          <w:t>C static populations (</w:t>
        </w:r>
        <w:proofErr w:type="gramStart"/>
        <w:r w:rsidR="005A5AEB">
          <w:rPr>
            <w:sz w:val="24"/>
            <w:szCs w:val="24"/>
          </w:rPr>
          <w:t>t(</w:t>
        </w:r>
        <w:proofErr w:type="gramEnd"/>
        <w:r w:rsidR="005A5AEB">
          <w:rPr>
            <w:sz w:val="24"/>
            <w:szCs w:val="24"/>
          </w:rPr>
          <w:t xml:space="preserve">15) = -0.70, p = 0.77). </w:t>
        </w:r>
      </w:ins>
      <w:ins w:id="333" w:author="Samuel Greenrod" w:date="2025-09-12T11:55:00Z" w16du:dateUtc="2025-09-12T18:55:00Z">
        <w:r w:rsidR="005A5AEB">
          <w:rPr>
            <w:rFonts w:cstheme="minorHAnsi"/>
            <w:sz w:val="24"/>
            <w:szCs w:val="24"/>
          </w:rPr>
          <w:t>φ</w:t>
        </w:r>
      </w:ins>
      <w:ins w:id="334" w:author="Samuel Greenrod" w:date="2025-09-12T11:54:00Z" w16du:dateUtc="2025-09-12T18:54:00Z">
        <w:r w:rsidR="005A5AEB">
          <w:rPr>
            <w:sz w:val="24"/>
            <w:szCs w:val="24"/>
          </w:rPr>
          <w:t xml:space="preserve">LUZ19 fluctuating populations had no significant difference in within-group variation </w:t>
        </w:r>
      </w:ins>
      <w:ins w:id="335" w:author="Samuel Greenrod" w:date="2025-09-12T11:57:00Z" w16du:dateUtc="2025-09-12T18:57:00Z">
        <w:r w:rsidR="008A363D">
          <w:rPr>
            <w:sz w:val="24"/>
            <w:szCs w:val="24"/>
          </w:rPr>
          <w:t xml:space="preserve">compared to static populations </w:t>
        </w:r>
      </w:ins>
      <w:ins w:id="336" w:author="Samuel Greenrod" w:date="2025-09-12T11:54:00Z" w16du:dateUtc="2025-09-12T18:54:00Z">
        <w:r w:rsidR="005A5AEB">
          <w:rPr>
            <w:sz w:val="24"/>
            <w:szCs w:val="24"/>
          </w:rPr>
          <w:t>(37</w:t>
        </w:r>
      </w:ins>
      <w:ins w:id="337" w:author="Samuel Greenrod" w:date="2025-09-12T11:55:00Z" w16du:dateUtc="2025-09-12T18:55:00Z">
        <w:r w:rsidR="005A5AEB">
          <w:rPr>
            <w:rFonts w:cstheme="minorHAnsi"/>
            <w:sz w:val="24"/>
            <w:szCs w:val="24"/>
          </w:rPr>
          <w:t>°</w:t>
        </w:r>
      </w:ins>
      <w:ins w:id="338" w:author="Samuel Greenrod" w:date="2025-09-12T11:54:00Z" w16du:dateUtc="2025-09-12T18:54:00Z">
        <w:r w:rsidR="005A5AEB">
          <w:rPr>
            <w:sz w:val="24"/>
            <w:szCs w:val="24"/>
          </w:rPr>
          <w:t xml:space="preserve">C: </w:t>
        </w:r>
        <w:proofErr w:type="gramStart"/>
        <w:r w:rsidR="005A5AEB">
          <w:rPr>
            <w:sz w:val="24"/>
            <w:szCs w:val="24"/>
          </w:rPr>
          <w:t>t(</w:t>
        </w:r>
        <w:proofErr w:type="gramEnd"/>
        <w:r w:rsidR="005A5AEB">
          <w:rPr>
            <w:sz w:val="24"/>
            <w:szCs w:val="24"/>
          </w:rPr>
          <w:t>15) = 2.0, p = 0.15; 42</w:t>
        </w:r>
      </w:ins>
      <w:ins w:id="339" w:author="Samuel Greenrod" w:date="2025-09-12T11:55:00Z" w16du:dateUtc="2025-09-12T18:55:00Z">
        <w:r w:rsidR="005A5AEB">
          <w:rPr>
            <w:rFonts w:cstheme="minorHAnsi"/>
            <w:sz w:val="24"/>
            <w:szCs w:val="24"/>
          </w:rPr>
          <w:t>°</w:t>
        </w:r>
      </w:ins>
      <w:ins w:id="340" w:author="Samuel Greenrod" w:date="2025-09-12T11:54:00Z" w16du:dateUtc="2025-09-12T18:54:00Z">
        <w:r w:rsidR="005A5AEB">
          <w:rPr>
            <w:sz w:val="24"/>
            <w:szCs w:val="24"/>
          </w:rPr>
          <w:t xml:space="preserve">C: </w:t>
        </w:r>
        <w:proofErr w:type="gramStart"/>
        <w:r w:rsidR="005A5AEB">
          <w:rPr>
            <w:sz w:val="24"/>
            <w:szCs w:val="24"/>
          </w:rPr>
          <w:t>t(</w:t>
        </w:r>
        <w:proofErr w:type="gramEnd"/>
        <w:r w:rsidR="005A5AEB">
          <w:rPr>
            <w:sz w:val="24"/>
            <w:szCs w:val="24"/>
          </w:rPr>
          <w:t>15) = -0.10, p = 0.99).</w:t>
        </w:r>
      </w:ins>
    </w:p>
    <w:p w14:paraId="6983046F" w14:textId="57A647F7" w:rsidR="004D77F2" w:rsidDel="00AF0DB2" w:rsidRDefault="004D77F2" w:rsidP="00AD4206">
      <w:pPr>
        <w:jc w:val="both"/>
        <w:rPr>
          <w:del w:id="341" w:author="Samuel Greenrod" w:date="2025-09-12T11:29:00Z" w16du:dateUtc="2025-09-12T18:29:00Z"/>
          <w:sz w:val="24"/>
          <w:szCs w:val="24"/>
        </w:rPr>
      </w:pPr>
    </w:p>
    <w:p w14:paraId="2EBEAED1" w14:textId="0627FF4B" w:rsidR="00576393" w:rsidRDefault="00F72FD0" w:rsidP="00AD4206">
      <w:pPr>
        <w:jc w:val="both"/>
        <w:rPr>
          <w:sz w:val="24"/>
          <w:szCs w:val="24"/>
        </w:rPr>
      </w:pPr>
      <w:ins w:id="342" w:author="Samuel Greenrod" w:date="2025-09-12T14:52:00Z" w16du:dateUtc="2025-09-12T21:52:00Z">
        <w:r>
          <w:rPr>
            <w:sz w:val="24"/>
            <w:szCs w:val="24"/>
          </w:rPr>
          <w:t>We then</w:t>
        </w:r>
      </w:ins>
      <w:ins w:id="343" w:author="Samuel Greenrod" w:date="2025-09-11T22:43:00Z" w16du:dateUtc="2025-09-12T05:43:00Z">
        <w:r w:rsidR="00014CD6">
          <w:rPr>
            <w:sz w:val="24"/>
            <w:szCs w:val="24"/>
          </w:rPr>
          <w:t xml:space="preserve"> </w:t>
        </w:r>
      </w:ins>
      <w:ins w:id="344" w:author="Samuel Greenrod" w:date="2025-09-12T11:24:00Z" w16du:dateUtc="2025-09-12T18:24:00Z">
        <w:r w:rsidR="00CA0080">
          <w:rPr>
            <w:sz w:val="24"/>
            <w:szCs w:val="24"/>
          </w:rPr>
          <w:t>determined</w:t>
        </w:r>
      </w:ins>
      <w:ins w:id="345" w:author="Samuel Greenrod" w:date="2025-09-12T11:23:00Z" w16du:dateUtc="2025-09-12T18:23:00Z">
        <w:r w:rsidR="00CA0080">
          <w:rPr>
            <w:sz w:val="24"/>
            <w:szCs w:val="24"/>
          </w:rPr>
          <w:t xml:space="preserve"> the prevalence of high frequency variants (&gt; 20% </w:t>
        </w:r>
      </w:ins>
      <w:ins w:id="346" w:author="Samuel Greenrod" w:date="2025-09-12T11:24:00Z" w16du:dateUtc="2025-09-12T18:24:00Z">
        <w:r w:rsidR="00CA0080">
          <w:rPr>
            <w:sz w:val="24"/>
            <w:szCs w:val="24"/>
          </w:rPr>
          <w:t>frequency)</w:t>
        </w:r>
      </w:ins>
      <w:ins w:id="347" w:author="Samuel Greenrod" w:date="2025-09-11T22:43:00Z" w16du:dateUtc="2025-09-12T05:43:00Z">
        <w:r w:rsidR="00014CD6">
          <w:rPr>
            <w:sz w:val="24"/>
            <w:szCs w:val="24"/>
          </w:rPr>
          <w:t xml:space="preserve"> that were unique to </w:t>
        </w:r>
      </w:ins>
      <w:ins w:id="348" w:author="Samuel Greenrod" w:date="2025-09-11T22:44:00Z" w16du:dateUtc="2025-09-12T05:44:00Z">
        <w:r w:rsidR="00014CD6">
          <w:rPr>
            <w:sz w:val="24"/>
            <w:szCs w:val="24"/>
          </w:rPr>
          <w:t>or shared between evolved lines (Fig 3</w:t>
        </w:r>
      </w:ins>
      <w:ins w:id="349" w:author="Samuel Greenrod" w:date="2025-09-12T11:29:00Z" w16du:dateUtc="2025-09-12T18:29:00Z">
        <w:r w:rsidR="00AF0DB2">
          <w:rPr>
            <w:sz w:val="24"/>
            <w:szCs w:val="24"/>
          </w:rPr>
          <w:t>c</w:t>
        </w:r>
      </w:ins>
      <w:ins w:id="350" w:author="Samuel Greenrod" w:date="2025-09-11T22:44:00Z" w16du:dateUtc="2025-09-12T05:44:00Z">
        <w:r w:rsidR="00014CD6">
          <w:rPr>
            <w:sz w:val="24"/>
            <w:szCs w:val="24"/>
          </w:rPr>
          <w:t xml:space="preserve">). </w:t>
        </w:r>
      </w:ins>
      <w:ins w:id="351" w:author="Samuel Greenrod" w:date="2025-09-11T22:45:00Z" w16du:dateUtc="2025-09-12T05:45:00Z">
        <w:r w:rsidR="00AA78E0">
          <w:rPr>
            <w:sz w:val="24"/>
            <w:szCs w:val="24"/>
          </w:rPr>
          <w:t xml:space="preserve">In </w:t>
        </w:r>
      </w:ins>
      <w:ins w:id="352" w:author="Samuel Greenrod" w:date="2025-09-12T11:29:00Z" w16du:dateUtc="2025-09-12T18:29:00Z">
        <w:r w:rsidR="00AF0DB2">
          <w:rPr>
            <w:rFonts w:cstheme="minorHAnsi"/>
            <w:sz w:val="24"/>
            <w:szCs w:val="24"/>
          </w:rPr>
          <w:t>φ</w:t>
        </w:r>
      </w:ins>
      <w:ins w:id="353" w:author="Samuel Greenrod" w:date="2025-09-11T22:45:00Z" w16du:dateUtc="2025-09-12T05:45:00Z">
        <w:r w:rsidR="00AA78E0">
          <w:rPr>
            <w:sz w:val="24"/>
            <w:szCs w:val="24"/>
          </w:rPr>
          <w:t>14-1, 2/11 (</w:t>
        </w:r>
      </w:ins>
      <w:ins w:id="354" w:author="Samuel Greenrod" w:date="2025-09-11T22:46:00Z" w16du:dateUtc="2025-09-12T05:46:00Z">
        <w:r w:rsidR="00AA78E0">
          <w:rPr>
            <w:sz w:val="24"/>
            <w:szCs w:val="24"/>
          </w:rPr>
          <w:t>18</w:t>
        </w:r>
      </w:ins>
      <w:ins w:id="355" w:author="Samuel Greenrod" w:date="2025-09-11T22:45:00Z" w16du:dateUtc="2025-09-12T05:45:00Z">
        <w:r w:rsidR="00AA78E0">
          <w:rPr>
            <w:sz w:val="24"/>
            <w:szCs w:val="24"/>
          </w:rPr>
          <w:t>%) of 37</w:t>
        </w:r>
      </w:ins>
      <w:ins w:id="356" w:author="Samuel Greenrod" w:date="2025-09-12T11:29:00Z" w16du:dateUtc="2025-09-12T18:29:00Z">
        <w:r w:rsidR="00AF0DB2">
          <w:rPr>
            <w:rFonts w:cstheme="minorHAnsi"/>
            <w:sz w:val="24"/>
            <w:szCs w:val="24"/>
          </w:rPr>
          <w:t>°</w:t>
        </w:r>
      </w:ins>
      <w:ins w:id="357" w:author="Samuel Greenrod" w:date="2025-09-11T22:45:00Z" w16du:dateUtc="2025-09-12T05:45:00Z">
        <w:r w:rsidR="00AA78E0">
          <w:rPr>
            <w:sz w:val="24"/>
            <w:szCs w:val="24"/>
          </w:rPr>
          <w:t xml:space="preserve">C static variants and </w:t>
        </w:r>
      </w:ins>
      <w:ins w:id="358" w:author="Samuel Greenrod" w:date="2025-09-11T22:46:00Z" w16du:dateUtc="2025-09-12T05:46:00Z">
        <w:r w:rsidR="00AA78E0">
          <w:rPr>
            <w:sz w:val="24"/>
            <w:szCs w:val="24"/>
          </w:rPr>
          <w:t>5/15</w:t>
        </w:r>
      </w:ins>
      <w:ins w:id="359" w:author="Samuel Greenrod" w:date="2025-09-11T22:45:00Z" w16du:dateUtc="2025-09-12T05:45:00Z">
        <w:r w:rsidR="00AA78E0">
          <w:rPr>
            <w:sz w:val="24"/>
            <w:szCs w:val="24"/>
          </w:rPr>
          <w:t xml:space="preserve"> (</w:t>
        </w:r>
      </w:ins>
      <w:ins w:id="360" w:author="Samuel Greenrod" w:date="2025-09-11T22:46:00Z" w16du:dateUtc="2025-09-12T05:46:00Z">
        <w:r w:rsidR="00AA78E0">
          <w:rPr>
            <w:sz w:val="24"/>
            <w:szCs w:val="24"/>
          </w:rPr>
          <w:t>33</w:t>
        </w:r>
      </w:ins>
      <w:ins w:id="361" w:author="Samuel Greenrod" w:date="2025-09-11T22:45:00Z" w16du:dateUtc="2025-09-12T05:45:00Z">
        <w:r w:rsidR="00AA78E0">
          <w:rPr>
            <w:sz w:val="24"/>
            <w:szCs w:val="24"/>
          </w:rPr>
          <w:t>%) of 42</w:t>
        </w:r>
      </w:ins>
      <w:ins w:id="362" w:author="Samuel Greenrod" w:date="2025-09-12T11:29:00Z" w16du:dateUtc="2025-09-12T18:29:00Z">
        <w:r w:rsidR="00AF0DB2">
          <w:rPr>
            <w:rFonts w:cstheme="minorHAnsi"/>
            <w:sz w:val="24"/>
            <w:szCs w:val="24"/>
          </w:rPr>
          <w:t>°</w:t>
        </w:r>
      </w:ins>
      <w:ins w:id="363" w:author="Samuel Greenrod" w:date="2025-09-11T22:45:00Z" w16du:dateUtc="2025-09-12T05:45:00Z">
        <w:r w:rsidR="00AA78E0">
          <w:rPr>
            <w:sz w:val="24"/>
            <w:szCs w:val="24"/>
          </w:rPr>
          <w:t xml:space="preserve">C static variants were </w:t>
        </w:r>
      </w:ins>
      <w:ins w:id="364" w:author="Samuel Greenrod" w:date="2025-09-11T22:46:00Z" w16du:dateUtc="2025-09-12T05:46:00Z">
        <w:r w:rsidR="00AA78E0">
          <w:rPr>
            <w:sz w:val="24"/>
            <w:szCs w:val="24"/>
          </w:rPr>
          <w:t xml:space="preserve">shared with other evolved lines compared to 4/9 (44%) in fluctuating evolved populations. In </w:t>
        </w:r>
      </w:ins>
      <w:ins w:id="365" w:author="Samuel Greenrod" w:date="2025-09-12T11:29:00Z" w16du:dateUtc="2025-09-12T18:29:00Z">
        <w:r w:rsidR="00AF0DB2">
          <w:rPr>
            <w:rFonts w:cstheme="minorHAnsi"/>
            <w:sz w:val="24"/>
            <w:szCs w:val="24"/>
          </w:rPr>
          <w:t>φ</w:t>
        </w:r>
      </w:ins>
      <w:ins w:id="366" w:author="Samuel Greenrod" w:date="2025-09-11T22:46:00Z" w16du:dateUtc="2025-09-12T05:46:00Z">
        <w:r w:rsidR="00AA78E0">
          <w:rPr>
            <w:sz w:val="24"/>
            <w:szCs w:val="24"/>
          </w:rPr>
          <w:t xml:space="preserve">LUZ19, </w:t>
        </w:r>
      </w:ins>
      <w:ins w:id="367" w:author="Samuel Greenrod" w:date="2025-09-11T22:47:00Z" w16du:dateUtc="2025-09-12T05:47:00Z">
        <w:r w:rsidR="00AA78E0">
          <w:rPr>
            <w:sz w:val="24"/>
            <w:szCs w:val="24"/>
          </w:rPr>
          <w:t>shared variants constituted 8/32 (35%) of 37</w:t>
        </w:r>
      </w:ins>
      <w:ins w:id="368" w:author="Samuel Greenrod" w:date="2025-09-12T11:29:00Z" w16du:dateUtc="2025-09-12T18:29:00Z">
        <w:r w:rsidR="00AF0DB2">
          <w:rPr>
            <w:rFonts w:cstheme="minorHAnsi"/>
            <w:sz w:val="24"/>
            <w:szCs w:val="24"/>
          </w:rPr>
          <w:t>°</w:t>
        </w:r>
      </w:ins>
      <w:ins w:id="369" w:author="Samuel Greenrod" w:date="2025-09-11T22:47:00Z" w16du:dateUtc="2025-09-12T05:47:00Z">
        <w:r w:rsidR="00AA78E0">
          <w:rPr>
            <w:sz w:val="24"/>
            <w:szCs w:val="24"/>
          </w:rPr>
          <w:t>C static and 9/20 (45%) of 42</w:t>
        </w:r>
      </w:ins>
      <w:ins w:id="370" w:author="Samuel Greenrod" w:date="2025-09-12T11:29:00Z" w16du:dateUtc="2025-09-12T18:29:00Z">
        <w:r w:rsidR="00AF0DB2">
          <w:rPr>
            <w:rFonts w:cstheme="minorHAnsi"/>
            <w:sz w:val="24"/>
            <w:szCs w:val="24"/>
          </w:rPr>
          <w:t>°</w:t>
        </w:r>
      </w:ins>
      <w:ins w:id="371" w:author="Samuel Greenrod" w:date="2025-09-11T22:47:00Z" w16du:dateUtc="2025-09-12T05:47:00Z">
        <w:r w:rsidR="00AA78E0">
          <w:rPr>
            <w:sz w:val="24"/>
            <w:szCs w:val="24"/>
          </w:rPr>
          <w:t>C s</w:t>
        </w:r>
      </w:ins>
      <w:ins w:id="372" w:author="Samuel Greenrod" w:date="2025-09-11T22:48:00Z" w16du:dateUtc="2025-09-12T05:48:00Z">
        <w:r w:rsidR="00AA78E0">
          <w:rPr>
            <w:sz w:val="24"/>
            <w:szCs w:val="24"/>
          </w:rPr>
          <w:t>tatic variants compared to 12/17 (71%) in fluctuating evolved populations.</w:t>
        </w:r>
      </w:ins>
      <w:ins w:id="373" w:author="Samuel Greenrod" w:date="2025-09-11T22:49:00Z" w16du:dateUtc="2025-09-12T05:49:00Z">
        <w:r w:rsidR="00AA78E0">
          <w:rPr>
            <w:sz w:val="24"/>
            <w:szCs w:val="24"/>
          </w:rPr>
          <w:t xml:space="preserve"> </w:t>
        </w:r>
      </w:ins>
      <w:ins w:id="374" w:author="Samuel Greenrod" w:date="2025-09-12T11:24:00Z" w16du:dateUtc="2025-09-12T18:24:00Z">
        <w:r w:rsidR="00CA0080">
          <w:rPr>
            <w:sz w:val="24"/>
            <w:szCs w:val="24"/>
          </w:rPr>
          <w:t xml:space="preserve">Despite </w:t>
        </w:r>
      </w:ins>
      <w:ins w:id="375" w:author="Samuel Greenrod" w:date="2025-09-12T11:27:00Z" w16du:dateUtc="2025-09-12T18:27:00Z">
        <w:r w:rsidR="00AF0DB2">
          <w:rPr>
            <w:sz w:val="24"/>
            <w:szCs w:val="24"/>
          </w:rPr>
          <w:t>the trend for more shared mutations in fluctuating evolved populations</w:t>
        </w:r>
      </w:ins>
      <w:ins w:id="376" w:author="Samuel Greenrod" w:date="2025-09-12T11:24:00Z" w16du:dateUtc="2025-09-12T18:24:00Z">
        <w:r w:rsidR="00CA0080">
          <w:rPr>
            <w:sz w:val="24"/>
            <w:szCs w:val="24"/>
          </w:rPr>
          <w:t xml:space="preserve">, </w:t>
        </w:r>
      </w:ins>
      <w:ins w:id="377" w:author="Samuel Greenrod" w:date="2025-09-12T11:27:00Z" w16du:dateUtc="2025-09-12T18:27:00Z">
        <w:r w:rsidR="00AF0DB2">
          <w:rPr>
            <w:sz w:val="24"/>
            <w:szCs w:val="24"/>
          </w:rPr>
          <w:t>t</w:t>
        </w:r>
      </w:ins>
      <w:ins w:id="378" w:author="Samuel Greenrod" w:date="2025-09-12T11:28:00Z" w16du:dateUtc="2025-09-12T18:28:00Z">
        <w:r w:rsidR="00AF0DB2">
          <w:rPr>
            <w:sz w:val="24"/>
            <w:szCs w:val="24"/>
          </w:rPr>
          <w:t>here was no</w:t>
        </w:r>
      </w:ins>
      <w:ins w:id="379" w:author="Samuel Greenrod" w:date="2025-09-12T11:24:00Z" w16du:dateUtc="2025-09-12T18:24:00Z">
        <w:r w:rsidR="00CA0080">
          <w:rPr>
            <w:sz w:val="24"/>
            <w:szCs w:val="24"/>
          </w:rPr>
          <w:t xml:space="preserve"> significant diffe</w:t>
        </w:r>
      </w:ins>
      <w:ins w:id="380" w:author="Samuel Greenrod" w:date="2025-09-12T11:25:00Z" w16du:dateUtc="2025-09-12T18:25:00Z">
        <w:r w:rsidR="00CA0080">
          <w:rPr>
            <w:sz w:val="24"/>
            <w:szCs w:val="24"/>
          </w:rPr>
          <w:t xml:space="preserve">rences in the </w:t>
        </w:r>
      </w:ins>
      <w:ins w:id="381" w:author="Samuel Greenrod" w:date="2025-09-12T11:26:00Z" w16du:dateUtc="2025-09-12T18:26:00Z">
        <w:r w:rsidR="00AF0DB2">
          <w:rPr>
            <w:sz w:val="24"/>
            <w:szCs w:val="24"/>
          </w:rPr>
          <w:t xml:space="preserve">prevalence of shared </w:t>
        </w:r>
      </w:ins>
      <w:ins w:id="382" w:author="Samuel Greenrod" w:date="2025-09-12T11:28:00Z" w16du:dateUtc="2025-09-12T18:28:00Z">
        <w:r w:rsidR="00AF0DB2">
          <w:rPr>
            <w:sz w:val="24"/>
            <w:szCs w:val="24"/>
          </w:rPr>
          <w:t>mutations relative to unique mutations</w:t>
        </w:r>
      </w:ins>
      <w:ins w:id="383" w:author="Samuel Greenrod" w:date="2025-09-12T11:27:00Z" w16du:dateUtc="2025-09-12T18:27:00Z">
        <w:r w:rsidR="00AF0DB2">
          <w:rPr>
            <w:sz w:val="24"/>
            <w:szCs w:val="24"/>
          </w:rPr>
          <w:t xml:space="preserve"> between evolved lines for </w:t>
        </w:r>
      </w:ins>
      <w:ins w:id="384" w:author="Samuel Greenrod" w:date="2025-09-12T11:28:00Z" w16du:dateUtc="2025-09-12T18:28:00Z">
        <w:r w:rsidR="00AF0DB2">
          <w:rPr>
            <w:rFonts w:cstheme="minorHAnsi"/>
            <w:sz w:val="24"/>
            <w:szCs w:val="24"/>
          </w:rPr>
          <w:t>φ</w:t>
        </w:r>
      </w:ins>
      <w:ins w:id="385" w:author="Samuel Greenrod" w:date="2025-09-12T11:27:00Z" w16du:dateUtc="2025-09-12T18:27:00Z">
        <w:r w:rsidR="00AF0DB2">
          <w:rPr>
            <w:sz w:val="24"/>
            <w:szCs w:val="24"/>
          </w:rPr>
          <w:t xml:space="preserve">14-1 or </w:t>
        </w:r>
      </w:ins>
      <w:ins w:id="386" w:author="Samuel Greenrod" w:date="2025-09-12T11:28:00Z" w16du:dateUtc="2025-09-12T18:28:00Z">
        <w:r w:rsidR="00AF0DB2">
          <w:rPr>
            <w:rFonts w:cstheme="minorHAnsi"/>
            <w:sz w:val="24"/>
            <w:szCs w:val="24"/>
          </w:rPr>
          <w:t>φ</w:t>
        </w:r>
      </w:ins>
      <w:ins w:id="387" w:author="Samuel Greenrod" w:date="2025-09-12T11:27:00Z" w16du:dateUtc="2025-09-12T18:27:00Z">
        <w:r w:rsidR="00AF0DB2">
          <w:rPr>
            <w:sz w:val="24"/>
            <w:szCs w:val="24"/>
          </w:rPr>
          <w:t>LUZ19 (</w:t>
        </w:r>
      </w:ins>
      <w:ins w:id="388" w:author="Samuel Greenrod" w:date="2025-09-12T11:28:00Z" w16du:dateUtc="2025-09-12T18:28:00Z">
        <w:r w:rsidR="00AF0DB2">
          <w:rPr>
            <w:sz w:val="24"/>
            <w:szCs w:val="24"/>
          </w:rPr>
          <w:t xml:space="preserve">Fisher’s exact test: </w:t>
        </w:r>
        <w:r w:rsidR="00AF0DB2">
          <w:rPr>
            <w:rFonts w:cstheme="minorHAnsi"/>
            <w:sz w:val="24"/>
            <w:szCs w:val="24"/>
          </w:rPr>
          <w:t>φ</w:t>
        </w:r>
      </w:ins>
      <w:ins w:id="389" w:author="Samuel Greenrod" w:date="2025-09-12T11:27:00Z" w16du:dateUtc="2025-09-12T18:27:00Z">
        <w:r w:rsidR="00AF0DB2">
          <w:rPr>
            <w:sz w:val="24"/>
            <w:szCs w:val="24"/>
          </w:rPr>
          <w:t>14-</w:t>
        </w:r>
      </w:ins>
      <w:ins w:id="390" w:author="Samuel Greenrod" w:date="2025-09-12T11:28:00Z" w16du:dateUtc="2025-09-12T18:28:00Z">
        <w:r w:rsidR="00AF0DB2">
          <w:rPr>
            <w:sz w:val="24"/>
            <w:szCs w:val="24"/>
          </w:rPr>
          <w:t>1,</w:t>
        </w:r>
      </w:ins>
      <w:ins w:id="391" w:author="Samuel Greenrod" w:date="2025-09-12T11:27:00Z" w16du:dateUtc="2025-09-12T18:27:00Z">
        <w:r w:rsidR="00AF0DB2">
          <w:rPr>
            <w:sz w:val="24"/>
            <w:szCs w:val="24"/>
          </w:rPr>
          <w:t xml:space="preserve"> p = 0.47; </w:t>
        </w:r>
      </w:ins>
      <w:ins w:id="392" w:author="Samuel Greenrod" w:date="2025-09-12T11:28:00Z" w16du:dateUtc="2025-09-12T18:28:00Z">
        <w:r w:rsidR="00AF0DB2">
          <w:rPr>
            <w:rFonts w:cstheme="minorHAnsi"/>
            <w:sz w:val="24"/>
            <w:szCs w:val="24"/>
          </w:rPr>
          <w:t>φ</w:t>
        </w:r>
      </w:ins>
      <w:ins w:id="393" w:author="Samuel Greenrod" w:date="2025-09-12T11:27:00Z" w16du:dateUtc="2025-09-12T18:27:00Z">
        <w:r w:rsidR="00AF0DB2">
          <w:rPr>
            <w:sz w:val="24"/>
            <w:szCs w:val="24"/>
          </w:rPr>
          <w:t>LUZ19</w:t>
        </w:r>
      </w:ins>
      <w:ins w:id="394" w:author="Samuel Greenrod" w:date="2025-09-12T11:28:00Z" w16du:dateUtc="2025-09-12T18:28:00Z">
        <w:r w:rsidR="00AF0DB2">
          <w:rPr>
            <w:sz w:val="24"/>
            <w:szCs w:val="24"/>
          </w:rPr>
          <w:t xml:space="preserve">, </w:t>
        </w:r>
      </w:ins>
      <w:ins w:id="395" w:author="Samuel Greenrod" w:date="2025-09-12T11:27:00Z" w16du:dateUtc="2025-09-12T18:27:00Z">
        <w:r w:rsidR="00AF0DB2">
          <w:rPr>
            <w:sz w:val="24"/>
            <w:szCs w:val="24"/>
          </w:rPr>
          <w:t>p = 0.08)</w:t>
        </w:r>
      </w:ins>
      <w:ins w:id="396" w:author="Samuel Greenrod" w:date="2025-09-12T11:29:00Z" w16du:dateUtc="2025-09-12T18:29:00Z">
        <w:r w:rsidR="00AF0DB2">
          <w:rPr>
            <w:sz w:val="24"/>
            <w:szCs w:val="24"/>
          </w:rPr>
          <w:t>.</w:t>
        </w:r>
      </w:ins>
      <w:ins w:id="397" w:author="Samuel Greenrod" w:date="2025-09-12T11:57:00Z" w16du:dateUtc="2025-09-12T18:57:00Z">
        <w:r w:rsidR="008A363D">
          <w:rPr>
            <w:sz w:val="24"/>
            <w:szCs w:val="24"/>
          </w:rPr>
          <w:t xml:space="preserve"> </w:t>
        </w:r>
      </w:ins>
      <w:del w:id="398" w:author="Samuel Greenrod" w:date="2025-09-11T22:48:00Z" w16du:dateUtc="2025-09-12T05:48:00Z">
        <w:r w:rsidR="00576393" w:rsidDel="00AA78E0">
          <w:rPr>
            <w:sz w:val="24"/>
            <w:szCs w:val="24"/>
          </w:rPr>
          <w:delText xml:space="preserve">We further analysed </w:delText>
        </w:r>
        <w:r w:rsidR="00BF29E6" w:rsidDel="00AA78E0">
          <w:rPr>
            <w:sz w:val="24"/>
            <w:szCs w:val="24"/>
          </w:rPr>
          <w:delText>static and fluctuating</w:delText>
        </w:r>
        <w:r w:rsidR="00576393" w:rsidDel="00AA78E0">
          <w:rPr>
            <w:sz w:val="24"/>
            <w:szCs w:val="24"/>
          </w:rPr>
          <w:delText xml:space="preserve"> </w:delText>
        </w:r>
        <w:r w:rsidR="00BF29E6" w:rsidDel="00AA78E0">
          <w:rPr>
            <w:sz w:val="24"/>
            <w:szCs w:val="24"/>
          </w:rPr>
          <w:delText>population</w:delText>
        </w:r>
        <w:r w:rsidR="00576393" w:rsidDel="00AA78E0">
          <w:rPr>
            <w:sz w:val="24"/>
            <w:szCs w:val="24"/>
          </w:rPr>
          <w:delText xml:space="preserve"> genetic similarit</w:delText>
        </w:r>
        <w:r w:rsidR="00BF29E6" w:rsidDel="00AA78E0">
          <w:rPr>
            <w:sz w:val="24"/>
            <w:szCs w:val="24"/>
          </w:rPr>
          <w:delText>ies</w:delText>
        </w:r>
        <w:r w:rsidR="00576393" w:rsidDel="00AA78E0">
          <w:rPr>
            <w:sz w:val="24"/>
            <w:szCs w:val="24"/>
          </w:rPr>
          <w:delText xml:space="preserve"> by determining the frequency of shared genetic variants (Figure 3b). In </w:delText>
        </w:r>
        <w:r w:rsidR="00BF29E6" w:rsidDel="00AA78E0">
          <w:rPr>
            <w:rFonts w:cstheme="minorHAnsi"/>
            <w:sz w:val="24"/>
            <w:szCs w:val="24"/>
          </w:rPr>
          <w:delText>φ</w:delText>
        </w:r>
        <w:r w:rsidR="00576393" w:rsidDel="00AA78E0">
          <w:rPr>
            <w:sz w:val="24"/>
            <w:szCs w:val="24"/>
          </w:rPr>
          <w:delText>14-1 populations, 50% of fluctuating mutations were line-specific compared to 67% in 37</w:delText>
        </w:r>
        <w:r w:rsidR="00BF29E6" w:rsidDel="00AA78E0">
          <w:rPr>
            <w:rFonts w:cstheme="minorHAnsi"/>
            <w:sz w:val="24"/>
            <w:szCs w:val="24"/>
          </w:rPr>
          <w:delText>°</w:delText>
        </w:r>
        <w:r w:rsidR="00576393" w:rsidDel="00AA78E0">
          <w:rPr>
            <w:sz w:val="24"/>
            <w:szCs w:val="24"/>
          </w:rPr>
          <w:delText>C static lines and 56% in 42</w:delText>
        </w:r>
        <w:r w:rsidR="00BF29E6" w:rsidDel="00AA78E0">
          <w:rPr>
            <w:rFonts w:cstheme="minorHAnsi"/>
            <w:sz w:val="24"/>
            <w:szCs w:val="24"/>
          </w:rPr>
          <w:delText>°</w:delText>
        </w:r>
        <w:r w:rsidR="00576393" w:rsidDel="00AA78E0">
          <w:rPr>
            <w:sz w:val="24"/>
            <w:szCs w:val="24"/>
          </w:rPr>
          <w:delText xml:space="preserve">C static lines. In the </w:delText>
        </w:r>
        <w:r w:rsidR="00BF29E6" w:rsidDel="00AA78E0">
          <w:rPr>
            <w:rFonts w:cstheme="minorHAnsi"/>
            <w:sz w:val="24"/>
            <w:szCs w:val="24"/>
          </w:rPr>
          <w:delText>φ</w:delText>
        </w:r>
        <w:r w:rsidR="00576393" w:rsidDel="00AA78E0">
          <w:rPr>
            <w:sz w:val="24"/>
            <w:szCs w:val="24"/>
          </w:rPr>
          <w:delText>LUZ19 populations, only 29% of fluctuating mutations were line-specific compared to 78% in 37</w:delText>
        </w:r>
        <w:r w:rsidR="00BF29E6" w:rsidDel="00AA78E0">
          <w:rPr>
            <w:rFonts w:cstheme="minorHAnsi"/>
            <w:sz w:val="24"/>
            <w:szCs w:val="24"/>
          </w:rPr>
          <w:delText>°</w:delText>
        </w:r>
        <w:r w:rsidR="00576393" w:rsidDel="00AA78E0">
          <w:rPr>
            <w:sz w:val="24"/>
            <w:szCs w:val="24"/>
          </w:rPr>
          <w:delText>C lines and 73% in 42</w:delText>
        </w:r>
        <w:r w:rsidR="00BF29E6" w:rsidDel="00AA78E0">
          <w:rPr>
            <w:rFonts w:cstheme="minorHAnsi"/>
            <w:sz w:val="24"/>
            <w:szCs w:val="24"/>
          </w:rPr>
          <w:delText>°</w:delText>
        </w:r>
        <w:r w:rsidR="00576393" w:rsidDel="00AA78E0">
          <w:rPr>
            <w:sz w:val="24"/>
            <w:szCs w:val="24"/>
          </w:rPr>
          <w:delText>C lines.</w:delText>
        </w:r>
      </w:del>
    </w:p>
    <w:p w14:paraId="6DBFEF2F" w14:textId="00438404" w:rsidR="00D36751" w:rsidRDefault="008A363D" w:rsidP="00AD4206">
      <w:pPr>
        <w:jc w:val="both"/>
        <w:rPr>
          <w:sz w:val="24"/>
          <w:szCs w:val="24"/>
        </w:rPr>
      </w:pPr>
      <w:ins w:id="399" w:author="Samuel Greenrod" w:date="2025-09-12T12:01:00Z" w16du:dateUtc="2025-09-12T19:01:00Z">
        <w:r>
          <w:rPr>
            <w:sz w:val="24"/>
            <w:szCs w:val="24"/>
          </w:rPr>
          <w:t>Finally, we investigated which mutations drove clustering between fluctuating and static populations (Fig S1</w:t>
        </w:r>
      </w:ins>
      <w:ins w:id="400" w:author="Samuel Greenrod" w:date="2025-09-12T15:09:00Z" w16du:dateUtc="2025-09-12T22:09:00Z">
        <w:r w:rsidR="00034E63">
          <w:rPr>
            <w:sz w:val="24"/>
            <w:szCs w:val="24"/>
          </w:rPr>
          <w:t>; Table S1</w:t>
        </w:r>
      </w:ins>
      <w:ins w:id="401" w:author="Samuel Greenrod" w:date="2025-09-12T12:01:00Z" w16du:dateUtc="2025-09-12T19:01:00Z">
        <w:r>
          <w:rPr>
            <w:sz w:val="24"/>
            <w:szCs w:val="24"/>
          </w:rPr>
          <w:t xml:space="preserve">). While </w:t>
        </w:r>
      </w:ins>
      <w:ins w:id="402" w:author="Samuel Greenrod" w:date="2025-09-12T13:38:00Z" w16du:dateUtc="2025-09-12T20:38:00Z">
        <w:r w:rsidR="002D44C9">
          <w:rPr>
            <w:rFonts w:cstheme="minorHAnsi"/>
            <w:sz w:val="24"/>
            <w:szCs w:val="24"/>
          </w:rPr>
          <w:t>φ</w:t>
        </w:r>
      </w:ins>
      <w:ins w:id="403" w:author="Samuel Greenrod" w:date="2025-09-12T12:01:00Z" w16du:dateUtc="2025-09-12T19:01:00Z">
        <w:r>
          <w:rPr>
            <w:sz w:val="24"/>
            <w:szCs w:val="24"/>
          </w:rPr>
          <w:t xml:space="preserve">14-1 </w:t>
        </w:r>
      </w:ins>
      <w:ins w:id="404" w:author="Samuel Greenrod" w:date="2025-09-12T12:02:00Z" w16du:dateUtc="2025-09-12T19:02:00Z">
        <w:r>
          <w:rPr>
            <w:sz w:val="24"/>
            <w:szCs w:val="24"/>
          </w:rPr>
          <w:t>fluctuating and 37</w:t>
        </w:r>
      </w:ins>
      <w:ins w:id="405" w:author="Samuel Greenrod" w:date="2025-09-12T13:38:00Z" w16du:dateUtc="2025-09-12T20:38:00Z">
        <w:r w:rsidR="002D44C9">
          <w:rPr>
            <w:rFonts w:cstheme="minorHAnsi"/>
            <w:sz w:val="24"/>
            <w:szCs w:val="24"/>
          </w:rPr>
          <w:t>°</w:t>
        </w:r>
      </w:ins>
      <w:ins w:id="406" w:author="Samuel Greenrod" w:date="2025-09-12T12:02:00Z" w16du:dateUtc="2025-09-12T19:02:00Z">
        <w:r>
          <w:rPr>
            <w:sz w:val="24"/>
            <w:szCs w:val="24"/>
          </w:rPr>
          <w:t>C static populations showed little clustering</w:t>
        </w:r>
      </w:ins>
      <w:ins w:id="407" w:author="Samuel Greenrod" w:date="2025-09-12T12:01:00Z" w16du:dateUtc="2025-09-12T19:01:00Z">
        <w:r>
          <w:rPr>
            <w:sz w:val="24"/>
            <w:szCs w:val="24"/>
          </w:rPr>
          <w:t xml:space="preserve">, </w:t>
        </w:r>
      </w:ins>
      <w:ins w:id="408" w:author="Samuel Greenrod" w:date="2025-09-12T12:02:00Z" w16du:dateUtc="2025-09-12T19:02:00Z">
        <w:r>
          <w:rPr>
            <w:sz w:val="24"/>
            <w:szCs w:val="24"/>
          </w:rPr>
          <w:t>two fluctuating populations clustered with the 42</w:t>
        </w:r>
      </w:ins>
      <w:ins w:id="409" w:author="Samuel Greenrod" w:date="2025-09-12T13:38:00Z" w16du:dateUtc="2025-09-12T20:38:00Z">
        <w:r w:rsidR="002D44C9">
          <w:rPr>
            <w:rFonts w:cstheme="minorHAnsi"/>
            <w:sz w:val="24"/>
            <w:szCs w:val="24"/>
          </w:rPr>
          <w:t>°</w:t>
        </w:r>
      </w:ins>
      <w:ins w:id="410" w:author="Samuel Greenrod" w:date="2025-09-12T12:02:00Z" w16du:dateUtc="2025-09-12T19:02:00Z">
        <w:r>
          <w:rPr>
            <w:sz w:val="24"/>
            <w:szCs w:val="24"/>
          </w:rPr>
          <w:t>C static clade. These</w:t>
        </w:r>
      </w:ins>
      <w:del w:id="411" w:author="Samuel Greenrod" w:date="2025-09-12T12:02:00Z" w16du:dateUtc="2025-09-12T19:02:00Z">
        <w:r w:rsidR="00576393" w:rsidDel="008A363D">
          <w:rPr>
            <w:sz w:val="24"/>
            <w:szCs w:val="24"/>
          </w:rPr>
          <w:delText>Finally, we assessed the most prevalent genetic variants in fluctuating lines</w:delText>
        </w:r>
        <w:r w:rsidR="008E73D0" w:rsidDel="008A363D">
          <w:rPr>
            <w:sz w:val="24"/>
            <w:szCs w:val="24"/>
          </w:rPr>
          <w:delText xml:space="preserve"> (Figure 3c)</w:delText>
        </w:r>
        <w:r w:rsidR="00576393" w:rsidDel="008A363D">
          <w:rPr>
            <w:sz w:val="24"/>
            <w:szCs w:val="24"/>
          </w:rPr>
          <w:delText xml:space="preserve">. No mutations were </w:delText>
        </w:r>
        <w:r w:rsidR="00BF29E6" w:rsidDel="008A363D">
          <w:rPr>
            <w:sz w:val="24"/>
            <w:szCs w:val="24"/>
          </w:rPr>
          <w:delText>observed</w:delText>
        </w:r>
        <w:r w:rsidR="00576393" w:rsidDel="008A363D">
          <w:rPr>
            <w:sz w:val="24"/>
            <w:szCs w:val="24"/>
          </w:rPr>
          <w:delText xml:space="preserve"> across all </w:delText>
        </w:r>
        <w:r w:rsidR="00BF29E6" w:rsidDel="008A363D">
          <w:rPr>
            <w:rFonts w:cstheme="minorHAnsi"/>
            <w:sz w:val="24"/>
            <w:szCs w:val="24"/>
          </w:rPr>
          <w:delText>φ</w:delText>
        </w:r>
        <w:r w:rsidR="00576393" w:rsidDel="008A363D">
          <w:rPr>
            <w:sz w:val="24"/>
            <w:szCs w:val="24"/>
          </w:rPr>
          <w:delText>14-1 fluctuating lines although</w:delText>
        </w:r>
      </w:del>
      <w:r w:rsidR="00576393">
        <w:rPr>
          <w:sz w:val="24"/>
          <w:szCs w:val="24"/>
        </w:rPr>
        <w:t xml:space="preserve"> two replicate populations contained </w:t>
      </w:r>
      <w:ins w:id="412" w:author="Samuel Greenrod" w:date="2025-09-12T12:02:00Z" w16du:dateUtc="2025-09-12T19:02:00Z">
        <w:r>
          <w:rPr>
            <w:sz w:val="24"/>
            <w:szCs w:val="24"/>
          </w:rPr>
          <w:t xml:space="preserve">parallel </w:t>
        </w:r>
      </w:ins>
      <w:del w:id="413" w:author="Samuel Greenrod" w:date="2025-09-12T12:02:00Z" w16du:dateUtc="2025-09-12T19:02:00Z">
        <w:r w:rsidR="00576393" w:rsidDel="008A363D">
          <w:rPr>
            <w:sz w:val="24"/>
            <w:szCs w:val="24"/>
          </w:rPr>
          <w:delText xml:space="preserve">a </w:delText>
        </w:r>
      </w:del>
      <w:r w:rsidR="00576393">
        <w:rPr>
          <w:sz w:val="24"/>
          <w:szCs w:val="24"/>
        </w:rPr>
        <w:t>deletion</w:t>
      </w:r>
      <w:ins w:id="414" w:author="Samuel Greenrod" w:date="2025-09-12T12:02:00Z" w16du:dateUtc="2025-09-12T19:02:00Z">
        <w:r>
          <w:rPr>
            <w:sz w:val="24"/>
            <w:szCs w:val="24"/>
          </w:rPr>
          <w:t>s</w:t>
        </w:r>
      </w:ins>
      <w:r w:rsidR="00576393">
        <w:rPr>
          <w:sz w:val="24"/>
          <w:szCs w:val="24"/>
        </w:rPr>
        <w:t xml:space="preserve"> in a hypothetical protein with high similarity to a DNA ligase</w:t>
      </w:r>
      <w:r w:rsidR="00E24081">
        <w:rPr>
          <w:sz w:val="24"/>
          <w:szCs w:val="24"/>
        </w:rPr>
        <w:t xml:space="preserve"> (</w:t>
      </w:r>
      <w:proofErr w:type="spellStart"/>
      <w:r w:rsidR="00E24081">
        <w:rPr>
          <w:sz w:val="24"/>
          <w:szCs w:val="24"/>
        </w:rPr>
        <w:t>BlastP</w:t>
      </w:r>
      <w:proofErr w:type="spellEnd"/>
      <w:r w:rsidR="00E24081">
        <w:rPr>
          <w:sz w:val="24"/>
          <w:szCs w:val="24"/>
        </w:rPr>
        <w:t>: 97.83% identity, 95% sequence overlap)</w:t>
      </w:r>
      <w:r w:rsidR="00576393">
        <w:rPr>
          <w:sz w:val="24"/>
          <w:szCs w:val="24"/>
        </w:rPr>
        <w:t xml:space="preserve">, previously </w:t>
      </w:r>
      <w:del w:id="415" w:author="Samuel Greenrod" w:date="2025-09-12T12:02:00Z" w16du:dateUtc="2025-09-12T19:02:00Z">
        <w:r w:rsidR="00576393" w:rsidDel="008A363D">
          <w:rPr>
            <w:sz w:val="24"/>
            <w:szCs w:val="24"/>
          </w:rPr>
          <w:delText>associated with high temperature adaptation</w:delText>
        </w:r>
      </w:del>
      <w:ins w:id="416" w:author="Samuel Greenrod" w:date="2025-09-12T12:02:00Z" w16du:dateUtc="2025-09-12T19:02:00Z">
        <w:r>
          <w:rPr>
            <w:sz w:val="24"/>
            <w:szCs w:val="24"/>
          </w:rPr>
          <w:t>identified in all 42</w:t>
        </w:r>
      </w:ins>
      <w:ins w:id="417" w:author="Samuel Greenrod" w:date="2025-09-12T13:38:00Z" w16du:dateUtc="2025-09-12T20:38:00Z">
        <w:r w:rsidR="002D44C9">
          <w:rPr>
            <w:rFonts w:cstheme="minorHAnsi"/>
            <w:sz w:val="24"/>
            <w:szCs w:val="24"/>
          </w:rPr>
          <w:t>°</w:t>
        </w:r>
      </w:ins>
      <w:ins w:id="418" w:author="Samuel Greenrod" w:date="2025-09-12T12:03:00Z" w16du:dateUtc="2025-09-12T19:03:00Z">
        <w:r>
          <w:rPr>
            <w:sz w:val="24"/>
            <w:szCs w:val="24"/>
          </w:rPr>
          <w:t>C static populations</w:t>
        </w:r>
      </w:ins>
      <w:r w:rsidR="00576393">
        <w:rPr>
          <w:sz w:val="24"/>
          <w:szCs w:val="24"/>
        </w:rPr>
        <w:t xml:space="preserve"> </w:t>
      </w:r>
      <w:r w:rsidR="00576393" w:rsidRPr="00F42F85">
        <w:rPr>
          <w:sz w:val="24"/>
          <w:szCs w:val="24"/>
          <w:highlight w:val="yellow"/>
          <w:rPrChange w:id="419" w:author="Samuel Greenrod" w:date="2025-09-12T14:29:00Z" w16du:dateUtc="2025-09-12T21:29:00Z">
            <w:rPr>
              <w:sz w:val="24"/>
              <w:szCs w:val="24"/>
            </w:rPr>
          </w:rPrChange>
        </w:rPr>
        <w:t>(Greenrod et al., unpublished)</w:t>
      </w:r>
      <w:r w:rsidR="00D36751" w:rsidRPr="00F42F85">
        <w:rPr>
          <w:sz w:val="24"/>
          <w:szCs w:val="24"/>
          <w:highlight w:val="yellow"/>
          <w:rPrChange w:id="420" w:author="Samuel Greenrod" w:date="2025-09-12T14:29:00Z" w16du:dateUtc="2025-09-12T21:29:00Z">
            <w:rPr>
              <w:sz w:val="24"/>
              <w:szCs w:val="24"/>
            </w:rPr>
          </w:rPrChange>
        </w:rPr>
        <w:t>.</w:t>
      </w:r>
      <w:r w:rsidR="00D36751">
        <w:rPr>
          <w:sz w:val="24"/>
          <w:szCs w:val="24"/>
        </w:rPr>
        <w:t xml:space="preserve"> </w:t>
      </w:r>
      <w:ins w:id="421" w:author="Samuel Greenrod" w:date="2025-09-12T12:03:00Z" w16du:dateUtc="2025-09-12T19:03:00Z">
        <w:r>
          <w:rPr>
            <w:sz w:val="24"/>
            <w:szCs w:val="24"/>
          </w:rPr>
          <w:t xml:space="preserve">The clustering of 5/6 </w:t>
        </w:r>
      </w:ins>
      <w:del w:id="422" w:author="Samuel Greenrod" w:date="2025-09-12T12:03:00Z" w16du:dateUtc="2025-09-12T19:03:00Z">
        <w:r w:rsidR="00D36751" w:rsidDel="008A363D">
          <w:rPr>
            <w:sz w:val="24"/>
            <w:szCs w:val="24"/>
          </w:rPr>
          <w:delText xml:space="preserve">In contrast, </w:delText>
        </w:r>
      </w:del>
      <w:r w:rsidR="00BF29E6">
        <w:rPr>
          <w:rFonts w:cstheme="minorHAnsi"/>
          <w:sz w:val="24"/>
          <w:szCs w:val="24"/>
        </w:rPr>
        <w:t>φ</w:t>
      </w:r>
      <w:r w:rsidR="00D36751">
        <w:rPr>
          <w:sz w:val="24"/>
          <w:szCs w:val="24"/>
        </w:rPr>
        <w:t xml:space="preserve">LUZ19 </w:t>
      </w:r>
      <w:ins w:id="423" w:author="Samuel Greenrod" w:date="2025-09-12T12:03:00Z" w16du:dateUtc="2025-09-12T19:03:00Z">
        <w:r>
          <w:rPr>
            <w:sz w:val="24"/>
            <w:szCs w:val="24"/>
          </w:rPr>
          <w:t xml:space="preserve">fluctuating </w:t>
        </w:r>
      </w:ins>
      <w:r w:rsidR="00D36751">
        <w:rPr>
          <w:sz w:val="24"/>
          <w:szCs w:val="24"/>
        </w:rPr>
        <w:t xml:space="preserve">populations </w:t>
      </w:r>
      <w:ins w:id="424" w:author="Samuel Greenrod" w:date="2025-09-12T12:03:00Z" w16du:dateUtc="2025-09-12T19:03:00Z">
        <w:r>
          <w:rPr>
            <w:sz w:val="24"/>
            <w:szCs w:val="24"/>
          </w:rPr>
          <w:t>with the 42</w:t>
        </w:r>
      </w:ins>
      <w:ins w:id="425" w:author="Samuel Greenrod" w:date="2025-09-12T13:34:00Z" w16du:dateUtc="2025-09-12T20:34:00Z">
        <w:r w:rsidR="00854239">
          <w:rPr>
            <w:rFonts w:cstheme="minorHAnsi"/>
            <w:sz w:val="24"/>
            <w:szCs w:val="24"/>
          </w:rPr>
          <w:t>°</w:t>
        </w:r>
      </w:ins>
      <w:ins w:id="426" w:author="Samuel Greenrod" w:date="2025-09-12T12:03:00Z" w16du:dateUtc="2025-09-12T19:03:00Z">
        <w:r>
          <w:rPr>
            <w:sz w:val="24"/>
            <w:szCs w:val="24"/>
          </w:rPr>
          <w:t>C static populations were attributed to parallel insertions in</w:t>
        </w:r>
      </w:ins>
      <w:del w:id="427" w:author="Samuel Greenrod" w:date="2025-09-12T12:03:00Z" w16du:dateUtc="2025-09-12T19:03:00Z">
        <w:r w:rsidR="00D36751" w:rsidDel="008A363D">
          <w:rPr>
            <w:sz w:val="24"/>
            <w:szCs w:val="24"/>
          </w:rPr>
          <w:delText xml:space="preserve">all </w:delText>
        </w:r>
        <w:r w:rsidR="001A59F6" w:rsidDel="008A363D">
          <w:rPr>
            <w:sz w:val="24"/>
            <w:szCs w:val="24"/>
          </w:rPr>
          <w:delText xml:space="preserve">acquired </w:delText>
        </w:r>
        <w:r w:rsidR="00D36751" w:rsidDel="008A363D">
          <w:rPr>
            <w:sz w:val="24"/>
            <w:szCs w:val="24"/>
          </w:rPr>
          <w:delText xml:space="preserve">fixed mutations in a tail </w:delText>
        </w:r>
        <w:r w:rsidR="00547F57" w:rsidDel="008A363D">
          <w:rPr>
            <w:sz w:val="24"/>
            <w:szCs w:val="24"/>
          </w:rPr>
          <w:delText>fiber</w:delText>
        </w:r>
        <w:r w:rsidR="00D36751" w:rsidDel="008A363D">
          <w:rPr>
            <w:sz w:val="24"/>
            <w:szCs w:val="24"/>
          </w:rPr>
          <w:delText xml:space="preserve"> gene and</w:delText>
        </w:r>
        <w:r w:rsidR="00547F57" w:rsidDel="008A363D">
          <w:rPr>
            <w:sz w:val="24"/>
            <w:szCs w:val="24"/>
          </w:rPr>
          <w:delText xml:space="preserve"> 5/6 populations contained an</w:delText>
        </w:r>
        <w:r w:rsidR="00D36751" w:rsidDel="008A363D">
          <w:rPr>
            <w:sz w:val="24"/>
            <w:szCs w:val="24"/>
          </w:rPr>
          <w:delText xml:space="preserve"> insertion in</w:delText>
        </w:r>
      </w:del>
      <w:r w:rsidR="00D36751">
        <w:rPr>
          <w:sz w:val="24"/>
          <w:szCs w:val="24"/>
        </w:rPr>
        <w:t xml:space="preserve"> a</w:t>
      </w:r>
      <w:r w:rsidR="00547F57">
        <w:rPr>
          <w:sz w:val="24"/>
          <w:szCs w:val="24"/>
        </w:rPr>
        <w:t xml:space="preserve">n intergenic region between two </w:t>
      </w:r>
      <w:r w:rsidR="00D36751">
        <w:rPr>
          <w:sz w:val="24"/>
          <w:szCs w:val="24"/>
        </w:rPr>
        <w:t>hypothetical protein</w:t>
      </w:r>
      <w:r w:rsidR="00547F57">
        <w:rPr>
          <w:sz w:val="24"/>
          <w:szCs w:val="24"/>
        </w:rPr>
        <w:t>s</w:t>
      </w:r>
      <w:r w:rsidR="00D36751">
        <w:rPr>
          <w:sz w:val="24"/>
          <w:szCs w:val="24"/>
        </w:rPr>
        <w:t xml:space="preserve">. </w:t>
      </w:r>
      <w:ins w:id="428" w:author="Samuel Greenrod" w:date="2025-09-12T12:04:00Z" w16du:dateUtc="2025-09-12T19:04:00Z">
        <w:r>
          <w:rPr>
            <w:sz w:val="24"/>
            <w:szCs w:val="24"/>
          </w:rPr>
          <w:t>This</w:t>
        </w:r>
      </w:ins>
      <w:del w:id="429" w:author="Samuel Greenrod" w:date="2025-09-12T12:04:00Z" w16du:dateUtc="2025-09-12T19:04:00Z">
        <w:r w:rsidR="00547F57" w:rsidDel="008A363D">
          <w:rPr>
            <w:sz w:val="24"/>
            <w:szCs w:val="24"/>
          </w:rPr>
          <w:delText>While the tail fiber mutation was previously found in all evolved lines, the</w:delText>
        </w:r>
      </w:del>
      <w:r w:rsidR="00547F57">
        <w:rPr>
          <w:sz w:val="24"/>
          <w:szCs w:val="24"/>
        </w:rPr>
        <w:t xml:space="preserve"> intergenic insertion </w:t>
      </w:r>
      <w:ins w:id="430" w:author="Samuel Greenrod" w:date="2025-09-12T12:04:00Z" w16du:dateUtc="2025-09-12T19:04:00Z">
        <w:r>
          <w:rPr>
            <w:sz w:val="24"/>
            <w:szCs w:val="24"/>
          </w:rPr>
          <w:t xml:space="preserve">was also previously identified </w:t>
        </w:r>
      </w:ins>
      <w:del w:id="431" w:author="Samuel Greenrod" w:date="2025-09-12T12:04:00Z" w16du:dateUtc="2025-09-12T19:04:00Z">
        <w:r w:rsidR="00547F57" w:rsidDel="008A363D">
          <w:rPr>
            <w:sz w:val="24"/>
            <w:szCs w:val="24"/>
          </w:rPr>
          <w:delText xml:space="preserve">was only found </w:delText>
        </w:r>
      </w:del>
      <w:r w:rsidR="00547F57">
        <w:rPr>
          <w:sz w:val="24"/>
          <w:szCs w:val="24"/>
        </w:rPr>
        <w:t xml:space="preserve">in </w:t>
      </w:r>
      <w:ins w:id="432" w:author="Samuel Greenrod" w:date="2025-09-12T12:04:00Z" w16du:dateUtc="2025-09-12T19:04:00Z">
        <w:r>
          <w:rPr>
            <w:sz w:val="24"/>
            <w:szCs w:val="24"/>
          </w:rPr>
          <w:t xml:space="preserve">all </w:t>
        </w:r>
      </w:ins>
      <w:r w:rsidR="00547F57">
        <w:rPr>
          <w:sz w:val="24"/>
          <w:szCs w:val="24"/>
        </w:rPr>
        <w:t>42</w:t>
      </w:r>
      <w:r w:rsidR="00BF29E6">
        <w:rPr>
          <w:rFonts w:cstheme="minorHAnsi"/>
          <w:sz w:val="24"/>
          <w:szCs w:val="24"/>
        </w:rPr>
        <w:t>°</w:t>
      </w:r>
      <w:r w:rsidR="00547F57">
        <w:rPr>
          <w:sz w:val="24"/>
          <w:szCs w:val="24"/>
        </w:rPr>
        <w:t xml:space="preserve">C </w:t>
      </w:r>
      <w:del w:id="433" w:author="Samuel Greenrod" w:date="2025-09-12T12:04:00Z" w16du:dateUtc="2025-09-12T19:04:00Z">
        <w:r w:rsidR="00547F57" w:rsidDel="008A363D">
          <w:rPr>
            <w:sz w:val="24"/>
            <w:szCs w:val="24"/>
          </w:rPr>
          <w:delText xml:space="preserve">monoculture </w:delText>
        </w:r>
      </w:del>
      <w:ins w:id="434" w:author="Samuel Greenrod" w:date="2025-09-12T12:04:00Z" w16du:dateUtc="2025-09-12T19:04:00Z">
        <w:r>
          <w:rPr>
            <w:sz w:val="24"/>
            <w:szCs w:val="24"/>
          </w:rPr>
          <w:t>static</w:t>
        </w:r>
        <w:r>
          <w:rPr>
            <w:sz w:val="24"/>
            <w:szCs w:val="24"/>
          </w:rPr>
          <w:t xml:space="preserve"> </w:t>
        </w:r>
        <w:r>
          <w:rPr>
            <w:sz w:val="24"/>
            <w:szCs w:val="24"/>
          </w:rPr>
          <w:t>populations</w:t>
        </w:r>
      </w:ins>
      <w:del w:id="435" w:author="Samuel Greenrod" w:date="2025-09-12T12:04:00Z" w16du:dateUtc="2025-09-12T19:04:00Z">
        <w:r w:rsidR="00547F57" w:rsidDel="008A363D">
          <w:rPr>
            <w:sz w:val="24"/>
            <w:szCs w:val="24"/>
          </w:rPr>
          <w:delText>lines</w:delText>
        </w:r>
      </w:del>
      <w:r w:rsidR="00547F57">
        <w:rPr>
          <w:sz w:val="24"/>
          <w:szCs w:val="24"/>
        </w:rPr>
        <w:t xml:space="preserve"> </w:t>
      </w:r>
      <w:r w:rsidR="00547F57" w:rsidRPr="00F42F85">
        <w:rPr>
          <w:sz w:val="24"/>
          <w:szCs w:val="24"/>
          <w:highlight w:val="yellow"/>
          <w:rPrChange w:id="436" w:author="Samuel Greenrod" w:date="2025-09-12T14:29:00Z" w16du:dateUtc="2025-09-12T21:29:00Z">
            <w:rPr>
              <w:sz w:val="24"/>
              <w:szCs w:val="24"/>
            </w:rPr>
          </w:rPrChange>
        </w:rPr>
        <w:t>(Greenrod et al., unpublished).</w:t>
      </w:r>
      <w:r w:rsidR="00547F57">
        <w:rPr>
          <w:sz w:val="24"/>
          <w:szCs w:val="24"/>
        </w:rPr>
        <w:t xml:space="preserve"> </w:t>
      </w:r>
    </w:p>
    <w:p w14:paraId="705AE49E" w14:textId="096E585B" w:rsidR="000A5812" w:rsidDel="002231F8" w:rsidRDefault="000A5812" w:rsidP="00790182">
      <w:pPr>
        <w:jc w:val="both"/>
        <w:rPr>
          <w:ins w:id="437" w:author="Craig Maclean" w:date="2025-09-08T09:47:00Z" w16du:dateUtc="2025-09-08T08:47:00Z"/>
          <w:del w:id="438" w:author="Samuel Greenrod" w:date="2025-09-12T12:18:00Z" w16du:dateUtc="2025-09-12T19:18:00Z"/>
          <w:sz w:val="24"/>
          <w:szCs w:val="24"/>
        </w:rPr>
      </w:pPr>
      <w:del w:id="439" w:author="Samuel Greenrod" w:date="2025-09-12T14:49:00Z" w16du:dateUtc="2025-09-12T21:49:00Z">
        <w:r w:rsidDel="00F72FD0">
          <w:rPr>
            <w:sz w:val="24"/>
            <w:szCs w:val="24"/>
          </w:rPr>
          <w:delText>Overall, these findings suggest that</w:delText>
        </w:r>
        <w:r w:rsidR="00E00527" w:rsidDel="00F72FD0">
          <w:rPr>
            <w:sz w:val="24"/>
            <w:szCs w:val="24"/>
          </w:rPr>
          <w:delText xml:space="preserve"> fluctuating temperature</w:delText>
        </w:r>
        <w:r w:rsidR="00E24081" w:rsidDel="00F72FD0">
          <w:rPr>
            <w:sz w:val="24"/>
            <w:szCs w:val="24"/>
          </w:rPr>
          <w:delText>s</w:delText>
        </w:r>
        <w:r w:rsidR="00E00527" w:rsidDel="00F72FD0">
          <w:rPr>
            <w:sz w:val="24"/>
            <w:szCs w:val="24"/>
          </w:rPr>
          <w:delText xml:space="preserve"> </w:delText>
        </w:r>
      </w:del>
      <w:del w:id="440" w:author="Samuel Greenrod" w:date="2025-09-12T12:13:00Z" w16du:dateUtc="2025-09-12T19:13:00Z">
        <w:r w:rsidR="00FC0E11" w:rsidDel="00CC3445">
          <w:rPr>
            <w:sz w:val="24"/>
            <w:szCs w:val="24"/>
          </w:rPr>
          <w:delText xml:space="preserve">select for specialist mutations and lead to genomic signatures similar </w:delText>
        </w:r>
        <w:r w:rsidR="00E24081" w:rsidDel="00CC3445">
          <w:rPr>
            <w:sz w:val="24"/>
            <w:szCs w:val="24"/>
          </w:rPr>
          <w:delText>to</w:delText>
        </w:r>
        <w:r w:rsidR="00E00527" w:rsidDel="00CC3445">
          <w:rPr>
            <w:sz w:val="24"/>
            <w:szCs w:val="24"/>
          </w:rPr>
          <w:delText xml:space="preserve"> static evolved </w:delText>
        </w:r>
        <w:r w:rsidR="00E24081" w:rsidDel="00CC3445">
          <w:rPr>
            <w:sz w:val="24"/>
            <w:szCs w:val="24"/>
          </w:rPr>
          <w:delText>populations</w:delText>
        </w:r>
        <w:r w:rsidR="00E00527" w:rsidDel="00CC3445">
          <w:rPr>
            <w:sz w:val="24"/>
            <w:szCs w:val="24"/>
          </w:rPr>
          <w:delText xml:space="preserve">. </w:delText>
        </w:r>
      </w:del>
      <w:del w:id="441" w:author="Samuel Greenrod" w:date="2025-09-12T14:49:00Z" w16du:dateUtc="2025-09-12T21:49:00Z">
        <w:r w:rsidR="00E00527" w:rsidDel="00F72FD0">
          <w:rPr>
            <w:sz w:val="24"/>
            <w:szCs w:val="24"/>
          </w:rPr>
          <w:delText xml:space="preserve">For </w:delText>
        </w:r>
        <w:r w:rsidR="00E24081" w:rsidDel="00F72FD0">
          <w:rPr>
            <w:rFonts w:cstheme="minorHAnsi"/>
            <w:sz w:val="24"/>
            <w:szCs w:val="24"/>
          </w:rPr>
          <w:delText>φ</w:delText>
        </w:r>
        <w:r w:rsidR="00E00527" w:rsidDel="00F72FD0">
          <w:rPr>
            <w:sz w:val="24"/>
            <w:szCs w:val="24"/>
          </w:rPr>
          <w:delText>14-1,</w:delText>
        </w:r>
        <w:r w:rsidR="00BF29E6" w:rsidDel="00F72FD0">
          <w:rPr>
            <w:sz w:val="24"/>
            <w:szCs w:val="24"/>
          </w:rPr>
          <w:delText xml:space="preserve"> </w:delText>
        </w:r>
      </w:del>
      <w:del w:id="442" w:author="Samuel Greenrod" w:date="2025-09-12T12:14:00Z" w16du:dateUtc="2025-09-12T19:14:00Z">
        <w:r w:rsidR="00BF29E6" w:rsidDel="00CC3445">
          <w:rPr>
            <w:sz w:val="24"/>
            <w:szCs w:val="24"/>
          </w:rPr>
          <w:delText xml:space="preserve">fluctuating </w:delText>
        </w:r>
      </w:del>
      <w:del w:id="443" w:author="Samuel Greenrod" w:date="2025-09-11T23:00:00Z" w16du:dateUtc="2025-09-12T06:00:00Z">
        <w:r w:rsidR="00BF29E6" w:rsidDel="00651670">
          <w:rPr>
            <w:sz w:val="24"/>
            <w:szCs w:val="24"/>
          </w:rPr>
          <w:delText xml:space="preserve">temperatures </w:delText>
        </w:r>
        <w:r w:rsidR="00E24081" w:rsidDel="00651670">
          <w:rPr>
            <w:sz w:val="24"/>
            <w:szCs w:val="24"/>
          </w:rPr>
          <w:delText>selected for</w:delText>
        </w:r>
      </w:del>
      <w:del w:id="444" w:author="Samuel Greenrod" w:date="2025-09-12T12:13:00Z" w16du:dateUtc="2025-09-12T19:13:00Z">
        <w:r w:rsidR="00E24081" w:rsidDel="00CC3445">
          <w:rPr>
            <w:sz w:val="24"/>
            <w:szCs w:val="24"/>
          </w:rPr>
          <w:delText xml:space="preserve"> </w:delText>
        </w:r>
      </w:del>
      <w:del w:id="445" w:author="Samuel Greenrod" w:date="2025-09-12T12:14:00Z" w16du:dateUtc="2025-09-12T19:14:00Z">
        <w:r w:rsidR="00E24081" w:rsidDel="00CC3445">
          <w:rPr>
            <w:sz w:val="24"/>
            <w:szCs w:val="24"/>
          </w:rPr>
          <w:delText>populations</w:delText>
        </w:r>
      </w:del>
      <w:del w:id="446" w:author="Samuel Greenrod" w:date="2025-09-12T12:18:00Z" w16du:dateUtc="2025-09-12T19:18:00Z">
        <w:r w:rsidR="00E24081" w:rsidDel="002231F8">
          <w:rPr>
            <w:sz w:val="24"/>
            <w:szCs w:val="24"/>
          </w:rPr>
          <w:delText xml:space="preserve"> resembl</w:delText>
        </w:r>
      </w:del>
      <w:del w:id="447" w:author="Samuel Greenrod" w:date="2025-09-11T23:00:00Z" w16du:dateUtc="2025-09-12T06:00:00Z">
        <w:r w:rsidR="00E24081" w:rsidDel="00651670">
          <w:rPr>
            <w:sz w:val="24"/>
            <w:szCs w:val="24"/>
          </w:rPr>
          <w:delText>ing</w:delText>
        </w:r>
      </w:del>
      <w:del w:id="448" w:author="Samuel Greenrod" w:date="2025-09-12T12:18:00Z" w16du:dateUtc="2025-09-12T19:18:00Z">
        <w:r w:rsidR="00E00527" w:rsidDel="002231F8">
          <w:rPr>
            <w:sz w:val="24"/>
            <w:szCs w:val="24"/>
          </w:rPr>
          <w:delText xml:space="preserve"> </w:delText>
        </w:r>
        <w:r w:rsidR="00D439B7" w:rsidDel="002231F8">
          <w:rPr>
            <w:sz w:val="24"/>
            <w:szCs w:val="24"/>
          </w:rPr>
          <w:delText xml:space="preserve">both </w:delText>
        </w:r>
        <w:r w:rsidR="00E00527" w:rsidDel="002231F8">
          <w:rPr>
            <w:sz w:val="24"/>
            <w:szCs w:val="24"/>
          </w:rPr>
          <w:delText xml:space="preserve">high and low temperature </w:delText>
        </w:r>
      </w:del>
      <w:commentRangeStart w:id="449"/>
      <w:del w:id="450" w:author="Samuel Greenrod" w:date="2025-09-11T22:59:00Z" w16du:dateUtc="2025-09-12T05:59:00Z">
        <w:r w:rsidR="00E00527" w:rsidDel="00651670">
          <w:rPr>
            <w:sz w:val="24"/>
            <w:szCs w:val="24"/>
          </w:rPr>
          <w:delText>genotypes</w:delText>
        </w:r>
        <w:commentRangeEnd w:id="449"/>
        <w:r w:rsidR="000303E6" w:rsidDel="00651670">
          <w:rPr>
            <w:rStyle w:val="CommentReference"/>
          </w:rPr>
          <w:commentReference w:id="449"/>
        </w:r>
      </w:del>
      <w:del w:id="451" w:author="Samuel Greenrod" w:date="2025-09-12T12:18:00Z" w16du:dateUtc="2025-09-12T19:18:00Z">
        <w:r w:rsidR="00E00527" w:rsidDel="002231F8">
          <w:rPr>
            <w:sz w:val="24"/>
            <w:szCs w:val="24"/>
          </w:rPr>
          <w:delText xml:space="preserve">. In contrast, </w:delText>
        </w:r>
        <w:r w:rsidR="00E00527" w:rsidDel="002231F8">
          <w:rPr>
            <w:rFonts w:cstheme="minorHAnsi"/>
            <w:sz w:val="24"/>
            <w:szCs w:val="24"/>
          </w:rPr>
          <w:delText>φ</w:delText>
        </w:r>
        <w:r w:rsidR="00E00527" w:rsidDel="002231F8">
          <w:rPr>
            <w:sz w:val="24"/>
            <w:szCs w:val="24"/>
          </w:rPr>
          <w:delText>LUZ19</w:delText>
        </w:r>
        <w:r w:rsidR="00E24081" w:rsidDel="002231F8">
          <w:rPr>
            <w:sz w:val="24"/>
            <w:szCs w:val="24"/>
          </w:rPr>
          <w:delText xml:space="preserve"> fluctuating populations more closely resembled </w:delText>
        </w:r>
        <w:r w:rsidR="00E00527" w:rsidDel="002231F8">
          <w:rPr>
            <w:sz w:val="24"/>
            <w:szCs w:val="24"/>
          </w:rPr>
          <w:delText>42</w:delText>
        </w:r>
        <w:r w:rsidR="00E00527" w:rsidDel="002231F8">
          <w:rPr>
            <w:rFonts w:cstheme="minorHAnsi"/>
            <w:sz w:val="24"/>
            <w:szCs w:val="24"/>
          </w:rPr>
          <w:delText>°</w:delText>
        </w:r>
        <w:r w:rsidR="00E00527" w:rsidDel="002231F8">
          <w:rPr>
            <w:sz w:val="24"/>
            <w:szCs w:val="24"/>
          </w:rPr>
          <w:delText xml:space="preserve">C adapted </w:delText>
        </w:r>
      </w:del>
      <w:commentRangeStart w:id="452"/>
      <w:del w:id="453" w:author="Samuel Greenrod" w:date="2025-09-11T22:59:00Z" w16du:dateUtc="2025-09-12T05:59:00Z">
        <w:r w:rsidR="00E00527" w:rsidDel="00651670">
          <w:rPr>
            <w:sz w:val="24"/>
            <w:szCs w:val="24"/>
          </w:rPr>
          <w:delText>genotypes</w:delText>
        </w:r>
        <w:commentRangeEnd w:id="452"/>
        <w:r w:rsidR="000303E6" w:rsidDel="00651670">
          <w:rPr>
            <w:rStyle w:val="CommentReference"/>
          </w:rPr>
          <w:commentReference w:id="452"/>
        </w:r>
      </w:del>
      <w:del w:id="454" w:author="Samuel Greenrod" w:date="2025-09-12T12:18:00Z" w16du:dateUtc="2025-09-12T19:18:00Z">
        <w:r w:rsidR="00E00527" w:rsidDel="002231F8">
          <w:rPr>
            <w:sz w:val="24"/>
            <w:szCs w:val="24"/>
          </w:rPr>
          <w:delText>.</w:delText>
        </w:r>
      </w:del>
    </w:p>
    <w:p w14:paraId="038DD691" w14:textId="4F05C0EC" w:rsidR="000303E6" w:rsidDel="00F72FD0" w:rsidRDefault="000303E6" w:rsidP="002231F8">
      <w:pPr>
        <w:jc w:val="both"/>
        <w:rPr>
          <w:del w:id="455" w:author="Samuel Greenrod" w:date="2025-09-12T14:49:00Z" w16du:dateUtc="2025-09-12T21:49:00Z"/>
          <w:sz w:val="24"/>
          <w:szCs w:val="24"/>
        </w:rPr>
      </w:pPr>
      <w:ins w:id="456" w:author="Craig Maclean" w:date="2025-09-08T09:47:00Z" w16du:dateUtc="2025-09-08T08:47:00Z">
        <w:del w:id="457" w:author="Samuel Greenrod" w:date="2025-09-12T12:18:00Z" w16du:dateUtc="2025-09-12T19:18:00Z">
          <w:r w:rsidDel="002231F8">
            <w:rPr>
              <w:sz w:val="24"/>
              <w:szCs w:val="24"/>
            </w:rPr>
            <w:delText>We need to be careful here. For 14-1 the fitness assay does not show any evidence of adaptation to 37C in the 37C selected lines. Without any evi</w:delText>
          </w:r>
        </w:del>
      </w:ins>
      <w:ins w:id="458" w:author="Craig Maclean" w:date="2025-09-08T09:48:00Z" w16du:dateUtc="2025-09-08T08:48:00Z">
        <w:del w:id="459" w:author="Samuel Greenrod" w:date="2025-09-12T12:18:00Z" w16du:dateUtc="2025-09-12T19:18:00Z">
          <w:r w:rsidDel="002231F8">
            <w:rPr>
              <w:sz w:val="24"/>
              <w:szCs w:val="24"/>
            </w:rPr>
            <w:delText xml:space="preserve">dence of improved fitness we need to be careful about discussing adaptation. </w:delText>
          </w:r>
        </w:del>
      </w:ins>
    </w:p>
    <w:p w14:paraId="111B3960" w14:textId="60E31A40" w:rsidR="00272DB1" w:rsidRDefault="001346AE">
      <w:pPr>
        <w:rPr>
          <w:sz w:val="24"/>
          <w:szCs w:val="24"/>
        </w:rPr>
      </w:pPr>
      <w:commentRangeStart w:id="460"/>
      <w:commentRangeStart w:id="461"/>
      <w:del w:id="462" w:author="Samuel Greenrod" w:date="2025-09-11T23:24:00Z" w16du:dateUtc="2025-09-12T06:24:00Z">
        <w:r w:rsidDel="00F25939">
          <w:rPr>
            <w:noProof/>
            <w:sz w:val="24"/>
            <w:szCs w:val="24"/>
          </w:rPr>
          <w:drawing>
            <wp:inline distT="0" distB="0" distL="0" distR="0" wp14:anchorId="16C4852B" wp14:editId="243A8149">
              <wp:extent cx="5731510" cy="7750175"/>
              <wp:effectExtent l="0" t="0" r="2540" b="0"/>
              <wp:docPr id="1940599617"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99617" name="Picture 18" descr="A screenshot of a computer scree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7750175"/>
                      </a:xfrm>
                      <a:prstGeom prst="rect">
                        <a:avLst/>
                      </a:prstGeom>
                    </pic:spPr>
                  </pic:pic>
                </a:graphicData>
              </a:graphic>
            </wp:inline>
          </w:drawing>
        </w:r>
      </w:del>
      <w:commentRangeEnd w:id="460"/>
      <w:r w:rsidR="001E065A">
        <w:rPr>
          <w:rStyle w:val="CommentReference"/>
        </w:rPr>
        <w:commentReference w:id="460"/>
      </w:r>
      <w:commentRangeEnd w:id="461"/>
      <w:r w:rsidR="00FF6C97">
        <w:rPr>
          <w:rStyle w:val="CommentReference"/>
        </w:rPr>
        <w:commentReference w:id="461"/>
      </w:r>
    </w:p>
    <w:p w14:paraId="4B9F80D1" w14:textId="0372EA70" w:rsidR="00845CCB" w:rsidRPr="00F36D27" w:rsidRDefault="000E7150" w:rsidP="00845CCB">
      <w:pPr>
        <w:jc w:val="both"/>
      </w:pPr>
      <w:ins w:id="463" w:author="Samuel Greenrod" w:date="2025-09-12T11:33:00Z" w16du:dateUtc="2025-09-12T18:33:00Z">
        <w:r>
          <w:rPr>
            <w:noProof/>
            <w:sz w:val="24"/>
            <w:szCs w:val="24"/>
          </w:rPr>
          <w:lastRenderedPageBreak/>
          <w:drawing>
            <wp:anchor distT="0" distB="0" distL="114300" distR="114300" simplePos="0" relativeHeight="251660288" behindDoc="0" locked="0" layoutInCell="1" allowOverlap="1" wp14:anchorId="24E1D51C" wp14:editId="178877CB">
              <wp:simplePos x="0" y="0"/>
              <wp:positionH relativeFrom="margin">
                <wp:align>right</wp:align>
              </wp:positionH>
              <wp:positionV relativeFrom="paragraph">
                <wp:posOffset>2540</wp:posOffset>
              </wp:positionV>
              <wp:extent cx="5731510" cy="6834505"/>
              <wp:effectExtent l="0" t="0" r="2540" b="4445"/>
              <wp:wrapTopAndBottom/>
              <wp:docPr id="159341940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19405" name="Picture 5" descr="A screenshot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6834505"/>
                      </a:xfrm>
                      <a:prstGeom prst="rect">
                        <a:avLst/>
                      </a:prstGeom>
                    </pic:spPr>
                  </pic:pic>
                </a:graphicData>
              </a:graphic>
              <wp14:sizeRelH relativeFrom="page">
                <wp14:pctWidth>0</wp14:pctWidth>
              </wp14:sizeRelH>
              <wp14:sizeRelV relativeFrom="page">
                <wp14:pctHeight>0</wp14:pctHeight>
              </wp14:sizeRelV>
            </wp:anchor>
          </w:drawing>
        </w:r>
      </w:ins>
      <w:commentRangeStart w:id="464"/>
      <w:commentRangeStart w:id="465"/>
      <w:commentRangeStart w:id="466"/>
      <w:commentRangeStart w:id="467"/>
      <w:r w:rsidR="00845CCB" w:rsidRPr="009969DF">
        <w:rPr>
          <w:b/>
          <w:bCs/>
          <w:sz w:val="24"/>
          <w:szCs w:val="24"/>
        </w:rPr>
        <w:t xml:space="preserve">Figure 3. </w:t>
      </w:r>
      <w:commentRangeEnd w:id="464"/>
      <w:r w:rsidR="0079377F">
        <w:rPr>
          <w:rStyle w:val="CommentReference"/>
        </w:rPr>
        <w:commentReference w:id="464"/>
      </w:r>
      <w:commentRangeEnd w:id="465"/>
      <w:r w:rsidR="00BB1343">
        <w:rPr>
          <w:rStyle w:val="CommentReference"/>
        </w:rPr>
        <w:commentReference w:id="465"/>
      </w:r>
      <w:commentRangeEnd w:id="466"/>
      <w:r w:rsidR="00BB1343">
        <w:rPr>
          <w:rStyle w:val="CommentReference"/>
        </w:rPr>
        <w:commentReference w:id="466"/>
      </w:r>
      <w:commentRangeEnd w:id="467"/>
      <w:r w:rsidR="00BB1343">
        <w:rPr>
          <w:rStyle w:val="CommentReference"/>
        </w:rPr>
        <w:commentReference w:id="467"/>
      </w:r>
      <w:r w:rsidR="00845CCB" w:rsidRPr="009969DF">
        <w:rPr>
          <w:b/>
          <w:bCs/>
          <w:sz w:val="24"/>
          <w:szCs w:val="24"/>
        </w:rPr>
        <w:t xml:space="preserve">Fluctuating temperatures </w:t>
      </w:r>
      <w:r w:rsidR="00E00527">
        <w:rPr>
          <w:b/>
          <w:bCs/>
          <w:sz w:val="24"/>
          <w:szCs w:val="24"/>
        </w:rPr>
        <w:t xml:space="preserve">select </w:t>
      </w:r>
      <w:r w:rsidR="008E73D0">
        <w:rPr>
          <w:b/>
          <w:bCs/>
          <w:sz w:val="24"/>
          <w:szCs w:val="24"/>
        </w:rPr>
        <w:t>for specialist mutations</w:t>
      </w:r>
      <w:r w:rsidR="00845CCB" w:rsidRPr="009969DF">
        <w:rPr>
          <w:b/>
          <w:bCs/>
          <w:sz w:val="24"/>
          <w:szCs w:val="24"/>
        </w:rPr>
        <w:t>.</w:t>
      </w:r>
      <w:r w:rsidR="00845CCB">
        <w:rPr>
          <w:sz w:val="24"/>
          <w:szCs w:val="24"/>
        </w:rPr>
        <w:t xml:space="preserve"> </w:t>
      </w:r>
      <w:r w:rsidR="00845CCB" w:rsidRPr="009969DF">
        <w:rPr>
          <w:b/>
          <w:bCs/>
          <w:sz w:val="24"/>
          <w:szCs w:val="24"/>
        </w:rPr>
        <w:t>A</w:t>
      </w:r>
      <w:r w:rsidR="00845CCB">
        <w:rPr>
          <w:sz w:val="24"/>
          <w:szCs w:val="24"/>
        </w:rPr>
        <w:t>) Neighbour-joining trees constructed using Euclidean genetic distances. Genetic distances were calculated based on the presence and frequency of mutations present at &gt; 10% frequency. Tree is rooted at the ancestor and populations are coloured by evolved treatment.</w:t>
      </w:r>
      <w:r w:rsidR="00845CCB" w:rsidRPr="00A4223F">
        <w:rPr>
          <w:b/>
          <w:bCs/>
          <w:sz w:val="24"/>
          <w:szCs w:val="24"/>
          <w:rPrChange w:id="468" w:author="Samuel Greenrod" w:date="2025-09-12T13:57:00Z" w16du:dateUtc="2025-09-12T20:57:00Z">
            <w:rPr>
              <w:sz w:val="24"/>
              <w:szCs w:val="24"/>
            </w:rPr>
          </w:rPrChange>
        </w:rPr>
        <w:t xml:space="preserve"> </w:t>
      </w:r>
      <w:ins w:id="469" w:author="Samuel Greenrod" w:date="2025-09-12T13:57:00Z" w16du:dateUtc="2025-09-12T20:57:00Z">
        <w:r w:rsidR="00A4223F" w:rsidRPr="00A4223F">
          <w:rPr>
            <w:b/>
            <w:bCs/>
            <w:sz w:val="24"/>
            <w:szCs w:val="24"/>
            <w:rPrChange w:id="470" w:author="Samuel Greenrod" w:date="2025-09-12T13:57:00Z" w16du:dateUtc="2025-09-12T20:57:00Z">
              <w:rPr>
                <w:sz w:val="24"/>
                <w:szCs w:val="24"/>
              </w:rPr>
            </w:rPrChange>
          </w:rPr>
          <w:t>B</w:t>
        </w:r>
        <w:r w:rsidR="00A4223F">
          <w:rPr>
            <w:sz w:val="24"/>
            <w:szCs w:val="24"/>
          </w:rPr>
          <w:t xml:space="preserve">) </w:t>
        </w:r>
        <w:r w:rsidR="00A4223F" w:rsidRPr="0025290F">
          <w:rPr>
            <w:sz w:val="24"/>
            <w:szCs w:val="24"/>
          </w:rPr>
          <w:t xml:space="preserve">Box plots show evolution rates, measured based on </w:t>
        </w:r>
        <w:r w:rsidR="00A4223F">
          <w:rPr>
            <w:sz w:val="24"/>
            <w:szCs w:val="24"/>
          </w:rPr>
          <w:t xml:space="preserve">Euclidean </w:t>
        </w:r>
        <w:r w:rsidR="00A4223F" w:rsidRPr="0025290F">
          <w:rPr>
            <w:sz w:val="24"/>
            <w:szCs w:val="24"/>
          </w:rPr>
          <w:t xml:space="preserve">genetic distance from the ancestor, for </w:t>
        </w:r>
        <w:r w:rsidR="00A4223F">
          <w:rPr>
            <w:sz w:val="24"/>
            <w:szCs w:val="24"/>
          </w:rPr>
          <w:t xml:space="preserve">evolved monoculture </w:t>
        </w:r>
        <w:r w:rsidR="00A4223F">
          <w:rPr>
            <w:sz w:val="24"/>
            <w:szCs w:val="24"/>
          </w:rPr>
          <w:t>phage populations</w:t>
        </w:r>
        <w:r w:rsidR="00A4223F">
          <w:rPr>
            <w:sz w:val="24"/>
            <w:szCs w:val="24"/>
          </w:rPr>
          <w:t xml:space="preserve">. </w:t>
        </w:r>
        <w:r w:rsidR="00A4223F" w:rsidRPr="0025290F">
          <w:rPr>
            <w:sz w:val="24"/>
            <w:szCs w:val="24"/>
          </w:rPr>
          <w:t xml:space="preserve">*** = p &lt; 0.001. </w:t>
        </w:r>
      </w:ins>
      <w:ins w:id="471" w:author="Samuel Greenrod" w:date="2025-09-12T13:56:00Z" w16du:dateUtc="2025-09-12T20:56:00Z">
        <w:r w:rsidR="00275E12">
          <w:rPr>
            <w:b/>
            <w:bCs/>
            <w:sz w:val="24"/>
            <w:szCs w:val="24"/>
          </w:rPr>
          <w:t>C</w:t>
        </w:r>
      </w:ins>
      <w:del w:id="472" w:author="Samuel Greenrod" w:date="2025-09-12T13:56:00Z" w16du:dateUtc="2025-09-12T20:56:00Z">
        <w:r w:rsidR="00845CCB" w:rsidRPr="009969DF" w:rsidDel="00275E12">
          <w:rPr>
            <w:b/>
            <w:bCs/>
            <w:sz w:val="24"/>
            <w:szCs w:val="24"/>
          </w:rPr>
          <w:delText>B</w:delText>
        </w:r>
      </w:del>
      <w:r w:rsidR="00845CCB">
        <w:rPr>
          <w:sz w:val="24"/>
          <w:szCs w:val="24"/>
        </w:rPr>
        <w:t xml:space="preserve">) </w:t>
      </w:r>
      <w:ins w:id="473" w:author="Samuel Greenrod" w:date="2025-09-12T13:56:00Z" w16du:dateUtc="2025-09-12T20:56:00Z">
        <w:r w:rsidR="00275E12">
          <w:rPr>
            <w:sz w:val="24"/>
            <w:szCs w:val="24"/>
          </w:rPr>
          <w:t>Stacked b</w:t>
        </w:r>
      </w:ins>
      <w:del w:id="474" w:author="Samuel Greenrod" w:date="2025-09-12T13:56:00Z" w16du:dateUtc="2025-09-12T20:56:00Z">
        <w:r w:rsidR="00845CCB" w:rsidDel="00275E12">
          <w:rPr>
            <w:sz w:val="24"/>
            <w:szCs w:val="24"/>
          </w:rPr>
          <w:delText>B</w:delText>
        </w:r>
      </w:del>
      <w:r w:rsidR="00845CCB">
        <w:rPr>
          <w:sz w:val="24"/>
          <w:szCs w:val="24"/>
        </w:rPr>
        <w:t xml:space="preserve">ar charts showing the number of </w:t>
      </w:r>
      <w:del w:id="475" w:author="Samuel Greenrod" w:date="2025-09-12T13:55:00Z" w16du:dateUtc="2025-09-12T20:55:00Z">
        <w:r w:rsidR="00845CCB" w:rsidDel="00275E12">
          <w:rPr>
            <w:sz w:val="24"/>
            <w:szCs w:val="24"/>
          </w:rPr>
          <w:delText>putative adaptive</w:delText>
        </w:r>
      </w:del>
      <w:ins w:id="476" w:author="Samuel Greenrod" w:date="2025-09-12T13:55:00Z" w16du:dateUtc="2025-09-12T20:55:00Z">
        <w:r w:rsidR="00275E12">
          <w:rPr>
            <w:sz w:val="24"/>
            <w:szCs w:val="24"/>
          </w:rPr>
          <w:t>high frequency</w:t>
        </w:r>
      </w:ins>
      <w:r w:rsidR="00845CCB">
        <w:rPr>
          <w:sz w:val="24"/>
          <w:szCs w:val="24"/>
        </w:rPr>
        <w:t xml:space="preserve"> </w:t>
      </w:r>
      <w:r w:rsidR="008E73D0">
        <w:rPr>
          <w:sz w:val="24"/>
          <w:szCs w:val="24"/>
        </w:rPr>
        <w:t xml:space="preserve">variants </w:t>
      </w:r>
      <w:del w:id="477" w:author="Samuel Greenrod" w:date="2025-09-12T13:55:00Z" w16du:dateUtc="2025-09-12T20:55:00Z">
        <w:r w:rsidR="008E73D0" w:rsidDel="00275E12">
          <w:rPr>
            <w:sz w:val="24"/>
            <w:szCs w:val="24"/>
          </w:rPr>
          <w:delText>in the same genome position</w:delText>
        </w:r>
        <w:r w:rsidR="00845CCB" w:rsidDel="00275E12">
          <w:rPr>
            <w:sz w:val="24"/>
            <w:szCs w:val="24"/>
          </w:rPr>
          <w:delText xml:space="preserve"> </w:delText>
        </w:r>
      </w:del>
      <w:r w:rsidR="00845CCB">
        <w:rPr>
          <w:sz w:val="24"/>
          <w:szCs w:val="24"/>
        </w:rPr>
        <w:t xml:space="preserve">(&gt; 20% frequency) that are unique to or shared between evolved lines. </w:t>
      </w:r>
      <w:ins w:id="478" w:author="Samuel Greenrod" w:date="2025-09-12T13:55:00Z" w16du:dateUtc="2025-09-12T20:55:00Z">
        <w:r w:rsidR="00275E12">
          <w:rPr>
            <w:sz w:val="24"/>
            <w:szCs w:val="24"/>
          </w:rPr>
          <w:t>Bars are coloured by evolved line</w:t>
        </w:r>
      </w:ins>
      <w:ins w:id="479" w:author="Samuel Greenrod" w:date="2025-09-12T13:56:00Z" w16du:dateUtc="2025-09-12T20:56:00Z">
        <w:r w:rsidR="00275E12">
          <w:rPr>
            <w:sz w:val="24"/>
            <w:szCs w:val="24"/>
          </w:rPr>
          <w:t>. Unique genes are shown as clear bars and shared genes are shown as striped bars.</w:t>
        </w:r>
      </w:ins>
      <w:ins w:id="480" w:author="Samuel Greenrod" w:date="2025-09-12T13:57:00Z" w16du:dateUtc="2025-09-12T20:57:00Z">
        <w:r w:rsidR="00A4223F">
          <w:rPr>
            <w:sz w:val="24"/>
            <w:szCs w:val="24"/>
          </w:rPr>
          <w:t xml:space="preserve"> </w:t>
        </w:r>
      </w:ins>
      <w:ins w:id="481" w:author="Samuel Greenrod" w:date="2025-09-12T14:54:00Z" w16du:dateUtc="2025-09-12T21:54:00Z">
        <w:r w:rsidR="00F72FD0" w:rsidRPr="00A13ABE">
          <w:rPr>
            <w:sz w:val="24"/>
            <w:szCs w:val="24"/>
          </w:rPr>
          <w:t xml:space="preserve">Static temperature data was adapted from </w:t>
        </w:r>
        <w:r w:rsidR="00F72FD0" w:rsidRPr="002A7CDC">
          <w:rPr>
            <w:sz w:val="24"/>
            <w:szCs w:val="24"/>
            <w:highlight w:val="yellow"/>
          </w:rPr>
          <w:t xml:space="preserve">Greenrod et al </w:t>
        </w:r>
        <w:commentRangeStart w:id="482"/>
        <w:r w:rsidR="00F72FD0" w:rsidRPr="002A7CDC">
          <w:rPr>
            <w:sz w:val="24"/>
            <w:szCs w:val="24"/>
            <w:highlight w:val="yellow"/>
          </w:rPr>
          <w:t>(unpublished</w:t>
        </w:r>
        <w:commentRangeEnd w:id="482"/>
        <w:r w:rsidR="00F72FD0" w:rsidRPr="002A7CDC">
          <w:rPr>
            <w:rStyle w:val="CommentReference"/>
            <w:highlight w:val="yellow"/>
          </w:rPr>
          <w:commentReference w:id="482"/>
        </w:r>
        <w:r w:rsidR="00F72FD0" w:rsidRPr="002A7CDC">
          <w:rPr>
            <w:sz w:val="24"/>
            <w:szCs w:val="24"/>
            <w:highlight w:val="yellow"/>
          </w:rPr>
          <w:t>).</w:t>
        </w:r>
      </w:ins>
      <w:del w:id="483" w:author="Samuel Greenrod" w:date="2025-09-12T13:57:00Z" w16du:dateUtc="2025-09-12T20:57:00Z">
        <w:r w:rsidR="00845CCB" w:rsidRPr="009969DF" w:rsidDel="00A4223F">
          <w:rPr>
            <w:b/>
            <w:bCs/>
            <w:sz w:val="24"/>
            <w:szCs w:val="24"/>
          </w:rPr>
          <w:delText>C</w:delText>
        </w:r>
        <w:r w:rsidR="00845CCB" w:rsidDel="00A4223F">
          <w:rPr>
            <w:sz w:val="24"/>
            <w:szCs w:val="24"/>
          </w:rPr>
          <w:delText xml:space="preserve">) </w:delText>
        </w:r>
        <w:r w:rsidR="00845CCB" w:rsidRPr="009969DF" w:rsidDel="00A4223F">
          <w:rPr>
            <w:sz w:val="24"/>
            <w:szCs w:val="24"/>
          </w:rPr>
          <w:delText xml:space="preserve">Mutation plots show mutations associated with fluctuating temperature selection in phage lines. Lines represent individual biological replicates. Symbols show mutations across the phage genome at &gt; 20% prevalence and which were not observed in the ancestral population. </w:delText>
        </w:r>
        <w:r w:rsidR="009969DF" w:rsidRPr="009969DF" w:rsidDel="00A4223F">
          <w:rPr>
            <w:sz w:val="24"/>
            <w:szCs w:val="24"/>
          </w:rPr>
          <w:delText xml:space="preserve">Deletion bar at </w:delText>
        </w:r>
        <w:r w:rsidR="009969DF" w:rsidRPr="009969DF" w:rsidDel="00A4223F">
          <w:rPr>
            <w:rFonts w:cstheme="minorHAnsi"/>
            <w:sz w:val="24"/>
            <w:szCs w:val="24"/>
          </w:rPr>
          <w:delText>φ</w:delText>
        </w:r>
        <w:r w:rsidR="009969DF" w:rsidRPr="009969DF" w:rsidDel="00A4223F">
          <w:rPr>
            <w:sz w:val="24"/>
            <w:szCs w:val="24"/>
          </w:rPr>
          <w:delText>14-1 48kb is a</w:delText>
        </w:r>
        <w:r w:rsidR="00845CCB" w:rsidRPr="009969DF" w:rsidDel="00A4223F">
          <w:rPr>
            <w:sz w:val="24"/>
            <w:szCs w:val="24"/>
          </w:rPr>
          <w:delText xml:space="preserve"> 1bp deletion but given a fixed size for visibility. </w:delText>
        </w:r>
      </w:del>
    </w:p>
    <w:p w14:paraId="642039F9" w14:textId="411DAED7" w:rsidR="00272DB1" w:rsidDel="000E7150" w:rsidRDefault="00272DB1" w:rsidP="00272DB1">
      <w:pPr>
        <w:rPr>
          <w:del w:id="484" w:author="Samuel Greenrod" w:date="2025-09-12T17:28:00Z" w16du:dateUtc="2025-09-13T00:28:00Z"/>
          <w:sz w:val="24"/>
          <w:szCs w:val="24"/>
        </w:rPr>
      </w:pPr>
    </w:p>
    <w:p w14:paraId="7744A85A" w14:textId="038E07DD" w:rsidR="00272DB1" w:rsidRPr="000D3A8C" w:rsidRDefault="008D5A1A" w:rsidP="00AD4206">
      <w:pPr>
        <w:jc w:val="both"/>
        <w:rPr>
          <w:b/>
          <w:bCs/>
          <w:sz w:val="24"/>
          <w:szCs w:val="24"/>
        </w:rPr>
      </w:pPr>
      <w:bookmarkStart w:id="485" w:name="_Hlk208589272"/>
      <w:r>
        <w:rPr>
          <w:b/>
          <w:bCs/>
          <w:sz w:val="24"/>
          <w:szCs w:val="24"/>
        </w:rPr>
        <w:t xml:space="preserve">Combined </w:t>
      </w:r>
      <w:r w:rsidR="008E73D0">
        <w:rPr>
          <w:b/>
          <w:bCs/>
          <w:sz w:val="24"/>
          <w:szCs w:val="24"/>
        </w:rPr>
        <w:t xml:space="preserve">fluctuating temperature and competition </w:t>
      </w:r>
      <w:r>
        <w:rPr>
          <w:b/>
          <w:bCs/>
          <w:sz w:val="24"/>
          <w:szCs w:val="24"/>
        </w:rPr>
        <w:t>selection</w:t>
      </w:r>
      <w:r w:rsidR="00425931" w:rsidRPr="000D3A8C">
        <w:rPr>
          <w:b/>
          <w:bCs/>
          <w:sz w:val="24"/>
          <w:szCs w:val="24"/>
        </w:rPr>
        <w:t xml:space="preserve"> </w:t>
      </w:r>
      <w:r w:rsidR="000D3A8C">
        <w:rPr>
          <w:b/>
          <w:bCs/>
          <w:sz w:val="24"/>
          <w:szCs w:val="24"/>
        </w:rPr>
        <w:t xml:space="preserve">constrains </w:t>
      </w:r>
      <w:r w:rsidR="00980930">
        <w:rPr>
          <w:b/>
          <w:bCs/>
          <w:sz w:val="24"/>
          <w:szCs w:val="24"/>
        </w:rPr>
        <w:t xml:space="preserve">molecular </w:t>
      </w:r>
      <w:r w:rsidR="000D3A8C">
        <w:rPr>
          <w:b/>
          <w:bCs/>
          <w:sz w:val="24"/>
          <w:szCs w:val="24"/>
        </w:rPr>
        <w:t>evolution</w:t>
      </w:r>
    </w:p>
    <w:bookmarkEnd w:id="485"/>
    <w:p w14:paraId="195FCB24" w14:textId="01136B0A" w:rsidR="002E46D7" w:rsidRDefault="00E83FE1" w:rsidP="00AD4206">
      <w:pPr>
        <w:jc w:val="both"/>
        <w:rPr>
          <w:sz w:val="24"/>
          <w:szCs w:val="24"/>
        </w:rPr>
      </w:pPr>
      <w:r>
        <w:rPr>
          <w:sz w:val="24"/>
          <w:szCs w:val="24"/>
        </w:rPr>
        <w:t xml:space="preserve">By reducing growth rates, combined 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102EE8">
        <w:rPr>
          <w:sz w:val="24"/>
          <w:szCs w:val="24"/>
        </w:rPr>
        <w:instrText xml:space="preserve"> ADDIN ZOTERO_ITEM CSL_CITATION {"citationID":"ooGPf0QZ","properties":{"formattedCitation":"[10]","plainCitation":"[10]","noteIndex":0},"citationItems":[{"id":3430,"uris":["http://zotero.org/users/local/sgFDdPY0/items/27D5JGTI"],"itemData":{"id":3430,"type":"article-journal","abstract":"Humans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102EE8" w:rsidRPr="00102EE8">
        <w:rPr>
          <w:rFonts w:ascii="Calibri" w:hAnsi="Calibri" w:cs="Calibri"/>
          <w:sz w:val="24"/>
        </w:rPr>
        <w:t>[10]</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ins w:id="486" w:author="Samuel Greenrod" w:date="2025-09-12T12:58:00Z" w16du:dateUtc="2025-09-12T19:58:00Z">
        <w:r w:rsidR="007D1010">
          <w:rPr>
            <w:sz w:val="24"/>
            <w:szCs w:val="24"/>
          </w:rPr>
          <w:t xml:space="preserve">No significant difference in evolution rate was observed for </w:t>
        </w:r>
      </w:ins>
      <w:ins w:id="487" w:author="Samuel Greenrod" w:date="2025-09-12T14:55:00Z" w16du:dateUtc="2025-09-12T21:55:00Z">
        <w:r w:rsidR="00F72FD0">
          <w:rPr>
            <w:rFonts w:cstheme="minorHAnsi"/>
            <w:sz w:val="24"/>
            <w:szCs w:val="24"/>
          </w:rPr>
          <w:t>φ</w:t>
        </w:r>
        <w:r w:rsidR="00F72FD0">
          <w:rPr>
            <w:sz w:val="24"/>
            <w:szCs w:val="24"/>
          </w:rPr>
          <w:t xml:space="preserve">14-1 </w:t>
        </w:r>
      </w:ins>
      <w:ins w:id="488" w:author="Samuel Greenrod" w:date="2025-09-12T12:58:00Z" w16du:dateUtc="2025-09-12T19:58:00Z">
        <w:r w:rsidR="007D1010">
          <w:rPr>
            <w:sz w:val="24"/>
            <w:szCs w:val="24"/>
          </w:rPr>
          <w:t>co-culture populations compared to monoculture populations (</w:t>
        </w:r>
        <w:proofErr w:type="gramStart"/>
        <w:r w:rsidR="007D1010">
          <w:rPr>
            <w:sz w:val="24"/>
            <w:szCs w:val="24"/>
          </w:rPr>
          <w:t>t(</w:t>
        </w:r>
        <w:proofErr w:type="gramEnd"/>
        <w:r w:rsidR="007D1010">
          <w:rPr>
            <w:sz w:val="24"/>
            <w:szCs w:val="24"/>
          </w:rPr>
          <w:t>1</w:t>
        </w:r>
      </w:ins>
      <w:ins w:id="489" w:author="Samuel Greenrod" w:date="2025-09-12T12:59:00Z" w16du:dateUtc="2025-09-12T19:59:00Z">
        <w:r w:rsidR="007D1010">
          <w:rPr>
            <w:sz w:val="24"/>
            <w:szCs w:val="24"/>
          </w:rPr>
          <w:t>0</w:t>
        </w:r>
      </w:ins>
      <w:ins w:id="490" w:author="Samuel Greenrod" w:date="2025-09-12T12:58:00Z" w16du:dateUtc="2025-09-12T19:58:00Z">
        <w:r w:rsidR="007D1010">
          <w:rPr>
            <w:sz w:val="24"/>
            <w:szCs w:val="24"/>
          </w:rPr>
          <w:t>) =</w:t>
        </w:r>
      </w:ins>
      <w:ins w:id="491" w:author="Samuel Greenrod" w:date="2025-09-12T12:59:00Z" w16du:dateUtc="2025-09-12T19:59:00Z">
        <w:r w:rsidR="007D1010">
          <w:rPr>
            <w:sz w:val="24"/>
            <w:szCs w:val="24"/>
          </w:rPr>
          <w:t xml:space="preserve"> -2.0, p = 0.07) (Fig 4a). </w:t>
        </w:r>
      </w:ins>
      <w:ins w:id="492" w:author="Samuel Greenrod" w:date="2025-09-12T12:58:00Z" w16du:dateUtc="2025-09-12T19:58:00Z">
        <w:r w:rsidR="007D1010">
          <w:rPr>
            <w:sz w:val="24"/>
            <w:szCs w:val="24"/>
          </w:rPr>
          <w:t xml:space="preserve"> </w:t>
        </w:r>
      </w:ins>
      <w:del w:id="493" w:author="Samuel Greenrod" w:date="2025-09-12T12:59:00Z" w16du:dateUtc="2025-09-12T19:59:00Z">
        <w:r w:rsidR="002E46D7" w:rsidDel="007D1010">
          <w:rPr>
            <w:sz w:val="24"/>
            <w:szCs w:val="24"/>
          </w:rPr>
          <w:delText xml:space="preserve">While there was a significant effect of evolved line on evolution rate for </w:delText>
        </w:r>
        <w:r w:rsidR="00B91FE0" w:rsidDel="007D1010">
          <w:rPr>
            <w:rFonts w:cstheme="minorHAnsi"/>
            <w:sz w:val="24"/>
            <w:szCs w:val="24"/>
          </w:rPr>
          <w:delText>φ</w:delText>
        </w:r>
        <w:r w:rsidR="002E46D7" w:rsidDel="007D1010">
          <w:rPr>
            <w:sz w:val="24"/>
            <w:szCs w:val="24"/>
          </w:rPr>
          <w:delText>14-1 (F</w:delText>
        </w:r>
        <w:r w:rsidR="002E46D7" w:rsidRPr="00B91FE0" w:rsidDel="007D1010">
          <w:rPr>
            <w:sz w:val="24"/>
            <w:szCs w:val="24"/>
            <w:vertAlign w:val="subscript"/>
          </w:rPr>
          <w:delText xml:space="preserve">5,30 </w:delText>
        </w:r>
        <w:r w:rsidR="002E46D7" w:rsidDel="007D1010">
          <w:rPr>
            <w:sz w:val="24"/>
            <w:szCs w:val="24"/>
          </w:rPr>
          <w:delText>= 4.9, p &lt; 0.01), there was no significant difference between fluctuating co-culture and monoculture population evolution rates (t(30) = -2.04, p = 0.34)</w:delText>
        </w:r>
        <w:r w:rsidR="008E73D0" w:rsidDel="007D1010">
          <w:rPr>
            <w:sz w:val="24"/>
            <w:szCs w:val="24"/>
          </w:rPr>
          <w:delText xml:space="preserve"> (Figure 4a)</w:delText>
        </w:r>
        <w:r w:rsidR="002E46D7" w:rsidDel="007D1010">
          <w:rPr>
            <w:sz w:val="24"/>
            <w:szCs w:val="24"/>
          </w:rPr>
          <w:delText xml:space="preserve">. </w:delText>
        </w:r>
      </w:del>
      <w:r w:rsidR="000D3A8C">
        <w:rPr>
          <w:sz w:val="24"/>
          <w:szCs w:val="24"/>
        </w:rPr>
        <w:t xml:space="preserve">For </w:t>
      </w:r>
      <w:r w:rsidR="00B91FE0">
        <w:rPr>
          <w:rFonts w:cstheme="minorHAnsi"/>
          <w:sz w:val="24"/>
          <w:szCs w:val="24"/>
        </w:rPr>
        <w:t>φ</w:t>
      </w:r>
      <w:r w:rsidR="000D3A8C">
        <w:rPr>
          <w:sz w:val="24"/>
          <w:szCs w:val="24"/>
        </w:rPr>
        <w:t>LUZ19, we hypothesised that fluctuating co-culture populations would have lower evolution rates than monoculture populations</w:t>
      </w:r>
      <w:ins w:id="494" w:author="Craig Maclean" w:date="2025-09-08T10:04:00Z" w16du:dateUtc="2025-09-08T09:04:00Z">
        <w:r w:rsidR="00FE5440">
          <w:rPr>
            <w:sz w:val="24"/>
            <w:szCs w:val="24"/>
          </w:rPr>
          <w:t xml:space="preserve"> </w:t>
        </w:r>
      </w:ins>
      <w:ins w:id="495" w:author="Craig Maclean" w:date="2025-09-08T10:05:00Z" w16du:dateUtc="2025-09-08T09:05:00Z">
        <w:r w:rsidR="00FE5440">
          <w:rPr>
            <w:sz w:val="24"/>
            <w:szCs w:val="24"/>
          </w:rPr>
          <w:t xml:space="preserve">due to the suppression of </w:t>
        </w:r>
      </w:ins>
      <w:ins w:id="496" w:author="Samuel Greenrod" w:date="2025-09-11T23:01:00Z" w16du:dateUtc="2025-09-12T06:01:00Z">
        <w:r w:rsidR="007245D5">
          <w:rPr>
            <w:rFonts w:cstheme="minorHAnsi"/>
            <w:sz w:val="24"/>
            <w:szCs w:val="24"/>
          </w:rPr>
          <w:t>φ</w:t>
        </w:r>
      </w:ins>
      <w:ins w:id="497" w:author="Craig Maclean" w:date="2025-09-08T10:05:00Z" w16du:dateUtc="2025-09-08T09:05:00Z">
        <w:r w:rsidR="00FE5440">
          <w:rPr>
            <w:sz w:val="24"/>
            <w:szCs w:val="24"/>
          </w:rPr>
          <w:t>L</w:t>
        </w:r>
      </w:ins>
      <w:ins w:id="498" w:author="Samuel Greenrod" w:date="2025-09-11T23:00:00Z" w16du:dateUtc="2025-09-12T06:00:00Z">
        <w:r w:rsidR="007245D5">
          <w:rPr>
            <w:sz w:val="24"/>
            <w:szCs w:val="24"/>
          </w:rPr>
          <w:t>UZ</w:t>
        </w:r>
      </w:ins>
      <w:ins w:id="499" w:author="Craig Maclean" w:date="2025-09-08T10:05:00Z" w16du:dateUtc="2025-09-08T09:05:00Z">
        <w:del w:id="500" w:author="Samuel Greenrod" w:date="2025-09-11T23:00:00Z" w16du:dateUtc="2025-09-12T06:00:00Z">
          <w:r w:rsidR="00FE5440" w:rsidDel="007245D5">
            <w:rPr>
              <w:sz w:val="24"/>
              <w:szCs w:val="24"/>
            </w:rPr>
            <w:delText>uz</w:delText>
          </w:r>
        </w:del>
        <w:r w:rsidR="00FE5440">
          <w:rPr>
            <w:sz w:val="24"/>
            <w:szCs w:val="24"/>
          </w:rPr>
          <w:t xml:space="preserve">19 by </w:t>
        </w:r>
      </w:ins>
      <w:ins w:id="501" w:author="Samuel Greenrod" w:date="2025-09-11T23:01:00Z" w16du:dateUtc="2025-09-12T06:01:00Z">
        <w:r w:rsidR="007245D5">
          <w:rPr>
            <w:rFonts w:cstheme="minorHAnsi"/>
            <w:sz w:val="24"/>
            <w:szCs w:val="24"/>
          </w:rPr>
          <w:t>φ</w:t>
        </w:r>
      </w:ins>
      <w:ins w:id="502" w:author="Samuel Greenrod" w:date="2025-09-11T23:00:00Z" w16du:dateUtc="2025-09-12T06:00:00Z">
        <w:r w:rsidR="007245D5">
          <w:rPr>
            <w:sz w:val="24"/>
            <w:szCs w:val="24"/>
          </w:rPr>
          <w:t>14</w:t>
        </w:r>
      </w:ins>
      <w:ins w:id="503" w:author="Craig Maclean" w:date="2025-09-08T10:05:00Z" w16du:dateUtc="2025-09-08T09:05:00Z">
        <w:del w:id="504" w:author="Samuel Greenrod" w:date="2025-09-11T23:00:00Z" w16du:dateUtc="2025-09-12T06:00:00Z">
          <w:r w:rsidR="00FE5440" w:rsidDel="007245D5">
            <w:rPr>
              <w:sz w:val="24"/>
              <w:szCs w:val="24"/>
            </w:rPr>
            <w:delText>41</w:delText>
          </w:r>
        </w:del>
        <w:r w:rsidR="00FE5440">
          <w:rPr>
            <w:sz w:val="24"/>
            <w:szCs w:val="24"/>
          </w:rPr>
          <w:t>-1</w:t>
        </w:r>
        <w:del w:id="505" w:author="Samuel Greenrod" w:date="2025-09-11T23:01:00Z" w16du:dateUtc="2025-09-12T06:01:00Z">
          <w:r w:rsidR="00FE5440" w:rsidDel="007245D5">
            <w:rPr>
              <w:sz w:val="24"/>
              <w:szCs w:val="24"/>
            </w:rPr>
            <w:delText xml:space="preserve"> in fluctuating co-cultures?</w:delText>
          </w:r>
        </w:del>
      </w:ins>
      <w:r w:rsidR="000D3A8C">
        <w:rPr>
          <w:sz w:val="24"/>
          <w:szCs w:val="24"/>
        </w:rPr>
        <w:t xml:space="preserve">. </w:t>
      </w:r>
      <w:ins w:id="506" w:author="Samuel Greenrod" w:date="2025-09-12T13:00:00Z" w16du:dateUtc="2025-09-12T20:00:00Z">
        <w:r w:rsidR="007D1010">
          <w:rPr>
            <w:rFonts w:cstheme="minorHAnsi"/>
            <w:sz w:val="24"/>
            <w:szCs w:val="24"/>
          </w:rPr>
          <w:t>φ</w:t>
        </w:r>
      </w:ins>
      <w:ins w:id="507" w:author="Samuel Greenrod" w:date="2025-09-12T12:59:00Z" w16du:dateUtc="2025-09-12T19:59:00Z">
        <w:r w:rsidR="007D1010">
          <w:rPr>
            <w:sz w:val="24"/>
            <w:szCs w:val="24"/>
          </w:rPr>
          <w:t>LUZ19 fluctuating co-culture populations had significantly lower evolution r</w:t>
        </w:r>
      </w:ins>
      <w:ins w:id="508" w:author="Samuel Greenrod" w:date="2025-09-12T13:00:00Z" w16du:dateUtc="2025-09-12T20:00:00Z">
        <w:r w:rsidR="007D1010">
          <w:rPr>
            <w:sz w:val="24"/>
            <w:szCs w:val="24"/>
          </w:rPr>
          <w:t>ates than monoculture populations (</w:t>
        </w:r>
        <w:proofErr w:type="gramStart"/>
        <w:r w:rsidR="007D1010">
          <w:rPr>
            <w:sz w:val="24"/>
            <w:szCs w:val="24"/>
          </w:rPr>
          <w:t>t(</w:t>
        </w:r>
        <w:proofErr w:type="gramEnd"/>
        <w:r w:rsidR="007D1010">
          <w:rPr>
            <w:sz w:val="24"/>
            <w:szCs w:val="24"/>
          </w:rPr>
          <w:t xml:space="preserve">10) = 21.7, p &lt; 0.001). </w:t>
        </w:r>
      </w:ins>
      <w:r w:rsidR="000D3A8C">
        <w:rPr>
          <w:sz w:val="24"/>
          <w:szCs w:val="24"/>
        </w:rPr>
        <w:t xml:space="preserve">We further hypothesised that </w:t>
      </w:r>
      <w:ins w:id="509" w:author="Samuel Greenrod" w:date="2025-09-12T14:55:00Z" w16du:dateUtc="2025-09-12T21:55:00Z">
        <w:r w:rsidR="00F72FD0">
          <w:rPr>
            <w:rFonts w:cstheme="minorHAnsi"/>
            <w:sz w:val="24"/>
            <w:szCs w:val="24"/>
          </w:rPr>
          <w:t>φ</w:t>
        </w:r>
        <w:r w:rsidR="00F72FD0">
          <w:rPr>
            <w:sz w:val="24"/>
            <w:szCs w:val="24"/>
          </w:rPr>
          <w:t>LUZ19</w:t>
        </w:r>
        <w:r w:rsidR="00F72FD0">
          <w:rPr>
            <w:sz w:val="24"/>
            <w:szCs w:val="24"/>
          </w:rPr>
          <w:t xml:space="preserve">, but not </w:t>
        </w:r>
      </w:ins>
      <w:ins w:id="510" w:author="Samuel Greenrod" w:date="2025-09-12T14:56:00Z" w16du:dateUtc="2025-09-12T21:56:00Z">
        <w:r w:rsidR="00F72FD0">
          <w:rPr>
            <w:rFonts w:cstheme="minorHAnsi"/>
            <w:sz w:val="24"/>
            <w:szCs w:val="24"/>
          </w:rPr>
          <w:t>φ</w:t>
        </w:r>
        <w:r w:rsidR="00F72FD0">
          <w:rPr>
            <w:sz w:val="24"/>
            <w:szCs w:val="24"/>
          </w:rPr>
          <w:t>14-1,</w:t>
        </w:r>
      </w:ins>
      <w:ins w:id="511" w:author="Samuel Greenrod" w:date="2025-09-12T14:55:00Z" w16du:dateUtc="2025-09-12T21:55:00Z">
        <w:r w:rsidR="00F72FD0">
          <w:rPr>
            <w:sz w:val="24"/>
            <w:szCs w:val="24"/>
          </w:rPr>
          <w:t xml:space="preserve"> </w:t>
        </w:r>
      </w:ins>
      <w:r w:rsidR="000D3A8C">
        <w:rPr>
          <w:sz w:val="24"/>
          <w:szCs w:val="24"/>
        </w:rPr>
        <w:t>fluctuating co-culture populations would have lower evolution rates than 37</w:t>
      </w:r>
      <w:r w:rsidR="00B91FE0">
        <w:rPr>
          <w:rFonts w:cstheme="minorHAnsi"/>
          <w:sz w:val="24"/>
          <w:szCs w:val="24"/>
        </w:rPr>
        <w:t>°</w:t>
      </w:r>
      <w:r w:rsidR="000D3A8C">
        <w:rPr>
          <w:sz w:val="24"/>
          <w:szCs w:val="24"/>
        </w:rPr>
        <w:t>C or 42</w:t>
      </w:r>
      <w:r w:rsidR="00B91FE0">
        <w:rPr>
          <w:rFonts w:cstheme="minorHAnsi"/>
          <w:sz w:val="24"/>
          <w:szCs w:val="24"/>
        </w:rPr>
        <w:t>°</w:t>
      </w:r>
      <w:r w:rsidR="000D3A8C">
        <w:rPr>
          <w:sz w:val="24"/>
          <w:szCs w:val="24"/>
        </w:rPr>
        <w:t xml:space="preserve">C static co-culture populations. </w:t>
      </w:r>
      <w:ins w:id="512" w:author="Samuel Greenrod" w:date="2025-09-12T13:02:00Z" w16du:dateUtc="2025-09-12T20:02:00Z">
        <w:r w:rsidR="007D1010">
          <w:rPr>
            <w:sz w:val="24"/>
            <w:szCs w:val="24"/>
          </w:rPr>
          <w:t xml:space="preserve">Evolution rates were equal between co-culture populations for </w:t>
        </w:r>
      </w:ins>
      <w:ins w:id="513" w:author="Samuel Greenrod" w:date="2025-09-12T13:06:00Z" w16du:dateUtc="2025-09-12T20:06:00Z">
        <w:r w:rsidR="007D1010">
          <w:rPr>
            <w:rFonts w:cstheme="minorHAnsi"/>
            <w:sz w:val="24"/>
            <w:szCs w:val="24"/>
          </w:rPr>
          <w:t>φ</w:t>
        </w:r>
      </w:ins>
      <w:ins w:id="514" w:author="Samuel Greenrod" w:date="2025-09-12T13:02:00Z" w16du:dateUtc="2025-09-12T20:02:00Z">
        <w:r w:rsidR="007D1010">
          <w:rPr>
            <w:sz w:val="24"/>
            <w:szCs w:val="24"/>
          </w:rPr>
          <w:t>14-1</w:t>
        </w:r>
      </w:ins>
      <w:ins w:id="515" w:author="Samuel Greenrod" w:date="2025-09-12T13:03:00Z" w16du:dateUtc="2025-09-12T20:03:00Z">
        <w:r w:rsidR="007D1010">
          <w:rPr>
            <w:sz w:val="24"/>
            <w:szCs w:val="24"/>
          </w:rPr>
          <w:t xml:space="preserve"> </w:t>
        </w:r>
      </w:ins>
      <w:ins w:id="516" w:author="Samuel Greenrod" w:date="2025-09-12T13:04:00Z" w16du:dateUtc="2025-09-12T20:04:00Z">
        <w:r w:rsidR="007D1010">
          <w:rPr>
            <w:sz w:val="24"/>
            <w:szCs w:val="24"/>
          </w:rPr>
          <w:t>(F</w:t>
        </w:r>
        <w:r w:rsidR="007D1010" w:rsidRPr="007D1010">
          <w:rPr>
            <w:sz w:val="24"/>
            <w:szCs w:val="24"/>
            <w:vertAlign w:val="subscript"/>
            <w:rPrChange w:id="517" w:author="Samuel Greenrod" w:date="2025-09-12T13:04:00Z" w16du:dateUtc="2025-09-12T20:04:00Z">
              <w:rPr>
                <w:sz w:val="24"/>
                <w:szCs w:val="24"/>
              </w:rPr>
            </w:rPrChange>
          </w:rPr>
          <w:t xml:space="preserve">2,15 </w:t>
        </w:r>
        <w:r w:rsidR="007D1010">
          <w:rPr>
            <w:sz w:val="24"/>
            <w:szCs w:val="24"/>
          </w:rPr>
          <w:t>= 1.2, p = 0.3)</w:t>
        </w:r>
      </w:ins>
      <w:ins w:id="518" w:author="Samuel Greenrod" w:date="2025-09-12T14:57:00Z" w16du:dateUtc="2025-09-12T21:57:00Z">
        <w:r w:rsidR="00F72FD0">
          <w:rPr>
            <w:sz w:val="24"/>
            <w:szCs w:val="24"/>
          </w:rPr>
          <w:t xml:space="preserve"> (Fig 4b)</w:t>
        </w:r>
      </w:ins>
      <w:ins w:id="519" w:author="Samuel Greenrod" w:date="2025-09-12T13:02:00Z" w16du:dateUtc="2025-09-12T20:02:00Z">
        <w:r w:rsidR="007D1010">
          <w:rPr>
            <w:sz w:val="24"/>
            <w:szCs w:val="24"/>
          </w:rPr>
          <w:t xml:space="preserve">. However, </w:t>
        </w:r>
      </w:ins>
      <w:del w:id="520" w:author="Samuel Greenrod" w:date="2025-09-12T13:02:00Z" w16du:dateUtc="2025-09-12T20:02:00Z">
        <w:r w:rsidR="000D3A8C" w:rsidDel="007D1010">
          <w:rPr>
            <w:sz w:val="24"/>
            <w:szCs w:val="24"/>
          </w:rPr>
          <w:delText>We observed a significant effect of evolved line on evolution rates (F</w:delText>
        </w:r>
        <w:r w:rsidR="000D3A8C" w:rsidRPr="00B91FE0" w:rsidDel="007D1010">
          <w:rPr>
            <w:sz w:val="24"/>
            <w:szCs w:val="24"/>
            <w:vertAlign w:val="subscript"/>
          </w:rPr>
          <w:delText xml:space="preserve">5,30 </w:delText>
        </w:r>
        <w:r w:rsidR="000D3A8C" w:rsidDel="007D1010">
          <w:rPr>
            <w:sz w:val="24"/>
            <w:szCs w:val="24"/>
          </w:rPr>
          <w:delText xml:space="preserve">= 31.4, p &lt; 0.0001). </w:delText>
        </w:r>
      </w:del>
      <w:r w:rsidR="00B91FE0">
        <w:rPr>
          <w:rFonts w:cstheme="minorHAnsi"/>
          <w:sz w:val="24"/>
          <w:szCs w:val="24"/>
        </w:rPr>
        <w:t>φ</w:t>
      </w:r>
      <w:r w:rsidR="00B91FE0">
        <w:rPr>
          <w:sz w:val="24"/>
          <w:szCs w:val="24"/>
        </w:rPr>
        <w:t>LUZ19 f</w:t>
      </w:r>
      <w:r w:rsidR="000D3A8C">
        <w:rPr>
          <w:sz w:val="24"/>
          <w:szCs w:val="24"/>
        </w:rPr>
        <w:t>luctuating co-culture populations were found to have significantly lower evolution rates than</w:t>
      </w:r>
      <w:ins w:id="521" w:author="Samuel Greenrod" w:date="2025-09-12T13:02:00Z" w16du:dateUtc="2025-09-12T20:02:00Z">
        <w:r w:rsidR="007D1010">
          <w:rPr>
            <w:sz w:val="24"/>
            <w:szCs w:val="24"/>
          </w:rPr>
          <w:t xml:space="preserve"> both 37</w:t>
        </w:r>
      </w:ins>
      <w:ins w:id="522" w:author="Samuel Greenrod" w:date="2025-09-12T13:05:00Z" w16du:dateUtc="2025-09-12T20:05:00Z">
        <w:r w:rsidR="007D1010">
          <w:rPr>
            <w:rFonts w:cstheme="minorHAnsi"/>
            <w:sz w:val="24"/>
            <w:szCs w:val="24"/>
          </w:rPr>
          <w:t>°</w:t>
        </w:r>
      </w:ins>
      <w:ins w:id="523" w:author="Samuel Greenrod" w:date="2025-09-12T13:02:00Z" w16du:dateUtc="2025-09-12T20:02:00Z">
        <w:r w:rsidR="007D1010">
          <w:rPr>
            <w:sz w:val="24"/>
            <w:szCs w:val="24"/>
          </w:rPr>
          <w:t>C static and 42</w:t>
        </w:r>
      </w:ins>
      <w:ins w:id="524" w:author="Samuel Greenrod" w:date="2025-09-12T13:05:00Z" w16du:dateUtc="2025-09-12T20:05:00Z">
        <w:r w:rsidR="007D1010">
          <w:rPr>
            <w:rFonts w:cstheme="minorHAnsi"/>
            <w:sz w:val="24"/>
            <w:szCs w:val="24"/>
          </w:rPr>
          <w:t>°</w:t>
        </w:r>
      </w:ins>
      <w:ins w:id="525" w:author="Samuel Greenrod" w:date="2025-09-12T13:02:00Z" w16du:dateUtc="2025-09-12T20:02:00Z">
        <w:r w:rsidR="007D1010">
          <w:rPr>
            <w:sz w:val="24"/>
            <w:szCs w:val="24"/>
          </w:rPr>
          <w:t>C static</w:t>
        </w:r>
      </w:ins>
      <w:r w:rsidR="000D3A8C">
        <w:rPr>
          <w:sz w:val="24"/>
          <w:szCs w:val="24"/>
        </w:rPr>
        <w:t xml:space="preserve"> monoculture populations</w:t>
      </w:r>
      <w:ins w:id="526" w:author="Samuel Greenrod" w:date="2025-09-12T13:05:00Z" w16du:dateUtc="2025-09-12T20:05:00Z">
        <w:r w:rsidR="007D1010">
          <w:rPr>
            <w:sz w:val="24"/>
            <w:szCs w:val="24"/>
          </w:rPr>
          <w:t xml:space="preserve"> </w:t>
        </w:r>
        <w:r w:rsidR="007D1010">
          <w:rPr>
            <w:sz w:val="24"/>
            <w:szCs w:val="24"/>
          </w:rPr>
          <w:t>(37</w:t>
        </w:r>
        <w:r w:rsidR="007D1010">
          <w:rPr>
            <w:rFonts w:cstheme="minorHAnsi"/>
            <w:sz w:val="24"/>
            <w:szCs w:val="24"/>
          </w:rPr>
          <w:t>°</w:t>
        </w:r>
        <w:r w:rsidR="007D1010">
          <w:rPr>
            <w:sz w:val="24"/>
            <w:szCs w:val="24"/>
          </w:rPr>
          <w:t>C: t(15) = 4.5, p &lt; 0.01; 42</w:t>
        </w:r>
        <w:r w:rsidR="007D1010">
          <w:rPr>
            <w:rFonts w:cstheme="minorHAnsi"/>
            <w:sz w:val="24"/>
            <w:szCs w:val="24"/>
          </w:rPr>
          <w:t>°</w:t>
        </w:r>
        <w:r w:rsidR="007D1010">
          <w:rPr>
            <w:sz w:val="24"/>
            <w:szCs w:val="24"/>
          </w:rPr>
          <w:t>C: t(30) = 3.0, p &lt; 0.05).</w:t>
        </w:r>
      </w:ins>
      <w:del w:id="527" w:author="Samuel Greenrod" w:date="2025-09-12T13:05:00Z" w16du:dateUtc="2025-09-12T20:05:00Z">
        <w:r w:rsidR="000D3A8C" w:rsidDel="007D1010">
          <w:rPr>
            <w:sz w:val="24"/>
            <w:szCs w:val="24"/>
          </w:rPr>
          <w:delText xml:space="preserve"> (t(30) = 9.45, p &lt; 0.0001). In addition, fluctuating co-culture populations had significantly lower evolution rates than both 37</w:delText>
        </w:r>
        <w:r w:rsidR="00B91FE0" w:rsidDel="007D1010">
          <w:rPr>
            <w:rFonts w:cstheme="minorHAnsi"/>
            <w:sz w:val="24"/>
            <w:szCs w:val="24"/>
          </w:rPr>
          <w:delText>°</w:delText>
        </w:r>
        <w:r w:rsidR="000D3A8C" w:rsidDel="007D1010">
          <w:rPr>
            <w:sz w:val="24"/>
            <w:szCs w:val="24"/>
          </w:rPr>
          <w:delText>C and 42</w:delText>
        </w:r>
        <w:r w:rsidR="00B91FE0" w:rsidDel="007D1010">
          <w:rPr>
            <w:rFonts w:cstheme="minorHAnsi"/>
            <w:sz w:val="24"/>
            <w:szCs w:val="24"/>
          </w:rPr>
          <w:delText>°</w:delText>
        </w:r>
        <w:r w:rsidR="000D3A8C" w:rsidDel="007D1010">
          <w:rPr>
            <w:sz w:val="24"/>
            <w:szCs w:val="24"/>
          </w:rPr>
          <w:delText>C static co-culture populations (37</w:delText>
        </w:r>
        <w:r w:rsidR="00B91FE0" w:rsidDel="007D1010">
          <w:rPr>
            <w:rFonts w:cstheme="minorHAnsi"/>
            <w:sz w:val="24"/>
            <w:szCs w:val="24"/>
          </w:rPr>
          <w:delText>°</w:delText>
        </w:r>
        <w:r w:rsidR="000D3A8C" w:rsidDel="007D1010">
          <w:rPr>
            <w:sz w:val="24"/>
            <w:szCs w:val="24"/>
          </w:rPr>
          <w:delText>C: t(30) = 5.5, p &lt; 0.0001; 42</w:delText>
        </w:r>
        <w:r w:rsidR="00B91FE0" w:rsidDel="007D1010">
          <w:rPr>
            <w:rFonts w:cstheme="minorHAnsi"/>
            <w:sz w:val="24"/>
            <w:szCs w:val="24"/>
          </w:rPr>
          <w:delText>°</w:delText>
        </w:r>
        <w:r w:rsidR="000D3A8C" w:rsidDel="007D1010">
          <w:rPr>
            <w:sz w:val="24"/>
            <w:szCs w:val="24"/>
          </w:rPr>
          <w:delText xml:space="preserve">C: t(30) = 3.7, p &lt; 0.05). </w:delText>
        </w:r>
      </w:del>
    </w:p>
    <w:p w14:paraId="56B74218" w14:textId="6BCF618C" w:rsidR="008E2355" w:rsidDel="00F72FD0" w:rsidRDefault="00F72FD0" w:rsidP="00AD4206">
      <w:pPr>
        <w:jc w:val="both"/>
        <w:rPr>
          <w:del w:id="528" w:author="Samuel Greenrod" w:date="2025-09-12T14:57:00Z" w16du:dateUtc="2025-09-12T21:57:00Z"/>
          <w:sz w:val="24"/>
          <w:szCs w:val="24"/>
        </w:rPr>
      </w:pPr>
      <w:ins w:id="529" w:author="Samuel Greenrod" w:date="2025-09-12T14:56:00Z" w16du:dateUtc="2025-09-12T21:56:00Z">
        <w:r>
          <w:rPr>
            <w:sz w:val="24"/>
            <w:szCs w:val="24"/>
          </w:rPr>
          <w:t>Finally, w</w:t>
        </w:r>
      </w:ins>
      <w:del w:id="530" w:author="Samuel Greenrod" w:date="2025-09-12T14:56:00Z" w16du:dateUtc="2025-09-12T21:56:00Z">
        <w:r w:rsidR="000D3A8C" w:rsidDel="00F72FD0">
          <w:rPr>
            <w:sz w:val="24"/>
            <w:szCs w:val="24"/>
          </w:rPr>
          <w:delText>W</w:delText>
        </w:r>
      </w:del>
      <w:r w:rsidR="000D3A8C">
        <w:rPr>
          <w:sz w:val="24"/>
          <w:szCs w:val="24"/>
        </w:rPr>
        <w:t xml:space="preserve">e </w:t>
      </w:r>
      <w:del w:id="531" w:author="Samuel Greenrod" w:date="2025-09-12T14:56:00Z" w16du:dateUtc="2025-09-12T21:56:00Z">
        <w:r w:rsidR="00B91FE0" w:rsidDel="00F72FD0">
          <w:rPr>
            <w:sz w:val="24"/>
            <w:szCs w:val="24"/>
          </w:rPr>
          <w:delText>then</w:delText>
        </w:r>
        <w:r w:rsidR="000D3A8C" w:rsidDel="00F72FD0">
          <w:rPr>
            <w:sz w:val="24"/>
            <w:szCs w:val="24"/>
          </w:rPr>
          <w:delText xml:space="preserve"> </w:delText>
        </w:r>
      </w:del>
      <w:r w:rsidR="000D3A8C">
        <w:rPr>
          <w:sz w:val="24"/>
          <w:szCs w:val="24"/>
        </w:rPr>
        <w:t xml:space="preserve">assessed the impact of competition on the acquisition of </w:t>
      </w:r>
      <w:del w:id="532" w:author="Samuel Greenrod" w:date="2025-09-12T13:07:00Z" w16du:dateUtc="2025-09-12T20:07:00Z">
        <w:r w:rsidR="000D3A8C" w:rsidDel="00B33097">
          <w:rPr>
            <w:sz w:val="24"/>
            <w:szCs w:val="24"/>
          </w:rPr>
          <w:delText>putative adaptive</w:delText>
        </w:r>
      </w:del>
      <w:ins w:id="533" w:author="Samuel Greenrod" w:date="2025-09-12T13:07:00Z" w16du:dateUtc="2025-09-12T20:07:00Z">
        <w:r w:rsidR="00B33097">
          <w:rPr>
            <w:sz w:val="24"/>
            <w:szCs w:val="24"/>
          </w:rPr>
          <w:t>high frequency</w:t>
        </w:r>
      </w:ins>
      <w:r w:rsidR="000D3A8C">
        <w:rPr>
          <w:sz w:val="24"/>
          <w:szCs w:val="24"/>
        </w:rPr>
        <w:t xml:space="preserve"> </w:t>
      </w:r>
      <w:r w:rsidR="00B91FE0">
        <w:rPr>
          <w:sz w:val="24"/>
          <w:szCs w:val="24"/>
        </w:rPr>
        <w:t>mutations</w:t>
      </w:r>
      <w:ins w:id="534" w:author="Samuel Greenrod" w:date="2025-09-12T13:07:00Z" w16du:dateUtc="2025-09-12T20:07:00Z">
        <w:r w:rsidR="00B33097">
          <w:rPr>
            <w:sz w:val="24"/>
            <w:szCs w:val="24"/>
          </w:rPr>
          <w:t xml:space="preserve"> (&gt; 20% frequency)</w:t>
        </w:r>
      </w:ins>
      <w:ins w:id="535" w:author="Samuel Greenrod" w:date="2025-09-12T13:41:00Z" w16du:dateUtc="2025-09-12T20:41:00Z">
        <w:r w:rsidR="002D44C9">
          <w:rPr>
            <w:sz w:val="24"/>
            <w:szCs w:val="24"/>
          </w:rPr>
          <w:t xml:space="preserve"> in fluctuating populations</w:t>
        </w:r>
      </w:ins>
      <w:ins w:id="536" w:author="Samuel Greenrod" w:date="2025-09-12T13:44:00Z" w16du:dateUtc="2025-09-12T20:44:00Z">
        <w:r w:rsidR="002D44C9">
          <w:rPr>
            <w:sz w:val="24"/>
            <w:szCs w:val="24"/>
          </w:rPr>
          <w:t xml:space="preserve"> (Fig S2)</w:t>
        </w:r>
      </w:ins>
      <w:del w:id="537" w:author="Samuel Greenrod" w:date="2025-09-12T13:07:00Z" w16du:dateUtc="2025-09-12T20:07:00Z">
        <w:r w:rsidR="007A65BB" w:rsidDel="00B33097">
          <w:rPr>
            <w:sz w:val="24"/>
            <w:szCs w:val="24"/>
          </w:rPr>
          <w:delText xml:space="preserve"> (Fig</w:delText>
        </w:r>
      </w:del>
      <w:del w:id="538" w:author="Samuel Greenrod" w:date="2025-09-12T13:06:00Z" w16du:dateUtc="2025-09-12T20:06:00Z">
        <w:r w:rsidR="007A65BB" w:rsidDel="00B33097">
          <w:rPr>
            <w:sz w:val="24"/>
            <w:szCs w:val="24"/>
          </w:rPr>
          <w:delText>ure</w:delText>
        </w:r>
      </w:del>
      <w:del w:id="539" w:author="Samuel Greenrod" w:date="2025-09-12T13:07:00Z" w16du:dateUtc="2025-09-12T20:07:00Z">
        <w:r w:rsidR="007A65BB" w:rsidDel="00B33097">
          <w:rPr>
            <w:sz w:val="24"/>
            <w:szCs w:val="24"/>
          </w:rPr>
          <w:delText xml:space="preserve"> </w:delText>
        </w:r>
      </w:del>
      <w:del w:id="540" w:author="Samuel Greenrod" w:date="2025-09-12T13:06:00Z" w16du:dateUtc="2025-09-12T20:06:00Z">
        <w:r w:rsidR="007A65BB" w:rsidDel="00B33097">
          <w:rPr>
            <w:sz w:val="24"/>
            <w:szCs w:val="24"/>
          </w:rPr>
          <w:delText>4b</w:delText>
        </w:r>
      </w:del>
      <w:del w:id="541" w:author="Samuel Greenrod" w:date="2025-09-12T13:07:00Z" w16du:dateUtc="2025-09-12T20:07:00Z">
        <w:r w:rsidR="007A65BB" w:rsidDel="00B33097">
          <w:rPr>
            <w:sz w:val="24"/>
            <w:szCs w:val="24"/>
          </w:rPr>
          <w:delText>)</w:delText>
        </w:r>
      </w:del>
      <w:r w:rsidR="000D3A8C">
        <w:rPr>
          <w:sz w:val="24"/>
          <w:szCs w:val="24"/>
        </w:rPr>
        <w:t xml:space="preserve">. </w:t>
      </w:r>
      <w:ins w:id="542" w:author="Samuel Greenrod" w:date="2025-09-12T13:41:00Z" w16du:dateUtc="2025-09-12T20:41:00Z">
        <w:r w:rsidR="002D44C9">
          <w:rPr>
            <w:sz w:val="24"/>
            <w:szCs w:val="24"/>
          </w:rPr>
          <w:t xml:space="preserve">For </w:t>
        </w:r>
      </w:ins>
      <w:ins w:id="543" w:author="Samuel Greenrod" w:date="2025-09-12T13:55:00Z" w16du:dateUtc="2025-09-12T20:55:00Z">
        <w:r w:rsidR="00275E12">
          <w:rPr>
            <w:rFonts w:cstheme="minorHAnsi"/>
            <w:sz w:val="24"/>
            <w:szCs w:val="24"/>
          </w:rPr>
          <w:t>φ</w:t>
        </w:r>
      </w:ins>
      <w:ins w:id="544" w:author="Samuel Greenrod" w:date="2025-09-12T13:41:00Z" w16du:dateUtc="2025-09-12T20:41:00Z">
        <w:r w:rsidR="002D44C9">
          <w:rPr>
            <w:sz w:val="24"/>
            <w:szCs w:val="24"/>
          </w:rPr>
          <w:t xml:space="preserve">14-1, </w:t>
        </w:r>
      </w:ins>
      <w:ins w:id="545" w:author="Samuel Greenrod" w:date="2025-09-12T13:46:00Z" w16du:dateUtc="2025-09-12T20:46:00Z">
        <w:r w:rsidR="00275E12">
          <w:rPr>
            <w:sz w:val="24"/>
            <w:szCs w:val="24"/>
          </w:rPr>
          <w:t xml:space="preserve">while populations </w:t>
        </w:r>
      </w:ins>
      <w:ins w:id="546" w:author="Samuel Greenrod" w:date="2025-09-12T13:48:00Z" w16du:dateUtc="2025-09-12T20:48:00Z">
        <w:r w:rsidR="00275E12">
          <w:rPr>
            <w:sz w:val="24"/>
            <w:szCs w:val="24"/>
          </w:rPr>
          <w:t>no longer acquired</w:t>
        </w:r>
      </w:ins>
      <w:ins w:id="547" w:author="Samuel Greenrod" w:date="2025-09-12T13:46:00Z" w16du:dateUtc="2025-09-12T20:46:00Z">
        <w:r w:rsidR="00275E12">
          <w:rPr>
            <w:sz w:val="24"/>
            <w:szCs w:val="24"/>
          </w:rPr>
          <w:t xml:space="preserve"> singleton mutations, </w:t>
        </w:r>
      </w:ins>
      <w:ins w:id="548" w:author="Samuel Greenrod" w:date="2025-09-12T13:41:00Z" w16du:dateUtc="2025-09-12T20:41:00Z">
        <w:r w:rsidR="002D44C9">
          <w:rPr>
            <w:sz w:val="24"/>
            <w:szCs w:val="24"/>
          </w:rPr>
          <w:t xml:space="preserve">all populations </w:t>
        </w:r>
        <w:r w:rsidR="002D44C9">
          <w:rPr>
            <w:sz w:val="24"/>
            <w:szCs w:val="24"/>
          </w:rPr>
          <w:t xml:space="preserve">acquired a deletion or SNP in </w:t>
        </w:r>
      </w:ins>
      <w:ins w:id="549" w:author="Samuel Greenrod" w:date="2025-09-12T13:46:00Z" w16du:dateUtc="2025-09-12T20:46:00Z">
        <w:r w:rsidR="002D44C9">
          <w:rPr>
            <w:sz w:val="24"/>
            <w:szCs w:val="24"/>
          </w:rPr>
          <w:t xml:space="preserve">a </w:t>
        </w:r>
      </w:ins>
      <w:ins w:id="550" w:author="Samuel Greenrod" w:date="2025-09-12T13:41:00Z" w16du:dateUtc="2025-09-12T20:41:00Z">
        <w:r w:rsidR="002D44C9">
          <w:rPr>
            <w:sz w:val="24"/>
            <w:szCs w:val="24"/>
          </w:rPr>
          <w:t xml:space="preserve">putative DNA ligase </w:t>
        </w:r>
      </w:ins>
      <w:ins w:id="551" w:author="Samuel Greenrod" w:date="2025-09-12T13:43:00Z" w16du:dateUtc="2025-09-12T20:43:00Z">
        <w:r w:rsidR="002D44C9">
          <w:rPr>
            <w:sz w:val="24"/>
            <w:szCs w:val="24"/>
          </w:rPr>
          <w:t>gene</w:t>
        </w:r>
      </w:ins>
      <w:ins w:id="552" w:author="Samuel Greenrod" w:date="2025-09-12T13:46:00Z" w16du:dateUtc="2025-09-12T20:46:00Z">
        <w:r w:rsidR="00275E12">
          <w:rPr>
            <w:sz w:val="24"/>
            <w:szCs w:val="24"/>
          </w:rPr>
          <w:t xml:space="preserve">. </w:t>
        </w:r>
      </w:ins>
      <w:ins w:id="553" w:author="Samuel Greenrod" w:date="2025-09-12T13:47:00Z" w16du:dateUtc="2025-09-12T20:47:00Z">
        <w:r w:rsidR="00275E12">
          <w:rPr>
            <w:sz w:val="24"/>
            <w:szCs w:val="24"/>
          </w:rPr>
          <w:t>Mutations in this gene are</w:t>
        </w:r>
        <w:r w:rsidR="00275E12">
          <w:rPr>
            <w:sz w:val="24"/>
            <w:szCs w:val="24"/>
          </w:rPr>
          <w:t xml:space="preserve"> thought to contribute to high temperature adaptation</w:t>
        </w:r>
        <w:r w:rsidR="00275E12">
          <w:rPr>
            <w:sz w:val="24"/>
            <w:szCs w:val="24"/>
          </w:rPr>
          <w:t xml:space="preserve"> were also found in</w:t>
        </w:r>
      </w:ins>
      <w:ins w:id="554" w:author="Samuel Greenrod" w:date="2025-09-12T13:43:00Z" w16du:dateUtc="2025-09-12T20:43:00Z">
        <w:r w:rsidR="002D44C9">
          <w:rPr>
            <w:sz w:val="24"/>
            <w:szCs w:val="24"/>
          </w:rPr>
          <w:t xml:space="preserve"> </w:t>
        </w:r>
      </w:ins>
      <w:ins w:id="555" w:author="Samuel Greenrod" w:date="2025-09-12T13:47:00Z" w16du:dateUtc="2025-09-12T20:47:00Z">
        <w:r w:rsidR="00275E12">
          <w:rPr>
            <w:sz w:val="24"/>
            <w:szCs w:val="24"/>
          </w:rPr>
          <w:t xml:space="preserve">the </w:t>
        </w:r>
      </w:ins>
      <w:ins w:id="556" w:author="Samuel Greenrod" w:date="2025-09-12T13:41:00Z" w16du:dateUtc="2025-09-12T20:41:00Z">
        <w:r w:rsidR="002D44C9">
          <w:rPr>
            <w:sz w:val="24"/>
            <w:szCs w:val="24"/>
          </w:rPr>
          <w:t>two monocu</w:t>
        </w:r>
      </w:ins>
      <w:ins w:id="557" w:author="Samuel Greenrod" w:date="2025-09-12T13:42:00Z" w16du:dateUtc="2025-09-12T20:42:00Z">
        <w:r w:rsidR="002D44C9">
          <w:rPr>
            <w:sz w:val="24"/>
            <w:szCs w:val="24"/>
          </w:rPr>
          <w:t>lture populations</w:t>
        </w:r>
      </w:ins>
      <w:ins w:id="558" w:author="Samuel Greenrod" w:date="2025-09-12T13:43:00Z" w16du:dateUtc="2025-09-12T20:43:00Z">
        <w:r w:rsidR="002D44C9">
          <w:rPr>
            <w:sz w:val="24"/>
            <w:szCs w:val="24"/>
          </w:rPr>
          <w:t xml:space="preserve"> which clustered with 42</w:t>
        </w:r>
      </w:ins>
      <w:ins w:id="559" w:author="Samuel Greenrod" w:date="2025-09-12T13:47:00Z" w16du:dateUtc="2025-09-12T20:47:00Z">
        <w:r w:rsidR="00275E12">
          <w:rPr>
            <w:rFonts w:cstheme="minorHAnsi"/>
            <w:sz w:val="24"/>
            <w:szCs w:val="24"/>
          </w:rPr>
          <w:t>°</w:t>
        </w:r>
      </w:ins>
      <w:ins w:id="560" w:author="Samuel Greenrod" w:date="2025-09-12T13:43:00Z" w16du:dateUtc="2025-09-12T20:43:00Z">
        <w:r w:rsidR="002D44C9">
          <w:rPr>
            <w:sz w:val="24"/>
            <w:szCs w:val="24"/>
          </w:rPr>
          <w:t>C static populations</w:t>
        </w:r>
      </w:ins>
      <w:ins w:id="561" w:author="Samuel Greenrod" w:date="2025-09-12T13:44:00Z" w16du:dateUtc="2025-09-12T20:44:00Z">
        <w:r w:rsidR="002D44C9">
          <w:rPr>
            <w:sz w:val="24"/>
            <w:szCs w:val="24"/>
          </w:rPr>
          <w:t xml:space="preserve"> in Fig 3a</w:t>
        </w:r>
      </w:ins>
      <w:ins w:id="562" w:author="Samuel Greenrod" w:date="2025-09-12T13:42:00Z" w16du:dateUtc="2025-09-12T20:42:00Z">
        <w:r w:rsidR="002D44C9">
          <w:rPr>
            <w:sz w:val="24"/>
            <w:szCs w:val="24"/>
          </w:rPr>
          <w:t xml:space="preserve">. </w:t>
        </w:r>
      </w:ins>
      <w:del w:id="563" w:author="Samuel Greenrod" w:date="2025-09-12T13:45:00Z" w16du:dateUtc="2025-09-12T20:45:00Z">
        <w:r w:rsidR="007A65BB" w:rsidDel="002D44C9">
          <w:rPr>
            <w:sz w:val="24"/>
            <w:szCs w:val="24"/>
          </w:rPr>
          <w:delText xml:space="preserve">For both </w:delText>
        </w:r>
        <w:r w:rsidR="00B91FE0" w:rsidDel="002D44C9">
          <w:rPr>
            <w:rFonts w:cstheme="minorHAnsi"/>
            <w:sz w:val="24"/>
            <w:szCs w:val="24"/>
          </w:rPr>
          <w:delText>φ</w:delText>
        </w:r>
        <w:r w:rsidR="007A65BB" w:rsidDel="002D44C9">
          <w:rPr>
            <w:sz w:val="24"/>
            <w:szCs w:val="24"/>
          </w:rPr>
          <w:delText xml:space="preserve">14-1 and </w:delText>
        </w:r>
        <w:r w:rsidR="00B91FE0" w:rsidDel="002D44C9">
          <w:rPr>
            <w:rFonts w:cstheme="minorHAnsi"/>
            <w:sz w:val="24"/>
            <w:szCs w:val="24"/>
          </w:rPr>
          <w:delText>φ</w:delText>
        </w:r>
        <w:r w:rsidR="007A65BB" w:rsidDel="002D44C9">
          <w:rPr>
            <w:sz w:val="24"/>
            <w:szCs w:val="24"/>
          </w:rPr>
          <w:delText xml:space="preserve">LUZ19 fluctuating populations, fewer </w:delText>
        </w:r>
      </w:del>
      <w:del w:id="564" w:author="Samuel Greenrod" w:date="2025-09-12T13:07:00Z" w16du:dateUtc="2025-09-12T20:07:00Z">
        <w:r w:rsidR="007A65BB" w:rsidDel="00B33097">
          <w:rPr>
            <w:sz w:val="24"/>
            <w:szCs w:val="24"/>
          </w:rPr>
          <w:delText xml:space="preserve">putative adaptive SNPs (&gt; 20% frequency) were </w:delText>
        </w:r>
      </w:del>
      <w:del w:id="565" w:author="Samuel Greenrod" w:date="2025-09-12T13:45:00Z" w16du:dateUtc="2025-09-12T20:45:00Z">
        <w:r w:rsidR="007A65BB" w:rsidDel="002D44C9">
          <w:rPr>
            <w:sz w:val="24"/>
            <w:szCs w:val="24"/>
          </w:rPr>
          <w:delText xml:space="preserve">observed in co-culture compared to monoculture. </w:delText>
        </w:r>
        <w:r w:rsidR="00AA3F9A" w:rsidDel="002D44C9">
          <w:rPr>
            <w:sz w:val="24"/>
            <w:szCs w:val="24"/>
          </w:rPr>
          <w:delText>Similar</w:delText>
        </w:r>
        <w:r w:rsidR="007A65BB" w:rsidDel="002D44C9">
          <w:rPr>
            <w:sz w:val="24"/>
            <w:szCs w:val="24"/>
          </w:rPr>
          <w:delText xml:space="preserve"> </w:delText>
        </w:r>
        <w:r w:rsidR="008E3E22" w:rsidDel="002D44C9">
          <w:rPr>
            <w:sz w:val="24"/>
            <w:szCs w:val="24"/>
          </w:rPr>
          <w:delText xml:space="preserve">to </w:delText>
        </w:r>
        <w:r w:rsidR="007A65BB" w:rsidDel="002D44C9">
          <w:rPr>
            <w:sz w:val="24"/>
            <w:szCs w:val="24"/>
          </w:rPr>
          <w:delText xml:space="preserve">findings under static temperatures (Greenrod et al., unpublished), </w:delText>
        </w:r>
        <w:r w:rsidR="0025290F" w:rsidDel="002D44C9">
          <w:rPr>
            <w:rFonts w:cstheme="minorHAnsi"/>
            <w:sz w:val="24"/>
            <w:szCs w:val="24"/>
          </w:rPr>
          <w:delText>φ</w:delText>
        </w:r>
        <w:r w:rsidR="007A65BB" w:rsidDel="002D44C9">
          <w:rPr>
            <w:sz w:val="24"/>
            <w:szCs w:val="24"/>
          </w:rPr>
          <w:delText xml:space="preserve">14-1 </w:delText>
        </w:r>
        <w:r w:rsidR="0025290F" w:rsidDel="002D44C9">
          <w:rPr>
            <w:sz w:val="24"/>
            <w:szCs w:val="24"/>
          </w:rPr>
          <w:delText xml:space="preserve">fluctuating co-culture </w:delText>
        </w:r>
        <w:r w:rsidR="007A65BB" w:rsidDel="002D44C9">
          <w:rPr>
            <w:sz w:val="24"/>
            <w:szCs w:val="24"/>
          </w:rPr>
          <w:delText xml:space="preserve">lines all acquired a SNP or deletion in a putative DNA ligase. </w:delText>
        </w:r>
      </w:del>
      <w:del w:id="566" w:author="Samuel Greenrod" w:date="2025-09-12T13:47:00Z" w16du:dateUtc="2025-09-12T20:47:00Z">
        <w:r w:rsidR="007A65BB" w:rsidDel="00275E12">
          <w:rPr>
            <w:sz w:val="24"/>
            <w:szCs w:val="24"/>
          </w:rPr>
          <w:delText>This mutation was previously identified in 42</w:delText>
        </w:r>
        <w:r w:rsidR="0025290F" w:rsidDel="00275E12">
          <w:rPr>
            <w:rFonts w:cstheme="minorHAnsi"/>
            <w:sz w:val="24"/>
            <w:szCs w:val="24"/>
          </w:rPr>
          <w:delText>°</w:delText>
        </w:r>
        <w:r w:rsidR="007A65BB" w:rsidDel="00275E12">
          <w:rPr>
            <w:sz w:val="24"/>
            <w:szCs w:val="24"/>
          </w:rPr>
          <w:delText xml:space="preserve">C static evolved lines and is thought to contribute to high temperature adaptation. </w:delText>
        </w:r>
      </w:del>
      <w:r w:rsidR="0025290F">
        <w:rPr>
          <w:sz w:val="24"/>
          <w:szCs w:val="24"/>
        </w:rPr>
        <w:t xml:space="preserve">For </w:t>
      </w:r>
      <w:r w:rsidR="0025290F">
        <w:rPr>
          <w:rFonts w:cstheme="minorHAnsi"/>
          <w:sz w:val="24"/>
          <w:szCs w:val="24"/>
        </w:rPr>
        <w:t>φ</w:t>
      </w:r>
      <w:r w:rsidR="007A65BB">
        <w:rPr>
          <w:sz w:val="24"/>
          <w:szCs w:val="24"/>
        </w:rPr>
        <w:t xml:space="preserve">LUZ19, while co-culture populations maintained </w:t>
      </w:r>
      <w:del w:id="567" w:author="Samuel Greenrod" w:date="2025-09-12T13:48:00Z" w16du:dateUtc="2025-09-12T20:48:00Z">
        <w:r w:rsidR="0025290F" w:rsidDel="00275E12">
          <w:rPr>
            <w:sz w:val="24"/>
            <w:szCs w:val="24"/>
          </w:rPr>
          <w:delText xml:space="preserve">a small number of </w:delText>
        </w:r>
      </w:del>
      <w:r w:rsidR="007A65BB">
        <w:rPr>
          <w:sz w:val="24"/>
          <w:szCs w:val="24"/>
        </w:rPr>
        <w:t xml:space="preserve">mutations in tail </w:t>
      </w:r>
      <w:proofErr w:type="spellStart"/>
      <w:r w:rsidR="007A65BB">
        <w:rPr>
          <w:sz w:val="24"/>
          <w:szCs w:val="24"/>
        </w:rPr>
        <w:t>fiber</w:t>
      </w:r>
      <w:proofErr w:type="spellEnd"/>
      <w:r w:rsidR="007A65BB">
        <w:rPr>
          <w:sz w:val="24"/>
          <w:szCs w:val="24"/>
        </w:rPr>
        <w:t xml:space="preserve"> genes, the populations </w:t>
      </w:r>
      <w:ins w:id="568" w:author="Samuel Greenrod" w:date="2025-09-12T13:48:00Z" w16du:dateUtc="2025-09-12T20:48:00Z">
        <w:r w:rsidR="00275E12">
          <w:rPr>
            <w:sz w:val="24"/>
            <w:szCs w:val="24"/>
          </w:rPr>
          <w:t xml:space="preserve">no longer acquired singleton mutations or </w:t>
        </w:r>
      </w:ins>
      <w:del w:id="569" w:author="Samuel Greenrod" w:date="2025-09-12T13:48:00Z" w16du:dateUtc="2025-09-12T20:48:00Z">
        <w:r w:rsidR="007A65BB" w:rsidDel="00275E12">
          <w:rPr>
            <w:sz w:val="24"/>
            <w:szCs w:val="24"/>
          </w:rPr>
          <w:delText xml:space="preserve">no longer acquired </w:delText>
        </w:r>
      </w:del>
      <w:r w:rsidR="007A65BB">
        <w:rPr>
          <w:sz w:val="24"/>
          <w:szCs w:val="24"/>
        </w:rPr>
        <w:t>the intergenic insertion associated with 42</w:t>
      </w:r>
      <w:r w:rsidR="0025290F">
        <w:rPr>
          <w:rFonts w:cstheme="minorHAnsi"/>
          <w:sz w:val="24"/>
          <w:szCs w:val="24"/>
        </w:rPr>
        <w:t>°</w:t>
      </w:r>
      <w:r w:rsidR="007A65BB">
        <w:rPr>
          <w:sz w:val="24"/>
          <w:szCs w:val="24"/>
        </w:rPr>
        <w:t>C static populations.</w:t>
      </w:r>
    </w:p>
    <w:p w14:paraId="39BB9218" w14:textId="066351A1" w:rsidR="007A65BB" w:rsidDel="00F72FD0" w:rsidRDefault="007A65BB" w:rsidP="00AD4206">
      <w:pPr>
        <w:jc w:val="both"/>
        <w:rPr>
          <w:del w:id="570" w:author="Samuel Greenrod" w:date="2025-09-12T14:57:00Z" w16du:dateUtc="2025-09-12T21:57:00Z"/>
          <w:sz w:val="24"/>
          <w:szCs w:val="24"/>
        </w:rPr>
      </w:pPr>
      <w:del w:id="571" w:author="Samuel Greenrod" w:date="2025-09-12T14:57:00Z" w16du:dateUtc="2025-09-12T21:57:00Z">
        <w:r w:rsidDel="00F72FD0">
          <w:rPr>
            <w:sz w:val="24"/>
            <w:szCs w:val="24"/>
          </w:rPr>
          <w:delText xml:space="preserve">These findings indicate that, for </w:delText>
        </w:r>
        <w:r w:rsidR="0025290F" w:rsidDel="00F72FD0">
          <w:rPr>
            <w:rFonts w:cstheme="minorHAnsi"/>
            <w:sz w:val="24"/>
            <w:szCs w:val="24"/>
          </w:rPr>
          <w:delText>φ</w:delText>
        </w:r>
        <w:r w:rsidDel="00F72FD0">
          <w:rPr>
            <w:sz w:val="24"/>
            <w:szCs w:val="24"/>
          </w:rPr>
          <w:delText xml:space="preserve">14-1, </w:delText>
        </w:r>
      </w:del>
      <w:del w:id="572" w:author="Samuel Greenrod" w:date="2025-09-12T13:49:00Z" w16du:dateUtc="2025-09-12T20:49:00Z">
        <w:r w:rsidR="008E2355" w:rsidDel="00275E12">
          <w:rPr>
            <w:sz w:val="24"/>
            <w:szCs w:val="24"/>
          </w:rPr>
          <w:delText xml:space="preserve">fluctuating temperatures and </w:delText>
        </w:r>
      </w:del>
      <w:del w:id="573" w:author="Samuel Greenrod" w:date="2025-09-12T14:57:00Z" w16du:dateUtc="2025-09-12T21:57:00Z">
        <w:r w:rsidR="008E2355" w:rsidDel="00F72FD0">
          <w:rPr>
            <w:sz w:val="24"/>
            <w:szCs w:val="24"/>
          </w:rPr>
          <w:delText xml:space="preserve">competition </w:delText>
        </w:r>
      </w:del>
      <w:del w:id="574" w:author="Samuel Greenrod" w:date="2025-09-12T13:51:00Z" w16du:dateUtc="2025-09-12T20:51:00Z">
        <w:r w:rsidR="008E2355" w:rsidDel="00275E12">
          <w:rPr>
            <w:sz w:val="24"/>
            <w:szCs w:val="24"/>
          </w:rPr>
          <w:delText xml:space="preserve">synergised to promote high temperature adaptation by selecting </w:delText>
        </w:r>
      </w:del>
      <w:del w:id="575" w:author="Samuel Greenrod" w:date="2025-09-12T14:57:00Z" w16du:dateUtc="2025-09-12T21:57:00Z">
        <w:r w:rsidR="008E2355" w:rsidDel="00F72FD0">
          <w:rPr>
            <w:sz w:val="24"/>
            <w:szCs w:val="24"/>
          </w:rPr>
          <w:delText xml:space="preserve">on a putative DNA ligase. </w:delText>
        </w:r>
        <w:r w:rsidDel="00F72FD0">
          <w:rPr>
            <w:sz w:val="24"/>
            <w:szCs w:val="24"/>
          </w:rPr>
          <w:delText xml:space="preserve">In contrast, for </w:delText>
        </w:r>
        <w:r w:rsidR="0025290F" w:rsidDel="00F72FD0">
          <w:rPr>
            <w:rFonts w:cstheme="minorHAnsi"/>
            <w:sz w:val="24"/>
            <w:szCs w:val="24"/>
          </w:rPr>
          <w:delText>φ</w:delText>
        </w:r>
        <w:r w:rsidDel="00F72FD0">
          <w:rPr>
            <w:sz w:val="24"/>
            <w:szCs w:val="24"/>
          </w:rPr>
          <w:delText>LUZ19</w:delText>
        </w:r>
        <w:r w:rsidR="0025290F" w:rsidDel="00F72FD0">
          <w:rPr>
            <w:sz w:val="24"/>
            <w:szCs w:val="24"/>
          </w:rPr>
          <w:delText>,</w:delText>
        </w:r>
        <w:r w:rsidDel="00F72FD0">
          <w:rPr>
            <w:sz w:val="24"/>
            <w:szCs w:val="24"/>
          </w:rPr>
          <w:delText xml:space="preserve"> </w:delText>
        </w:r>
        <w:r w:rsidR="008E2355" w:rsidDel="00F72FD0">
          <w:rPr>
            <w:sz w:val="24"/>
            <w:szCs w:val="24"/>
          </w:rPr>
          <w:delText>combined selection</w:delText>
        </w:r>
        <w:r w:rsidDel="00F72FD0">
          <w:rPr>
            <w:sz w:val="24"/>
            <w:szCs w:val="24"/>
          </w:rPr>
          <w:delText xml:space="preserve"> constrained evolution rates and </w:delText>
        </w:r>
        <w:r w:rsidR="0025290F" w:rsidDel="00F72FD0">
          <w:rPr>
            <w:sz w:val="24"/>
            <w:szCs w:val="24"/>
          </w:rPr>
          <w:delText>led to</w:delText>
        </w:r>
        <w:r w:rsidDel="00F72FD0">
          <w:rPr>
            <w:sz w:val="24"/>
            <w:szCs w:val="24"/>
          </w:rPr>
          <w:delText xml:space="preserve"> loss of </w:delText>
        </w:r>
      </w:del>
      <w:del w:id="576" w:author="Samuel Greenrod" w:date="2025-09-12T13:52:00Z" w16du:dateUtc="2025-09-12T20:52:00Z">
        <w:r w:rsidDel="00275E12">
          <w:rPr>
            <w:sz w:val="24"/>
            <w:szCs w:val="24"/>
          </w:rPr>
          <w:delText>putative adaptive</w:delText>
        </w:r>
      </w:del>
      <w:del w:id="577" w:author="Samuel Greenrod" w:date="2025-09-12T14:57:00Z" w16du:dateUtc="2025-09-12T21:57:00Z">
        <w:r w:rsidDel="00F72FD0">
          <w:rPr>
            <w:sz w:val="24"/>
            <w:szCs w:val="24"/>
          </w:rPr>
          <w:delText xml:space="preserve"> mutations.  </w:delText>
        </w:r>
      </w:del>
    </w:p>
    <w:p w14:paraId="5CA5373A" w14:textId="77777777" w:rsidR="00A51BE9" w:rsidRDefault="00A51BE9" w:rsidP="00F72FD0">
      <w:pPr>
        <w:jc w:val="both"/>
        <w:rPr>
          <w:sz w:val="24"/>
          <w:szCs w:val="24"/>
        </w:rPr>
        <w:pPrChange w:id="578" w:author="Samuel Greenrod" w:date="2025-09-12T14:57:00Z" w16du:dateUtc="2025-09-12T21:57:00Z">
          <w:pPr/>
        </w:pPrChange>
      </w:pPr>
    </w:p>
    <w:p w14:paraId="6C8999BF" w14:textId="6674881C" w:rsidR="00A51BE9" w:rsidRPr="00CD4A82" w:rsidRDefault="00066540" w:rsidP="00CD4A82">
      <w:pPr>
        <w:rPr>
          <w:sz w:val="24"/>
          <w:szCs w:val="24"/>
        </w:rPr>
      </w:pPr>
      <w:del w:id="579" w:author="Samuel Greenrod" w:date="2025-09-12T12:55:00Z" w16du:dateUtc="2025-09-12T19:55:00Z">
        <w:r w:rsidDel="007D1010">
          <w:rPr>
            <w:noProof/>
            <w:sz w:val="24"/>
            <w:szCs w:val="24"/>
          </w:rPr>
          <w:lastRenderedPageBreak/>
          <w:drawing>
            <wp:inline distT="0" distB="0" distL="0" distR="0" wp14:anchorId="6FAC49D0" wp14:editId="7AD82643">
              <wp:extent cx="5731510" cy="5255895"/>
              <wp:effectExtent l="0" t="0" r="2540" b="1905"/>
              <wp:docPr id="1857255918"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5918" name="Picture 1" descr="A screenshot of a diagra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5255895"/>
                      </a:xfrm>
                      <a:prstGeom prst="rect">
                        <a:avLst/>
                      </a:prstGeom>
                    </pic:spPr>
                  </pic:pic>
                </a:graphicData>
              </a:graphic>
            </wp:inline>
          </w:drawing>
        </w:r>
      </w:del>
      <w:ins w:id="580" w:author="Samuel Greenrod" w:date="2025-09-12T13:38:00Z" w16du:dateUtc="2025-09-12T20:38:00Z">
        <w:r w:rsidR="002D44C9">
          <w:rPr>
            <w:noProof/>
            <w:sz w:val="24"/>
            <w:szCs w:val="24"/>
          </w:rPr>
          <w:drawing>
            <wp:inline distT="0" distB="0" distL="0" distR="0" wp14:anchorId="1F968805" wp14:editId="70C448C2">
              <wp:extent cx="5848350" cy="5204674"/>
              <wp:effectExtent l="0" t="0" r="0" b="0"/>
              <wp:docPr id="343062329" name="Picture 7" descr="A diagram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62329" name="Picture 7" descr="A diagram of different lin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51849" cy="5207788"/>
                      </a:xfrm>
                      <a:prstGeom prst="rect">
                        <a:avLst/>
                      </a:prstGeom>
                    </pic:spPr>
                  </pic:pic>
                </a:graphicData>
              </a:graphic>
            </wp:inline>
          </w:drawing>
        </w:r>
      </w:ins>
    </w:p>
    <w:p w14:paraId="1172AF12" w14:textId="31ED9FEE" w:rsidR="005A73B6" w:rsidRPr="0025290F" w:rsidRDefault="0025290F" w:rsidP="0025290F">
      <w:pPr>
        <w:jc w:val="both"/>
        <w:rPr>
          <w:sz w:val="24"/>
          <w:szCs w:val="24"/>
        </w:rPr>
      </w:pPr>
      <w:commentRangeStart w:id="581"/>
      <w:commentRangeStart w:id="582"/>
      <w:r w:rsidRPr="0025290F">
        <w:rPr>
          <w:b/>
          <w:bCs/>
          <w:sz w:val="24"/>
          <w:szCs w:val="24"/>
        </w:rPr>
        <w:t xml:space="preserve">Figure 4. </w:t>
      </w:r>
      <w:commentRangeEnd w:id="581"/>
      <w:r w:rsidR="00FF6C97">
        <w:rPr>
          <w:rStyle w:val="CommentReference"/>
        </w:rPr>
        <w:commentReference w:id="581"/>
      </w:r>
      <w:commentRangeEnd w:id="582"/>
      <w:r w:rsidR="00FF6C97">
        <w:rPr>
          <w:rStyle w:val="CommentReference"/>
        </w:rPr>
        <w:commentReference w:id="582"/>
      </w:r>
      <w:r w:rsidRPr="0025290F">
        <w:rPr>
          <w:b/>
          <w:bCs/>
          <w:sz w:val="24"/>
          <w:szCs w:val="24"/>
        </w:rPr>
        <w:t>High environmental complexity constrains evolution rates</w:t>
      </w:r>
      <w:r w:rsidRPr="0025290F">
        <w:rPr>
          <w:sz w:val="24"/>
          <w:szCs w:val="24"/>
        </w:rPr>
        <w:t xml:space="preserve">. </w:t>
      </w:r>
      <w:r w:rsidRPr="0025290F">
        <w:rPr>
          <w:b/>
          <w:bCs/>
          <w:sz w:val="24"/>
          <w:szCs w:val="24"/>
        </w:rPr>
        <w:t>A</w:t>
      </w:r>
      <w:r w:rsidRPr="0025290F">
        <w:rPr>
          <w:sz w:val="24"/>
          <w:szCs w:val="24"/>
        </w:rPr>
        <w:t xml:space="preserve">) Box plots show evolution rates, measured based on </w:t>
      </w:r>
      <w:r w:rsidR="008E73D0">
        <w:rPr>
          <w:sz w:val="24"/>
          <w:szCs w:val="24"/>
        </w:rPr>
        <w:t xml:space="preserve">Euclidean </w:t>
      </w:r>
      <w:r w:rsidRPr="0025290F">
        <w:rPr>
          <w:sz w:val="24"/>
          <w:szCs w:val="24"/>
        </w:rPr>
        <w:t xml:space="preserve">genetic distance from the ancestor, for </w:t>
      </w:r>
      <w:del w:id="583" w:author="Samuel Greenrod" w:date="2025-09-12T13:53:00Z" w16du:dateUtc="2025-09-12T20:53:00Z">
        <w:r w:rsidRPr="0025290F" w:rsidDel="00275E12">
          <w:rPr>
            <w:sz w:val="24"/>
            <w:szCs w:val="24"/>
          </w:rPr>
          <w:delText xml:space="preserve">each </w:delText>
        </w:r>
      </w:del>
      <w:ins w:id="584" w:author="Samuel Greenrod" w:date="2025-09-12T13:53:00Z" w16du:dateUtc="2025-09-12T20:53:00Z">
        <w:r w:rsidR="00275E12">
          <w:rPr>
            <w:sz w:val="24"/>
            <w:szCs w:val="24"/>
          </w:rPr>
          <w:t>phage populations evolved under fluctuating temperatures in monoculture (deep purple) and co-culture (light purple).</w:t>
        </w:r>
        <w:r w:rsidR="00275E12" w:rsidRPr="0025290F">
          <w:rPr>
            <w:sz w:val="24"/>
            <w:szCs w:val="24"/>
          </w:rPr>
          <w:t xml:space="preserve"> </w:t>
        </w:r>
      </w:ins>
      <w:del w:id="585" w:author="Samuel Greenrod" w:date="2025-09-12T13:56:00Z" w16du:dateUtc="2025-09-12T20:56:00Z">
        <w:r w:rsidRPr="0025290F" w:rsidDel="00275E12">
          <w:rPr>
            <w:sz w:val="24"/>
            <w:szCs w:val="24"/>
          </w:rPr>
          <w:delText xml:space="preserve">evolved phage line. </w:delText>
        </w:r>
      </w:del>
      <w:del w:id="586" w:author="Samuel Greenrod" w:date="2025-09-12T13:53:00Z" w16du:dateUtc="2025-09-12T20:53:00Z">
        <w:r w:rsidRPr="0025290F" w:rsidDel="00275E12">
          <w:rPr>
            <w:sz w:val="24"/>
            <w:szCs w:val="24"/>
          </w:rPr>
          <w:delText xml:space="preserve">Error bars show standard errors and </w:delText>
        </w:r>
      </w:del>
      <w:del w:id="587" w:author="Samuel Greenrod" w:date="2025-09-12T14:58:00Z" w16du:dateUtc="2025-09-12T21:58:00Z">
        <w:r w:rsidRPr="0025290F" w:rsidDel="00F72FD0">
          <w:rPr>
            <w:sz w:val="24"/>
            <w:szCs w:val="24"/>
          </w:rPr>
          <w:delText>*** = p &lt; 0.001. N.S is used to denote lack of statistical significance.</w:delText>
        </w:r>
        <w:r w:rsidDel="00F72FD0">
          <w:rPr>
            <w:sz w:val="24"/>
            <w:szCs w:val="24"/>
          </w:rPr>
          <w:delText xml:space="preserve"> </w:delText>
        </w:r>
      </w:del>
      <w:r w:rsidRPr="0025290F">
        <w:rPr>
          <w:b/>
          <w:bCs/>
          <w:sz w:val="24"/>
          <w:szCs w:val="24"/>
        </w:rPr>
        <w:t>B</w:t>
      </w:r>
      <w:r>
        <w:rPr>
          <w:sz w:val="24"/>
          <w:szCs w:val="24"/>
        </w:rPr>
        <w:t xml:space="preserve">) </w:t>
      </w:r>
      <w:del w:id="588" w:author="Samuel Greenrod" w:date="2025-09-12T13:54:00Z" w16du:dateUtc="2025-09-12T20:54:00Z">
        <w:r w:rsidDel="00275E12">
          <w:rPr>
            <w:sz w:val="24"/>
            <w:szCs w:val="24"/>
          </w:rPr>
          <w:delText>Mutation plots are shown for fluctuating co-culture populations. Plot layout is the same as in Figure 3</w:delText>
        </w:r>
        <w:r w:rsidR="008F752D" w:rsidDel="00275E12">
          <w:rPr>
            <w:sz w:val="24"/>
            <w:szCs w:val="24"/>
          </w:rPr>
          <w:delText>c</w:delText>
        </w:r>
        <w:r w:rsidDel="00275E12">
          <w:rPr>
            <w:sz w:val="24"/>
            <w:szCs w:val="24"/>
          </w:rPr>
          <w:delText>.</w:delText>
        </w:r>
      </w:del>
      <w:ins w:id="589" w:author="Samuel Greenrod" w:date="2025-09-12T13:54:00Z" w16du:dateUtc="2025-09-12T20:54:00Z">
        <w:r w:rsidR="00275E12">
          <w:rPr>
            <w:sz w:val="24"/>
            <w:szCs w:val="24"/>
          </w:rPr>
          <w:t>Box plots show evolution rates for 37</w:t>
        </w:r>
        <w:r w:rsidR="00275E12">
          <w:rPr>
            <w:rFonts w:cstheme="minorHAnsi"/>
            <w:sz w:val="24"/>
            <w:szCs w:val="24"/>
          </w:rPr>
          <w:t>°</w:t>
        </w:r>
        <w:r w:rsidR="00275E12">
          <w:rPr>
            <w:sz w:val="24"/>
            <w:szCs w:val="24"/>
          </w:rPr>
          <w:t>C static, fluctuating, and 42</w:t>
        </w:r>
        <w:r w:rsidR="00275E12">
          <w:rPr>
            <w:rFonts w:cstheme="minorHAnsi"/>
            <w:sz w:val="24"/>
            <w:szCs w:val="24"/>
          </w:rPr>
          <w:t>°</w:t>
        </w:r>
        <w:r w:rsidR="00275E12">
          <w:rPr>
            <w:sz w:val="24"/>
            <w:szCs w:val="24"/>
          </w:rPr>
          <w:t>C static co-culture populations. Plot layout is the same as panel A.</w:t>
        </w:r>
      </w:ins>
      <w:ins w:id="590" w:author="Samuel Greenrod" w:date="2025-09-12T14:58:00Z" w16du:dateUtc="2025-09-12T21:58:00Z">
        <w:r w:rsidR="00F72FD0">
          <w:rPr>
            <w:sz w:val="24"/>
            <w:szCs w:val="24"/>
          </w:rPr>
          <w:t xml:space="preserve"> </w:t>
        </w:r>
        <w:r w:rsidR="00F72FD0" w:rsidRPr="0025290F">
          <w:rPr>
            <w:sz w:val="24"/>
            <w:szCs w:val="24"/>
          </w:rPr>
          <w:t>*** = p &lt; 0.001. N.S is used to denote lack of statistical significance.</w:t>
        </w:r>
        <w:r w:rsidR="00F72FD0">
          <w:rPr>
            <w:sz w:val="24"/>
            <w:szCs w:val="24"/>
          </w:rPr>
          <w:t xml:space="preserve"> </w:t>
        </w:r>
        <w:r w:rsidR="00F72FD0" w:rsidRPr="00A13ABE">
          <w:rPr>
            <w:sz w:val="24"/>
            <w:szCs w:val="24"/>
          </w:rPr>
          <w:t xml:space="preserve">Static temperature data was adapted from </w:t>
        </w:r>
        <w:r w:rsidR="00F72FD0" w:rsidRPr="002A7CDC">
          <w:rPr>
            <w:sz w:val="24"/>
            <w:szCs w:val="24"/>
            <w:highlight w:val="yellow"/>
          </w:rPr>
          <w:t xml:space="preserve">Greenrod et al </w:t>
        </w:r>
        <w:commentRangeStart w:id="591"/>
        <w:r w:rsidR="00F72FD0" w:rsidRPr="002A7CDC">
          <w:rPr>
            <w:sz w:val="24"/>
            <w:szCs w:val="24"/>
            <w:highlight w:val="yellow"/>
          </w:rPr>
          <w:t>(unpublished</w:t>
        </w:r>
        <w:commentRangeEnd w:id="591"/>
        <w:r w:rsidR="00F72FD0" w:rsidRPr="002A7CDC">
          <w:rPr>
            <w:rStyle w:val="CommentReference"/>
            <w:highlight w:val="yellow"/>
          </w:rPr>
          <w:commentReference w:id="591"/>
        </w:r>
        <w:r w:rsidR="00F72FD0" w:rsidRPr="002A7CDC">
          <w:rPr>
            <w:sz w:val="24"/>
            <w:szCs w:val="24"/>
            <w:highlight w:val="yellow"/>
          </w:rPr>
          <w:t>).</w:t>
        </w:r>
      </w:ins>
    </w:p>
    <w:p w14:paraId="404A2BF9" w14:textId="77777777" w:rsidR="002B001F" w:rsidRDefault="002B001F">
      <w:pPr>
        <w:rPr>
          <w:b/>
          <w:bCs/>
          <w:sz w:val="28"/>
          <w:szCs w:val="28"/>
        </w:rPr>
      </w:pPr>
    </w:p>
    <w:p w14:paraId="5210F27E" w14:textId="60ADC880" w:rsidR="002C0D74" w:rsidRPr="007A65BB" w:rsidRDefault="007A65BB">
      <w:pPr>
        <w:rPr>
          <w:b/>
          <w:bCs/>
          <w:sz w:val="28"/>
          <w:szCs w:val="28"/>
        </w:rPr>
      </w:pPr>
      <w:r w:rsidRPr="007A65BB">
        <w:rPr>
          <w:b/>
          <w:bCs/>
          <w:sz w:val="28"/>
          <w:szCs w:val="28"/>
        </w:rPr>
        <w:t>Discussion</w:t>
      </w:r>
    </w:p>
    <w:p w14:paraId="4F13B7CB" w14:textId="2F70D3EE" w:rsidR="008855F2" w:rsidRDefault="001A59F6" w:rsidP="00A4788D">
      <w:pPr>
        <w:jc w:val="both"/>
        <w:rPr>
          <w:sz w:val="24"/>
          <w:szCs w:val="24"/>
        </w:rPr>
      </w:pPr>
      <w:r>
        <w:rPr>
          <w:sz w:val="24"/>
          <w:szCs w:val="24"/>
        </w:rPr>
        <w:t>Thermal</w:t>
      </w:r>
      <w:r w:rsidR="008D5A1A">
        <w:rPr>
          <w:sz w:val="24"/>
          <w:szCs w:val="24"/>
        </w:rPr>
        <w:t xml:space="preserve"> heterogeneity </w:t>
      </w:r>
      <w:r>
        <w:rPr>
          <w:sz w:val="24"/>
          <w:szCs w:val="24"/>
        </w:rPr>
        <w:t xml:space="preserve">is expected to select for generalist strategies which yield intermediate </w:t>
      </w:r>
      <w:del w:id="592" w:author="Samuel Greenrod" w:date="2025-09-12T14:58:00Z" w16du:dateUtc="2025-09-12T21:58:00Z">
        <w:r w:rsidDel="00F72FD0">
          <w:rPr>
            <w:sz w:val="24"/>
            <w:szCs w:val="24"/>
          </w:rPr>
          <w:delText xml:space="preserve">fitness </w:delText>
        </w:r>
      </w:del>
      <w:ins w:id="593" w:author="Samuel Greenrod" w:date="2025-09-12T14:58:00Z" w16du:dateUtc="2025-09-12T21:58:00Z">
        <w:r w:rsidR="00F72FD0">
          <w:rPr>
            <w:sz w:val="24"/>
            <w:szCs w:val="24"/>
          </w:rPr>
          <w:t>phenotypes</w:t>
        </w:r>
        <w:r w:rsidR="00F72FD0">
          <w:rPr>
            <w:sz w:val="24"/>
            <w:szCs w:val="24"/>
          </w:rPr>
          <w:t xml:space="preserve"> </w:t>
        </w:r>
      </w:ins>
      <w:r>
        <w:rPr>
          <w:sz w:val="24"/>
          <w:szCs w:val="24"/>
        </w:rPr>
        <w:t xml:space="preserve">across temperatures. For </w:t>
      </w:r>
      <w:r w:rsidR="006C7B57">
        <w:rPr>
          <w:sz w:val="24"/>
          <w:szCs w:val="24"/>
        </w:rPr>
        <w:t xml:space="preserve">phage </w:t>
      </w:r>
      <w:r w:rsidR="006C7B57">
        <w:rPr>
          <w:rFonts w:cstheme="minorHAnsi"/>
          <w:sz w:val="24"/>
          <w:szCs w:val="24"/>
        </w:rPr>
        <w:t>φ</w:t>
      </w:r>
      <w:r>
        <w:rPr>
          <w:sz w:val="24"/>
          <w:szCs w:val="24"/>
        </w:rPr>
        <w:t>14-1, w</w:t>
      </w:r>
      <w:r w:rsidR="008D5A1A">
        <w:rPr>
          <w:sz w:val="24"/>
          <w:szCs w:val="24"/>
        </w:rPr>
        <w:t xml:space="preserve">e </w:t>
      </w:r>
      <w:r w:rsidR="00AA64BE">
        <w:rPr>
          <w:sz w:val="24"/>
          <w:szCs w:val="24"/>
        </w:rPr>
        <w:t xml:space="preserve">found that </w:t>
      </w:r>
      <w:r w:rsidR="002B001F">
        <w:rPr>
          <w:sz w:val="24"/>
          <w:szCs w:val="24"/>
        </w:rPr>
        <w:t>fluctuating temperatures</w:t>
      </w:r>
      <w:r w:rsidR="00B33C90">
        <w:rPr>
          <w:sz w:val="24"/>
          <w:szCs w:val="24"/>
        </w:rPr>
        <w:t xml:space="preserve"> </w:t>
      </w:r>
      <w:r w:rsidR="00BA2A4A">
        <w:rPr>
          <w:sz w:val="24"/>
          <w:szCs w:val="24"/>
        </w:rPr>
        <w:t>select</w:t>
      </w:r>
      <w:r>
        <w:rPr>
          <w:sz w:val="24"/>
          <w:szCs w:val="24"/>
        </w:rPr>
        <w:t>ed</w:t>
      </w:r>
      <w:r w:rsidR="00BA2A4A">
        <w:rPr>
          <w:sz w:val="24"/>
          <w:szCs w:val="24"/>
        </w:rPr>
        <w:t xml:space="preserve"> for </w:t>
      </w:r>
      <w:r>
        <w:rPr>
          <w:sz w:val="24"/>
          <w:szCs w:val="24"/>
        </w:rPr>
        <w:t xml:space="preserve">intermediate </w:t>
      </w:r>
      <w:commentRangeStart w:id="594"/>
      <w:del w:id="595" w:author="Samuel Greenrod" w:date="2025-09-12T13:59:00Z" w16du:dateUtc="2025-09-12T20:59:00Z">
        <w:r w:rsidDel="00790182">
          <w:rPr>
            <w:sz w:val="24"/>
            <w:szCs w:val="24"/>
          </w:rPr>
          <w:delText xml:space="preserve">fitness </w:delText>
        </w:r>
      </w:del>
      <w:commentRangeEnd w:id="594"/>
      <w:ins w:id="596" w:author="Samuel Greenrod" w:date="2025-09-12T13:59:00Z" w16du:dateUtc="2025-09-12T20:59:00Z">
        <w:r w:rsidR="00790182">
          <w:rPr>
            <w:sz w:val="24"/>
            <w:szCs w:val="24"/>
          </w:rPr>
          <w:t>thermal</w:t>
        </w:r>
        <w:r w:rsidR="00790182">
          <w:rPr>
            <w:sz w:val="24"/>
            <w:szCs w:val="24"/>
          </w:rPr>
          <w:t xml:space="preserve"> </w:t>
        </w:r>
      </w:ins>
      <w:r w:rsidR="00FE5440">
        <w:rPr>
          <w:rStyle w:val="CommentReference"/>
        </w:rPr>
        <w:commentReference w:id="594"/>
      </w:r>
      <w:r>
        <w:rPr>
          <w:sz w:val="24"/>
          <w:szCs w:val="24"/>
        </w:rPr>
        <w:t xml:space="preserve">phenotypes </w:t>
      </w:r>
      <w:ins w:id="597" w:author="Samuel Greenrod" w:date="2025-09-12T13:59:00Z" w16du:dateUtc="2025-09-12T20:59:00Z">
        <w:r w:rsidR="00790182">
          <w:rPr>
            <w:sz w:val="24"/>
            <w:szCs w:val="24"/>
          </w:rPr>
          <w:t xml:space="preserve">at high temperatures </w:t>
        </w:r>
      </w:ins>
      <w:r>
        <w:rPr>
          <w:sz w:val="24"/>
          <w:szCs w:val="24"/>
        </w:rPr>
        <w:t xml:space="preserve">compared to </w:t>
      </w:r>
      <w:proofErr w:type="spellStart"/>
      <w:ins w:id="598" w:author="Samuel Greenrod" w:date="2025-09-12T14:00:00Z" w16du:dateUtc="2025-09-12T21:00:00Z">
        <w:r w:rsidR="00790182">
          <w:rPr>
            <w:sz w:val="24"/>
            <w:szCs w:val="24"/>
          </w:rPr>
          <w:t>phages</w:t>
        </w:r>
        <w:proofErr w:type="spellEnd"/>
        <w:r w:rsidR="00790182">
          <w:rPr>
            <w:sz w:val="24"/>
            <w:szCs w:val="24"/>
          </w:rPr>
          <w:t xml:space="preserve"> evolved under </w:t>
        </w:r>
      </w:ins>
      <w:r>
        <w:rPr>
          <w:sz w:val="24"/>
          <w:szCs w:val="24"/>
        </w:rPr>
        <w:t>static</w:t>
      </w:r>
      <w:ins w:id="599" w:author="Samuel Greenrod" w:date="2025-09-12T14:00:00Z" w16du:dateUtc="2025-09-12T21:00:00Z">
        <w:r w:rsidR="00790182">
          <w:rPr>
            <w:sz w:val="24"/>
            <w:szCs w:val="24"/>
          </w:rPr>
          <w:t xml:space="preserve"> temperatures. </w:t>
        </w:r>
      </w:ins>
      <w:del w:id="600" w:author="Samuel Greenrod" w:date="2025-09-12T14:04:00Z" w16du:dateUtc="2025-09-12T21:04:00Z">
        <w:r w:rsidDel="00790182">
          <w:rPr>
            <w:sz w:val="24"/>
            <w:szCs w:val="24"/>
          </w:rPr>
          <w:delText xml:space="preserve"> </w:delText>
        </w:r>
      </w:del>
      <w:ins w:id="601" w:author="Samuel Greenrod" w:date="2025-09-12T14:04:00Z" w16du:dateUtc="2025-09-12T21:04:00Z">
        <w:r w:rsidR="00790182">
          <w:rPr>
            <w:sz w:val="24"/>
            <w:szCs w:val="24"/>
          </w:rPr>
          <w:t xml:space="preserve">The </w:t>
        </w:r>
      </w:ins>
      <w:del w:id="602" w:author="Samuel Greenrod" w:date="2025-09-12T14:04:00Z" w16du:dateUtc="2025-09-12T21:04:00Z">
        <w:r w:rsidDel="00790182">
          <w:rPr>
            <w:sz w:val="24"/>
            <w:szCs w:val="24"/>
          </w:rPr>
          <w:delText xml:space="preserve">temperatures </w:delText>
        </w:r>
        <w:commentRangeStart w:id="603"/>
        <w:commentRangeStart w:id="604"/>
        <w:r w:rsidR="006C7B57" w:rsidDel="00790182">
          <w:rPr>
            <w:sz w:val="24"/>
            <w:szCs w:val="24"/>
          </w:rPr>
          <w:delText>indicative of thermal generalism</w:delText>
        </w:r>
        <w:commentRangeEnd w:id="603"/>
        <w:r w:rsidR="00FE5440" w:rsidDel="00790182">
          <w:rPr>
            <w:rStyle w:val="CommentReference"/>
          </w:rPr>
          <w:commentReference w:id="603"/>
        </w:r>
        <w:commentRangeEnd w:id="604"/>
        <w:r w:rsidR="00FE5440" w:rsidDel="00790182">
          <w:rPr>
            <w:rStyle w:val="CommentReference"/>
          </w:rPr>
          <w:commentReference w:id="604"/>
        </w:r>
        <w:r w:rsidDel="00790182">
          <w:rPr>
            <w:sz w:val="24"/>
            <w:szCs w:val="24"/>
          </w:rPr>
          <w:delText xml:space="preserve">. </w:delText>
        </w:r>
        <w:r w:rsidR="00984787" w:rsidDel="00790182">
          <w:rPr>
            <w:sz w:val="24"/>
            <w:szCs w:val="24"/>
          </w:rPr>
          <w:delText xml:space="preserve">The </w:delText>
        </w:r>
      </w:del>
      <w:r w:rsidR="00984787">
        <w:rPr>
          <w:sz w:val="24"/>
          <w:szCs w:val="24"/>
        </w:rPr>
        <w:t>evolution of i</w:t>
      </w:r>
      <w:r w:rsidR="008D5A1A">
        <w:rPr>
          <w:sz w:val="24"/>
          <w:szCs w:val="24"/>
        </w:rPr>
        <w:t>ntermediate</w:t>
      </w:r>
      <w:r w:rsidR="003F1BE1">
        <w:rPr>
          <w:sz w:val="24"/>
          <w:szCs w:val="24"/>
        </w:rPr>
        <w:t xml:space="preserve"> </w:t>
      </w:r>
      <w:del w:id="605" w:author="Samuel Greenrod" w:date="2025-09-12T14:58:00Z" w16du:dateUtc="2025-09-12T21:58:00Z">
        <w:r w:rsidR="003F1BE1" w:rsidDel="00034E63">
          <w:rPr>
            <w:sz w:val="24"/>
            <w:szCs w:val="24"/>
          </w:rPr>
          <w:delText>fitness</w:delText>
        </w:r>
        <w:r w:rsidR="008D5A1A" w:rsidDel="00034E63">
          <w:rPr>
            <w:sz w:val="24"/>
            <w:szCs w:val="24"/>
          </w:rPr>
          <w:delText xml:space="preserve"> </w:delText>
        </w:r>
      </w:del>
      <w:ins w:id="606" w:author="Samuel Greenrod" w:date="2025-09-12T14:58:00Z" w16du:dateUtc="2025-09-12T21:58:00Z">
        <w:r w:rsidR="00034E63">
          <w:rPr>
            <w:sz w:val="24"/>
            <w:szCs w:val="24"/>
          </w:rPr>
          <w:t>phenotypes</w:t>
        </w:r>
        <w:r w:rsidR="00034E63">
          <w:rPr>
            <w:sz w:val="24"/>
            <w:szCs w:val="24"/>
          </w:rPr>
          <w:t xml:space="preserve"> </w:t>
        </w:r>
      </w:ins>
      <w:r w:rsidR="008D5A1A">
        <w:rPr>
          <w:sz w:val="24"/>
          <w:szCs w:val="24"/>
        </w:rPr>
        <w:t xml:space="preserve">is </w:t>
      </w:r>
      <w:del w:id="607" w:author="Samuel Greenrod" w:date="2025-09-12T14:01:00Z" w16du:dateUtc="2025-09-12T21:01:00Z">
        <w:r w:rsidR="008D5A1A" w:rsidDel="00790182">
          <w:rPr>
            <w:sz w:val="24"/>
            <w:szCs w:val="24"/>
          </w:rPr>
          <w:delText xml:space="preserve">typically </w:delText>
        </w:r>
      </w:del>
      <w:ins w:id="608" w:author="Samuel Greenrod" w:date="2025-09-12T14:01:00Z" w16du:dateUtc="2025-09-12T21:01:00Z">
        <w:r w:rsidR="00790182">
          <w:rPr>
            <w:sz w:val="24"/>
            <w:szCs w:val="24"/>
          </w:rPr>
          <w:t>lik</w:t>
        </w:r>
      </w:ins>
      <w:ins w:id="609" w:author="Samuel Greenrod" w:date="2025-09-12T14:02:00Z" w16du:dateUtc="2025-09-12T21:02:00Z">
        <w:r w:rsidR="00790182">
          <w:rPr>
            <w:sz w:val="24"/>
            <w:szCs w:val="24"/>
          </w:rPr>
          <w:t>ely</w:t>
        </w:r>
      </w:ins>
      <w:ins w:id="610" w:author="Samuel Greenrod" w:date="2025-09-12T14:01:00Z" w16du:dateUtc="2025-09-12T21:01:00Z">
        <w:r w:rsidR="00790182">
          <w:rPr>
            <w:sz w:val="24"/>
            <w:szCs w:val="24"/>
          </w:rPr>
          <w:t xml:space="preserve"> </w:t>
        </w:r>
      </w:ins>
      <w:del w:id="611" w:author="Samuel Greenrod" w:date="2025-09-12T14:02:00Z" w16du:dateUtc="2025-09-12T21:02:00Z">
        <w:r w:rsidR="008D5A1A" w:rsidDel="00790182">
          <w:rPr>
            <w:sz w:val="24"/>
            <w:szCs w:val="24"/>
          </w:rPr>
          <w:delText xml:space="preserve">associated </w:delText>
        </w:r>
      </w:del>
      <w:ins w:id="612" w:author="Samuel Greenrod" w:date="2025-09-12T14:02:00Z" w16du:dateUtc="2025-09-12T21:02:00Z">
        <w:r w:rsidR="00790182">
          <w:rPr>
            <w:sz w:val="24"/>
            <w:szCs w:val="24"/>
          </w:rPr>
          <w:t>due to</w:t>
        </w:r>
        <w:r w:rsidR="00790182">
          <w:rPr>
            <w:sz w:val="24"/>
            <w:szCs w:val="24"/>
          </w:rPr>
          <w:t xml:space="preserve"> </w:t>
        </w:r>
      </w:ins>
      <w:del w:id="613" w:author="Samuel Greenrod" w:date="2025-09-12T14:02:00Z" w16du:dateUtc="2025-09-12T21:02:00Z">
        <w:r w:rsidR="008D5A1A" w:rsidDel="00790182">
          <w:rPr>
            <w:sz w:val="24"/>
            <w:szCs w:val="24"/>
          </w:rPr>
          <w:delText xml:space="preserve">with </w:delText>
        </w:r>
      </w:del>
      <w:del w:id="614" w:author="Samuel Greenrod" w:date="2025-09-12T14:03:00Z" w16du:dateUtc="2025-09-12T21:03:00Z">
        <w:r w:rsidR="008D5A1A" w:rsidDel="00790182">
          <w:rPr>
            <w:sz w:val="24"/>
            <w:szCs w:val="24"/>
          </w:rPr>
          <w:delText xml:space="preserve">either </w:delText>
        </w:r>
      </w:del>
      <w:ins w:id="615" w:author="Samuel Greenrod" w:date="2025-09-12T14:02:00Z" w16du:dateUtc="2025-09-12T21:02:00Z">
        <w:r w:rsidR="00790182">
          <w:rPr>
            <w:sz w:val="24"/>
            <w:szCs w:val="24"/>
          </w:rPr>
          <w:t xml:space="preserve">weaker </w:t>
        </w:r>
      </w:ins>
      <w:r w:rsidR="003F1BE1">
        <w:rPr>
          <w:sz w:val="24"/>
          <w:szCs w:val="24"/>
        </w:rPr>
        <w:t xml:space="preserve">selection </w:t>
      </w:r>
      <w:del w:id="616" w:author="Samuel Greenrod" w:date="2025-09-12T14:02:00Z" w16du:dateUtc="2025-09-12T21:02:00Z">
        <w:r w:rsidR="003F1BE1" w:rsidDel="00790182">
          <w:rPr>
            <w:sz w:val="24"/>
            <w:szCs w:val="24"/>
          </w:rPr>
          <w:delText>being weaker in</w:delText>
        </w:r>
        <w:r w:rsidR="00984787" w:rsidDel="00790182">
          <w:rPr>
            <w:sz w:val="24"/>
            <w:szCs w:val="24"/>
          </w:rPr>
          <w:delText xml:space="preserve"> fluctuati</w:delText>
        </w:r>
        <w:r w:rsidR="003F1BE1" w:rsidDel="00790182">
          <w:rPr>
            <w:sz w:val="24"/>
            <w:szCs w:val="24"/>
          </w:rPr>
          <w:delText>ng environments</w:delText>
        </w:r>
      </w:del>
      <w:ins w:id="617" w:author="Samuel Greenrod" w:date="2025-09-12T14:02:00Z" w16du:dateUtc="2025-09-12T21:02:00Z">
        <w:r w:rsidR="00790182">
          <w:rPr>
            <w:sz w:val="24"/>
            <w:szCs w:val="24"/>
          </w:rPr>
          <w:t>for high temperature adaptation</w:t>
        </w:r>
      </w:ins>
      <w:r w:rsidR="008D5A1A">
        <w:rPr>
          <w:sz w:val="24"/>
          <w:szCs w:val="24"/>
        </w:rPr>
        <w:t xml:space="preserve"> </w:t>
      </w:r>
      <w:ins w:id="618" w:author="Samuel Greenrod" w:date="2025-09-12T14:05:00Z" w16du:dateUtc="2025-09-12T21:05:00Z">
        <w:r w:rsidR="00790182">
          <w:rPr>
            <w:sz w:val="24"/>
            <w:szCs w:val="24"/>
          </w:rPr>
          <w:t>in the</w:t>
        </w:r>
      </w:ins>
      <w:ins w:id="619" w:author="Samuel Greenrod" w:date="2025-09-12T14:03:00Z" w16du:dateUtc="2025-09-12T21:03:00Z">
        <w:r w:rsidR="00790182">
          <w:rPr>
            <w:sz w:val="24"/>
            <w:szCs w:val="24"/>
          </w:rPr>
          <w:t xml:space="preserve"> fluctuating </w:t>
        </w:r>
      </w:ins>
      <w:ins w:id="620" w:author="Samuel Greenrod" w:date="2025-09-12T14:05:00Z" w16du:dateUtc="2025-09-12T21:05:00Z">
        <w:r w:rsidR="00790182">
          <w:rPr>
            <w:sz w:val="24"/>
            <w:szCs w:val="24"/>
          </w:rPr>
          <w:t>temperature treatment</w:t>
        </w:r>
      </w:ins>
      <w:ins w:id="621" w:author="Samuel Greenrod" w:date="2025-09-12T14:03:00Z" w16du:dateUtc="2025-09-12T21:03:00Z">
        <w:r w:rsidR="00790182">
          <w:rPr>
            <w:sz w:val="24"/>
            <w:szCs w:val="24"/>
          </w:rPr>
          <w:t xml:space="preserve">. Alternatively, </w:t>
        </w:r>
      </w:ins>
      <w:ins w:id="622" w:author="Samuel Greenrod" w:date="2025-09-12T14:04:00Z" w16du:dateUtc="2025-09-12T21:04:00Z">
        <w:r w:rsidR="00790182">
          <w:rPr>
            <w:sz w:val="24"/>
            <w:szCs w:val="24"/>
          </w:rPr>
          <w:t>high temperature</w:t>
        </w:r>
      </w:ins>
      <w:ins w:id="623" w:author="Samuel Greenrod" w:date="2025-09-12T14:05:00Z" w16du:dateUtc="2025-09-12T21:05:00Z">
        <w:r w:rsidR="00790182">
          <w:rPr>
            <w:sz w:val="24"/>
            <w:szCs w:val="24"/>
          </w:rPr>
          <w:t xml:space="preserve"> </w:t>
        </w:r>
      </w:ins>
      <w:del w:id="624" w:author="Samuel Greenrod" w:date="2025-09-12T14:04:00Z" w16du:dateUtc="2025-09-12T21:04:00Z">
        <w:r w:rsidR="008D5A1A" w:rsidDel="00790182">
          <w:rPr>
            <w:sz w:val="24"/>
            <w:szCs w:val="24"/>
          </w:rPr>
          <w:delText xml:space="preserve">or </w:delText>
        </w:r>
      </w:del>
      <w:r w:rsidR="00AA3F9A">
        <w:rPr>
          <w:sz w:val="24"/>
          <w:szCs w:val="24"/>
        </w:rPr>
        <w:t xml:space="preserve">adaptation </w:t>
      </w:r>
      <w:ins w:id="625" w:author="Samuel Greenrod" w:date="2025-09-12T14:04:00Z" w16du:dateUtc="2025-09-12T21:04:00Z">
        <w:r w:rsidR="00790182">
          <w:rPr>
            <w:sz w:val="24"/>
            <w:szCs w:val="24"/>
          </w:rPr>
          <w:t xml:space="preserve">may be constrained during fluctuations due to </w:t>
        </w:r>
      </w:ins>
      <w:del w:id="626" w:author="Samuel Greenrod" w:date="2025-09-12T14:04:00Z" w16du:dateUtc="2025-09-12T21:04:00Z">
        <w:r w:rsidR="00AA3F9A" w:rsidDel="00790182">
          <w:rPr>
            <w:sz w:val="24"/>
            <w:szCs w:val="24"/>
          </w:rPr>
          <w:lastRenderedPageBreak/>
          <w:delText xml:space="preserve">leading to </w:delText>
        </w:r>
      </w:del>
      <w:r w:rsidR="008D5A1A">
        <w:rPr>
          <w:sz w:val="24"/>
          <w:szCs w:val="24"/>
        </w:rPr>
        <w:t>fitness trade-offs</w:t>
      </w:r>
      <w:ins w:id="627" w:author="Samuel Greenrod" w:date="2025-09-12T14:04:00Z" w16du:dateUtc="2025-09-12T21:04:00Z">
        <w:r w:rsidR="00790182">
          <w:rPr>
            <w:sz w:val="24"/>
            <w:szCs w:val="24"/>
          </w:rPr>
          <w:t xml:space="preserve"> at lower temperatures</w:t>
        </w:r>
      </w:ins>
      <w:r w:rsidR="003F1BE1">
        <w:rPr>
          <w:sz w:val="24"/>
          <w:szCs w:val="24"/>
        </w:rPr>
        <w:t xml:space="preserve"> </w:t>
      </w:r>
      <w:r w:rsidR="003F1BE1">
        <w:rPr>
          <w:sz w:val="24"/>
          <w:szCs w:val="24"/>
        </w:rPr>
        <w:fldChar w:fldCharType="begin"/>
      </w:r>
      <w:r w:rsidR="0084092A">
        <w:rPr>
          <w:sz w:val="24"/>
          <w:szCs w:val="24"/>
        </w:rPr>
        <w:instrText xml:space="preserve"> ADDIN ZOTERO_ITEM CSL_CITATION {"citationID":"6oKkh6Nn","properties":{"formattedCitation":"[43]","plainCitation":"[43]","noteIndex":0},"citationItems":[{"id":3498,"uris":["http://zotero.org/users/local/sgFDdPY0/items/C76IUQYV"],"itemData":{"id":3498,"type":"article-journal","abstract":"Many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84092A" w:rsidRPr="0084092A">
        <w:rPr>
          <w:rFonts w:ascii="Calibri" w:hAnsi="Calibri" w:cs="Calibri"/>
          <w:sz w:val="24"/>
        </w:rPr>
        <w:t>[43]</w:t>
      </w:r>
      <w:r w:rsidR="003F1BE1">
        <w:rPr>
          <w:sz w:val="24"/>
          <w:szCs w:val="24"/>
        </w:rPr>
        <w:fldChar w:fldCharType="end"/>
      </w:r>
      <w:r w:rsidR="008D5A1A">
        <w:rPr>
          <w:sz w:val="24"/>
          <w:szCs w:val="24"/>
        </w:rPr>
        <w:t xml:space="preserve">. For </w:t>
      </w:r>
      <w:r w:rsidR="00AA3F9A">
        <w:rPr>
          <w:sz w:val="24"/>
          <w:szCs w:val="24"/>
        </w:rPr>
        <w:t xml:space="preserve">phage </w:t>
      </w:r>
      <w:r w:rsidR="00AA3F9A">
        <w:rPr>
          <w:rFonts w:cstheme="minorHAnsi"/>
          <w:sz w:val="24"/>
          <w:szCs w:val="24"/>
        </w:rPr>
        <w:t>φ</w:t>
      </w:r>
      <w:r w:rsidR="00AA3F9A">
        <w:rPr>
          <w:sz w:val="24"/>
          <w:szCs w:val="24"/>
        </w:rPr>
        <w:t>LUZ19</w:t>
      </w:r>
      <w:r w:rsidR="008D5A1A">
        <w:rPr>
          <w:sz w:val="24"/>
          <w:szCs w:val="24"/>
        </w:rPr>
        <w:t xml:space="preserve">, we found that fluctuating </w:t>
      </w:r>
      <w:ins w:id="628" w:author="Samuel Greenrod" w:date="2025-09-12T14:05:00Z" w16du:dateUtc="2025-09-12T21:05:00Z">
        <w:r w:rsidR="00790182">
          <w:rPr>
            <w:sz w:val="24"/>
            <w:szCs w:val="24"/>
          </w:rPr>
          <w:t xml:space="preserve">temperature </w:t>
        </w:r>
      </w:ins>
      <w:r w:rsidR="003F1BE1">
        <w:rPr>
          <w:sz w:val="24"/>
          <w:szCs w:val="24"/>
        </w:rPr>
        <w:t>population</w:t>
      </w:r>
      <w:ins w:id="629" w:author="Samuel Greenrod" w:date="2025-09-12T14:05:00Z" w16du:dateUtc="2025-09-12T21:05:00Z">
        <w:r w:rsidR="00790182">
          <w:rPr>
            <w:sz w:val="24"/>
            <w:szCs w:val="24"/>
          </w:rPr>
          <w:t>s had the same</w:t>
        </w:r>
      </w:ins>
      <w:r w:rsidR="008D5A1A">
        <w:rPr>
          <w:sz w:val="24"/>
          <w:szCs w:val="24"/>
        </w:rPr>
        <w:t xml:space="preserve"> thermal </w:t>
      </w:r>
      <w:del w:id="630" w:author="Samuel Greenrod" w:date="2025-09-12T14:06:00Z" w16du:dateUtc="2025-09-12T21:06:00Z">
        <w:r w:rsidR="008D5A1A" w:rsidDel="00790182">
          <w:rPr>
            <w:sz w:val="24"/>
            <w:szCs w:val="24"/>
          </w:rPr>
          <w:delText xml:space="preserve">fitness </w:delText>
        </w:r>
      </w:del>
      <w:ins w:id="631" w:author="Samuel Greenrod" w:date="2025-09-12T14:06:00Z" w16du:dateUtc="2025-09-12T21:06:00Z">
        <w:r w:rsidR="00790182">
          <w:rPr>
            <w:sz w:val="24"/>
            <w:szCs w:val="24"/>
          </w:rPr>
          <w:t>phenotypes</w:t>
        </w:r>
        <w:r w:rsidR="00790182">
          <w:rPr>
            <w:sz w:val="24"/>
            <w:szCs w:val="24"/>
          </w:rPr>
          <w:t xml:space="preserve"> </w:t>
        </w:r>
      </w:ins>
      <w:del w:id="632" w:author="Samuel Greenrod" w:date="2025-09-12T14:06:00Z" w16du:dateUtc="2025-09-12T21:06:00Z">
        <w:r w:rsidR="008D5A1A" w:rsidDel="00790182">
          <w:rPr>
            <w:sz w:val="24"/>
            <w:szCs w:val="24"/>
          </w:rPr>
          <w:delText xml:space="preserve">was the same </w:delText>
        </w:r>
      </w:del>
      <w:r w:rsidR="008D5A1A">
        <w:rPr>
          <w:sz w:val="24"/>
          <w:szCs w:val="24"/>
        </w:rPr>
        <w:t xml:space="preserve">as </w:t>
      </w:r>
      <w:r w:rsidR="00AA3F9A">
        <w:rPr>
          <w:sz w:val="24"/>
          <w:szCs w:val="24"/>
        </w:rPr>
        <w:t xml:space="preserve">sympatric </w:t>
      </w:r>
      <w:r w:rsidR="008D5A1A">
        <w:rPr>
          <w:sz w:val="24"/>
          <w:szCs w:val="24"/>
        </w:rPr>
        <w:t xml:space="preserve">static evolved </w:t>
      </w:r>
      <w:r w:rsidR="003F1BE1">
        <w:rPr>
          <w:sz w:val="24"/>
          <w:szCs w:val="24"/>
        </w:rPr>
        <w:t>populations</w:t>
      </w:r>
      <w:r w:rsidR="008D5A1A">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fitness </w:t>
      </w:r>
      <w:del w:id="633" w:author="Samuel Greenrod" w:date="2025-09-12T14:59:00Z" w16du:dateUtc="2025-09-12T21:59:00Z">
        <w:r w:rsidR="008855F2" w:rsidDel="00034E63">
          <w:rPr>
            <w:sz w:val="24"/>
            <w:szCs w:val="24"/>
          </w:rPr>
          <w:delText xml:space="preserve">costs </w:delText>
        </w:r>
      </w:del>
      <w:ins w:id="634" w:author="Samuel Greenrod" w:date="2025-09-12T14:59:00Z" w16du:dateUtc="2025-09-12T21:59:00Z">
        <w:r w:rsidR="00034E63">
          <w:rPr>
            <w:sz w:val="24"/>
            <w:szCs w:val="24"/>
          </w:rPr>
          <w:t>trade-offs</w:t>
        </w:r>
        <w:r w:rsidR="00034E63">
          <w:rPr>
            <w:sz w:val="24"/>
            <w:szCs w:val="24"/>
          </w:rPr>
          <w:t xml:space="preserve"> </w:t>
        </w:r>
      </w:ins>
      <w:r w:rsidR="008855F2">
        <w:rPr>
          <w:sz w:val="24"/>
          <w:szCs w:val="24"/>
        </w:rPr>
        <w:t>under static selection</w:t>
      </w:r>
      <w:r w:rsidR="00057F49">
        <w:rPr>
          <w:sz w:val="24"/>
          <w:szCs w:val="24"/>
        </w:rPr>
        <w:t xml:space="preserve"> </w:t>
      </w:r>
      <w:r w:rsidR="00057F49" w:rsidRPr="00F42F85">
        <w:rPr>
          <w:sz w:val="24"/>
          <w:szCs w:val="24"/>
          <w:highlight w:val="yellow"/>
          <w:rPrChange w:id="635" w:author="Samuel Greenrod" w:date="2025-09-12T14:30:00Z" w16du:dateUtc="2025-09-12T21:30:00Z">
            <w:rPr>
              <w:sz w:val="24"/>
              <w:szCs w:val="24"/>
            </w:rPr>
          </w:rPrChange>
        </w:rPr>
        <w:t>(Greenrod et al., unpublished)</w:t>
      </w:r>
      <w:r w:rsidR="008855F2" w:rsidRPr="00F42F85">
        <w:rPr>
          <w:sz w:val="24"/>
          <w:szCs w:val="24"/>
          <w:highlight w:val="yellow"/>
          <w:rPrChange w:id="636" w:author="Samuel Greenrod" w:date="2025-09-12T14:30:00Z" w16du:dateUtc="2025-09-12T21:30:00Z">
            <w:rPr>
              <w:sz w:val="24"/>
              <w:szCs w:val="24"/>
            </w:rPr>
          </w:rPrChange>
        </w:rPr>
        <w:t>,</w:t>
      </w:r>
      <w:r w:rsidR="008855F2">
        <w:rPr>
          <w:sz w:val="24"/>
          <w:szCs w:val="24"/>
        </w:rPr>
        <w:t xml:space="preserve"> this finding is indicative of no-cost </w:t>
      </w:r>
      <w:proofErr w:type="spellStart"/>
      <w:r w:rsidR="008855F2">
        <w:rPr>
          <w:sz w:val="24"/>
          <w:szCs w:val="24"/>
        </w:rPr>
        <w:t>generalism</w:t>
      </w:r>
      <w:proofErr w:type="spellEnd"/>
      <w:r w:rsidR="00057F49">
        <w:rPr>
          <w:sz w:val="24"/>
          <w:szCs w:val="24"/>
        </w:rPr>
        <w:t xml:space="preserve"> </w:t>
      </w:r>
      <w:r w:rsidR="00057F49">
        <w:rPr>
          <w:sz w:val="24"/>
          <w:szCs w:val="24"/>
        </w:rPr>
        <w:fldChar w:fldCharType="begin"/>
      </w:r>
      <w:r w:rsidR="0084092A">
        <w:rPr>
          <w:sz w:val="24"/>
          <w:szCs w:val="24"/>
        </w:rPr>
        <w:instrText xml:space="preserve"> ADDIN ZOTERO_ITEM CSL_CITATION {"citationID":"0YxCDlAH","properties":{"formattedCitation":"[44]","plainCitation":"[44]","noteIndex":0},"citationItems":[{"id":3487,"uris":["http://zotero.org/users/local/sgFDdPY0/items/EINPGVCU"],"itemData":{"id":3487,"type":"article-journal","abstract":"Specialism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84092A" w:rsidRPr="0084092A">
        <w:rPr>
          <w:rFonts w:ascii="Calibri" w:hAnsi="Calibri" w:cs="Calibri"/>
          <w:sz w:val="24"/>
        </w:rPr>
        <w:t>[44]</w:t>
      </w:r>
      <w:r w:rsidR="00057F49">
        <w:rPr>
          <w:sz w:val="24"/>
          <w:szCs w:val="24"/>
        </w:rPr>
        <w:fldChar w:fldCharType="end"/>
      </w:r>
      <w:r w:rsidR="008855F2">
        <w:rPr>
          <w:sz w:val="24"/>
          <w:szCs w:val="24"/>
        </w:rPr>
        <w:t xml:space="preserve">. </w:t>
      </w:r>
      <w:r w:rsidR="00EC54EC">
        <w:rPr>
          <w:sz w:val="24"/>
          <w:szCs w:val="24"/>
        </w:rPr>
        <w:t xml:space="preserve">The lack of fitness 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84092A">
        <w:rPr>
          <w:sz w:val="24"/>
          <w:szCs w:val="24"/>
        </w:rPr>
        <w:instrText xml:space="preserve"> ADDIN ZOTERO_ITEM CSL_CITATION {"citationID":"wCTUmpEv","properties":{"formattedCitation":"[44]","plainCitation":"[44]","noteIndex":0},"citationItems":[{"id":3487,"uris":["http://zotero.org/users/local/sgFDdPY0/items/EINPGVCU"],"itemData":{"id":3487,"type":"article-journal","abstract":"Specialism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84092A" w:rsidRPr="0084092A">
        <w:rPr>
          <w:rFonts w:ascii="Calibri" w:hAnsi="Calibri" w:cs="Calibri"/>
          <w:sz w:val="24"/>
        </w:rPr>
        <w:t>[44]</w:t>
      </w:r>
      <w:r w:rsidR="001F56F5">
        <w:rPr>
          <w:sz w:val="24"/>
          <w:szCs w:val="24"/>
        </w:rPr>
        <w:fldChar w:fldCharType="end"/>
      </w:r>
      <w:r w:rsidR="001F56F5">
        <w:rPr>
          <w:sz w:val="24"/>
          <w:szCs w:val="24"/>
        </w:rPr>
        <w:t xml:space="preserve">. Alternatively, costs may instead occur in </w:t>
      </w:r>
      <w:r w:rsidR="008D5A1A">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84092A">
        <w:rPr>
          <w:sz w:val="24"/>
          <w:szCs w:val="24"/>
        </w:rPr>
        <w:instrText xml:space="preserve"> ADDIN ZOTERO_ITEM CSL_CITATION {"citationID":"gqUadEd1","properties":{"formattedCitation":"[45]","plainCitation":"[45]","noteIndex":0},"citationItems":[{"id":978,"uris":["http://zotero.org/users/local/sgFDdPY0/items/JUVF7EL3"],"itemData":{"id":978,"type":"article-journal","abstract":"Predicting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84092A" w:rsidRPr="0084092A">
        <w:rPr>
          <w:rFonts w:ascii="Calibri" w:hAnsi="Calibri" w:cs="Calibri"/>
          <w:sz w:val="24"/>
        </w:rPr>
        <w:t>[45]</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sidR="008D5A1A">
        <w:rPr>
          <w:sz w:val="24"/>
          <w:szCs w:val="24"/>
        </w:rPr>
        <w:t>other</w:t>
      </w:r>
      <w:r w:rsidR="001F56F5">
        <w:rPr>
          <w:sz w:val="24"/>
          <w:szCs w:val="24"/>
        </w:rPr>
        <w:t xml:space="preserve"> stress</w:t>
      </w:r>
      <w:r w:rsidR="008D5A1A">
        <w:rPr>
          <w:sz w:val="24"/>
          <w:szCs w:val="24"/>
        </w:rPr>
        <w:t>es</w:t>
      </w:r>
      <w:r w:rsidR="008E5DCE">
        <w:rPr>
          <w:sz w:val="24"/>
          <w:szCs w:val="24"/>
        </w:rPr>
        <w:t xml:space="preserve"> </w:t>
      </w:r>
      <w:r w:rsidR="008E5DCE">
        <w:rPr>
          <w:sz w:val="24"/>
          <w:szCs w:val="24"/>
        </w:rPr>
        <w:fldChar w:fldCharType="begin"/>
      </w:r>
      <w:r w:rsidR="00102EE8">
        <w:rPr>
          <w:sz w:val="24"/>
          <w:szCs w:val="24"/>
        </w:rPr>
        <w:instrText xml:space="preserve"> ADDIN ZOTERO_ITEM CSL_CITATION {"citationID":"zrQVhdNU","properties":{"formattedCitation":"[13]","plainCitation":"[13]","noteIndex":0},"citationItems":[{"id":3097,"uris":["http://zotero.org/users/local/sgFDdPY0/items/SRBALDVC"],"itemData":{"id":3097,"type":"article-journal","abstract":"The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102EE8" w:rsidRPr="00102EE8">
        <w:rPr>
          <w:rFonts w:ascii="Calibri" w:hAnsi="Calibri" w:cs="Calibri"/>
          <w:sz w:val="24"/>
        </w:rPr>
        <w:t>[13]</w:t>
      </w:r>
      <w:r w:rsidR="008E5DCE">
        <w:rPr>
          <w:sz w:val="24"/>
          <w:szCs w:val="24"/>
        </w:rPr>
        <w:fldChar w:fldCharType="end"/>
      </w:r>
      <w:r w:rsidR="001F56F5">
        <w:rPr>
          <w:sz w:val="24"/>
          <w:szCs w:val="24"/>
        </w:rPr>
        <w:t xml:space="preserve">. </w:t>
      </w:r>
      <w:r w:rsidR="005B18CE">
        <w:rPr>
          <w:sz w:val="24"/>
          <w:szCs w:val="24"/>
        </w:rPr>
        <w:t>These findings confirm that fluctuati</w:t>
      </w:r>
      <w:r w:rsidR="00984787">
        <w:rPr>
          <w:sz w:val="24"/>
          <w:szCs w:val="24"/>
        </w:rPr>
        <w:t>ng</w:t>
      </w:r>
      <w:r w:rsidR="005B18CE">
        <w:rPr>
          <w:sz w:val="24"/>
          <w:szCs w:val="24"/>
        </w:rPr>
        <w:t xml:space="preserve"> temperatures can limit but not prevent thermal adaptation.</w:t>
      </w:r>
      <w:ins w:id="637" w:author="Craig Maclean" w:date="2025-09-08T10:13:00Z" w16du:dateUtc="2025-09-08T09:13:00Z">
        <w:del w:id="638" w:author="Samuel Greenrod" w:date="2025-09-12T14:06:00Z" w16du:dateUtc="2025-09-12T21:06:00Z">
          <w:r w:rsidR="00FE5440" w:rsidDel="00790182">
            <w:rPr>
              <w:sz w:val="24"/>
              <w:szCs w:val="24"/>
            </w:rPr>
            <w:delText xml:space="preserve">My take: </w:delText>
          </w:r>
        </w:del>
      </w:ins>
      <w:ins w:id="639" w:author="Craig Maclean" w:date="2025-09-08T10:12:00Z" w16du:dateUtc="2025-09-08T09:12:00Z">
        <w:del w:id="640" w:author="Samuel Greenrod" w:date="2025-09-12T14:06:00Z" w16du:dateUtc="2025-09-12T21:06:00Z">
          <w:r w:rsidR="00FE5440" w:rsidDel="00790182">
            <w:rPr>
              <w:sz w:val="24"/>
              <w:szCs w:val="24"/>
            </w:rPr>
            <w:delText xml:space="preserve"> The 42C selected lines had reduced fitness compared to the anc at 37C, so some mutastions associated with therma</w:delText>
          </w:r>
        </w:del>
      </w:ins>
      <w:ins w:id="641" w:author="Craig Maclean" w:date="2025-09-08T10:13:00Z" w16du:dateUtc="2025-09-08T09:13:00Z">
        <w:del w:id="642" w:author="Samuel Greenrod" w:date="2025-09-12T14:06:00Z" w16du:dateUtc="2025-09-12T21:06:00Z">
          <w:r w:rsidR="00FE5440" w:rsidDel="00790182">
            <w:rPr>
              <w:sz w:val="24"/>
              <w:szCs w:val="24"/>
            </w:rPr>
            <w:delText xml:space="preserve">l adaptation are associated with pleiotropic fitness trade-offs. However, the ability of the fluctuating lines to adapt to both temperatures shows that these mutatiosn are </w:delText>
          </w:r>
        </w:del>
      </w:ins>
      <w:ins w:id="643" w:author="Craig Maclean" w:date="2025-09-08T10:14:00Z" w16du:dateUtc="2025-09-08T09:14:00Z">
        <w:del w:id="644" w:author="Samuel Greenrod" w:date="2025-09-12T14:06:00Z" w16du:dateUtc="2025-09-12T21:06:00Z">
          <w:r w:rsidR="00FE5440" w:rsidDel="00790182">
            <w:rPr>
              <w:sz w:val="24"/>
              <w:szCs w:val="24"/>
            </w:rPr>
            <w:delText xml:space="preserve">pleiotropy is not strong enough to to constrain the evolution of </w:delText>
          </w:r>
        </w:del>
      </w:ins>
      <w:ins w:id="645" w:author="Craig Maclean" w:date="2025-09-08T10:15:00Z" w16du:dateUtc="2025-09-08T09:15:00Z">
        <w:del w:id="646" w:author="Samuel Greenrod" w:date="2025-09-12T14:06:00Z" w16du:dateUtc="2025-09-12T21:06:00Z">
          <w:r w:rsidR="00FE5440" w:rsidDel="00790182">
            <w:rPr>
              <w:sz w:val="24"/>
              <w:szCs w:val="24"/>
            </w:rPr>
            <w:delText>theral generalism, presubmably because some m</w:delText>
          </w:r>
          <w:r w:rsidR="001D1479" w:rsidDel="00790182">
            <w:rPr>
              <w:sz w:val="24"/>
              <w:szCs w:val="24"/>
            </w:rPr>
            <w:delText>utations are effectively cost-free at these temperature.s</w:delText>
          </w:r>
        </w:del>
      </w:ins>
    </w:p>
    <w:p w14:paraId="56297E8D" w14:textId="649F6F86" w:rsidR="00AE115F" w:rsidRDefault="005B18CE" w:rsidP="00A4788D">
      <w:pPr>
        <w:jc w:val="both"/>
        <w:rPr>
          <w:sz w:val="24"/>
          <w:szCs w:val="24"/>
        </w:rPr>
      </w:pPr>
      <w:r>
        <w:rPr>
          <w:sz w:val="24"/>
          <w:szCs w:val="24"/>
        </w:rPr>
        <w:t xml:space="preserve">Fluctuating environments generally select for </w:t>
      </w:r>
      <w:del w:id="647" w:author="Samuel Greenrod" w:date="2025-09-12T14:07:00Z" w16du:dateUtc="2025-09-12T21:07:00Z">
        <w:r w:rsidDel="00931818">
          <w:rPr>
            <w:sz w:val="24"/>
            <w:szCs w:val="24"/>
          </w:rPr>
          <w:delText>pleiotropic mutations</w:delText>
        </w:r>
        <w:r w:rsidR="00C74CD8" w:rsidDel="00931818">
          <w:rPr>
            <w:sz w:val="24"/>
            <w:szCs w:val="24"/>
          </w:rPr>
          <w:delText xml:space="preserve"> </w:delText>
        </w:r>
        <w:r w:rsidR="00C74CD8" w:rsidDel="00931818">
          <w:rPr>
            <w:sz w:val="24"/>
            <w:szCs w:val="24"/>
          </w:rPr>
          <w:fldChar w:fldCharType="begin"/>
        </w:r>
        <w:r w:rsidR="00093FA2" w:rsidDel="00931818">
          <w:rPr>
            <w:sz w:val="24"/>
            <w:szCs w:val="24"/>
          </w:rPr>
          <w:delInstrText xml:space="preserve"> ADDIN ZOTERO_ITEM CSL_CITATION {"citationID":"Zz8b7r2m","properties":{"formattedCitation":"[3]","plainCitation":"[3]","noteIndex":0},"citationItems":[{"id":3475,"uris":["http://zotero.org/users/local/sgFDdPY0/items/RER4SZ6V"],"itemData":{"id":3475,"type":"article-journal","abstract":"Adaptive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delInstrText>
        </w:r>
        <w:r w:rsidR="00C74CD8" w:rsidDel="00931818">
          <w:rPr>
            <w:sz w:val="24"/>
            <w:szCs w:val="24"/>
          </w:rPr>
          <w:fldChar w:fldCharType="separate"/>
        </w:r>
        <w:r w:rsidR="00093FA2" w:rsidRPr="00093FA2" w:rsidDel="00931818">
          <w:rPr>
            <w:rFonts w:ascii="Calibri" w:hAnsi="Calibri" w:cs="Calibri"/>
            <w:sz w:val="24"/>
          </w:rPr>
          <w:delText>[3]</w:delText>
        </w:r>
        <w:r w:rsidR="00C74CD8" w:rsidDel="00931818">
          <w:rPr>
            <w:sz w:val="24"/>
            <w:szCs w:val="24"/>
          </w:rPr>
          <w:fldChar w:fldCharType="end"/>
        </w:r>
        <w:r w:rsidDel="00931818">
          <w:rPr>
            <w:sz w:val="24"/>
            <w:szCs w:val="24"/>
          </w:rPr>
          <w:delText xml:space="preserve"> or </w:delText>
        </w:r>
      </w:del>
      <w:r w:rsidR="00D43A85">
        <w:rPr>
          <w:sz w:val="24"/>
          <w:szCs w:val="24"/>
        </w:rPr>
        <w:t>populations containing multiple specialist mutations</w:t>
      </w:r>
      <w:r w:rsidR="00C74CD8">
        <w:rPr>
          <w:sz w:val="24"/>
          <w:szCs w:val="24"/>
        </w:rPr>
        <w:t xml:space="preserve"> </w:t>
      </w:r>
      <w:r w:rsidR="00C74CD8">
        <w:rPr>
          <w:sz w:val="24"/>
          <w:szCs w:val="24"/>
        </w:rPr>
        <w:fldChar w:fldCharType="begin"/>
      </w:r>
      <w:r w:rsidR="00093FA2">
        <w:rPr>
          <w:sz w:val="24"/>
          <w:szCs w:val="24"/>
        </w:rPr>
        <w:instrText xml:space="preserve"> ADDIN ZOTERO_ITEM CSL_CITATION {"citationID":"vOF84Ad9","properties":{"formattedCitation":"[4]","plainCitation":"[4]","noteIndex":0},"citationItems":[{"id":1854,"uris":["http://zotero.org/users/local/sgFDdPY0/items/YSI93GCP"],"itemData":{"id":1854,"type":"article-journal","abstract":"Generalists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C74CD8">
        <w:rPr>
          <w:sz w:val="24"/>
          <w:szCs w:val="24"/>
        </w:rPr>
        <w:fldChar w:fldCharType="separate"/>
      </w:r>
      <w:r w:rsidR="00093FA2" w:rsidRPr="00093FA2">
        <w:rPr>
          <w:rFonts w:ascii="Calibri" w:hAnsi="Calibri" w:cs="Calibri"/>
          <w:sz w:val="24"/>
        </w:rPr>
        <w:t>[4]</w:t>
      </w:r>
      <w:r w:rsidR="00C74CD8">
        <w:rPr>
          <w:sz w:val="24"/>
          <w:szCs w:val="24"/>
        </w:rPr>
        <w:fldChar w:fldCharType="end"/>
      </w:r>
      <w:r>
        <w:rPr>
          <w:sz w:val="24"/>
          <w:szCs w:val="24"/>
        </w:rPr>
        <w:t xml:space="preserve">. We found that fluctuating </w:t>
      </w:r>
      <w:del w:id="648" w:author="Samuel Greenrod" w:date="2025-09-12T14:08:00Z" w16du:dateUtc="2025-09-12T21:08:00Z">
        <w:r w:rsidDel="00931818">
          <w:rPr>
            <w:sz w:val="24"/>
            <w:szCs w:val="24"/>
          </w:rPr>
          <w:delText>evolved populations</w:delText>
        </w:r>
      </w:del>
      <w:ins w:id="649" w:author="Samuel Greenrod" w:date="2025-09-12T14:08:00Z" w16du:dateUtc="2025-09-12T21:08:00Z">
        <w:r w:rsidR="00931818">
          <w:rPr>
            <w:sz w:val="24"/>
            <w:szCs w:val="24"/>
          </w:rPr>
          <w:t>temperatures resu</w:t>
        </w:r>
      </w:ins>
      <w:ins w:id="650" w:author="Samuel Greenrod" w:date="2025-09-12T14:09:00Z" w16du:dateUtc="2025-09-12T21:09:00Z">
        <w:r w:rsidR="00931818">
          <w:rPr>
            <w:sz w:val="24"/>
            <w:szCs w:val="24"/>
          </w:rPr>
          <w:t>lted in</w:t>
        </w:r>
      </w:ins>
      <w:r>
        <w:rPr>
          <w:sz w:val="24"/>
          <w:szCs w:val="24"/>
        </w:rPr>
        <w:t xml:space="preserve"> </w:t>
      </w:r>
      <w:ins w:id="651" w:author="Samuel Greenrod" w:date="2025-09-12T14:08:00Z" w16du:dateUtc="2025-09-12T21:08:00Z">
        <w:r w:rsidR="00931818">
          <w:rPr>
            <w:sz w:val="24"/>
            <w:szCs w:val="24"/>
          </w:rPr>
          <w:t>more variable evolutionary trajectories</w:t>
        </w:r>
      </w:ins>
      <w:ins w:id="652" w:author="Samuel Greenrod" w:date="2025-09-12T14:17:00Z" w16du:dateUtc="2025-09-12T21:17:00Z">
        <w:r w:rsidR="004958A4">
          <w:rPr>
            <w:sz w:val="24"/>
            <w:szCs w:val="24"/>
          </w:rPr>
          <w:t xml:space="preserve">; </w:t>
        </w:r>
      </w:ins>
      <w:ins w:id="653" w:author="Samuel Greenrod" w:date="2025-09-12T14:59:00Z" w16du:dateUtc="2025-09-12T21:59:00Z">
        <w:r w:rsidR="00034E63">
          <w:rPr>
            <w:sz w:val="24"/>
            <w:szCs w:val="24"/>
          </w:rPr>
          <w:t xml:space="preserve">while static </w:t>
        </w:r>
      </w:ins>
      <w:ins w:id="654" w:author="Samuel Greenrod" w:date="2025-09-12T15:00:00Z" w16du:dateUtc="2025-09-12T22:00:00Z">
        <w:r w:rsidR="00034E63">
          <w:rPr>
            <w:sz w:val="24"/>
            <w:szCs w:val="24"/>
          </w:rPr>
          <w:t xml:space="preserve">evolved populations formed clusters, fluctuating </w:t>
        </w:r>
      </w:ins>
      <w:ins w:id="655" w:author="Samuel Greenrod" w:date="2025-09-12T14:08:00Z" w16du:dateUtc="2025-09-12T21:08:00Z">
        <w:r w:rsidR="00931818">
          <w:rPr>
            <w:sz w:val="24"/>
            <w:szCs w:val="24"/>
          </w:rPr>
          <w:t>populations</w:t>
        </w:r>
      </w:ins>
      <w:ins w:id="656" w:author="Samuel Greenrod" w:date="2025-09-12T14:09:00Z" w16du:dateUtc="2025-09-12T21:09:00Z">
        <w:r w:rsidR="00931818">
          <w:rPr>
            <w:sz w:val="24"/>
            <w:szCs w:val="24"/>
          </w:rPr>
          <w:t xml:space="preserve"> </w:t>
        </w:r>
      </w:ins>
      <w:r>
        <w:rPr>
          <w:sz w:val="24"/>
          <w:szCs w:val="24"/>
        </w:rPr>
        <w:t xml:space="preserve">were genetically </w:t>
      </w:r>
      <w:proofErr w:type="gramStart"/>
      <w:r>
        <w:rPr>
          <w:sz w:val="24"/>
          <w:szCs w:val="24"/>
        </w:rPr>
        <w:t>similar to</w:t>
      </w:r>
      <w:proofErr w:type="gramEnd"/>
      <w:r>
        <w:rPr>
          <w:sz w:val="24"/>
          <w:szCs w:val="24"/>
        </w:rPr>
        <w:t xml:space="preserve"> </w:t>
      </w:r>
      <w:ins w:id="657" w:author="Samuel Greenrod" w:date="2025-09-12T14:18:00Z" w16du:dateUtc="2025-09-12T21:18:00Z">
        <w:r w:rsidR="004958A4">
          <w:rPr>
            <w:sz w:val="24"/>
            <w:szCs w:val="24"/>
          </w:rPr>
          <w:t>either</w:t>
        </w:r>
      </w:ins>
      <w:ins w:id="658" w:author="Samuel Greenrod" w:date="2025-09-12T14:09:00Z" w16du:dateUtc="2025-09-12T21:09:00Z">
        <w:r w:rsidR="00931818">
          <w:rPr>
            <w:sz w:val="24"/>
            <w:szCs w:val="24"/>
          </w:rPr>
          <w:t xml:space="preserve"> 37</w:t>
        </w:r>
      </w:ins>
      <w:ins w:id="659" w:author="Samuel Greenrod" w:date="2025-09-12T14:17:00Z" w16du:dateUtc="2025-09-12T21:17:00Z">
        <w:r w:rsidR="004958A4">
          <w:rPr>
            <w:rFonts w:cstheme="minorHAnsi"/>
            <w:sz w:val="24"/>
            <w:szCs w:val="24"/>
          </w:rPr>
          <w:t>°</w:t>
        </w:r>
      </w:ins>
      <w:ins w:id="660" w:author="Samuel Greenrod" w:date="2025-09-12T14:09:00Z" w16du:dateUtc="2025-09-12T21:09:00Z">
        <w:r w:rsidR="00931818">
          <w:rPr>
            <w:sz w:val="24"/>
            <w:szCs w:val="24"/>
          </w:rPr>
          <w:t xml:space="preserve">C </w:t>
        </w:r>
      </w:ins>
      <w:ins w:id="661" w:author="Samuel Greenrod" w:date="2025-09-12T14:18:00Z" w16du:dateUtc="2025-09-12T21:18:00Z">
        <w:r w:rsidR="004958A4">
          <w:rPr>
            <w:sz w:val="24"/>
            <w:szCs w:val="24"/>
          </w:rPr>
          <w:t>or</w:t>
        </w:r>
      </w:ins>
      <w:ins w:id="662" w:author="Samuel Greenrod" w:date="2025-09-12T14:09:00Z" w16du:dateUtc="2025-09-12T21:09:00Z">
        <w:r w:rsidR="00931818">
          <w:rPr>
            <w:sz w:val="24"/>
            <w:szCs w:val="24"/>
          </w:rPr>
          <w:t xml:space="preserve"> 42</w:t>
        </w:r>
      </w:ins>
      <w:ins w:id="663" w:author="Samuel Greenrod" w:date="2025-09-12T14:17:00Z" w16du:dateUtc="2025-09-12T21:17:00Z">
        <w:r w:rsidR="004958A4">
          <w:rPr>
            <w:rFonts w:cstheme="minorHAnsi"/>
            <w:sz w:val="24"/>
            <w:szCs w:val="24"/>
          </w:rPr>
          <w:t>°</w:t>
        </w:r>
      </w:ins>
      <w:ins w:id="664" w:author="Samuel Greenrod" w:date="2025-09-12T14:09:00Z" w16du:dateUtc="2025-09-12T21:09:00Z">
        <w:r w:rsidR="00931818">
          <w:rPr>
            <w:sz w:val="24"/>
            <w:szCs w:val="24"/>
          </w:rPr>
          <w:t xml:space="preserve">C </w:t>
        </w:r>
      </w:ins>
      <w:r>
        <w:rPr>
          <w:sz w:val="24"/>
          <w:szCs w:val="24"/>
        </w:rPr>
        <w:t>static evolved populations</w:t>
      </w:r>
      <w:ins w:id="665" w:author="Samuel Greenrod" w:date="2025-09-12T14:09:00Z" w16du:dateUtc="2025-09-12T21:09:00Z">
        <w:r w:rsidR="00931818">
          <w:rPr>
            <w:sz w:val="24"/>
            <w:szCs w:val="24"/>
          </w:rPr>
          <w:t>.</w:t>
        </w:r>
      </w:ins>
      <w:r>
        <w:rPr>
          <w:sz w:val="24"/>
          <w:szCs w:val="24"/>
        </w:rPr>
        <w:t xml:space="preserve"> </w:t>
      </w:r>
      <w:del w:id="666" w:author="Samuel Greenrod" w:date="2025-09-12T14:09:00Z" w16du:dateUtc="2025-09-12T21:09:00Z">
        <w:r w:rsidDel="00931818">
          <w:rPr>
            <w:sz w:val="24"/>
            <w:szCs w:val="24"/>
          </w:rPr>
          <w:delText>with one phage clustering with the 42</w:delText>
        </w:r>
        <w:r w:rsidR="002536E6" w:rsidDel="00931818">
          <w:rPr>
            <w:rFonts w:cstheme="minorHAnsi"/>
            <w:sz w:val="24"/>
            <w:szCs w:val="24"/>
          </w:rPr>
          <w:delText>°</w:delText>
        </w:r>
        <w:r w:rsidDel="00931818">
          <w:rPr>
            <w:sz w:val="24"/>
            <w:szCs w:val="24"/>
          </w:rPr>
          <w:delText xml:space="preserve">C clade. </w:delText>
        </w:r>
      </w:del>
      <w:r>
        <w:rPr>
          <w:sz w:val="24"/>
          <w:szCs w:val="24"/>
        </w:rPr>
        <w:t xml:space="preserve">Further, we found that </w:t>
      </w:r>
      <w:del w:id="667" w:author="Samuel Greenrod" w:date="2025-09-12T14:09:00Z" w16du:dateUtc="2025-09-12T21:09:00Z">
        <w:r w:rsidDel="00931818">
          <w:rPr>
            <w:sz w:val="24"/>
            <w:szCs w:val="24"/>
          </w:rPr>
          <w:delText xml:space="preserve">the </w:delText>
        </w:r>
      </w:del>
      <w:ins w:id="668" w:author="Samuel Greenrod" w:date="2025-09-12T14:09:00Z" w16du:dateUtc="2025-09-12T21:09:00Z">
        <w:r w:rsidR="00931818">
          <w:rPr>
            <w:sz w:val="24"/>
            <w:szCs w:val="24"/>
          </w:rPr>
          <w:t>parallel</w:t>
        </w:r>
        <w:r w:rsidR="00931818">
          <w:rPr>
            <w:sz w:val="24"/>
            <w:szCs w:val="24"/>
          </w:rPr>
          <w:t xml:space="preserve"> </w:t>
        </w:r>
      </w:ins>
      <w:r>
        <w:rPr>
          <w:sz w:val="24"/>
          <w:szCs w:val="24"/>
        </w:rPr>
        <w:t xml:space="preserve">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lines (</w:t>
      </w:r>
      <w:r w:rsidRPr="00F42F85">
        <w:rPr>
          <w:sz w:val="24"/>
          <w:szCs w:val="24"/>
          <w:highlight w:val="yellow"/>
          <w:rPrChange w:id="669" w:author="Samuel Greenrod" w:date="2025-09-12T14:30:00Z" w16du:dateUtc="2025-09-12T21:30:00Z">
            <w:rPr>
              <w:sz w:val="24"/>
              <w:szCs w:val="24"/>
            </w:rPr>
          </w:rPrChange>
        </w:rPr>
        <w:t>Greenrod et al., unpublished</w:t>
      </w:r>
      <w:r>
        <w:rPr>
          <w:sz w:val="24"/>
          <w:szCs w:val="24"/>
        </w:rPr>
        <w:t xml:space="preserve">). </w:t>
      </w:r>
      <w:r w:rsidR="00AE115F">
        <w:rPr>
          <w:sz w:val="24"/>
          <w:szCs w:val="24"/>
        </w:rPr>
        <w:t xml:space="preserve">These findings could be explained by </w:t>
      </w:r>
      <w:ins w:id="670" w:author="Samuel Greenrod" w:date="2025-09-12T14:14:00Z" w16du:dateUtc="2025-09-12T21:14:00Z">
        <w:r w:rsidR="00931818">
          <w:rPr>
            <w:sz w:val="24"/>
            <w:szCs w:val="24"/>
          </w:rPr>
          <w:t>historical contingency</w:t>
        </w:r>
      </w:ins>
      <w:ins w:id="671" w:author="Samuel Greenrod" w:date="2025-09-12T14:16:00Z" w16du:dateUtc="2025-09-12T21:16:00Z">
        <w:r w:rsidR="00931818">
          <w:rPr>
            <w:sz w:val="24"/>
            <w:szCs w:val="24"/>
          </w:rPr>
          <w:t xml:space="preserve"> </w:t>
        </w:r>
      </w:ins>
      <w:r w:rsidR="00931818">
        <w:rPr>
          <w:sz w:val="24"/>
          <w:szCs w:val="24"/>
        </w:rPr>
        <w:fldChar w:fldCharType="begin"/>
      </w:r>
      <w:r w:rsidR="00931818">
        <w:rPr>
          <w:sz w:val="24"/>
          <w:szCs w:val="24"/>
        </w:rPr>
        <w:instrText xml:space="preserve"> ADDIN ZOTERO_ITEM CSL_CITATION {"citationID":"Zo44u3lz","properties":{"formattedCitation":"[46]","plainCitation":"[46]","noteIndex":0},"citationItems":[{"id":3594,"uris":["http://zotero.org/users/local/sgFDdPY0/items/RRSTHNMX"],"itemData":{"id":3594,"type":"article-journal","abstract":"Historical processes display some degree of “contingency,” meaning their outcomes are sensitive to seemingly inconsequential events that can fundamentally change the future. Contingency is what makes historical outcomes unpredictable. Unlike many other natural phenomena, evolution is a historical process. Evolutionary change is often driven by the deterministic force of natural selection, but natural selection works upon variation that arises unpredictably through time by random mutation, and even beneficial mutations can be lost by chance through genetic drift. Moreover, evolution has taken place within a planetary environment with a particular history of its own. This tension between determinism and contingency makes evolutionary biology a kind of hybrid between science and history. While philosophers of science examine the nuances of contingency, biologists have performed many empirical studies of evolutionary repeatability and contingency. Here, we review the experimental and comparative evidence from these studies. Replicate populations in evolutionary “replay” experiments often show parallel changes, especially in overall performance, although idiosyncratic outcomes show that the particulars of a lineage’s history can affect which of several evolutionary paths is taken. Comparative biologists have found many notable examples of convergent adaptation to similar conditions, but quantification of how frequently such convergence occurs is difficult. On balance, the evidence indicates that evolution tends to be surprisingly repeatable among closely related lineages, but disparate outcomes become more likely as the footprint of history grows deeper. Ongoing research on the structure of adaptive landscapes is providing additional insight into the interplay of fate and chance in the evolutionary process.","container-title":"Science","DOI":"10.1126/science.aam5979","issue":"6415","note":"publisher: American Association for the Advancement of Science","page":"eaam5979","source":"www-science-org.ezproxy-prd.bodleian.ox.ac.uk (Atypon)","title":"Contingency and determinism in evolution: Replaying life’s tape","title-short":"Contingency and determinism in evolution","volume":"362","author":[{"family":"Blount","given":"Zachary D."},{"family":"Lenski","given":"Richard E."},{"family":"Losos","given":"Jonathan B."}],"issued":{"date-parts":[["2018",11,9]]}}}],"schema":"https://github.com/citation-style-language/schema/raw/master/csl-citation.json"} </w:instrText>
      </w:r>
      <w:r w:rsidR="00931818">
        <w:rPr>
          <w:sz w:val="24"/>
          <w:szCs w:val="24"/>
        </w:rPr>
        <w:fldChar w:fldCharType="separate"/>
      </w:r>
      <w:r w:rsidR="00931818" w:rsidRPr="00931818">
        <w:rPr>
          <w:rFonts w:ascii="Calibri" w:hAnsi="Calibri" w:cs="Calibri"/>
          <w:sz w:val="24"/>
        </w:rPr>
        <w:t>[46]</w:t>
      </w:r>
      <w:r w:rsidR="00931818">
        <w:rPr>
          <w:sz w:val="24"/>
          <w:szCs w:val="24"/>
        </w:rPr>
        <w:fldChar w:fldCharType="end"/>
      </w:r>
      <w:ins w:id="672" w:author="Samuel Greenrod" w:date="2025-09-12T14:14:00Z" w16du:dateUtc="2025-09-12T21:14:00Z">
        <w:r w:rsidR="00931818">
          <w:rPr>
            <w:sz w:val="24"/>
            <w:szCs w:val="24"/>
          </w:rPr>
          <w:t xml:space="preserve"> </w:t>
        </w:r>
      </w:ins>
      <w:del w:id="673" w:author="Samuel Greenrod" w:date="2025-09-12T14:14:00Z" w16du:dateUtc="2025-09-12T21:14:00Z">
        <w:r w:rsidR="00AE115F" w:rsidDel="00931818">
          <w:rPr>
            <w:sz w:val="24"/>
            <w:szCs w:val="24"/>
          </w:rPr>
          <w:delText xml:space="preserve">selective sweeps </w:delText>
        </w:r>
      </w:del>
      <w:r w:rsidR="00AE115F">
        <w:rPr>
          <w:sz w:val="24"/>
          <w:szCs w:val="24"/>
        </w:rPr>
        <w:t xml:space="preserve">whereby </w:t>
      </w:r>
      <w:ins w:id="674" w:author="Samuel Greenrod" w:date="2025-09-12T14:14:00Z" w16du:dateUtc="2025-09-12T21:14:00Z">
        <w:r w:rsidR="00931818">
          <w:rPr>
            <w:sz w:val="24"/>
            <w:szCs w:val="24"/>
          </w:rPr>
          <w:t xml:space="preserve">random </w:t>
        </w:r>
      </w:ins>
      <w:r w:rsidR="00AE115F">
        <w:rPr>
          <w:sz w:val="24"/>
          <w:szCs w:val="24"/>
        </w:rPr>
        <w:t xml:space="preserve">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931818">
        <w:rPr>
          <w:sz w:val="24"/>
          <w:szCs w:val="24"/>
        </w:rPr>
        <w:instrText xml:space="preserve"> ADDIN ZOTERO_ITEM CSL_CITATION {"citationID":"i19qavYu","properties":{"formattedCitation":"[6]","plainCitation":"[6]","noteIndex":0},"citationItems":[{"id":3472,"uris":["http://zotero.org/users/local/sgFDdPY0/items/FJ2TAFQ9"],"itemData":{"id":3472,"type":"article-journal","abstract":"Although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931818" w:rsidRPr="00931818">
        <w:rPr>
          <w:rFonts w:ascii="Calibri" w:hAnsi="Calibri" w:cs="Calibri"/>
          <w:sz w:val="24"/>
        </w:rPr>
        <w:t>[6]</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Fluctuating environments have </w:t>
      </w:r>
      <w:r w:rsidR="00984787">
        <w:rPr>
          <w:sz w:val="24"/>
          <w:szCs w:val="24"/>
        </w:rPr>
        <w:t xml:space="preserve">also </w:t>
      </w:r>
      <w:del w:id="675" w:author="Samuel Greenrod" w:date="2025-09-12T15:00:00Z" w16du:dateUtc="2025-09-12T22:00:00Z">
        <w:r w:rsidR="00AE115F" w:rsidDel="00034E63">
          <w:rPr>
            <w:sz w:val="24"/>
            <w:szCs w:val="24"/>
          </w:rPr>
          <w:delText xml:space="preserve">previously </w:delText>
        </w:r>
      </w:del>
      <w:r w:rsidR="00AE115F">
        <w:rPr>
          <w:sz w:val="24"/>
          <w:szCs w:val="24"/>
        </w:rPr>
        <w:t xml:space="preserve">been shown to select </w:t>
      </w:r>
      <w:r w:rsidR="00AA3F9A">
        <w:rPr>
          <w:sz w:val="24"/>
          <w:szCs w:val="24"/>
        </w:rPr>
        <w:t xml:space="preserve">based </w:t>
      </w:r>
      <w:r w:rsidR="00AE115F">
        <w:rPr>
          <w:sz w:val="24"/>
          <w:szCs w:val="24"/>
        </w:rPr>
        <w:t>on the most extreme environment</w:t>
      </w:r>
      <w:r w:rsidR="008F3FC8">
        <w:rPr>
          <w:sz w:val="24"/>
          <w:szCs w:val="24"/>
        </w:rPr>
        <w:t xml:space="preserve"> </w:t>
      </w:r>
      <w:r w:rsidR="008F3FC8">
        <w:rPr>
          <w:sz w:val="24"/>
          <w:szCs w:val="24"/>
        </w:rPr>
        <w:fldChar w:fldCharType="begin"/>
      </w:r>
      <w:r w:rsidR="00931818">
        <w:rPr>
          <w:sz w:val="24"/>
          <w:szCs w:val="24"/>
        </w:rPr>
        <w:instrText xml:space="preserve"> ADDIN ZOTERO_ITEM CSL_CITATION {"citationID":"5fiOvwEn","properties":{"formattedCitation":"[47]","plainCitation":"[47]","noteIndex":0},"citationItems":[{"id":2547,"uris":["http://zotero.org/users/local/sgFDdPY0/items/8ZIHQDZL"],"itemData":{"id":2547,"type":"article-journal","abstract":"The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931818" w:rsidRPr="00931818">
        <w:rPr>
          <w:rFonts w:ascii="Calibri" w:hAnsi="Calibri" w:cs="Calibri"/>
          <w:sz w:val="24"/>
        </w:rPr>
        <w:t>[47]</w:t>
      </w:r>
      <w:r w:rsidR="008F3FC8">
        <w:rPr>
          <w:sz w:val="24"/>
          <w:szCs w:val="24"/>
        </w:rPr>
        <w:fldChar w:fldCharType="end"/>
      </w:r>
      <w:r w:rsidR="00AE115F">
        <w:rPr>
          <w:sz w:val="24"/>
          <w:szCs w:val="24"/>
        </w:rPr>
        <w:t xml:space="preserve">. 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 xml:space="preserve">C static populations likely </w:t>
      </w:r>
      <w:proofErr w:type="gramStart"/>
      <w:r w:rsidR="00AE115F">
        <w:rPr>
          <w:sz w:val="24"/>
          <w:szCs w:val="24"/>
        </w:rPr>
        <w:t>reflects</w:t>
      </w:r>
      <w:proofErr w:type="gramEnd"/>
      <w:r w:rsidR="00AE115F">
        <w:rPr>
          <w:sz w:val="24"/>
          <w:szCs w:val="24"/>
        </w:rPr>
        <w:t xml:space="preserve"> selective sweeps combined with asymmetrical selection where 42</w:t>
      </w:r>
      <w:r w:rsidR="002536E6">
        <w:rPr>
          <w:rFonts w:cstheme="minorHAnsi"/>
          <w:sz w:val="24"/>
          <w:szCs w:val="24"/>
        </w:rPr>
        <w:t>°</w:t>
      </w:r>
      <w:r w:rsidR="00AE115F">
        <w:rPr>
          <w:sz w:val="24"/>
          <w:szCs w:val="24"/>
        </w:rPr>
        <w:t xml:space="preserve">C adaptive variants are fixed more rapidly. </w:t>
      </w:r>
      <w:ins w:id="676" w:author="Craig Maclean" w:date="2025-09-08T10:16:00Z" w16du:dateUtc="2025-09-08T09:16:00Z">
        <w:del w:id="677" w:author="Samuel Greenrod" w:date="2025-09-12T14:17:00Z" w16du:dateUtc="2025-09-12T21:17:00Z">
          <w:r w:rsidR="001D1479" w:rsidDel="004958A4">
            <w:rPr>
              <w:sz w:val="24"/>
              <w:szCs w:val="24"/>
            </w:rPr>
            <w:delText xml:space="preserve">Good point. </w:delText>
          </w:r>
        </w:del>
      </w:ins>
    </w:p>
    <w:p w14:paraId="6816B894" w14:textId="4250DA3B" w:rsidR="003018D1" w:rsidRDefault="008F3FC8" w:rsidP="00A4788D">
      <w:pPr>
        <w:jc w:val="both"/>
        <w:rPr>
          <w:sz w:val="24"/>
          <w:szCs w:val="24"/>
        </w:rPr>
      </w:pPr>
      <w:r>
        <w:rPr>
          <w:sz w:val="24"/>
          <w:szCs w:val="24"/>
        </w:rPr>
        <w:t xml:space="preserve">While fluctuating environments can promote genetic diversification, </w:t>
      </w:r>
      <w:del w:id="678" w:author="Samuel Greenrod" w:date="2025-09-12T14:18:00Z" w16du:dateUtc="2025-09-12T21:18:00Z">
        <w:r w:rsidDel="004958A4">
          <w:rPr>
            <w:sz w:val="24"/>
            <w:szCs w:val="24"/>
          </w:rPr>
          <w:delText xml:space="preserve">they are expected to constrain adaptation </w:delText>
        </w:r>
      </w:del>
      <w:ins w:id="679" w:author="Samuel Greenrod" w:date="2025-09-12T14:18:00Z" w16du:dateUtc="2025-09-12T21:18:00Z">
        <w:r w:rsidR="004958A4">
          <w:rPr>
            <w:sz w:val="24"/>
            <w:szCs w:val="24"/>
          </w:rPr>
          <w:t xml:space="preserve">adaptation can be constrained </w:t>
        </w:r>
      </w:ins>
      <w:r>
        <w:rPr>
          <w:sz w:val="24"/>
          <w:szCs w:val="24"/>
        </w:rPr>
        <w:t>when combined with other selection pressures</w:t>
      </w:r>
      <w:r w:rsidR="00B235B4">
        <w:rPr>
          <w:sz w:val="24"/>
          <w:szCs w:val="24"/>
        </w:rPr>
        <w:t xml:space="preserve"> </w:t>
      </w:r>
      <w:r w:rsidR="00C11700">
        <w:rPr>
          <w:sz w:val="24"/>
          <w:szCs w:val="24"/>
        </w:rPr>
        <w:fldChar w:fldCharType="begin"/>
      </w:r>
      <w:r w:rsidR="00102EE8">
        <w:rPr>
          <w:sz w:val="24"/>
          <w:szCs w:val="24"/>
        </w:rPr>
        <w:instrText xml:space="preserve"> ADDIN ZOTERO_ITEM CSL_CITATION {"citationID":"J23HeVr8","properties":{"formattedCitation":"[10]","plainCitation":"[10]","noteIndex":0},"citationItems":[{"id":3430,"uris":["http://zotero.org/users/local/sgFDdPY0/items/27D5JGTI"],"itemData":{"id":3430,"type":"article-journal","abstract":"Humans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102EE8" w:rsidRPr="00102EE8">
        <w:rPr>
          <w:rFonts w:ascii="Calibri" w:hAnsi="Calibri" w:cs="Calibri"/>
          <w:sz w:val="24"/>
        </w:rPr>
        <w:t>[10]</w:t>
      </w:r>
      <w:r w:rsidR="00C11700">
        <w:rPr>
          <w:sz w:val="24"/>
          <w:szCs w:val="24"/>
        </w:rPr>
        <w:fldChar w:fldCharType="end"/>
      </w:r>
      <w:r w:rsidR="00A4788D">
        <w:rPr>
          <w:sz w:val="24"/>
          <w:szCs w:val="24"/>
        </w:rPr>
        <w:t xml:space="preserve">. </w:t>
      </w:r>
      <w:r w:rsidR="00600907">
        <w:rPr>
          <w:sz w:val="24"/>
          <w:szCs w:val="24"/>
        </w:rPr>
        <w:t xml:space="preserve">For example, </w:t>
      </w:r>
      <w:proofErr w:type="spellStart"/>
      <w:r w:rsidR="00A87E6A">
        <w:rPr>
          <w:sz w:val="24"/>
          <w:szCs w:val="24"/>
        </w:rPr>
        <w:t>Uiterwaal</w:t>
      </w:r>
      <w:proofErr w:type="spellEnd"/>
      <w:r w:rsidR="00A87E6A">
        <w:rPr>
          <w:sz w:val="24"/>
          <w:szCs w:val="24"/>
        </w:rPr>
        <w:t xml:space="preserve"> et al </w:t>
      </w:r>
      <w:r w:rsidR="00A87E6A">
        <w:rPr>
          <w:sz w:val="24"/>
          <w:szCs w:val="24"/>
        </w:rPr>
        <w:fldChar w:fldCharType="begin"/>
      </w:r>
      <w:r w:rsidR="0084092A">
        <w:rPr>
          <w:sz w:val="24"/>
          <w:szCs w:val="24"/>
        </w:rPr>
        <w:instrText xml:space="preserve"> ADDIN ZOTERO_ITEM CSL_CITATION {"citationID":"HhXjEwnn","properties":{"formattedCitation":"[17]","plainCitation":"[17]","noteIndex":0},"citationItems":[{"id":3507,"uris":["http://zotero.org/users/local/sgFDdPY0/items/AU3MMBRT"],"itemData":{"id":3507,"type":"article-journal","abstract":"The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P."}],"issued":{"date-parts":[["2020"]]}}}],"schema":"https://github.com/citation-style-language/schema/raw/master/csl-citation.json"} </w:instrText>
      </w:r>
      <w:r w:rsidR="00A87E6A">
        <w:rPr>
          <w:sz w:val="24"/>
          <w:szCs w:val="24"/>
        </w:rPr>
        <w:fldChar w:fldCharType="separate"/>
      </w:r>
      <w:r w:rsidR="0084092A" w:rsidRPr="0084092A">
        <w:rPr>
          <w:rFonts w:ascii="Calibri" w:hAnsi="Calibri" w:cs="Calibri"/>
          <w:sz w:val="24"/>
        </w:rPr>
        <w:t>[17]</w:t>
      </w:r>
      <w:r w:rsidR="00A87E6A">
        <w:rPr>
          <w:sz w:val="24"/>
          <w:szCs w:val="24"/>
        </w:rPr>
        <w:fldChar w:fldCharType="end"/>
      </w:r>
      <w:r w:rsidR="00A87E6A">
        <w:rPr>
          <w:sz w:val="24"/>
          <w:szCs w:val="24"/>
        </w:rPr>
        <w:t xml:space="preserve"> showed that </w:t>
      </w:r>
      <w:r w:rsidR="00FD40E2">
        <w:rPr>
          <w:sz w:val="24"/>
          <w:szCs w:val="24"/>
        </w:rPr>
        <w:t xml:space="preserve">combined </w:t>
      </w:r>
      <w:r w:rsidR="00A87E6A">
        <w:rPr>
          <w:sz w:val="24"/>
          <w:szCs w:val="24"/>
        </w:rPr>
        <w:t xml:space="preserve">fluctuating temperatures </w:t>
      </w:r>
      <w:r w:rsidR="00FD40E2">
        <w:rPr>
          <w:sz w:val="24"/>
          <w:szCs w:val="24"/>
        </w:rPr>
        <w:t xml:space="preserve">and predation restricted adaptation to both selection pressures </w:t>
      </w:r>
      <w:r w:rsidR="00A87E6A">
        <w:rPr>
          <w:sz w:val="24"/>
          <w:szCs w:val="24"/>
        </w:rPr>
        <w:t xml:space="preserve">in </w:t>
      </w:r>
      <w:r w:rsidR="00A87E6A" w:rsidRPr="00D91646">
        <w:rPr>
          <w:i/>
          <w:iCs/>
          <w:sz w:val="24"/>
          <w:szCs w:val="24"/>
        </w:rPr>
        <w:t>Paramecium caudatum</w:t>
      </w:r>
      <w:r w:rsidR="00A87E6A">
        <w:rPr>
          <w:sz w:val="24"/>
          <w:szCs w:val="24"/>
        </w:rPr>
        <w:t xml:space="preserve"> populations. Similar findings have also been observed </w:t>
      </w:r>
      <w:r w:rsidR="001940B6">
        <w:rPr>
          <w:sz w:val="24"/>
          <w:szCs w:val="24"/>
        </w:rPr>
        <w:t xml:space="preserve">in </w:t>
      </w:r>
      <w:r w:rsidR="001940B6" w:rsidRPr="00D91646">
        <w:rPr>
          <w:i/>
          <w:iCs/>
          <w:sz w:val="24"/>
          <w:szCs w:val="24"/>
        </w:rPr>
        <w:t>Daphnia magna</w:t>
      </w:r>
      <w:r w:rsidR="001940B6">
        <w:rPr>
          <w:sz w:val="24"/>
          <w:szCs w:val="24"/>
        </w:rPr>
        <w:t xml:space="preserve"> </w:t>
      </w:r>
      <w:r w:rsidR="00FD40E2">
        <w:rPr>
          <w:sz w:val="24"/>
          <w:szCs w:val="24"/>
        </w:rPr>
        <w:t xml:space="preserve">with </w:t>
      </w:r>
      <w:ins w:id="680" w:author="Samuel Greenrod" w:date="2025-09-12T15:01:00Z" w16du:dateUtc="2025-09-12T22:01:00Z">
        <w:r w:rsidR="00034E63">
          <w:rPr>
            <w:sz w:val="24"/>
            <w:szCs w:val="24"/>
          </w:rPr>
          <w:t xml:space="preserve">combined selection by </w:t>
        </w:r>
      </w:ins>
      <w:r w:rsidR="00FD40E2">
        <w:rPr>
          <w:sz w:val="24"/>
          <w:szCs w:val="24"/>
        </w:rPr>
        <w:t xml:space="preserve">thermal fluctuations </w:t>
      </w:r>
      <w:ins w:id="681" w:author="Samuel Greenrod" w:date="2025-09-12T15:01:00Z" w16du:dateUtc="2025-09-12T22:01:00Z">
        <w:r w:rsidR="00034E63">
          <w:rPr>
            <w:sz w:val="24"/>
            <w:szCs w:val="24"/>
          </w:rPr>
          <w:t xml:space="preserve">and </w:t>
        </w:r>
      </w:ins>
      <w:del w:id="682" w:author="Samuel Greenrod" w:date="2025-09-12T15:01:00Z" w16du:dateUtc="2025-09-12T22:01:00Z">
        <w:r w:rsidR="008E3E22" w:rsidDel="00034E63">
          <w:rPr>
            <w:sz w:val="24"/>
            <w:szCs w:val="24"/>
          </w:rPr>
          <w:delText>co-selecting</w:delText>
        </w:r>
        <w:r w:rsidR="006C7B57" w:rsidDel="00034E63">
          <w:rPr>
            <w:sz w:val="24"/>
            <w:szCs w:val="24"/>
          </w:rPr>
          <w:delText xml:space="preserve"> with both</w:delText>
        </w:r>
        <w:r w:rsidR="00FD40E2" w:rsidDel="00034E63">
          <w:rPr>
            <w:sz w:val="24"/>
            <w:szCs w:val="24"/>
          </w:rPr>
          <w:delText xml:space="preserve"> </w:delText>
        </w:r>
      </w:del>
      <w:r w:rsidR="00FD40E2">
        <w:rPr>
          <w:sz w:val="24"/>
          <w:szCs w:val="24"/>
        </w:rPr>
        <w:t>predation</w:t>
      </w:r>
      <w:ins w:id="683" w:author="Samuel Greenrod" w:date="2025-09-12T15:01:00Z" w16du:dateUtc="2025-09-12T22:01:00Z">
        <w:r w:rsidR="00034E63">
          <w:rPr>
            <w:sz w:val="24"/>
            <w:szCs w:val="24"/>
          </w:rPr>
          <w:t>/</w:t>
        </w:r>
      </w:ins>
      <w:del w:id="684" w:author="Samuel Greenrod" w:date="2025-09-12T15:01:00Z" w16du:dateUtc="2025-09-12T22:01:00Z">
        <w:r w:rsidR="00FD40E2" w:rsidDel="00034E63">
          <w:rPr>
            <w:sz w:val="24"/>
            <w:szCs w:val="24"/>
          </w:rPr>
          <w:delText xml:space="preserve"> and </w:delText>
        </w:r>
      </w:del>
      <w:r w:rsidR="001940B6">
        <w:rPr>
          <w:sz w:val="24"/>
          <w:szCs w:val="24"/>
        </w:rPr>
        <w:t xml:space="preserve">pollutants </w:t>
      </w:r>
      <w:r w:rsidR="00A87E6A">
        <w:rPr>
          <w:sz w:val="24"/>
          <w:szCs w:val="24"/>
        </w:rPr>
        <w:fldChar w:fldCharType="begin"/>
      </w:r>
      <w:r w:rsidR="00931818">
        <w:rPr>
          <w:sz w:val="24"/>
          <w:szCs w:val="24"/>
        </w:rPr>
        <w:instrText xml:space="preserve"> ADDIN ZOTERO_ITEM CSL_CITATION {"citationID":"MPWxZPyM","properties":{"formattedCitation":"[18,48]","plainCitation":"[18,48]","noteIndex":0},"citationItems":[{"id":3510,"uris":["http://zotero.org/users/local/sgFDdPY0/items/T9YSU94V"],"itemData":{"id":3510,"type":"article-journal","abstract":"The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M."}],"issued":{"date-parts":[["2014",9,24]]}}},{"id":3517,"uris":["http://zotero.org/users/local/sgFDdPY0/items/G2H4PNB5"],"itemData":{"id":3517,"type":"article-journal","abstract":"Increased variability in water temperature is predicted to impose disproportionally greater fitness costs than mean increase in temperature. Additionally, water contaminants are currently a major source of human-induced stress likely to produce fitness costs. Global change models forecast an increase in these two human-induced stressors. Yet, in spite the growing interest in understanding how organisms respond to global change, the joint fitness effects of water pollution and increased variability in temperature remain unclear. Here, using a multigenerational design, we test the hypothesis that exposure to high concentrations of fluoxetine, a human medicine commonly found in freshwater systems, causes increased lifetime fitness costs, when associated with increased variability in temperature. Although fluoxetine and variability in temperature elicited some fitness cost when tested alone, when both stressors acted together the costs were disproportionally greater. The combined effect of fluoxetine and variability in temperature led to a reduction of 37% in lifetime reproductive success and a 17.9% decrease in population growth rate. Interestingly, fluoxetine and variability in temperature had no effect on the probability of survival. Freshwater systems are among the most imperilled ecosystems, often exposed to multiple human-induced stressors. Our results indicate that organisms face greater fitness risk when exposed to multiple stressors at the same time than when each stress acts alone. Our study highlights the importance of using a multi-generational approach to fully understand individual environmental tolerance and its responses to a global change scenario in aquatic systems.","container-title":"Aquatic Toxicology","DOI":"10.1016/j.aquatox.2017.10.017","ISSN":"0166-445X","journalAbbreviation":"Aquatic Toxicology","page":"268-275","source":"ScienceDirect","title":"Synergy effects of fluoxetine and variability in temperature lead to proportionally greater fitness costs in Daphnia: A multigenerational test","title-short":"Synergy effects of fluoxetine and variability in temperature lead to proportionally greater fitness costs in Daphnia","volume":"193","author":[{"family":"Barbosa","given":"Miguel"},{"family":"Inocentes","given":"Núrya"},{"family":"Soares","given":"Amadeu M. V. M."},{"family":"Oliveira","given":"Miguel"}],"issued":{"date-parts":[["2017",12,1]]}}}],"schema":"https://github.com/citation-style-language/schema/raw/master/csl-citation.json"} </w:instrText>
      </w:r>
      <w:r w:rsidR="00A87E6A">
        <w:rPr>
          <w:sz w:val="24"/>
          <w:szCs w:val="24"/>
        </w:rPr>
        <w:fldChar w:fldCharType="separate"/>
      </w:r>
      <w:r w:rsidR="00931818" w:rsidRPr="00931818">
        <w:rPr>
          <w:rFonts w:ascii="Calibri" w:hAnsi="Calibri" w:cs="Calibri"/>
          <w:sz w:val="24"/>
        </w:rPr>
        <w:t>[18,48]</w:t>
      </w:r>
      <w:r w:rsidR="00A87E6A">
        <w:rPr>
          <w:sz w:val="24"/>
          <w:szCs w:val="24"/>
        </w:rPr>
        <w:fldChar w:fldCharType="end"/>
      </w:r>
      <w:r w:rsidR="001940B6">
        <w:rPr>
          <w:sz w:val="24"/>
          <w:szCs w:val="24"/>
        </w:rPr>
        <w:t xml:space="preserve">. </w:t>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 xml:space="preserve">combined fluctuating temperature and competition </w:t>
      </w:r>
      <w:r w:rsidR="00C11700">
        <w:rPr>
          <w:sz w:val="24"/>
          <w:szCs w:val="24"/>
        </w:rPr>
        <w:t xml:space="preserve">selection </w:t>
      </w:r>
      <w:r w:rsidR="00A4788D">
        <w:rPr>
          <w:sz w:val="24"/>
          <w:szCs w:val="24"/>
        </w:rPr>
        <w:t>constrain</w:t>
      </w:r>
      <w:ins w:id="685" w:author="Samuel Greenrod" w:date="2025-09-12T15:01:00Z" w16du:dateUtc="2025-09-12T22:01:00Z">
        <w:r w:rsidR="00034E63">
          <w:rPr>
            <w:sz w:val="24"/>
            <w:szCs w:val="24"/>
          </w:rPr>
          <w:t>ed</w:t>
        </w:r>
      </w:ins>
      <w:del w:id="686" w:author="Samuel Greenrod" w:date="2025-09-12T15:01:00Z" w16du:dateUtc="2025-09-12T22:01:00Z">
        <w:r w:rsidR="00A4788D" w:rsidDel="00034E63">
          <w:rPr>
            <w:sz w:val="24"/>
            <w:szCs w:val="24"/>
          </w:rPr>
          <w:delText>s</w:delText>
        </w:r>
      </w:del>
      <w:r w:rsidR="00A4788D">
        <w:rPr>
          <w:sz w:val="24"/>
          <w:szCs w:val="24"/>
        </w:rPr>
        <w:t xml:space="preserve"> </w:t>
      </w:r>
      <w:r>
        <w:rPr>
          <w:sz w:val="24"/>
          <w:szCs w:val="24"/>
        </w:rPr>
        <w:t xml:space="preserve">both </w:t>
      </w:r>
      <w:r w:rsidR="00A4788D">
        <w:rPr>
          <w:sz w:val="24"/>
          <w:szCs w:val="24"/>
        </w:rPr>
        <w:t xml:space="preserve">thermal adaptation </w:t>
      </w:r>
      <w:r w:rsidR="0009336C">
        <w:rPr>
          <w:sz w:val="24"/>
          <w:szCs w:val="24"/>
        </w:rPr>
        <w:t>and evolution rates</w:t>
      </w:r>
      <w:r w:rsidR="00A4788D">
        <w:rPr>
          <w:sz w:val="24"/>
          <w:szCs w:val="24"/>
        </w:rPr>
        <w:t xml:space="preserve">. </w:t>
      </w:r>
      <w:r>
        <w:rPr>
          <w:sz w:val="24"/>
          <w:szCs w:val="24"/>
        </w:rPr>
        <w:t xml:space="preserve">Further, </w:t>
      </w:r>
      <w:ins w:id="687" w:author="Samuel Greenrod" w:date="2025-09-12T15:02:00Z" w16du:dateUtc="2025-09-12T22:02:00Z">
        <w:r w:rsidR="00034E63">
          <w:rPr>
            <w:sz w:val="24"/>
            <w:szCs w:val="24"/>
          </w:rPr>
          <w:t xml:space="preserve">co-selection </w:t>
        </w:r>
      </w:ins>
      <w:del w:id="688" w:author="Samuel Greenrod" w:date="2025-09-12T15:02:00Z" w16du:dateUtc="2025-09-12T22:02:00Z">
        <w:r w:rsidDel="00034E63">
          <w:rPr>
            <w:sz w:val="24"/>
            <w:szCs w:val="24"/>
          </w:rPr>
          <w:delText xml:space="preserve">fluctuating temperatures </w:delText>
        </w:r>
      </w:del>
      <w:r>
        <w:rPr>
          <w:sz w:val="24"/>
          <w:szCs w:val="24"/>
        </w:rPr>
        <w:t xml:space="preserve">resulted in greater evolutionary constraint </w:t>
      </w:r>
      <w:del w:id="689" w:author="Samuel Greenrod" w:date="2025-09-12T15:02:00Z" w16du:dateUtc="2025-09-12T22:02:00Z">
        <w:r w:rsidR="00984787" w:rsidDel="00034E63">
          <w:rPr>
            <w:sz w:val="24"/>
            <w:szCs w:val="24"/>
          </w:rPr>
          <w:delText>during co-selection</w:delText>
        </w:r>
      </w:del>
      <w:ins w:id="690" w:author="Samuel Greenrod" w:date="2025-09-12T15:02:00Z" w16du:dateUtc="2025-09-12T22:02:00Z">
        <w:r w:rsidR="00034E63">
          <w:rPr>
            <w:sz w:val="24"/>
            <w:szCs w:val="24"/>
          </w:rPr>
          <w:t xml:space="preserve">with </w:t>
        </w:r>
        <w:r w:rsidR="00034E63">
          <w:rPr>
            <w:sz w:val="24"/>
            <w:szCs w:val="24"/>
          </w:rPr>
          <w:t>fluctuating temperatures</w:t>
        </w:r>
      </w:ins>
      <w:r w:rsidR="00984787">
        <w:rPr>
          <w:sz w:val="24"/>
          <w:szCs w:val="24"/>
        </w:rPr>
        <w:t xml:space="preserve"> </w:t>
      </w:r>
      <w:r>
        <w:rPr>
          <w:sz w:val="24"/>
          <w:szCs w:val="24"/>
        </w:rPr>
        <w:t xml:space="preserve">than static temperatures. </w:t>
      </w:r>
      <w:r w:rsidR="00C11700">
        <w:rPr>
          <w:sz w:val="24"/>
          <w:szCs w:val="24"/>
        </w:rPr>
        <w:t>Interactions between environmental stressors</w:t>
      </w:r>
      <w:r w:rsidR="00B235B4">
        <w:rPr>
          <w:sz w:val="24"/>
          <w:szCs w:val="24"/>
        </w:rPr>
        <w:t xml:space="preserve"> </w:t>
      </w:r>
      <w:r w:rsidR="00C11700">
        <w:rPr>
          <w:sz w:val="24"/>
          <w:szCs w:val="24"/>
        </w:rPr>
        <w:t xml:space="preserve">are often non-additive and instead exhibit synergies </w:t>
      </w:r>
      <w:r w:rsidR="006E5451">
        <w:rPr>
          <w:sz w:val="24"/>
          <w:szCs w:val="24"/>
        </w:rPr>
        <w:fldChar w:fldCharType="begin"/>
      </w:r>
      <w:r w:rsidR="00102EE8">
        <w:rPr>
          <w:sz w:val="24"/>
          <w:szCs w:val="24"/>
        </w:rPr>
        <w:instrText xml:space="preserve"> ADDIN ZOTERO_ITEM CSL_CITATION {"citationID":"V1NoFJLz","properties":{"formattedCitation":"[10]","plainCitation":"[10]","noteIndex":0},"citationItems":[{"id":3430,"uris":["http://zotero.org/users/local/sgFDdPY0/items/27D5JGTI"],"itemData":{"id":3430,"type":"article-journal","abstract":"Humans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Pr>
          <w:sz w:val="24"/>
          <w:szCs w:val="24"/>
        </w:rPr>
        <w:fldChar w:fldCharType="separate"/>
      </w:r>
      <w:r w:rsidR="00102EE8" w:rsidRPr="00102EE8">
        <w:rPr>
          <w:rFonts w:ascii="Calibri" w:hAnsi="Calibri" w:cs="Calibri"/>
          <w:sz w:val="24"/>
        </w:rPr>
        <w:t>[10]</w:t>
      </w:r>
      <w:r w:rsidR="006E5451">
        <w:rPr>
          <w:sz w:val="24"/>
          <w:szCs w:val="24"/>
        </w:rPr>
        <w:fldChar w:fldCharType="end"/>
      </w:r>
      <w:r w:rsidR="00C11700">
        <w:rPr>
          <w:sz w:val="24"/>
          <w:szCs w:val="24"/>
        </w:rPr>
        <w:t>. In our previous study</w:t>
      </w:r>
      <w:r w:rsidR="006E5451">
        <w:rPr>
          <w:sz w:val="24"/>
          <w:szCs w:val="24"/>
        </w:rPr>
        <w:t>,</w:t>
      </w:r>
      <w:r w:rsidR="00C11700">
        <w:rPr>
          <w:sz w:val="24"/>
          <w:szCs w:val="24"/>
        </w:rPr>
        <w:t xml:space="preserve"> we showed that </w:t>
      </w:r>
      <w:r w:rsidR="006E5451">
        <w:rPr>
          <w:sz w:val="24"/>
          <w:szCs w:val="24"/>
        </w:rPr>
        <w:t xml:space="preserve">high temperature selection synergises with competition to constrain evolution rates </w:t>
      </w:r>
      <w:r w:rsidR="006E5451" w:rsidRPr="00F42F85">
        <w:rPr>
          <w:sz w:val="24"/>
          <w:szCs w:val="24"/>
          <w:highlight w:val="yellow"/>
          <w:rPrChange w:id="691" w:author="Samuel Greenrod" w:date="2025-09-12T14:30:00Z" w16du:dateUtc="2025-09-12T21:30:00Z">
            <w:rPr>
              <w:sz w:val="24"/>
              <w:szCs w:val="24"/>
            </w:rPr>
          </w:rPrChange>
        </w:rPr>
        <w:t>(Greenrod et al., unpublished</w:t>
      </w:r>
      <w:r w:rsidR="006E5451">
        <w:rPr>
          <w:sz w:val="24"/>
          <w:szCs w:val="24"/>
        </w:rPr>
        <w:t xml:space="preserve">). </w:t>
      </w:r>
      <w:r w:rsidR="008E3E22">
        <w:rPr>
          <w:sz w:val="24"/>
          <w:szCs w:val="24"/>
        </w:rPr>
        <w:t xml:space="preserve">The present </w:t>
      </w:r>
      <w:r w:rsidR="006E5451">
        <w:rPr>
          <w:sz w:val="24"/>
          <w:szCs w:val="24"/>
        </w:rPr>
        <w:t xml:space="preserve">study extends these findings by showing that </w:t>
      </w:r>
      <w:ins w:id="692" w:author="Samuel Greenrod" w:date="2025-09-12T15:03:00Z" w16du:dateUtc="2025-09-12T22:03:00Z">
        <w:r w:rsidR="00034E63">
          <w:rPr>
            <w:sz w:val="24"/>
            <w:szCs w:val="24"/>
          </w:rPr>
          <w:t xml:space="preserve">the selective synergy between temperature and </w:t>
        </w:r>
      </w:ins>
      <w:ins w:id="693" w:author="Samuel Greenrod" w:date="2025-09-12T14:20:00Z" w16du:dateUtc="2025-09-12T21:20:00Z">
        <w:r w:rsidR="004958A4">
          <w:rPr>
            <w:sz w:val="24"/>
            <w:szCs w:val="24"/>
          </w:rPr>
          <w:t xml:space="preserve">competition </w:t>
        </w:r>
      </w:ins>
      <w:ins w:id="694" w:author="Samuel Greenrod" w:date="2025-09-12T15:03:00Z" w16du:dateUtc="2025-09-12T22:03:00Z">
        <w:r w:rsidR="00034E63">
          <w:rPr>
            <w:sz w:val="24"/>
            <w:szCs w:val="24"/>
          </w:rPr>
          <w:t>is greater</w:t>
        </w:r>
      </w:ins>
      <w:ins w:id="695" w:author="Samuel Greenrod" w:date="2025-09-12T14:21:00Z" w16du:dateUtc="2025-09-12T21:21:00Z">
        <w:r w:rsidR="004958A4">
          <w:rPr>
            <w:sz w:val="24"/>
            <w:szCs w:val="24"/>
          </w:rPr>
          <w:t xml:space="preserve"> under fluctuating temperatures </w:t>
        </w:r>
      </w:ins>
      <w:ins w:id="696" w:author="Samuel Greenrod" w:date="2025-09-12T15:03:00Z" w16du:dateUtc="2025-09-12T22:03:00Z">
        <w:r w:rsidR="00034E63">
          <w:rPr>
            <w:sz w:val="24"/>
            <w:szCs w:val="24"/>
          </w:rPr>
          <w:t>than</w:t>
        </w:r>
      </w:ins>
      <w:ins w:id="697" w:author="Samuel Greenrod" w:date="2025-09-12T14:21:00Z" w16du:dateUtc="2025-09-12T21:21:00Z">
        <w:r w:rsidR="004958A4">
          <w:rPr>
            <w:sz w:val="24"/>
            <w:szCs w:val="24"/>
          </w:rPr>
          <w:t xml:space="preserve"> static temperatures. </w:t>
        </w:r>
      </w:ins>
      <w:del w:id="698" w:author="Samuel Greenrod" w:date="2025-09-12T14:21:00Z" w16du:dateUtc="2025-09-12T21:21:00Z">
        <w:r w:rsidR="006E5451" w:rsidDel="004958A4">
          <w:rPr>
            <w:sz w:val="24"/>
            <w:szCs w:val="24"/>
          </w:rPr>
          <w:delText xml:space="preserve">evolutionary constraint is further exacerbated through synergies between competition and </w:delText>
        </w:r>
        <w:r w:rsidR="006C7B57" w:rsidDel="004958A4">
          <w:rPr>
            <w:sz w:val="24"/>
            <w:szCs w:val="24"/>
          </w:rPr>
          <w:delText xml:space="preserve">thermal </w:delText>
        </w:r>
        <w:r w:rsidR="006E5451" w:rsidDel="004958A4">
          <w:rPr>
            <w:sz w:val="24"/>
            <w:szCs w:val="24"/>
          </w:rPr>
          <w:delText xml:space="preserve">heterogeneity. </w:delText>
        </w:r>
      </w:del>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931818">
        <w:rPr>
          <w:sz w:val="24"/>
          <w:szCs w:val="24"/>
        </w:rPr>
        <w:instrText xml:space="preserve"> ADDIN ZOTERO_ITEM CSL_CITATION {"citationID":"ENsOoZ4p","properties":{"formattedCitation":"[49]","plainCitation":"[49]","noteIndex":0},"citationItems":[{"id":2888,"uris":["http://zotero.org/users/local/sgFDdPY0/items/GESMRT8W"],"itemData":{"id":2888,"type":"article-journal","abstract":"Evolution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931818" w:rsidRPr="00931818">
        <w:rPr>
          <w:rFonts w:ascii="Calibri" w:hAnsi="Calibri" w:cs="Calibri"/>
          <w:sz w:val="24"/>
        </w:rPr>
        <w:t>[49]</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w:t>
      </w:r>
      <w:ins w:id="699" w:author="Samuel Greenrod" w:date="2025-09-12T15:04:00Z" w16du:dateUtc="2025-09-12T22:04:00Z">
        <w:r w:rsidR="00034E63">
          <w:rPr>
            <w:sz w:val="24"/>
            <w:szCs w:val="24"/>
          </w:rPr>
          <w:t xml:space="preserve">particularly </w:t>
        </w:r>
      </w:ins>
      <w:r w:rsidR="00DB63D4">
        <w:rPr>
          <w:sz w:val="24"/>
          <w:szCs w:val="24"/>
        </w:rPr>
        <w:t>low evolution rates.</w:t>
      </w:r>
      <w:ins w:id="700" w:author="Craig Maclean" w:date="2025-09-08T10:17:00Z" w16du:dateUtc="2025-09-08T09:17:00Z">
        <w:r w:rsidR="001D1479">
          <w:rPr>
            <w:sz w:val="24"/>
            <w:szCs w:val="24"/>
          </w:rPr>
          <w:t xml:space="preserve"> </w:t>
        </w:r>
        <w:del w:id="701" w:author="Samuel Greenrod" w:date="2025-09-12T14:22:00Z" w16du:dateUtc="2025-09-12T21:22:00Z">
          <w:r w:rsidR="001D1479" w:rsidDel="004958A4">
            <w:rPr>
              <w:sz w:val="24"/>
              <w:szCs w:val="24"/>
            </w:rPr>
            <w:delText xml:space="preserve">In your experiment the ecological suppression effect for Luz19 is huge – its population size goes down by about 100 times and this should </w:delText>
          </w:r>
        </w:del>
      </w:ins>
      <w:ins w:id="702" w:author="Craig Maclean" w:date="2025-09-08T10:18:00Z" w16du:dateUtc="2025-09-08T09:18:00Z">
        <w:del w:id="703" w:author="Samuel Greenrod" w:date="2025-09-12T14:22:00Z" w16du:dateUtc="2025-09-12T21:22:00Z">
          <w:r w:rsidR="001D1479" w:rsidDel="004958A4">
            <w:rPr>
              <w:sz w:val="24"/>
              <w:szCs w:val="24"/>
            </w:rPr>
            <w:delText xml:space="preserve">impose a strong evolutionary constraint – here is a classic paper showing this effect </w:delText>
          </w:r>
          <w:r w:rsidR="001D1479" w:rsidDel="004958A4">
            <w:fldChar w:fldCharType="begin"/>
          </w:r>
          <w:r w:rsidR="001D1479" w:rsidDel="004958A4">
            <w:delInstrText>HYPERLINK "https://www.ncbi.nlm.nih.gov/pubmed/9888858"</w:delInstrText>
          </w:r>
          <w:r w:rsidR="001D1479" w:rsidDel="004958A4">
            <w:fldChar w:fldCharType="separate"/>
          </w:r>
          <w:r w:rsidR="001D1479" w:rsidDel="004958A4">
            <w:rPr>
              <w:rStyle w:val="apple-converted-space"/>
              <w:rFonts w:ascii="system-ui" w:hAnsi="system-ui"/>
              <w:color w:val="0000FF"/>
              <w:sz w:val="21"/>
              <w:szCs w:val="21"/>
            </w:rPr>
            <w:delText> </w:delText>
          </w:r>
          <w:r w:rsidR="001D1479" w:rsidDel="004958A4">
            <w:rPr>
              <w:rStyle w:val="en-link-text"/>
              <w:rFonts w:ascii="system-ui" w:hAnsi="system-ui"/>
              <w:color w:val="0000FF"/>
              <w:sz w:val="21"/>
              <w:szCs w:val="21"/>
            </w:rPr>
            <w:delText>https://www.ncbi.nlm.nih.gov</w:delText>
          </w:r>
          <w:r w:rsidR="001D1479" w:rsidDel="004958A4">
            <w:rPr>
              <w:rStyle w:val="en-link-text"/>
              <w:rFonts w:ascii="system-ui" w:hAnsi="system-ui"/>
              <w:color w:val="0000FF"/>
              <w:sz w:val="21"/>
              <w:szCs w:val="21"/>
            </w:rPr>
            <w:delText>/</w:delText>
          </w:r>
          <w:r w:rsidR="001D1479" w:rsidDel="004958A4">
            <w:rPr>
              <w:rStyle w:val="en-link-text"/>
              <w:rFonts w:ascii="system-ui" w:hAnsi="system-ui"/>
              <w:color w:val="0000FF"/>
              <w:sz w:val="21"/>
              <w:szCs w:val="21"/>
            </w:rPr>
            <w:delText>pubmed/9888858</w:delText>
          </w:r>
          <w:r w:rsidR="001D1479" w:rsidDel="004958A4">
            <w:fldChar w:fldCharType="end"/>
          </w:r>
        </w:del>
      </w:ins>
    </w:p>
    <w:p w14:paraId="11F80CCC" w14:textId="53147FA5"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931818">
        <w:rPr>
          <w:sz w:val="24"/>
          <w:szCs w:val="24"/>
        </w:rPr>
        <w:instrText xml:space="preserve"> ADDIN ZOTERO_ITEM CSL_CITATION {"citationID":"2ob44rwZ","properties":{"formattedCitation":"[50]","plainCitation":"[50]","noteIndex":0},"citationItems":[{"id":3337,"uris":["http://zotero.org/users/local/sgFDdPY0/items/RRPMEQTY"],"itemData":{"id":3337,"type":"article-journal","abstract":"Effective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931818" w:rsidRPr="00931818">
        <w:rPr>
          <w:rFonts w:ascii="Calibri" w:hAnsi="Calibri" w:cs="Calibri"/>
          <w:sz w:val="24"/>
        </w:rPr>
        <w:t>[50]</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highlight that </w:t>
      </w:r>
      <w:r w:rsidR="006A2344">
        <w:rPr>
          <w:sz w:val="24"/>
          <w:szCs w:val="24"/>
        </w:rPr>
        <w:t xml:space="preserve">while </w:t>
      </w:r>
      <w:r>
        <w:rPr>
          <w:sz w:val="24"/>
          <w:szCs w:val="24"/>
        </w:rPr>
        <w:t xml:space="preserve">species can </w:t>
      </w:r>
      <w:r w:rsidR="00984787">
        <w:rPr>
          <w:sz w:val="24"/>
          <w:szCs w:val="24"/>
        </w:rPr>
        <w:t xml:space="preserve">rapidly </w:t>
      </w:r>
      <w:r w:rsidR="002536E6">
        <w:rPr>
          <w:sz w:val="24"/>
          <w:szCs w:val="24"/>
        </w:rPr>
        <w:t xml:space="preserve">adapt in response to </w:t>
      </w:r>
      <w:r w:rsidR="001940B6">
        <w:rPr>
          <w:sz w:val="24"/>
          <w:szCs w:val="24"/>
        </w:rPr>
        <w:t xml:space="preserve">thermal </w:t>
      </w:r>
      <w:r w:rsidR="002536E6">
        <w:rPr>
          <w:sz w:val="24"/>
          <w:szCs w:val="24"/>
        </w:rPr>
        <w:t xml:space="preserve">variation, combined </w:t>
      </w:r>
      <w:r w:rsidR="002536E6">
        <w:rPr>
          <w:sz w:val="24"/>
          <w:szCs w:val="24"/>
        </w:rPr>
        <w:lastRenderedPageBreak/>
        <w:t xml:space="preserve">selection with </w:t>
      </w:r>
      <w:r w:rsidR="00984787">
        <w:rPr>
          <w:sz w:val="24"/>
          <w:szCs w:val="24"/>
        </w:rPr>
        <w:t xml:space="preserve">other stressors </w:t>
      </w:r>
      <w:r w:rsidR="001940B6">
        <w:rPr>
          <w:sz w:val="24"/>
          <w:szCs w:val="24"/>
        </w:rPr>
        <w:t xml:space="preserve">such as competition </w:t>
      </w:r>
      <w:r w:rsidR="00984787">
        <w:rPr>
          <w:sz w:val="24"/>
          <w:szCs w:val="24"/>
        </w:rPr>
        <w:t>may</w:t>
      </w:r>
      <w:r w:rsidR="00F750C4">
        <w:rPr>
          <w:sz w:val="24"/>
          <w:szCs w:val="24"/>
        </w:rPr>
        <w:t xml:space="preserve"> restrict</w:t>
      </w:r>
      <w:r w:rsidR="002536E6">
        <w:rPr>
          <w:sz w:val="24"/>
          <w:szCs w:val="24"/>
        </w:rPr>
        <w:t xml:space="preserve"> species adaptive capacity.</w:t>
      </w:r>
      <w:r w:rsidR="001940B6">
        <w:rPr>
          <w:sz w:val="24"/>
          <w:szCs w:val="24"/>
        </w:rPr>
        <w:t xml:space="preserve"> These results have </w:t>
      </w:r>
      <w:proofErr w:type="gramStart"/>
      <w:r w:rsidR="001940B6">
        <w:rPr>
          <w:sz w:val="24"/>
          <w:szCs w:val="24"/>
        </w:rPr>
        <w:t>particular relevance</w:t>
      </w:r>
      <w:proofErr w:type="gramEnd"/>
      <w:r w:rsidR="001940B6">
        <w:rPr>
          <w:sz w:val="24"/>
          <w:szCs w:val="24"/>
        </w:rPr>
        <w:t xml:space="preserve"> for parasite species which must simultaneously adapt to both thermal heterogeneity, community competition, and host immune responses. Evolutionary constraint caused by multiple stressor selection may exacerbate</w:t>
      </w:r>
      <w:r w:rsidR="00970ABF">
        <w:rPr>
          <w:sz w:val="24"/>
          <w:szCs w:val="24"/>
        </w:rPr>
        <w:t xml:space="preserve"> the threat to parasite biodiversity posed by climate change </w:t>
      </w:r>
      <w:r w:rsidR="00970ABF">
        <w:rPr>
          <w:sz w:val="24"/>
          <w:szCs w:val="24"/>
        </w:rPr>
        <w:fldChar w:fldCharType="begin"/>
      </w:r>
      <w:r w:rsidR="0084092A">
        <w:rPr>
          <w:sz w:val="24"/>
          <w:szCs w:val="24"/>
        </w:rPr>
        <w:instrText xml:space="preserve"> ADDIN ZOTERO_ITEM CSL_CITATION {"citationID":"lEt2ndUz","properties":{"formattedCitation":"[25]","plainCitation":"[25]","noteIndex":0},"citationItems":[{"id":3185,"uris":["http://zotero.org/users/local/sgFDdPY0/items/YPC63ZJ4"],"itemData":{"id":3185,"type":"article-journal","abstract":"Climate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970ABF">
        <w:rPr>
          <w:sz w:val="24"/>
          <w:szCs w:val="24"/>
        </w:rPr>
        <w:fldChar w:fldCharType="separate"/>
      </w:r>
      <w:r w:rsidR="0084092A" w:rsidRPr="0084092A">
        <w:rPr>
          <w:rFonts w:ascii="Calibri" w:hAnsi="Calibri" w:cs="Calibri"/>
          <w:sz w:val="24"/>
        </w:rPr>
        <w:t>[25]</w:t>
      </w:r>
      <w:r w:rsidR="00970ABF">
        <w:rPr>
          <w:sz w:val="24"/>
          <w:szCs w:val="24"/>
        </w:rPr>
        <w:fldChar w:fldCharType="end"/>
      </w:r>
      <w:r w:rsidR="00970ABF">
        <w:rPr>
          <w:sz w:val="24"/>
          <w:szCs w:val="24"/>
        </w:rPr>
        <w:t xml:space="preserve">. </w:t>
      </w:r>
      <w:r w:rsidR="006C7B57">
        <w:rPr>
          <w:sz w:val="24"/>
          <w:szCs w:val="24"/>
        </w:rPr>
        <w:t>We propose that both</w:t>
      </w:r>
      <w:r w:rsidR="00005C5A">
        <w:rPr>
          <w:sz w:val="24"/>
          <w:szCs w:val="24"/>
        </w:rPr>
        <w:t xml:space="preserve"> environmental extremes and environmental variability </w:t>
      </w:r>
      <w:r w:rsidR="006C7B57">
        <w:rPr>
          <w:sz w:val="24"/>
          <w:szCs w:val="24"/>
        </w:rPr>
        <w:t xml:space="preserve">should </w:t>
      </w:r>
      <w:r w:rsidR="00005C5A">
        <w:rPr>
          <w:sz w:val="24"/>
          <w:szCs w:val="24"/>
        </w:rPr>
        <w:t>be considered when assessing species extinction risk.</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08C942EB"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0AB993F4" w14:textId="77777777" w:rsidR="00931818" w:rsidRPr="00931818" w:rsidRDefault="00AC2555" w:rsidP="00931818">
      <w:pPr>
        <w:pStyle w:val="Bibliography"/>
        <w:rPr>
          <w:rFonts w:ascii="Calibri" w:hAnsi="Calibri" w:cs="Calibri"/>
        </w:rPr>
      </w:pPr>
      <w:r>
        <w:fldChar w:fldCharType="begin"/>
      </w:r>
      <w:r>
        <w:instrText xml:space="preserve"> ADDIN ZOTERO_BIBL {"uncited":[],"omitted":[],"custom":[]} CSL_BIBLIOGRAPHY </w:instrText>
      </w:r>
      <w:r>
        <w:fldChar w:fldCharType="separate"/>
      </w:r>
      <w:r w:rsidR="00931818" w:rsidRPr="00931818">
        <w:rPr>
          <w:rFonts w:ascii="Calibri" w:hAnsi="Calibri" w:cs="Calibri"/>
        </w:rPr>
        <w:t xml:space="preserve">1. </w:t>
      </w:r>
      <w:r w:rsidR="00931818" w:rsidRPr="00931818">
        <w:rPr>
          <w:rFonts w:ascii="Calibri" w:hAnsi="Calibri" w:cs="Calibri"/>
        </w:rPr>
        <w:tab/>
        <w:t xml:space="preserve">Kassen R. The experimental evolution of specialists, generalists, and the maintenance of diversity. Journal of Evolutionary Biology. 2002;15(2):173–90. </w:t>
      </w:r>
    </w:p>
    <w:p w14:paraId="0C6DA7E6" w14:textId="77777777" w:rsidR="00931818" w:rsidRPr="00931818" w:rsidRDefault="00931818" w:rsidP="00931818">
      <w:pPr>
        <w:pStyle w:val="Bibliography"/>
        <w:rPr>
          <w:rFonts w:ascii="Calibri" w:hAnsi="Calibri" w:cs="Calibri"/>
        </w:rPr>
      </w:pPr>
      <w:r w:rsidRPr="00931818">
        <w:rPr>
          <w:rFonts w:ascii="Calibri" w:hAnsi="Calibri" w:cs="Calibri"/>
        </w:rPr>
        <w:t xml:space="preserve">2. </w:t>
      </w:r>
      <w:r w:rsidRPr="00931818">
        <w:rPr>
          <w:rFonts w:ascii="Calibri" w:hAnsi="Calibri" w:cs="Calibri"/>
        </w:rPr>
        <w:tab/>
        <w:t xml:space="preserve">Sachdeva V, Husain K, Sheng J, Wang S, Murugan A. Tuning environmental timescales to evolve and maintain generalists. Proceedings of the National Academy of Sciences. 2020 Jun 9;117(23):12693–9. </w:t>
      </w:r>
    </w:p>
    <w:p w14:paraId="65CED521" w14:textId="77777777" w:rsidR="00931818" w:rsidRPr="00931818" w:rsidRDefault="00931818" w:rsidP="00931818">
      <w:pPr>
        <w:pStyle w:val="Bibliography"/>
        <w:rPr>
          <w:rFonts w:ascii="Calibri" w:hAnsi="Calibri" w:cs="Calibri"/>
        </w:rPr>
      </w:pPr>
      <w:r w:rsidRPr="00931818">
        <w:rPr>
          <w:rFonts w:ascii="Calibri" w:hAnsi="Calibri" w:cs="Calibri"/>
        </w:rPr>
        <w:t xml:space="preserve">3. </w:t>
      </w:r>
      <w:r w:rsidRPr="00931818">
        <w:rPr>
          <w:rFonts w:ascii="Calibri" w:hAnsi="Calibri" w:cs="Calibri"/>
        </w:rPr>
        <w:tab/>
        <w:t xml:space="preserve">Sandberg TE, Lloyd CJ, Palsson BO, Feist AM. Laboratory Evolution to Alternating Substrate Environments Yields Distinct Phenotypic and Genetic Adaptive Strategies. Appl Environ </w:t>
      </w:r>
      <w:proofErr w:type="spellStart"/>
      <w:r w:rsidRPr="00931818">
        <w:rPr>
          <w:rFonts w:ascii="Calibri" w:hAnsi="Calibri" w:cs="Calibri"/>
        </w:rPr>
        <w:t>Microbiol</w:t>
      </w:r>
      <w:proofErr w:type="spellEnd"/>
      <w:r w:rsidRPr="00931818">
        <w:rPr>
          <w:rFonts w:ascii="Calibri" w:hAnsi="Calibri" w:cs="Calibri"/>
        </w:rPr>
        <w:t>. 2017 Jun 16;83(13</w:t>
      </w:r>
      <w:proofErr w:type="gramStart"/>
      <w:r w:rsidRPr="00931818">
        <w:rPr>
          <w:rFonts w:ascii="Calibri" w:hAnsi="Calibri" w:cs="Calibri"/>
        </w:rPr>
        <w:t>):e</w:t>
      </w:r>
      <w:proofErr w:type="gramEnd"/>
      <w:r w:rsidRPr="00931818">
        <w:rPr>
          <w:rFonts w:ascii="Calibri" w:hAnsi="Calibri" w:cs="Calibri"/>
        </w:rPr>
        <w:t xml:space="preserve">00410-17. </w:t>
      </w:r>
    </w:p>
    <w:p w14:paraId="4AD34421" w14:textId="77777777" w:rsidR="00931818" w:rsidRPr="00931818" w:rsidRDefault="00931818" w:rsidP="00931818">
      <w:pPr>
        <w:pStyle w:val="Bibliography"/>
        <w:rPr>
          <w:rFonts w:ascii="Calibri" w:hAnsi="Calibri" w:cs="Calibri"/>
        </w:rPr>
      </w:pPr>
      <w:r w:rsidRPr="00931818">
        <w:rPr>
          <w:rFonts w:ascii="Calibri" w:hAnsi="Calibri" w:cs="Calibri"/>
        </w:rPr>
        <w:t xml:space="preserve">4. </w:t>
      </w:r>
      <w:r w:rsidRPr="00931818">
        <w:rPr>
          <w:rFonts w:ascii="Calibri" w:hAnsi="Calibri" w:cs="Calibri"/>
        </w:rPr>
        <w:tab/>
        <w:t xml:space="preserve">Lambros M, </w:t>
      </w:r>
      <w:proofErr w:type="spellStart"/>
      <w:r w:rsidRPr="00931818">
        <w:rPr>
          <w:rFonts w:ascii="Calibri" w:hAnsi="Calibri" w:cs="Calibri"/>
        </w:rPr>
        <w:t>Pechuan</w:t>
      </w:r>
      <w:proofErr w:type="spellEnd"/>
      <w:r w:rsidRPr="00931818">
        <w:rPr>
          <w:rFonts w:ascii="Calibri" w:hAnsi="Calibri" w:cs="Calibri"/>
        </w:rPr>
        <w:t xml:space="preserve">-Jorge X, Biro D, Ye K, Bergman A. Emerging Adaptive Strategies Under Temperature Fluctuations in a Laboratory Evolution Experiment of Escherichia Coli. Front </w:t>
      </w:r>
      <w:proofErr w:type="spellStart"/>
      <w:r w:rsidRPr="00931818">
        <w:rPr>
          <w:rFonts w:ascii="Calibri" w:hAnsi="Calibri" w:cs="Calibri"/>
        </w:rPr>
        <w:t>Microbiol</w:t>
      </w:r>
      <w:proofErr w:type="spellEnd"/>
      <w:r w:rsidRPr="00931818">
        <w:rPr>
          <w:rFonts w:ascii="Calibri" w:hAnsi="Calibri" w:cs="Calibri"/>
        </w:rPr>
        <w:t xml:space="preserve">. 2021 Oct </w:t>
      </w:r>
      <w:proofErr w:type="gramStart"/>
      <w:r w:rsidRPr="00931818">
        <w:rPr>
          <w:rFonts w:ascii="Calibri" w:hAnsi="Calibri" w:cs="Calibri"/>
        </w:rPr>
        <w:t>22;12:724982</w:t>
      </w:r>
      <w:proofErr w:type="gramEnd"/>
      <w:r w:rsidRPr="00931818">
        <w:rPr>
          <w:rFonts w:ascii="Calibri" w:hAnsi="Calibri" w:cs="Calibri"/>
        </w:rPr>
        <w:t xml:space="preserve">. </w:t>
      </w:r>
    </w:p>
    <w:p w14:paraId="25E98A78" w14:textId="77777777" w:rsidR="00931818" w:rsidRPr="00931818" w:rsidRDefault="00931818" w:rsidP="00931818">
      <w:pPr>
        <w:pStyle w:val="Bibliography"/>
        <w:rPr>
          <w:rFonts w:ascii="Calibri" w:hAnsi="Calibri" w:cs="Calibri"/>
        </w:rPr>
      </w:pPr>
      <w:r w:rsidRPr="00931818">
        <w:rPr>
          <w:rFonts w:ascii="Calibri" w:hAnsi="Calibri" w:cs="Calibri"/>
        </w:rPr>
        <w:t xml:space="preserve">5. </w:t>
      </w:r>
      <w:r w:rsidRPr="00931818">
        <w:rPr>
          <w:rFonts w:ascii="Calibri" w:hAnsi="Calibri" w:cs="Calibri"/>
        </w:rPr>
        <w:tab/>
        <w:t xml:space="preserve">Abdul-Rahman F, Tranchina D, Gresham D. Fluctuating Environments Maintain Genetic Diversity through Neutral Fitness Effects and Balancing Selection. Molecular Biology and Evolution. 2021 Oct 1;38(10):4362–75. </w:t>
      </w:r>
    </w:p>
    <w:p w14:paraId="0B71E754" w14:textId="77777777" w:rsidR="00931818" w:rsidRPr="00931818" w:rsidRDefault="00931818" w:rsidP="00931818">
      <w:pPr>
        <w:pStyle w:val="Bibliography"/>
        <w:rPr>
          <w:rFonts w:ascii="Calibri" w:hAnsi="Calibri" w:cs="Calibri"/>
        </w:rPr>
      </w:pPr>
      <w:r w:rsidRPr="00931818">
        <w:rPr>
          <w:rFonts w:ascii="Calibri" w:hAnsi="Calibri" w:cs="Calibri"/>
        </w:rPr>
        <w:t xml:space="preserve">6. </w:t>
      </w:r>
      <w:r w:rsidRPr="00931818">
        <w:rPr>
          <w:rFonts w:ascii="Calibri" w:hAnsi="Calibri" w:cs="Calibri"/>
        </w:rPr>
        <w:tab/>
        <w:t xml:space="preserve">Harrison E, Laine AL, Hietala M, </w:t>
      </w:r>
      <w:proofErr w:type="spellStart"/>
      <w:r w:rsidRPr="00931818">
        <w:rPr>
          <w:rFonts w:ascii="Calibri" w:hAnsi="Calibri" w:cs="Calibri"/>
        </w:rPr>
        <w:t>Brockhurst</w:t>
      </w:r>
      <w:proofErr w:type="spellEnd"/>
      <w:r w:rsidRPr="00931818">
        <w:rPr>
          <w:rFonts w:ascii="Calibri" w:hAnsi="Calibri" w:cs="Calibri"/>
        </w:rPr>
        <w:t xml:space="preserve"> MA. Rapidly fluctuating environments constrain coevolutionary arms races by impeding selective sweeps. Proc </w:t>
      </w:r>
      <w:proofErr w:type="spellStart"/>
      <w:r w:rsidRPr="00931818">
        <w:rPr>
          <w:rFonts w:ascii="Calibri" w:hAnsi="Calibri" w:cs="Calibri"/>
        </w:rPr>
        <w:t>Biol</w:t>
      </w:r>
      <w:proofErr w:type="spellEnd"/>
      <w:r w:rsidRPr="00931818">
        <w:rPr>
          <w:rFonts w:ascii="Calibri" w:hAnsi="Calibri" w:cs="Calibri"/>
        </w:rPr>
        <w:t xml:space="preserve"> Sci. 2013 Aug 7;280(1764):20130937. </w:t>
      </w:r>
    </w:p>
    <w:p w14:paraId="2BC42ACD" w14:textId="77777777" w:rsidR="00931818" w:rsidRPr="00931818" w:rsidRDefault="00931818" w:rsidP="00931818">
      <w:pPr>
        <w:pStyle w:val="Bibliography"/>
        <w:rPr>
          <w:rFonts w:ascii="Calibri" w:hAnsi="Calibri" w:cs="Calibri"/>
        </w:rPr>
      </w:pPr>
      <w:r w:rsidRPr="00931818">
        <w:rPr>
          <w:rFonts w:ascii="Calibri" w:hAnsi="Calibri" w:cs="Calibri"/>
        </w:rPr>
        <w:t xml:space="preserve">7. </w:t>
      </w:r>
      <w:r w:rsidRPr="00931818">
        <w:rPr>
          <w:rFonts w:ascii="Calibri" w:hAnsi="Calibri" w:cs="Calibri"/>
        </w:rPr>
        <w:tab/>
        <w:t xml:space="preserve">Chesson P. Mechanisms of Maintenance of Species Diversity. Annual Review of Ecology, Evolution, and Systematics. 2000 Nov 1;31(Volume 31, 2000):343–66. </w:t>
      </w:r>
    </w:p>
    <w:p w14:paraId="1FAAD789" w14:textId="77777777" w:rsidR="00931818" w:rsidRPr="00931818" w:rsidRDefault="00931818" w:rsidP="00931818">
      <w:pPr>
        <w:pStyle w:val="Bibliography"/>
        <w:rPr>
          <w:rFonts w:ascii="Calibri" w:hAnsi="Calibri" w:cs="Calibri"/>
        </w:rPr>
      </w:pPr>
      <w:r w:rsidRPr="00931818">
        <w:rPr>
          <w:rFonts w:ascii="Calibri" w:hAnsi="Calibri" w:cs="Calibri"/>
        </w:rPr>
        <w:t xml:space="preserve">8. </w:t>
      </w:r>
      <w:r w:rsidRPr="00931818">
        <w:rPr>
          <w:rFonts w:ascii="Calibri" w:hAnsi="Calibri" w:cs="Calibri"/>
        </w:rPr>
        <w:tab/>
        <w:t xml:space="preserve">Gilchrist GW. Specialists and Generalists in Changing Environments. I. Fitness Landscapes of Thermal Sensitivity. The American Naturalist. 1995;146(2):252–70. </w:t>
      </w:r>
    </w:p>
    <w:p w14:paraId="781B6D2C" w14:textId="77777777" w:rsidR="00931818" w:rsidRPr="00931818" w:rsidRDefault="00931818" w:rsidP="00931818">
      <w:pPr>
        <w:pStyle w:val="Bibliography"/>
        <w:rPr>
          <w:rFonts w:ascii="Calibri" w:hAnsi="Calibri" w:cs="Calibri"/>
        </w:rPr>
      </w:pPr>
      <w:r w:rsidRPr="00931818">
        <w:rPr>
          <w:rFonts w:ascii="Calibri" w:hAnsi="Calibri" w:cs="Calibri"/>
        </w:rPr>
        <w:lastRenderedPageBreak/>
        <w:t xml:space="preserve">9. </w:t>
      </w:r>
      <w:r w:rsidRPr="00931818">
        <w:rPr>
          <w:rFonts w:ascii="Calibri" w:hAnsi="Calibri" w:cs="Calibri"/>
        </w:rP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4F3818FC" w14:textId="77777777" w:rsidR="00931818" w:rsidRPr="00931818" w:rsidRDefault="00931818" w:rsidP="00931818">
      <w:pPr>
        <w:pStyle w:val="Bibliography"/>
        <w:rPr>
          <w:rFonts w:ascii="Calibri" w:hAnsi="Calibri" w:cs="Calibri"/>
        </w:rPr>
      </w:pPr>
      <w:r w:rsidRPr="00931818">
        <w:rPr>
          <w:rFonts w:ascii="Calibri" w:hAnsi="Calibri" w:cs="Calibri"/>
        </w:rPr>
        <w:t xml:space="preserve">10. </w:t>
      </w:r>
      <w:r w:rsidRPr="00931818">
        <w:rPr>
          <w:rFonts w:ascii="Calibri" w:hAnsi="Calibri" w:cs="Calibri"/>
        </w:rPr>
        <w:tab/>
        <w:t xml:space="preserve">Crain CM, Kroeker K, Halpern BS. Interactive and cumulative effects of multiple human stressors in marine systems. Ecology Letters. 2008;11(12):1304–15. </w:t>
      </w:r>
    </w:p>
    <w:p w14:paraId="362359E2" w14:textId="77777777" w:rsidR="00931818" w:rsidRPr="00931818" w:rsidRDefault="00931818" w:rsidP="00931818">
      <w:pPr>
        <w:pStyle w:val="Bibliography"/>
        <w:rPr>
          <w:rFonts w:ascii="Calibri" w:hAnsi="Calibri" w:cs="Calibri"/>
        </w:rPr>
      </w:pPr>
      <w:r w:rsidRPr="00931818">
        <w:rPr>
          <w:rFonts w:ascii="Calibri" w:hAnsi="Calibri" w:cs="Calibri"/>
        </w:rPr>
        <w:t xml:space="preserve">11. </w:t>
      </w:r>
      <w:r w:rsidRPr="00931818">
        <w:rPr>
          <w:rFonts w:ascii="Calibri" w:hAnsi="Calibri" w:cs="Calibri"/>
        </w:rPr>
        <w:tab/>
        <w:t xml:space="preserve">Hiltunen T, Cairns J, Frickel J, </w:t>
      </w:r>
      <w:proofErr w:type="spellStart"/>
      <w:r w:rsidRPr="00931818">
        <w:rPr>
          <w:rFonts w:ascii="Calibri" w:hAnsi="Calibri" w:cs="Calibri"/>
        </w:rPr>
        <w:t>Jalasvuori</w:t>
      </w:r>
      <w:proofErr w:type="spellEnd"/>
      <w:r w:rsidRPr="00931818">
        <w:rPr>
          <w:rFonts w:ascii="Calibri" w:hAnsi="Calibri" w:cs="Calibri"/>
        </w:rPr>
        <w:t xml:space="preserve"> M, Laakso J, </w:t>
      </w:r>
      <w:proofErr w:type="spellStart"/>
      <w:r w:rsidRPr="00931818">
        <w:rPr>
          <w:rFonts w:ascii="Calibri" w:hAnsi="Calibri" w:cs="Calibri"/>
        </w:rPr>
        <w:t>Kaitala</w:t>
      </w:r>
      <w:proofErr w:type="spellEnd"/>
      <w:r w:rsidRPr="00931818">
        <w:rPr>
          <w:rFonts w:ascii="Calibri" w:hAnsi="Calibri" w:cs="Calibri"/>
        </w:rPr>
        <w:t xml:space="preserve"> V, et al. Dual-stressor selection alters eco-evolutionary dynamics in experimental communities. Nat </w:t>
      </w:r>
      <w:proofErr w:type="spellStart"/>
      <w:r w:rsidRPr="00931818">
        <w:rPr>
          <w:rFonts w:ascii="Calibri" w:hAnsi="Calibri" w:cs="Calibri"/>
        </w:rPr>
        <w:t>Ecol</w:t>
      </w:r>
      <w:proofErr w:type="spellEnd"/>
      <w:r w:rsidRPr="00931818">
        <w:rPr>
          <w:rFonts w:ascii="Calibri" w:hAnsi="Calibri" w:cs="Calibri"/>
        </w:rPr>
        <w:t xml:space="preserve"> Evol. 2018 Dec;2(12):1974–81. </w:t>
      </w:r>
    </w:p>
    <w:p w14:paraId="053C00E2" w14:textId="77777777" w:rsidR="00931818" w:rsidRPr="00931818" w:rsidRDefault="00931818" w:rsidP="00931818">
      <w:pPr>
        <w:pStyle w:val="Bibliography"/>
        <w:rPr>
          <w:rFonts w:ascii="Calibri" w:hAnsi="Calibri" w:cs="Calibri"/>
        </w:rPr>
      </w:pPr>
      <w:r w:rsidRPr="00931818">
        <w:rPr>
          <w:rFonts w:ascii="Calibri" w:hAnsi="Calibri" w:cs="Calibri"/>
        </w:rPr>
        <w:t xml:space="preserve">12. </w:t>
      </w:r>
      <w:r w:rsidRPr="00931818">
        <w:rPr>
          <w:rFonts w:ascii="Calibri" w:hAnsi="Calibri" w:cs="Calibri"/>
        </w:rPr>
        <w:tab/>
        <w:t xml:space="preserve">Burmeister AR, Fortier A, Roush C, Lessing AJ, Bender RG, </w:t>
      </w:r>
      <w:proofErr w:type="spellStart"/>
      <w:r w:rsidRPr="00931818">
        <w:rPr>
          <w:rFonts w:ascii="Calibri" w:hAnsi="Calibri" w:cs="Calibri"/>
        </w:rPr>
        <w:t>Barahman</w:t>
      </w:r>
      <w:proofErr w:type="spellEnd"/>
      <w:r w:rsidRPr="00931818">
        <w:rPr>
          <w:rFonts w:ascii="Calibri" w:hAnsi="Calibri" w:cs="Calibri"/>
        </w:rPr>
        <w:t xml:space="preserve"> R, et al. Pleiotropy complicates a trade-off between phage resistance and antibiotic resistance. Proceedings of the National Academy of Sciences. 2020 May 26;117(21):11207–16. </w:t>
      </w:r>
    </w:p>
    <w:p w14:paraId="69FA800B" w14:textId="77777777" w:rsidR="00931818" w:rsidRPr="00931818" w:rsidRDefault="00931818" w:rsidP="00931818">
      <w:pPr>
        <w:pStyle w:val="Bibliography"/>
        <w:rPr>
          <w:rFonts w:ascii="Calibri" w:hAnsi="Calibri" w:cs="Calibri"/>
        </w:rPr>
      </w:pPr>
      <w:r w:rsidRPr="00931818">
        <w:rPr>
          <w:rFonts w:ascii="Calibri" w:hAnsi="Calibri" w:cs="Calibri"/>
        </w:rPr>
        <w:t xml:space="preserve">13. </w:t>
      </w:r>
      <w:r w:rsidRPr="00931818">
        <w:rPr>
          <w:rFonts w:ascii="Calibri" w:hAnsi="Calibri" w:cs="Calibri"/>
        </w:rPr>
        <w:tab/>
        <w:t>Schou MF, Engelbrecht A, Brand Z, Svensson EI, Cloete S, Cornwallis CK. Evolutionary trade-offs between heat and cold tolerance limit responses to fluctuating climates. Science Advances. 2022 May 27;8(21</w:t>
      </w:r>
      <w:proofErr w:type="gramStart"/>
      <w:r w:rsidRPr="00931818">
        <w:rPr>
          <w:rFonts w:ascii="Calibri" w:hAnsi="Calibri" w:cs="Calibri"/>
        </w:rPr>
        <w:t>):eabn</w:t>
      </w:r>
      <w:proofErr w:type="gramEnd"/>
      <w:r w:rsidRPr="00931818">
        <w:rPr>
          <w:rFonts w:ascii="Calibri" w:hAnsi="Calibri" w:cs="Calibri"/>
        </w:rPr>
        <w:t xml:space="preserve">9580. </w:t>
      </w:r>
    </w:p>
    <w:p w14:paraId="4A0F0AB3" w14:textId="77777777" w:rsidR="00931818" w:rsidRPr="00931818" w:rsidRDefault="00931818" w:rsidP="00931818">
      <w:pPr>
        <w:pStyle w:val="Bibliography"/>
        <w:rPr>
          <w:rFonts w:ascii="Calibri" w:hAnsi="Calibri" w:cs="Calibri"/>
        </w:rPr>
      </w:pPr>
      <w:r w:rsidRPr="00931818">
        <w:rPr>
          <w:rFonts w:ascii="Calibri" w:hAnsi="Calibri" w:cs="Calibri"/>
        </w:rPr>
        <w:t xml:space="preserve">14. </w:t>
      </w:r>
      <w:r w:rsidRPr="00931818">
        <w:rPr>
          <w:rFonts w:ascii="Calibri" w:hAnsi="Calibri" w:cs="Calibri"/>
        </w:rPr>
        <w:tab/>
        <w:t xml:space="preserve">van Houte S, Padfield D, Gómez P, </w:t>
      </w:r>
      <w:proofErr w:type="spellStart"/>
      <w:r w:rsidRPr="00931818">
        <w:rPr>
          <w:rFonts w:ascii="Calibri" w:hAnsi="Calibri" w:cs="Calibri"/>
        </w:rPr>
        <w:t>Luján</w:t>
      </w:r>
      <w:proofErr w:type="spellEnd"/>
      <w:r w:rsidRPr="00931818">
        <w:rPr>
          <w:rFonts w:ascii="Calibri" w:hAnsi="Calibri" w:cs="Calibri"/>
        </w:rPr>
        <w:t xml:space="preserve"> AM, </w:t>
      </w:r>
      <w:proofErr w:type="spellStart"/>
      <w:r w:rsidRPr="00931818">
        <w:rPr>
          <w:rFonts w:ascii="Calibri" w:hAnsi="Calibri" w:cs="Calibri"/>
        </w:rPr>
        <w:t>Brockhurst</w:t>
      </w:r>
      <w:proofErr w:type="spellEnd"/>
      <w:r w:rsidRPr="00931818">
        <w:rPr>
          <w:rFonts w:ascii="Calibri" w:hAnsi="Calibri" w:cs="Calibri"/>
        </w:rPr>
        <w:t xml:space="preserve"> MA, Paterson S, et al. Compost spatial heterogeneity promotes evolutionary diversification of a bacterium. J Evol Biol. 2021 Feb;34(2):246–55. </w:t>
      </w:r>
    </w:p>
    <w:p w14:paraId="3E1A53AA" w14:textId="77777777" w:rsidR="00931818" w:rsidRPr="00931818" w:rsidRDefault="00931818" w:rsidP="00931818">
      <w:pPr>
        <w:pStyle w:val="Bibliography"/>
        <w:rPr>
          <w:rFonts w:ascii="Calibri" w:hAnsi="Calibri" w:cs="Calibri"/>
        </w:rPr>
      </w:pPr>
      <w:r w:rsidRPr="00931818">
        <w:rPr>
          <w:rFonts w:ascii="Calibri" w:hAnsi="Calibri" w:cs="Calibri"/>
        </w:rPr>
        <w:t xml:space="preserve">15. </w:t>
      </w:r>
      <w:r w:rsidRPr="00931818">
        <w:rPr>
          <w:rFonts w:ascii="Calibri" w:hAnsi="Calibri" w:cs="Calibri"/>
        </w:rPr>
        <w:tab/>
      </w:r>
      <w:proofErr w:type="spellStart"/>
      <w:r w:rsidRPr="00931818">
        <w:rPr>
          <w:rFonts w:ascii="Calibri" w:hAnsi="Calibri" w:cs="Calibri"/>
        </w:rPr>
        <w:t>Yamamichi</w:t>
      </w:r>
      <w:proofErr w:type="spellEnd"/>
      <w:r w:rsidRPr="00931818">
        <w:rPr>
          <w:rFonts w:ascii="Calibri" w:hAnsi="Calibri" w:cs="Calibri"/>
        </w:rPr>
        <w:t xml:space="preserve"> M, Letten AD, Schreiber SJ. Eco-evolutionary maintenance of diversity in fluctuating environments. </w:t>
      </w:r>
      <w:proofErr w:type="spellStart"/>
      <w:r w:rsidRPr="00931818">
        <w:rPr>
          <w:rFonts w:ascii="Calibri" w:hAnsi="Calibri" w:cs="Calibri"/>
        </w:rPr>
        <w:t>Ecol</w:t>
      </w:r>
      <w:proofErr w:type="spellEnd"/>
      <w:r w:rsidRPr="00931818">
        <w:rPr>
          <w:rFonts w:ascii="Calibri" w:hAnsi="Calibri" w:cs="Calibri"/>
        </w:rPr>
        <w:t xml:space="preserve"> Lett. 2023 Sep;26 </w:t>
      </w:r>
      <w:proofErr w:type="spellStart"/>
      <w:r w:rsidRPr="00931818">
        <w:rPr>
          <w:rFonts w:ascii="Calibri" w:hAnsi="Calibri" w:cs="Calibri"/>
        </w:rPr>
        <w:t>Suppl</w:t>
      </w:r>
      <w:proofErr w:type="spellEnd"/>
      <w:r w:rsidRPr="00931818">
        <w:rPr>
          <w:rFonts w:ascii="Calibri" w:hAnsi="Calibri" w:cs="Calibri"/>
        </w:rPr>
        <w:t xml:space="preserve"> </w:t>
      </w:r>
      <w:proofErr w:type="gramStart"/>
      <w:r w:rsidRPr="00931818">
        <w:rPr>
          <w:rFonts w:ascii="Calibri" w:hAnsi="Calibri" w:cs="Calibri"/>
        </w:rPr>
        <w:t>1:S</w:t>
      </w:r>
      <w:proofErr w:type="gramEnd"/>
      <w:r w:rsidRPr="00931818">
        <w:rPr>
          <w:rFonts w:ascii="Calibri" w:hAnsi="Calibri" w:cs="Calibri"/>
        </w:rPr>
        <w:t xml:space="preserve">152–67. </w:t>
      </w:r>
    </w:p>
    <w:p w14:paraId="1308640C" w14:textId="77777777" w:rsidR="00931818" w:rsidRPr="00931818" w:rsidRDefault="00931818" w:rsidP="00931818">
      <w:pPr>
        <w:pStyle w:val="Bibliography"/>
        <w:rPr>
          <w:rFonts w:ascii="Calibri" w:hAnsi="Calibri" w:cs="Calibri"/>
        </w:rPr>
      </w:pPr>
      <w:r w:rsidRPr="00931818">
        <w:rPr>
          <w:rFonts w:ascii="Calibri" w:hAnsi="Calibri" w:cs="Calibri"/>
        </w:rPr>
        <w:t xml:space="preserve">16. </w:t>
      </w:r>
      <w:r w:rsidRPr="00931818">
        <w:rPr>
          <w:rFonts w:ascii="Calibri" w:hAnsi="Calibri" w:cs="Calibri"/>
        </w:rPr>
        <w:tab/>
        <w:t xml:space="preserve">Cairns J, Borse F, Mononen T, Hiltunen T, Mustonen V. Strong selective environments determine evolutionary outcome in time-dependent fitness seascapes. Evol Lett. 2022 Jun 1;6(3):266–79. </w:t>
      </w:r>
    </w:p>
    <w:p w14:paraId="43F2D82E" w14:textId="77777777" w:rsidR="00931818" w:rsidRPr="00931818" w:rsidRDefault="00931818" w:rsidP="00931818">
      <w:pPr>
        <w:pStyle w:val="Bibliography"/>
        <w:rPr>
          <w:rFonts w:ascii="Calibri" w:hAnsi="Calibri" w:cs="Calibri"/>
        </w:rPr>
      </w:pPr>
      <w:r w:rsidRPr="00931818">
        <w:rPr>
          <w:rFonts w:ascii="Calibri" w:hAnsi="Calibri" w:cs="Calibri"/>
        </w:rPr>
        <w:t xml:space="preserve">17. </w:t>
      </w:r>
      <w:r w:rsidRPr="00931818">
        <w:rPr>
          <w:rFonts w:ascii="Calibri" w:hAnsi="Calibri" w:cs="Calibri"/>
        </w:rPr>
        <w:tab/>
      </w:r>
      <w:proofErr w:type="spellStart"/>
      <w:r w:rsidRPr="00931818">
        <w:rPr>
          <w:rFonts w:ascii="Calibri" w:hAnsi="Calibri" w:cs="Calibri"/>
        </w:rPr>
        <w:t>Uiterwaal</w:t>
      </w:r>
      <w:proofErr w:type="spellEnd"/>
      <w:r w:rsidRPr="00931818">
        <w:rPr>
          <w:rFonts w:ascii="Calibri" w:hAnsi="Calibri" w:cs="Calibri"/>
        </w:rPr>
        <w:t xml:space="preserve"> SF, Lagerstrom IT, Luhring TM, Salsbery ME, DeLong JP. Trade-offs between morphology and thermal niches mediate adaptation in response to competing selective pressures. Ecology and Evolution. 2020;10(3):1368–77. </w:t>
      </w:r>
    </w:p>
    <w:p w14:paraId="565C42E9" w14:textId="77777777" w:rsidR="00931818" w:rsidRPr="00931818" w:rsidRDefault="00931818" w:rsidP="00931818">
      <w:pPr>
        <w:pStyle w:val="Bibliography"/>
        <w:rPr>
          <w:rFonts w:ascii="Calibri" w:hAnsi="Calibri" w:cs="Calibri"/>
        </w:rPr>
      </w:pPr>
      <w:r w:rsidRPr="00931818">
        <w:rPr>
          <w:rFonts w:ascii="Calibri" w:hAnsi="Calibri" w:cs="Calibri"/>
        </w:rPr>
        <w:t xml:space="preserve">18. </w:t>
      </w:r>
      <w:r w:rsidRPr="00931818">
        <w:rPr>
          <w:rFonts w:ascii="Calibri" w:hAnsi="Calibri" w:cs="Calibri"/>
        </w:rPr>
        <w:tab/>
        <w:t xml:space="preserve">Barbosa M, Pestana J, Soares AMVM. Predation Life History Responses to Increased Temperature Variability. </w:t>
      </w:r>
      <w:proofErr w:type="spellStart"/>
      <w:r w:rsidRPr="00931818">
        <w:rPr>
          <w:rFonts w:ascii="Calibri" w:hAnsi="Calibri" w:cs="Calibri"/>
        </w:rPr>
        <w:t>PLoS</w:t>
      </w:r>
      <w:proofErr w:type="spellEnd"/>
      <w:r w:rsidRPr="00931818">
        <w:rPr>
          <w:rFonts w:ascii="Calibri" w:hAnsi="Calibri" w:cs="Calibri"/>
        </w:rPr>
        <w:t xml:space="preserve"> One. 2014 Sep 24;9(9</w:t>
      </w:r>
      <w:proofErr w:type="gramStart"/>
      <w:r w:rsidRPr="00931818">
        <w:rPr>
          <w:rFonts w:ascii="Calibri" w:hAnsi="Calibri" w:cs="Calibri"/>
        </w:rPr>
        <w:t>):e</w:t>
      </w:r>
      <w:proofErr w:type="gramEnd"/>
      <w:r w:rsidRPr="00931818">
        <w:rPr>
          <w:rFonts w:ascii="Calibri" w:hAnsi="Calibri" w:cs="Calibri"/>
        </w:rPr>
        <w:t xml:space="preserve">107971. </w:t>
      </w:r>
    </w:p>
    <w:p w14:paraId="2C7FDB8F" w14:textId="77777777" w:rsidR="00931818" w:rsidRPr="00931818" w:rsidRDefault="00931818" w:rsidP="00931818">
      <w:pPr>
        <w:pStyle w:val="Bibliography"/>
        <w:rPr>
          <w:rFonts w:ascii="Calibri" w:hAnsi="Calibri" w:cs="Calibri"/>
        </w:rPr>
      </w:pPr>
      <w:r w:rsidRPr="00931818">
        <w:rPr>
          <w:rFonts w:ascii="Calibri" w:hAnsi="Calibri" w:cs="Calibri"/>
        </w:rPr>
        <w:t xml:space="preserve">19. </w:t>
      </w:r>
      <w:r w:rsidRPr="00931818">
        <w:rPr>
          <w:rFonts w:ascii="Calibri" w:hAnsi="Calibri" w:cs="Calibri"/>
        </w:rPr>
        <w:tab/>
        <w:t xml:space="preserve">D. </w:t>
      </w:r>
      <w:proofErr w:type="spellStart"/>
      <w:r w:rsidRPr="00931818">
        <w:rPr>
          <w:rFonts w:ascii="Calibri" w:hAnsi="Calibri" w:cs="Calibri"/>
        </w:rPr>
        <w:t>Vinebrooke</w:t>
      </w:r>
      <w:proofErr w:type="spellEnd"/>
      <w:r w:rsidRPr="00931818">
        <w:rPr>
          <w:rFonts w:ascii="Calibri" w:hAnsi="Calibri" w:cs="Calibri"/>
        </w:rPr>
        <w:t xml:space="preserve"> R, L. Cottingham K, Norberg J Marten Scheffer, I. Dodson S, C. Maberly S, Sommer U. Impacts of multiple stressors on biodiversity and ecosystem functioning: the role of species co-tolerance. Oikos. 2004;104(3):451–7. </w:t>
      </w:r>
    </w:p>
    <w:p w14:paraId="4016BA8A" w14:textId="77777777" w:rsidR="00931818" w:rsidRPr="00931818" w:rsidRDefault="00931818" w:rsidP="00931818">
      <w:pPr>
        <w:pStyle w:val="Bibliography"/>
        <w:rPr>
          <w:rFonts w:ascii="Calibri" w:hAnsi="Calibri" w:cs="Calibri"/>
        </w:rPr>
      </w:pPr>
      <w:r w:rsidRPr="00931818">
        <w:rPr>
          <w:rFonts w:ascii="Calibri" w:hAnsi="Calibri" w:cs="Calibri"/>
        </w:rPr>
        <w:t xml:space="preserve">20. </w:t>
      </w:r>
      <w:r w:rsidRPr="00931818">
        <w:rPr>
          <w:rFonts w:ascii="Calibri" w:hAnsi="Calibri" w:cs="Calibri"/>
        </w:rPr>
        <w:tab/>
        <w:t xml:space="preserve">Halpern BS, Walbridge S, </w:t>
      </w:r>
      <w:proofErr w:type="spellStart"/>
      <w:r w:rsidRPr="00931818">
        <w:rPr>
          <w:rFonts w:ascii="Calibri" w:hAnsi="Calibri" w:cs="Calibri"/>
        </w:rPr>
        <w:t>Selkoe</w:t>
      </w:r>
      <w:proofErr w:type="spellEnd"/>
      <w:r w:rsidRPr="00931818">
        <w:rPr>
          <w:rFonts w:ascii="Calibri" w:hAnsi="Calibri" w:cs="Calibri"/>
        </w:rPr>
        <w:t xml:space="preserve"> KA, Kappel CV, Micheli F, </w:t>
      </w:r>
      <w:proofErr w:type="spellStart"/>
      <w:r w:rsidRPr="00931818">
        <w:rPr>
          <w:rFonts w:ascii="Calibri" w:hAnsi="Calibri" w:cs="Calibri"/>
        </w:rPr>
        <w:t>D’Agrosa</w:t>
      </w:r>
      <w:proofErr w:type="spellEnd"/>
      <w:r w:rsidRPr="00931818">
        <w:rPr>
          <w:rFonts w:ascii="Calibri" w:hAnsi="Calibri" w:cs="Calibri"/>
        </w:rPr>
        <w:t xml:space="preserve"> C, et al. A Global Map of Human Impact on Marine Ecosystems. Science. 2008 Feb 15;319(5865):948–52. </w:t>
      </w:r>
    </w:p>
    <w:p w14:paraId="42FF25D0" w14:textId="77777777" w:rsidR="00931818" w:rsidRPr="00931818" w:rsidRDefault="00931818" w:rsidP="00931818">
      <w:pPr>
        <w:pStyle w:val="Bibliography"/>
        <w:rPr>
          <w:rFonts w:ascii="Calibri" w:hAnsi="Calibri" w:cs="Calibri"/>
        </w:rPr>
      </w:pPr>
      <w:r w:rsidRPr="00931818">
        <w:rPr>
          <w:rFonts w:ascii="Calibri" w:hAnsi="Calibri" w:cs="Calibri"/>
        </w:rPr>
        <w:t xml:space="preserve">21. </w:t>
      </w:r>
      <w:r w:rsidRPr="00931818">
        <w:rPr>
          <w:rFonts w:ascii="Calibri" w:hAnsi="Calibri" w:cs="Calibri"/>
        </w:rPr>
        <w:tab/>
        <w:t xml:space="preserve">Bellard C, </w:t>
      </w:r>
      <w:proofErr w:type="spellStart"/>
      <w:r w:rsidRPr="00931818">
        <w:rPr>
          <w:rFonts w:ascii="Calibri" w:hAnsi="Calibri" w:cs="Calibri"/>
        </w:rPr>
        <w:t>Bertelsmeier</w:t>
      </w:r>
      <w:proofErr w:type="spellEnd"/>
      <w:r w:rsidRPr="00931818">
        <w:rPr>
          <w:rFonts w:ascii="Calibri" w:hAnsi="Calibri" w:cs="Calibri"/>
        </w:rPr>
        <w:t xml:space="preserve"> C, Leadley P, </w:t>
      </w:r>
      <w:proofErr w:type="spellStart"/>
      <w:r w:rsidRPr="00931818">
        <w:rPr>
          <w:rFonts w:ascii="Calibri" w:hAnsi="Calibri" w:cs="Calibri"/>
        </w:rPr>
        <w:t>Thuiller</w:t>
      </w:r>
      <w:proofErr w:type="spellEnd"/>
      <w:r w:rsidRPr="00931818">
        <w:rPr>
          <w:rFonts w:ascii="Calibri" w:hAnsi="Calibri" w:cs="Calibri"/>
        </w:rPr>
        <w:t xml:space="preserve"> W, </w:t>
      </w:r>
      <w:proofErr w:type="spellStart"/>
      <w:r w:rsidRPr="00931818">
        <w:rPr>
          <w:rFonts w:ascii="Calibri" w:hAnsi="Calibri" w:cs="Calibri"/>
        </w:rPr>
        <w:t>Courchamp</w:t>
      </w:r>
      <w:proofErr w:type="spellEnd"/>
      <w:r w:rsidRPr="00931818">
        <w:rPr>
          <w:rFonts w:ascii="Calibri" w:hAnsi="Calibri" w:cs="Calibri"/>
        </w:rPr>
        <w:t xml:space="preserve"> F. Impacts of climate change on the future of biodiversity. Ecology Letters. 2012;15(4):365–77. </w:t>
      </w:r>
    </w:p>
    <w:p w14:paraId="515A62B2" w14:textId="77777777" w:rsidR="00931818" w:rsidRPr="00931818" w:rsidRDefault="00931818" w:rsidP="00931818">
      <w:pPr>
        <w:pStyle w:val="Bibliography"/>
        <w:rPr>
          <w:rFonts w:ascii="Calibri" w:hAnsi="Calibri" w:cs="Calibri"/>
        </w:rPr>
      </w:pPr>
      <w:r w:rsidRPr="00931818">
        <w:rPr>
          <w:rFonts w:ascii="Calibri" w:hAnsi="Calibri" w:cs="Calibri"/>
        </w:rPr>
        <w:t xml:space="preserve">22. </w:t>
      </w:r>
      <w:r w:rsidRPr="00931818">
        <w:rPr>
          <w:rFonts w:ascii="Calibri" w:hAnsi="Calibri" w:cs="Calibri"/>
        </w:rPr>
        <w:tab/>
        <w:t>Nguyen PL, Gokhale CS. On multiple infections by parasites with complex life cycles. Oikos. 2025;2025(4</w:t>
      </w:r>
      <w:proofErr w:type="gramStart"/>
      <w:r w:rsidRPr="00931818">
        <w:rPr>
          <w:rFonts w:ascii="Calibri" w:hAnsi="Calibri" w:cs="Calibri"/>
        </w:rPr>
        <w:t>):e</w:t>
      </w:r>
      <w:proofErr w:type="gramEnd"/>
      <w:r w:rsidRPr="00931818">
        <w:rPr>
          <w:rFonts w:ascii="Calibri" w:hAnsi="Calibri" w:cs="Calibri"/>
        </w:rPr>
        <w:t xml:space="preserve">10493. </w:t>
      </w:r>
    </w:p>
    <w:p w14:paraId="1389211B" w14:textId="77777777" w:rsidR="00931818" w:rsidRPr="00931818" w:rsidRDefault="00931818" w:rsidP="00931818">
      <w:pPr>
        <w:pStyle w:val="Bibliography"/>
        <w:rPr>
          <w:rFonts w:ascii="Calibri" w:hAnsi="Calibri" w:cs="Calibri"/>
        </w:rPr>
      </w:pPr>
      <w:r w:rsidRPr="00931818">
        <w:rPr>
          <w:rFonts w:ascii="Calibri" w:hAnsi="Calibri" w:cs="Calibri"/>
        </w:rPr>
        <w:t xml:space="preserve">23. </w:t>
      </w:r>
      <w:r w:rsidRPr="00931818">
        <w:rPr>
          <w:rFonts w:ascii="Calibri" w:hAnsi="Calibri" w:cs="Calibri"/>
        </w:rPr>
        <w:tab/>
        <w:t xml:space="preserve">Silva LM, King KC, </w:t>
      </w:r>
      <w:proofErr w:type="spellStart"/>
      <w:r w:rsidRPr="00931818">
        <w:rPr>
          <w:rFonts w:ascii="Calibri" w:hAnsi="Calibri" w:cs="Calibri"/>
        </w:rPr>
        <w:t>Koella</w:t>
      </w:r>
      <w:proofErr w:type="spellEnd"/>
      <w:r w:rsidRPr="00931818">
        <w:rPr>
          <w:rFonts w:ascii="Calibri" w:hAnsi="Calibri" w:cs="Calibri"/>
        </w:rPr>
        <w:t xml:space="preserve"> JC. Dissecting transmission to understand parasite evolution. </w:t>
      </w:r>
      <w:proofErr w:type="spellStart"/>
      <w:r w:rsidRPr="00931818">
        <w:rPr>
          <w:rFonts w:ascii="Calibri" w:hAnsi="Calibri" w:cs="Calibri"/>
        </w:rPr>
        <w:t>PLoS</w:t>
      </w:r>
      <w:proofErr w:type="spellEnd"/>
      <w:r w:rsidRPr="00931818">
        <w:rPr>
          <w:rFonts w:ascii="Calibri" w:hAnsi="Calibri" w:cs="Calibri"/>
        </w:rPr>
        <w:t xml:space="preserve"> </w:t>
      </w:r>
      <w:proofErr w:type="spellStart"/>
      <w:r w:rsidRPr="00931818">
        <w:rPr>
          <w:rFonts w:ascii="Calibri" w:hAnsi="Calibri" w:cs="Calibri"/>
        </w:rPr>
        <w:t>Pathog</w:t>
      </w:r>
      <w:proofErr w:type="spellEnd"/>
      <w:r w:rsidRPr="00931818">
        <w:rPr>
          <w:rFonts w:ascii="Calibri" w:hAnsi="Calibri" w:cs="Calibri"/>
        </w:rPr>
        <w:t>. 2025 Mar 25;21(3</w:t>
      </w:r>
      <w:proofErr w:type="gramStart"/>
      <w:r w:rsidRPr="00931818">
        <w:rPr>
          <w:rFonts w:ascii="Calibri" w:hAnsi="Calibri" w:cs="Calibri"/>
        </w:rPr>
        <w:t>):e</w:t>
      </w:r>
      <w:proofErr w:type="gramEnd"/>
      <w:r w:rsidRPr="00931818">
        <w:rPr>
          <w:rFonts w:ascii="Calibri" w:hAnsi="Calibri" w:cs="Calibri"/>
        </w:rPr>
        <w:t xml:space="preserve">1012964. </w:t>
      </w:r>
    </w:p>
    <w:p w14:paraId="0EC7C581" w14:textId="77777777" w:rsidR="00931818" w:rsidRPr="00931818" w:rsidRDefault="00931818" w:rsidP="00931818">
      <w:pPr>
        <w:pStyle w:val="Bibliography"/>
        <w:rPr>
          <w:rFonts w:ascii="Calibri" w:hAnsi="Calibri" w:cs="Calibri"/>
        </w:rPr>
      </w:pPr>
      <w:r w:rsidRPr="00931818">
        <w:rPr>
          <w:rFonts w:ascii="Calibri" w:hAnsi="Calibri" w:cs="Calibri"/>
        </w:rPr>
        <w:lastRenderedPageBreak/>
        <w:t xml:space="preserve">24. </w:t>
      </w:r>
      <w:r w:rsidRPr="00931818">
        <w:rPr>
          <w:rFonts w:ascii="Calibri" w:hAnsi="Calibri" w:cs="Calibri"/>
        </w:rPr>
        <w:tab/>
        <w:t xml:space="preserve">Oakley MS, Gerald N, McCutchan TF, Aravind L, Kumar S. Clinical and molecular aspects of malaria fever. Trends in Parasitology. 2011 Oct 1;27(10):442–9. </w:t>
      </w:r>
    </w:p>
    <w:p w14:paraId="20F09E49" w14:textId="77777777" w:rsidR="00931818" w:rsidRPr="00931818" w:rsidRDefault="00931818" w:rsidP="00931818">
      <w:pPr>
        <w:pStyle w:val="Bibliography"/>
        <w:rPr>
          <w:rFonts w:ascii="Calibri" w:hAnsi="Calibri" w:cs="Calibri"/>
        </w:rPr>
      </w:pPr>
      <w:r w:rsidRPr="00931818">
        <w:rPr>
          <w:rFonts w:ascii="Calibri" w:hAnsi="Calibri" w:cs="Calibri"/>
        </w:rPr>
        <w:t xml:space="preserve">25. </w:t>
      </w:r>
      <w:r w:rsidRPr="00931818">
        <w:rPr>
          <w:rFonts w:ascii="Calibri" w:hAnsi="Calibri" w:cs="Calibri"/>
        </w:rPr>
        <w:tab/>
        <w:t>Carlson CJ, Burgio KR, Dougherty ER, Phillips AJ, Bueno VM, Clements CF, et al. Parasite biodiversity faces extinction and redistribution in a changing climate. Science Advances. 2017 Sep 6;3(9</w:t>
      </w:r>
      <w:proofErr w:type="gramStart"/>
      <w:r w:rsidRPr="00931818">
        <w:rPr>
          <w:rFonts w:ascii="Calibri" w:hAnsi="Calibri" w:cs="Calibri"/>
        </w:rPr>
        <w:t>):e</w:t>
      </w:r>
      <w:proofErr w:type="gramEnd"/>
      <w:r w:rsidRPr="00931818">
        <w:rPr>
          <w:rFonts w:ascii="Calibri" w:hAnsi="Calibri" w:cs="Calibri"/>
        </w:rPr>
        <w:t xml:space="preserve">1602422. </w:t>
      </w:r>
    </w:p>
    <w:p w14:paraId="49F527BE" w14:textId="77777777" w:rsidR="00931818" w:rsidRPr="00931818" w:rsidRDefault="00931818" w:rsidP="00931818">
      <w:pPr>
        <w:pStyle w:val="Bibliography"/>
        <w:rPr>
          <w:rFonts w:ascii="Calibri" w:hAnsi="Calibri" w:cs="Calibri"/>
        </w:rPr>
      </w:pPr>
      <w:r w:rsidRPr="00931818">
        <w:rPr>
          <w:rFonts w:ascii="Calibri" w:hAnsi="Calibri" w:cs="Calibri"/>
        </w:rPr>
        <w:t xml:space="preserve">26. </w:t>
      </w:r>
      <w:r w:rsidRPr="00931818">
        <w:rPr>
          <w:rFonts w:ascii="Calibri" w:hAnsi="Calibri" w:cs="Calibri"/>
        </w:rPr>
        <w:tab/>
        <w:t xml:space="preserve">Buckingham LJ, Ashby B. Coevolutionary theory of hosts and parasites. j </w:t>
      </w:r>
      <w:proofErr w:type="spellStart"/>
      <w:r w:rsidRPr="00931818">
        <w:rPr>
          <w:rFonts w:ascii="Calibri" w:hAnsi="Calibri" w:cs="Calibri"/>
        </w:rPr>
        <w:t>evol</w:t>
      </w:r>
      <w:proofErr w:type="spellEnd"/>
      <w:r w:rsidRPr="00931818">
        <w:rPr>
          <w:rFonts w:ascii="Calibri" w:hAnsi="Calibri" w:cs="Calibri"/>
        </w:rPr>
        <w:t xml:space="preserve"> Biol. 2022 Feb 1;35(2):205–24. </w:t>
      </w:r>
    </w:p>
    <w:p w14:paraId="5D0279F7" w14:textId="77777777" w:rsidR="00931818" w:rsidRPr="00931818" w:rsidRDefault="00931818" w:rsidP="00931818">
      <w:pPr>
        <w:pStyle w:val="Bibliography"/>
        <w:rPr>
          <w:rFonts w:ascii="Calibri" w:hAnsi="Calibri" w:cs="Calibri"/>
        </w:rPr>
      </w:pPr>
      <w:r w:rsidRPr="00931818">
        <w:rPr>
          <w:rFonts w:ascii="Calibri" w:hAnsi="Calibri" w:cs="Calibri"/>
        </w:rPr>
        <w:t xml:space="preserve">27. </w:t>
      </w:r>
      <w:r w:rsidRPr="00931818">
        <w:rPr>
          <w:rFonts w:ascii="Calibri" w:hAnsi="Calibri" w:cs="Calibri"/>
        </w:rPr>
        <w:tab/>
        <w:t xml:space="preserve">Pedersen AB, Fenton A. Emphasizing the ecology in parasite community ecology. Trends in Ecology &amp; Evolution. 2007 Mar 1;22(3):133–9. </w:t>
      </w:r>
    </w:p>
    <w:p w14:paraId="430DDFAF" w14:textId="77777777" w:rsidR="00931818" w:rsidRPr="00931818" w:rsidRDefault="00931818" w:rsidP="00931818">
      <w:pPr>
        <w:pStyle w:val="Bibliography"/>
        <w:rPr>
          <w:rFonts w:ascii="Calibri" w:hAnsi="Calibri" w:cs="Calibri"/>
        </w:rPr>
      </w:pPr>
      <w:r w:rsidRPr="00931818">
        <w:rPr>
          <w:rFonts w:ascii="Calibri" w:hAnsi="Calibri" w:cs="Calibri"/>
        </w:rPr>
        <w:t xml:space="preserve">28. </w:t>
      </w:r>
      <w:r w:rsidRPr="00931818">
        <w:rPr>
          <w:rFonts w:ascii="Calibri" w:hAnsi="Calibri" w:cs="Calibri"/>
        </w:rPr>
        <w:tab/>
        <w:t xml:space="preserve">Hasik AZ, King KC, </w:t>
      </w:r>
      <w:proofErr w:type="spellStart"/>
      <w:r w:rsidRPr="00931818">
        <w:rPr>
          <w:rFonts w:ascii="Calibri" w:hAnsi="Calibri" w:cs="Calibri"/>
        </w:rPr>
        <w:t>Hawlena</w:t>
      </w:r>
      <w:proofErr w:type="spellEnd"/>
      <w:r w:rsidRPr="00931818">
        <w:rPr>
          <w:rFonts w:ascii="Calibri" w:hAnsi="Calibri" w:cs="Calibri"/>
        </w:rPr>
        <w:t xml:space="preserve"> H. Interspecific host competition and parasite virulence evolution. Biology Letters. 2023 May 3;19(5):20220553. </w:t>
      </w:r>
    </w:p>
    <w:p w14:paraId="064B0615" w14:textId="77777777" w:rsidR="00931818" w:rsidRPr="00931818" w:rsidRDefault="00931818" w:rsidP="00931818">
      <w:pPr>
        <w:pStyle w:val="Bibliography"/>
        <w:rPr>
          <w:rFonts w:ascii="Calibri" w:hAnsi="Calibri" w:cs="Calibri"/>
        </w:rPr>
      </w:pPr>
      <w:r w:rsidRPr="00931818">
        <w:rPr>
          <w:rFonts w:ascii="Calibri" w:hAnsi="Calibri" w:cs="Calibri"/>
        </w:rPr>
        <w:t xml:space="preserve">29. </w:t>
      </w:r>
      <w:r w:rsidRPr="00931818">
        <w:rPr>
          <w:rFonts w:ascii="Calibri" w:hAnsi="Calibri" w:cs="Calibri"/>
        </w:rPr>
        <w:tab/>
        <w:t xml:space="preserve">Limberger R, </w:t>
      </w:r>
      <w:proofErr w:type="spellStart"/>
      <w:r w:rsidRPr="00931818">
        <w:rPr>
          <w:rFonts w:ascii="Calibri" w:hAnsi="Calibri" w:cs="Calibri"/>
        </w:rPr>
        <w:t>Fussmann</w:t>
      </w:r>
      <w:proofErr w:type="spellEnd"/>
      <w:r w:rsidRPr="00931818">
        <w:rPr>
          <w:rFonts w:ascii="Calibri" w:hAnsi="Calibri" w:cs="Calibri"/>
        </w:rPr>
        <w:t xml:space="preserve"> GF. Adaptation and competition in deteriorating environments. Proceedings of the Royal Society B: Biological Sciences. 2021 Mar 10;288(1946):20202967. </w:t>
      </w:r>
    </w:p>
    <w:p w14:paraId="07350E60" w14:textId="77777777" w:rsidR="00931818" w:rsidRPr="00931818" w:rsidRDefault="00931818" w:rsidP="00931818">
      <w:pPr>
        <w:pStyle w:val="Bibliography"/>
        <w:rPr>
          <w:rFonts w:ascii="Calibri" w:hAnsi="Calibri" w:cs="Calibri"/>
        </w:rPr>
      </w:pPr>
      <w:r w:rsidRPr="00931818">
        <w:rPr>
          <w:rFonts w:ascii="Calibri" w:hAnsi="Calibri" w:cs="Calibri"/>
        </w:rPr>
        <w:t xml:space="preserve">30. </w:t>
      </w:r>
      <w:r w:rsidRPr="00931818">
        <w:rPr>
          <w:rFonts w:ascii="Calibri" w:hAnsi="Calibri" w:cs="Calibri"/>
        </w:rPr>
        <w:tab/>
        <w:t>Greenrod STE, Cazares D, Johnson S, Hector TE, Stevens EJ, MacLean RC, et al. Warming alters life-history traits and competition in a phage community. Applied and Environmental Microbiology. 2024 Apr 16;0(0</w:t>
      </w:r>
      <w:proofErr w:type="gramStart"/>
      <w:r w:rsidRPr="00931818">
        <w:rPr>
          <w:rFonts w:ascii="Calibri" w:hAnsi="Calibri" w:cs="Calibri"/>
        </w:rPr>
        <w:t>):e</w:t>
      </w:r>
      <w:proofErr w:type="gramEnd"/>
      <w:r w:rsidRPr="00931818">
        <w:rPr>
          <w:rFonts w:ascii="Calibri" w:hAnsi="Calibri" w:cs="Calibri"/>
        </w:rPr>
        <w:t xml:space="preserve">00286-24. </w:t>
      </w:r>
    </w:p>
    <w:p w14:paraId="19753BF0" w14:textId="77777777" w:rsidR="00931818" w:rsidRPr="00931818" w:rsidRDefault="00931818" w:rsidP="00931818">
      <w:pPr>
        <w:pStyle w:val="Bibliography"/>
        <w:rPr>
          <w:rFonts w:ascii="Calibri" w:hAnsi="Calibri" w:cs="Calibri"/>
        </w:rPr>
      </w:pPr>
      <w:r w:rsidRPr="00931818">
        <w:rPr>
          <w:rFonts w:ascii="Calibri" w:hAnsi="Calibri" w:cs="Calibri"/>
        </w:rPr>
        <w:t xml:space="preserve">31. </w:t>
      </w:r>
      <w:r w:rsidRPr="00931818">
        <w:rPr>
          <w:rFonts w:ascii="Calibri" w:hAnsi="Calibri" w:cs="Calibri"/>
        </w:rPr>
        <w:tab/>
      </w:r>
      <w:proofErr w:type="spellStart"/>
      <w:r w:rsidRPr="00931818">
        <w:rPr>
          <w:rFonts w:ascii="Calibri" w:hAnsi="Calibri" w:cs="Calibri"/>
        </w:rPr>
        <w:t>Kropinski</w:t>
      </w:r>
      <w:proofErr w:type="spellEnd"/>
      <w:r w:rsidRPr="00931818">
        <w:rPr>
          <w:rFonts w:ascii="Calibri" w:hAnsi="Calibri" w:cs="Calibri"/>
        </w:rPr>
        <w:t xml:space="preserve"> AM, Mazzocco A, Waddell TE, </w:t>
      </w:r>
      <w:proofErr w:type="spellStart"/>
      <w:r w:rsidRPr="00931818">
        <w:rPr>
          <w:rFonts w:ascii="Calibri" w:hAnsi="Calibri" w:cs="Calibri"/>
        </w:rPr>
        <w:t>Lingohr</w:t>
      </w:r>
      <w:proofErr w:type="spellEnd"/>
      <w:r w:rsidRPr="00931818">
        <w:rPr>
          <w:rFonts w:ascii="Calibri" w:hAnsi="Calibri" w:cs="Calibri"/>
        </w:rPr>
        <w:t xml:space="preserve"> E, Johnson RP. Enumeration of Bacteriophages by Double Agar Overlay Plaque Assay. In: </w:t>
      </w:r>
      <w:proofErr w:type="spellStart"/>
      <w:r w:rsidRPr="00931818">
        <w:rPr>
          <w:rFonts w:ascii="Calibri" w:hAnsi="Calibri" w:cs="Calibri"/>
        </w:rPr>
        <w:t>Clokie</w:t>
      </w:r>
      <w:proofErr w:type="spellEnd"/>
      <w:r w:rsidRPr="00931818">
        <w:rPr>
          <w:rFonts w:ascii="Calibri" w:hAnsi="Calibri" w:cs="Calibri"/>
        </w:rPr>
        <w:t xml:space="preserve"> MRJ, </w:t>
      </w:r>
      <w:proofErr w:type="spellStart"/>
      <w:r w:rsidRPr="00931818">
        <w:rPr>
          <w:rFonts w:ascii="Calibri" w:hAnsi="Calibri" w:cs="Calibri"/>
        </w:rPr>
        <w:t>Kropinski</w:t>
      </w:r>
      <w:proofErr w:type="spellEnd"/>
      <w:r w:rsidRPr="00931818">
        <w:rPr>
          <w:rFonts w:ascii="Calibri" w:hAnsi="Calibri" w:cs="Calibri"/>
        </w:rPr>
        <w:t xml:space="preserve"> AM, editors. Bacteriophages: Methods and Protocols, Volume 1: Isolation, Characterization, and Interactions [Internet]. Totowa, NJ: Humana Press; 2009 [cited 2023 Jun 2]. p. 69–76. (Methods in Molecular </w:t>
      </w:r>
      <w:proofErr w:type="spellStart"/>
      <w:r w:rsidRPr="00931818">
        <w:rPr>
          <w:rFonts w:ascii="Calibri" w:hAnsi="Calibri" w:cs="Calibri"/>
        </w:rPr>
        <w:t>Biology</w:t>
      </w:r>
      <w:r w:rsidRPr="00931818">
        <w:rPr>
          <w:rFonts w:ascii="Calibri" w:hAnsi="Calibri" w:cs="Calibri"/>
          <w:vertAlign w:val="superscript"/>
        </w:rPr>
        <w:t>TM</w:t>
      </w:r>
      <w:proofErr w:type="spellEnd"/>
      <w:r w:rsidRPr="00931818">
        <w:rPr>
          <w:rFonts w:ascii="Calibri" w:hAnsi="Calibri" w:cs="Calibri"/>
        </w:rPr>
        <w:t>). Available from: https://doi.org/10.1007/978-1-60327-164-6_7</w:t>
      </w:r>
    </w:p>
    <w:p w14:paraId="41892F78" w14:textId="77777777" w:rsidR="00931818" w:rsidRPr="00931818" w:rsidRDefault="00931818" w:rsidP="00931818">
      <w:pPr>
        <w:pStyle w:val="Bibliography"/>
        <w:rPr>
          <w:rFonts w:ascii="Calibri" w:hAnsi="Calibri" w:cs="Calibri"/>
        </w:rPr>
      </w:pPr>
      <w:r w:rsidRPr="00931818">
        <w:rPr>
          <w:rFonts w:ascii="Calibri" w:hAnsi="Calibri" w:cs="Calibri"/>
        </w:rPr>
        <w:t xml:space="preserve">32. </w:t>
      </w:r>
      <w:r w:rsidRPr="00931818">
        <w:rPr>
          <w:rFonts w:ascii="Calibri" w:hAnsi="Calibri" w:cs="Calibri"/>
        </w:rPr>
        <w:tab/>
        <w:t xml:space="preserve">Lenski RE, Rose MR, Simpson SC, </w:t>
      </w:r>
      <w:proofErr w:type="spellStart"/>
      <w:r w:rsidRPr="00931818">
        <w:rPr>
          <w:rFonts w:ascii="Calibri" w:hAnsi="Calibri" w:cs="Calibri"/>
        </w:rPr>
        <w:t>Tadler</w:t>
      </w:r>
      <w:proofErr w:type="spellEnd"/>
      <w:r w:rsidRPr="00931818">
        <w:rPr>
          <w:rFonts w:ascii="Calibri" w:hAnsi="Calibri" w:cs="Calibri"/>
        </w:rPr>
        <w:t xml:space="preserve"> SC. Long-Term Experimental Evolution in Escherichia coli. I. Adaptation and Divergence </w:t>
      </w:r>
      <w:proofErr w:type="gramStart"/>
      <w:r w:rsidRPr="00931818">
        <w:rPr>
          <w:rFonts w:ascii="Calibri" w:hAnsi="Calibri" w:cs="Calibri"/>
        </w:rPr>
        <w:t>During</w:t>
      </w:r>
      <w:proofErr w:type="gramEnd"/>
      <w:r w:rsidRPr="00931818">
        <w:rPr>
          <w:rFonts w:ascii="Calibri" w:hAnsi="Calibri" w:cs="Calibri"/>
        </w:rPr>
        <w:t xml:space="preserve"> 2,000 Generations. The American Naturalist. 1991;138(6):1315–41. </w:t>
      </w:r>
    </w:p>
    <w:p w14:paraId="46EEDACC" w14:textId="77777777" w:rsidR="00931818" w:rsidRPr="00931818" w:rsidRDefault="00931818" w:rsidP="00931818">
      <w:pPr>
        <w:pStyle w:val="Bibliography"/>
        <w:rPr>
          <w:rFonts w:ascii="Calibri" w:hAnsi="Calibri" w:cs="Calibri"/>
        </w:rPr>
      </w:pPr>
      <w:r w:rsidRPr="00931818">
        <w:rPr>
          <w:rFonts w:ascii="Calibri" w:hAnsi="Calibri" w:cs="Calibri"/>
        </w:rPr>
        <w:t xml:space="preserve">33. </w:t>
      </w:r>
      <w:r w:rsidRPr="00931818">
        <w:rPr>
          <w:rFonts w:ascii="Calibri" w:hAnsi="Calibri" w:cs="Calibri"/>
        </w:rPr>
        <w:tab/>
        <w:t xml:space="preserve">Langmead B, Salzberg SL. Fast gapped-read alignment with Bowtie 2. Nat Methods. 2012 Apr;9(4):357–9. </w:t>
      </w:r>
    </w:p>
    <w:p w14:paraId="544C9388" w14:textId="77777777" w:rsidR="00931818" w:rsidRPr="00931818" w:rsidRDefault="00931818" w:rsidP="00931818">
      <w:pPr>
        <w:pStyle w:val="Bibliography"/>
        <w:rPr>
          <w:rFonts w:ascii="Calibri" w:hAnsi="Calibri" w:cs="Calibri"/>
        </w:rPr>
      </w:pPr>
      <w:r w:rsidRPr="00931818">
        <w:rPr>
          <w:rFonts w:ascii="Calibri" w:hAnsi="Calibri" w:cs="Calibri"/>
        </w:rPr>
        <w:t xml:space="preserve">34. </w:t>
      </w:r>
      <w:r w:rsidRPr="00931818">
        <w:rPr>
          <w:rFonts w:ascii="Calibri" w:hAnsi="Calibri" w:cs="Calibri"/>
        </w:rPr>
        <w:tab/>
        <w:t xml:space="preserve">Deatherage DE, Barrick JE. Identification of mutations in laboratory evolved microbes from next-generation sequencing data using </w:t>
      </w:r>
      <w:proofErr w:type="spellStart"/>
      <w:r w:rsidRPr="00931818">
        <w:rPr>
          <w:rFonts w:ascii="Calibri" w:hAnsi="Calibri" w:cs="Calibri"/>
        </w:rPr>
        <w:t>breseq</w:t>
      </w:r>
      <w:proofErr w:type="spellEnd"/>
      <w:r w:rsidRPr="00931818">
        <w:rPr>
          <w:rFonts w:ascii="Calibri" w:hAnsi="Calibri" w:cs="Calibri"/>
        </w:rPr>
        <w:t xml:space="preserve">. Methods Mol Biol. </w:t>
      </w:r>
      <w:proofErr w:type="gramStart"/>
      <w:r w:rsidRPr="00931818">
        <w:rPr>
          <w:rFonts w:ascii="Calibri" w:hAnsi="Calibri" w:cs="Calibri"/>
        </w:rPr>
        <w:t>2014;1151:165</w:t>
      </w:r>
      <w:proofErr w:type="gramEnd"/>
      <w:r w:rsidRPr="00931818">
        <w:rPr>
          <w:rFonts w:ascii="Calibri" w:hAnsi="Calibri" w:cs="Calibri"/>
        </w:rPr>
        <w:t xml:space="preserve">–88. </w:t>
      </w:r>
    </w:p>
    <w:p w14:paraId="18C4B6EE" w14:textId="77777777" w:rsidR="00931818" w:rsidRPr="00931818" w:rsidRDefault="00931818" w:rsidP="00931818">
      <w:pPr>
        <w:pStyle w:val="Bibliography"/>
        <w:rPr>
          <w:rFonts w:ascii="Calibri" w:hAnsi="Calibri" w:cs="Calibri"/>
        </w:rPr>
      </w:pPr>
      <w:r w:rsidRPr="00931818">
        <w:rPr>
          <w:rFonts w:ascii="Calibri" w:hAnsi="Calibri" w:cs="Calibri"/>
        </w:rPr>
        <w:t xml:space="preserve">35. </w:t>
      </w:r>
      <w:r w:rsidRPr="00931818">
        <w:rPr>
          <w:rFonts w:ascii="Calibri" w:hAnsi="Calibri" w:cs="Calibri"/>
        </w:rPr>
        <w:tab/>
        <w:t xml:space="preserve">Seemann T. </w:t>
      </w:r>
      <w:proofErr w:type="spellStart"/>
      <w:r w:rsidRPr="00931818">
        <w:rPr>
          <w:rFonts w:ascii="Calibri" w:hAnsi="Calibri" w:cs="Calibri"/>
        </w:rPr>
        <w:t>Prokka</w:t>
      </w:r>
      <w:proofErr w:type="spellEnd"/>
      <w:r w:rsidRPr="00931818">
        <w:rPr>
          <w:rFonts w:ascii="Calibri" w:hAnsi="Calibri" w:cs="Calibri"/>
        </w:rPr>
        <w:t xml:space="preserve">: rapid prokaryotic genome annotation. Bioinformatics. 2014 Jul 15;30(14):2068–9. </w:t>
      </w:r>
    </w:p>
    <w:p w14:paraId="4DAA78DD" w14:textId="77777777" w:rsidR="00931818" w:rsidRPr="00931818" w:rsidRDefault="00931818" w:rsidP="00931818">
      <w:pPr>
        <w:pStyle w:val="Bibliography"/>
        <w:rPr>
          <w:rFonts w:ascii="Calibri" w:hAnsi="Calibri" w:cs="Calibri"/>
        </w:rPr>
      </w:pPr>
      <w:r w:rsidRPr="00931818">
        <w:rPr>
          <w:rFonts w:ascii="Calibri" w:hAnsi="Calibri" w:cs="Calibri"/>
        </w:rPr>
        <w:t xml:space="preserve">36. </w:t>
      </w:r>
      <w:r w:rsidRPr="00931818">
        <w:rPr>
          <w:rFonts w:ascii="Calibri" w:hAnsi="Calibri" w:cs="Calibri"/>
        </w:rPr>
        <w:tab/>
        <w:t xml:space="preserve">Wick RR, Howden BP, </w:t>
      </w:r>
      <w:proofErr w:type="spellStart"/>
      <w:r w:rsidRPr="00931818">
        <w:rPr>
          <w:rFonts w:ascii="Calibri" w:hAnsi="Calibri" w:cs="Calibri"/>
        </w:rPr>
        <w:t>Stinear</w:t>
      </w:r>
      <w:proofErr w:type="spellEnd"/>
      <w:r w:rsidRPr="00931818">
        <w:rPr>
          <w:rFonts w:ascii="Calibri" w:hAnsi="Calibri" w:cs="Calibri"/>
        </w:rPr>
        <w:t xml:space="preserve"> TP. </w:t>
      </w:r>
      <w:proofErr w:type="spellStart"/>
      <w:r w:rsidRPr="00931818">
        <w:rPr>
          <w:rFonts w:ascii="Calibri" w:hAnsi="Calibri" w:cs="Calibri"/>
        </w:rPr>
        <w:t>Autocycler</w:t>
      </w:r>
      <w:proofErr w:type="spellEnd"/>
      <w:r w:rsidRPr="00931818">
        <w:rPr>
          <w:rFonts w:ascii="Calibri" w:hAnsi="Calibri" w:cs="Calibri"/>
        </w:rPr>
        <w:t xml:space="preserve">: long-read consensus assembly for bacterial genomes [Internet]. </w:t>
      </w:r>
      <w:proofErr w:type="spellStart"/>
      <w:r w:rsidRPr="00931818">
        <w:rPr>
          <w:rFonts w:ascii="Calibri" w:hAnsi="Calibri" w:cs="Calibri"/>
        </w:rPr>
        <w:t>bioRxiv</w:t>
      </w:r>
      <w:proofErr w:type="spellEnd"/>
      <w:r w:rsidRPr="00931818">
        <w:rPr>
          <w:rFonts w:ascii="Calibri" w:hAnsi="Calibri" w:cs="Calibri"/>
        </w:rPr>
        <w:t>; 2025 [cited 2025 Jul 29]. p. 2025.05.12.653612. Available from: https://www.biorxiv.org/content/10.1101/2025.05.12.653612v1</w:t>
      </w:r>
    </w:p>
    <w:p w14:paraId="1FEB9D2A" w14:textId="77777777" w:rsidR="00931818" w:rsidRPr="00931818" w:rsidRDefault="00931818" w:rsidP="00931818">
      <w:pPr>
        <w:pStyle w:val="Bibliography"/>
        <w:rPr>
          <w:rFonts w:ascii="Calibri" w:hAnsi="Calibri" w:cs="Calibri"/>
        </w:rPr>
      </w:pPr>
      <w:r w:rsidRPr="00931818">
        <w:rPr>
          <w:rFonts w:ascii="Calibri" w:hAnsi="Calibri" w:cs="Calibri"/>
        </w:rPr>
        <w:t xml:space="preserve">37. </w:t>
      </w:r>
      <w:r w:rsidRPr="00931818">
        <w:rPr>
          <w:rFonts w:ascii="Calibri" w:hAnsi="Calibri" w:cs="Calibri"/>
        </w:rPr>
        <w:tab/>
        <w:t xml:space="preserve">Wick RR, Holt KE. </w:t>
      </w:r>
      <w:proofErr w:type="spellStart"/>
      <w:r w:rsidRPr="00931818">
        <w:rPr>
          <w:rFonts w:ascii="Calibri" w:hAnsi="Calibri" w:cs="Calibri"/>
        </w:rPr>
        <w:t>Polypolish</w:t>
      </w:r>
      <w:proofErr w:type="spellEnd"/>
      <w:r w:rsidRPr="00931818">
        <w:rPr>
          <w:rFonts w:ascii="Calibri" w:hAnsi="Calibri" w:cs="Calibri"/>
        </w:rPr>
        <w:t>: Short-read polishing of long-read bacterial genome assemblies. PLOS Computational Biology. 2022 Jan 24;18(1</w:t>
      </w:r>
      <w:proofErr w:type="gramStart"/>
      <w:r w:rsidRPr="00931818">
        <w:rPr>
          <w:rFonts w:ascii="Calibri" w:hAnsi="Calibri" w:cs="Calibri"/>
        </w:rPr>
        <w:t>):e</w:t>
      </w:r>
      <w:proofErr w:type="gramEnd"/>
      <w:r w:rsidRPr="00931818">
        <w:rPr>
          <w:rFonts w:ascii="Calibri" w:hAnsi="Calibri" w:cs="Calibri"/>
        </w:rPr>
        <w:t xml:space="preserve">1009802. </w:t>
      </w:r>
    </w:p>
    <w:p w14:paraId="2CF916CC" w14:textId="77777777" w:rsidR="00931818" w:rsidRPr="00931818" w:rsidRDefault="00931818" w:rsidP="00931818">
      <w:pPr>
        <w:pStyle w:val="Bibliography"/>
        <w:rPr>
          <w:rFonts w:ascii="Calibri" w:hAnsi="Calibri" w:cs="Calibri"/>
        </w:rPr>
      </w:pPr>
      <w:r w:rsidRPr="00931818">
        <w:rPr>
          <w:rFonts w:ascii="Calibri" w:hAnsi="Calibri" w:cs="Calibri"/>
        </w:rPr>
        <w:t xml:space="preserve">38. </w:t>
      </w:r>
      <w:r w:rsidRPr="00931818">
        <w:rPr>
          <w:rFonts w:ascii="Calibri" w:hAnsi="Calibri" w:cs="Calibri"/>
        </w:rPr>
        <w:tab/>
        <w:t xml:space="preserve">Bouras G, Grigson SR, </w:t>
      </w:r>
      <w:proofErr w:type="spellStart"/>
      <w:r w:rsidRPr="00931818">
        <w:rPr>
          <w:rFonts w:ascii="Calibri" w:hAnsi="Calibri" w:cs="Calibri"/>
        </w:rPr>
        <w:t>Papudeshi</w:t>
      </w:r>
      <w:proofErr w:type="spellEnd"/>
      <w:r w:rsidRPr="00931818">
        <w:rPr>
          <w:rFonts w:ascii="Calibri" w:hAnsi="Calibri" w:cs="Calibri"/>
        </w:rPr>
        <w:t xml:space="preserve"> B, Mallawaarachchi V, Roach MJ. </w:t>
      </w:r>
      <w:proofErr w:type="spellStart"/>
      <w:r w:rsidRPr="00931818">
        <w:rPr>
          <w:rFonts w:ascii="Calibri" w:hAnsi="Calibri" w:cs="Calibri"/>
        </w:rPr>
        <w:t>Dnaapler</w:t>
      </w:r>
      <w:proofErr w:type="spellEnd"/>
      <w:r w:rsidRPr="00931818">
        <w:rPr>
          <w:rFonts w:ascii="Calibri" w:hAnsi="Calibri" w:cs="Calibri"/>
        </w:rPr>
        <w:t xml:space="preserve">: A tool to reorient circular microbial genomes. Journal of </w:t>
      </w:r>
      <w:proofErr w:type="gramStart"/>
      <w:r w:rsidRPr="00931818">
        <w:rPr>
          <w:rFonts w:ascii="Calibri" w:hAnsi="Calibri" w:cs="Calibri"/>
        </w:rPr>
        <w:t>Open Source</w:t>
      </w:r>
      <w:proofErr w:type="gramEnd"/>
      <w:r w:rsidRPr="00931818">
        <w:rPr>
          <w:rFonts w:ascii="Calibri" w:hAnsi="Calibri" w:cs="Calibri"/>
        </w:rPr>
        <w:t xml:space="preserve"> Software. 2024 Jan 11;9(93):5968. </w:t>
      </w:r>
    </w:p>
    <w:p w14:paraId="6AEC4EF9" w14:textId="77777777" w:rsidR="00931818" w:rsidRPr="00931818" w:rsidRDefault="00931818" w:rsidP="00931818">
      <w:pPr>
        <w:pStyle w:val="Bibliography"/>
        <w:rPr>
          <w:rFonts w:ascii="Calibri" w:hAnsi="Calibri" w:cs="Calibri"/>
        </w:rPr>
      </w:pPr>
      <w:r w:rsidRPr="00931818">
        <w:rPr>
          <w:rFonts w:ascii="Calibri" w:hAnsi="Calibri" w:cs="Calibri"/>
        </w:rPr>
        <w:lastRenderedPageBreak/>
        <w:t xml:space="preserve">39. </w:t>
      </w:r>
      <w:r w:rsidRPr="00931818">
        <w:rPr>
          <w:rFonts w:ascii="Calibri" w:hAnsi="Calibri" w:cs="Calibri"/>
        </w:rPr>
        <w:tab/>
        <w:t xml:space="preserve">Li H. Minimap2: pairwise alignment for nucleotide sequences. Bioinformatics. 2018 Sep 15;34(18):3094–100. </w:t>
      </w:r>
    </w:p>
    <w:p w14:paraId="069E8F83" w14:textId="77777777" w:rsidR="00931818" w:rsidRPr="00931818" w:rsidRDefault="00931818" w:rsidP="00931818">
      <w:pPr>
        <w:pStyle w:val="Bibliography"/>
        <w:rPr>
          <w:rFonts w:ascii="Calibri" w:hAnsi="Calibri" w:cs="Calibri"/>
        </w:rPr>
      </w:pPr>
      <w:r w:rsidRPr="00931818">
        <w:rPr>
          <w:rFonts w:ascii="Calibri" w:hAnsi="Calibri" w:cs="Calibri"/>
        </w:rPr>
        <w:t xml:space="preserve">40. </w:t>
      </w:r>
      <w:r w:rsidRPr="00931818">
        <w:rPr>
          <w:rFonts w:ascii="Calibri" w:hAnsi="Calibri" w:cs="Calibri"/>
        </w:rPr>
        <w:tab/>
        <w:t>RStudio Team. RStudio: Integrated Development for R. [Internet]. RStudio, PBC, Boston, M; 2020. Available from: http://www.rstudio.com/</w:t>
      </w:r>
    </w:p>
    <w:p w14:paraId="0BF43B2E" w14:textId="77777777" w:rsidR="00931818" w:rsidRPr="00931818" w:rsidRDefault="00931818" w:rsidP="00931818">
      <w:pPr>
        <w:pStyle w:val="Bibliography"/>
        <w:rPr>
          <w:rFonts w:ascii="Calibri" w:hAnsi="Calibri" w:cs="Calibri"/>
        </w:rPr>
      </w:pPr>
      <w:r w:rsidRPr="00931818">
        <w:rPr>
          <w:rFonts w:ascii="Calibri" w:hAnsi="Calibri" w:cs="Calibri"/>
        </w:rPr>
        <w:t xml:space="preserve">41. </w:t>
      </w:r>
      <w:r w:rsidRPr="00931818">
        <w:rPr>
          <w:rFonts w:ascii="Calibri" w:hAnsi="Calibri" w:cs="Calibri"/>
        </w:rPr>
        <w:tab/>
        <w:t>R Core Team. R: A language and environment for statistical computing. [Internet]. Foundation for Statistical Computing, Vienna, Austria.; 2021. Available from: https://www.R-project.org/</w:t>
      </w:r>
    </w:p>
    <w:p w14:paraId="338F1C18" w14:textId="77777777" w:rsidR="00931818" w:rsidRPr="00931818" w:rsidRDefault="00931818" w:rsidP="00931818">
      <w:pPr>
        <w:pStyle w:val="Bibliography"/>
        <w:rPr>
          <w:rFonts w:ascii="Calibri" w:hAnsi="Calibri" w:cs="Calibri"/>
        </w:rPr>
      </w:pPr>
      <w:r w:rsidRPr="00931818">
        <w:rPr>
          <w:rFonts w:ascii="Calibri" w:hAnsi="Calibri" w:cs="Calibri"/>
        </w:rPr>
        <w:t xml:space="preserve">42. </w:t>
      </w:r>
      <w:r w:rsidRPr="00931818">
        <w:rPr>
          <w:rFonts w:ascii="Calibri" w:hAnsi="Calibri" w:cs="Calibri"/>
        </w:rPr>
        <w:tab/>
        <w:t xml:space="preserve">Tabare E, Glonti T, </w:t>
      </w:r>
      <w:proofErr w:type="spellStart"/>
      <w:r w:rsidRPr="00931818">
        <w:rPr>
          <w:rFonts w:ascii="Calibri" w:hAnsi="Calibri" w:cs="Calibri"/>
        </w:rPr>
        <w:t>Cochez</w:t>
      </w:r>
      <w:proofErr w:type="spellEnd"/>
      <w:r w:rsidRPr="00931818">
        <w:rPr>
          <w:rFonts w:ascii="Calibri" w:hAnsi="Calibri" w:cs="Calibri"/>
        </w:rPr>
        <w:t xml:space="preserve"> C, Ngassam C, </w:t>
      </w:r>
      <w:proofErr w:type="spellStart"/>
      <w:r w:rsidRPr="00931818">
        <w:rPr>
          <w:rFonts w:ascii="Calibri" w:hAnsi="Calibri" w:cs="Calibri"/>
        </w:rPr>
        <w:t>Pirnay</w:t>
      </w:r>
      <w:proofErr w:type="spellEnd"/>
      <w:r w:rsidRPr="00931818">
        <w:rPr>
          <w:rFonts w:ascii="Calibri" w:hAnsi="Calibri" w:cs="Calibri"/>
        </w:rPr>
        <w:t xml:space="preserve"> JP, </w:t>
      </w:r>
      <w:proofErr w:type="spellStart"/>
      <w:r w:rsidRPr="00931818">
        <w:rPr>
          <w:rFonts w:ascii="Calibri" w:hAnsi="Calibri" w:cs="Calibri"/>
        </w:rPr>
        <w:t>Amighi</w:t>
      </w:r>
      <w:proofErr w:type="spellEnd"/>
      <w:r w:rsidRPr="00931818">
        <w:rPr>
          <w:rFonts w:ascii="Calibri" w:hAnsi="Calibri" w:cs="Calibri"/>
        </w:rPr>
        <w:t xml:space="preserve"> K, et al. A Design of Experiment Approach to Optimize Spray-Dried Powders Containing Pseudomonas </w:t>
      </w:r>
      <w:proofErr w:type="spellStart"/>
      <w:r w:rsidRPr="00931818">
        <w:rPr>
          <w:rFonts w:ascii="Calibri" w:hAnsi="Calibri" w:cs="Calibri"/>
        </w:rPr>
        <w:t>aeruginosaPodoviridae</w:t>
      </w:r>
      <w:proofErr w:type="spellEnd"/>
      <w:r w:rsidRPr="00931818">
        <w:rPr>
          <w:rFonts w:ascii="Calibri" w:hAnsi="Calibri" w:cs="Calibri"/>
        </w:rPr>
        <w:t xml:space="preserve"> and Myoviridae Bacteriophages. Viruses. 2021 Oct;13(10):1926. </w:t>
      </w:r>
    </w:p>
    <w:p w14:paraId="14358A08" w14:textId="77777777" w:rsidR="00931818" w:rsidRPr="00931818" w:rsidRDefault="00931818" w:rsidP="00931818">
      <w:pPr>
        <w:pStyle w:val="Bibliography"/>
        <w:rPr>
          <w:rFonts w:ascii="Calibri" w:hAnsi="Calibri" w:cs="Calibri"/>
        </w:rPr>
      </w:pPr>
      <w:r w:rsidRPr="00931818">
        <w:rPr>
          <w:rFonts w:ascii="Calibri" w:hAnsi="Calibri" w:cs="Calibri"/>
        </w:rPr>
        <w:t xml:space="preserve">43. </w:t>
      </w:r>
      <w:r w:rsidRPr="00931818">
        <w:rPr>
          <w:rFonts w:ascii="Calibri" w:hAnsi="Calibri" w:cs="Calibri"/>
        </w:rPr>
        <w:tab/>
        <w:t xml:space="preserve">Visher E, Boots M. The problem of mediocre generalists: population genetics and eco-evolutionary perspectives on host breadth evolution in pathogens. Proc </w:t>
      </w:r>
      <w:proofErr w:type="spellStart"/>
      <w:r w:rsidRPr="00931818">
        <w:rPr>
          <w:rFonts w:ascii="Calibri" w:hAnsi="Calibri" w:cs="Calibri"/>
        </w:rPr>
        <w:t>Biol</w:t>
      </w:r>
      <w:proofErr w:type="spellEnd"/>
      <w:r w:rsidRPr="00931818">
        <w:rPr>
          <w:rFonts w:ascii="Calibri" w:hAnsi="Calibri" w:cs="Calibri"/>
        </w:rPr>
        <w:t xml:space="preserve"> Sci. 2020 Aug 26;287(1933):20201230. </w:t>
      </w:r>
    </w:p>
    <w:p w14:paraId="64FD090E" w14:textId="77777777" w:rsidR="00931818" w:rsidRPr="00931818" w:rsidRDefault="00931818" w:rsidP="00931818">
      <w:pPr>
        <w:pStyle w:val="Bibliography"/>
        <w:rPr>
          <w:rFonts w:ascii="Calibri" w:hAnsi="Calibri" w:cs="Calibri"/>
        </w:rPr>
      </w:pPr>
      <w:r w:rsidRPr="00931818">
        <w:rPr>
          <w:rFonts w:ascii="Calibri" w:hAnsi="Calibri" w:cs="Calibri"/>
        </w:rPr>
        <w:t xml:space="preserve">44. </w:t>
      </w:r>
      <w:r w:rsidRPr="00931818">
        <w:rPr>
          <w:rFonts w:ascii="Calibri" w:hAnsi="Calibri" w:cs="Calibri"/>
        </w:rPr>
        <w:tab/>
      </w:r>
      <w:proofErr w:type="spellStart"/>
      <w:r w:rsidRPr="00931818">
        <w:rPr>
          <w:rFonts w:ascii="Calibri" w:hAnsi="Calibri" w:cs="Calibri"/>
        </w:rPr>
        <w:t>Remold</w:t>
      </w:r>
      <w:proofErr w:type="spellEnd"/>
      <w:r w:rsidRPr="00931818">
        <w:rPr>
          <w:rFonts w:ascii="Calibri" w:hAnsi="Calibri" w:cs="Calibri"/>
        </w:rPr>
        <w:t xml:space="preserve"> S. Understanding specialism when the jack of all trades can be the master of all. Proceedings of the Royal Society B: Biological Sciences. 2012 Oct 24;279(1749):4861–9. </w:t>
      </w:r>
    </w:p>
    <w:p w14:paraId="5A51481C" w14:textId="77777777" w:rsidR="00931818" w:rsidRPr="00931818" w:rsidRDefault="00931818" w:rsidP="00931818">
      <w:pPr>
        <w:pStyle w:val="Bibliography"/>
        <w:rPr>
          <w:rFonts w:ascii="Calibri" w:hAnsi="Calibri" w:cs="Calibri"/>
        </w:rPr>
      </w:pPr>
      <w:r w:rsidRPr="00931818">
        <w:rPr>
          <w:rFonts w:ascii="Calibri" w:hAnsi="Calibri" w:cs="Calibri"/>
        </w:rPr>
        <w:t xml:space="preserve">45. </w:t>
      </w:r>
      <w:r w:rsidRPr="00931818">
        <w:rPr>
          <w:rFonts w:ascii="Calibri" w:hAnsi="Calibri" w:cs="Calibri"/>
        </w:rPr>
        <w:tab/>
        <w:t xml:space="preserve">Ashrafi R, </w:t>
      </w:r>
      <w:proofErr w:type="spellStart"/>
      <w:r w:rsidRPr="00931818">
        <w:rPr>
          <w:rFonts w:ascii="Calibri" w:hAnsi="Calibri" w:cs="Calibri"/>
        </w:rPr>
        <w:t>Bruneaux</w:t>
      </w:r>
      <w:proofErr w:type="spellEnd"/>
      <w:r w:rsidRPr="00931818">
        <w:rPr>
          <w:rFonts w:ascii="Calibri" w:hAnsi="Calibri" w:cs="Calibri"/>
        </w:rPr>
        <w:t xml:space="preserve"> M, Sundberg LR, Pulkkinen K, Valkonen J, Ketola T. Broad thermal tolerance is negatively correlated with virulence in an opportunistic bacterial pathogen. Evolutionary Applications. 2018;11(9):1700–14. </w:t>
      </w:r>
    </w:p>
    <w:p w14:paraId="7B4834D5" w14:textId="77777777" w:rsidR="00931818" w:rsidRPr="00931818" w:rsidRDefault="00931818" w:rsidP="00931818">
      <w:pPr>
        <w:pStyle w:val="Bibliography"/>
        <w:rPr>
          <w:rFonts w:ascii="Calibri" w:hAnsi="Calibri" w:cs="Calibri"/>
        </w:rPr>
      </w:pPr>
      <w:r w:rsidRPr="00931818">
        <w:rPr>
          <w:rFonts w:ascii="Calibri" w:hAnsi="Calibri" w:cs="Calibri"/>
        </w:rPr>
        <w:t xml:space="preserve">46. </w:t>
      </w:r>
      <w:r w:rsidRPr="00931818">
        <w:rPr>
          <w:rFonts w:ascii="Calibri" w:hAnsi="Calibri" w:cs="Calibri"/>
        </w:rPr>
        <w:tab/>
        <w:t xml:space="preserve">Blount ZD, Lenski RE, </w:t>
      </w:r>
      <w:proofErr w:type="spellStart"/>
      <w:r w:rsidRPr="00931818">
        <w:rPr>
          <w:rFonts w:ascii="Calibri" w:hAnsi="Calibri" w:cs="Calibri"/>
        </w:rPr>
        <w:t>Losos</w:t>
      </w:r>
      <w:proofErr w:type="spellEnd"/>
      <w:r w:rsidRPr="00931818">
        <w:rPr>
          <w:rFonts w:ascii="Calibri" w:hAnsi="Calibri" w:cs="Calibri"/>
        </w:rPr>
        <w:t xml:space="preserve"> JB. Contingency and determinism in evolution: Replaying life’s tape. Science. 2018 Nov 9;362(6415</w:t>
      </w:r>
      <w:proofErr w:type="gramStart"/>
      <w:r w:rsidRPr="00931818">
        <w:rPr>
          <w:rFonts w:ascii="Calibri" w:hAnsi="Calibri" w:cs="Calibri"/>
        </w:rPr>
        <w:t>):eaam</w:t>
      </w:r>
      <w:proofErr w:type="gramEnd"/>
      <w:r w:rsidRPr="00931818">
        <w:rPr>
          <w:rFonts w:ascii="Calibri" w:hAnsi="Calibri" w:cs="Calibri"/>
        </w:rPr>
        <w:t xml:space="preserve">5979. </w:t>
      </w:r>
    </w:p>
    <w:p w14:paraId="1C1FC757" w14:textId="77777777" w:rsidR="00931818" w:rsidRPr="00931818" w:rsidRDefault="00931818" w:rsidP="00931818">
      <w:pPr>
        <w:pStyle w:val="Bibliography"/>
        <w:rPr>
          <w:rFonts w:ascii="Calibri" w:hAnsi="Calibri" w:cs="Calibri"/>
        </w:rPr>
      </w:pPr>
      <w:r w:rsidRPr="00931818">
        <w:rPr>
          <w:rFonts w:ascii="Calibri" w:hAnsi="Calibri" w:cs="Calibri"/>
        </w:rPr>
        <w:t xml:space="preserve">47. </w:t>
      </w:r>
      <w:r w:rsidRPr="00931818">
        <w:rPr>
          <w:rFonts w:ascii="Calibri" w:hAnsi="Calibri" w:cs="Calibri"/>
        </w:rPr>
        <w:tab/>
        <w:t>Arribas M, Kubota K, Cabanillas L, Lázaro E. Adaptation to Fluctuating Temperatures in an RNA Virus Is Driven by the Most Stringent Selective Pressure. PLOS ONE. 2014 Jun 25;9(6</w:t>
      </w:r>
      <w:proofErr w:type="gramStart"/>
      <w:r w:rsidRPr="00931818">
        <w:rPr>
          <w:rFonts w:ascii="Calibri" w:hAnsi="Calibri" w:cs="Calibri"/>
        </w:rPr>
        <w:t>):e</w:t>
      </w:r>
      <w:proofErr w:type="gramEnd"/>
      <w:r w:rsidRPr="00931818">
        <w:rPr>
          <w:rFonts w:ascii="Calibri" w:hAnsi="Calibri" w:cs="Calibri"/>
        </w:rPr>
        <w:t xml:space="preserve">100940. </w:t>
      </w:r>
    </w:p>
    <w:p w14:paraId="0A2F271B" w14:textId="77777777" w:rsidR="00931818" w:rsidRPr="00931818" w:rsidRDefault="00931818" w:rsidP="00931818">
      <w:pPr>
        <w:pStyle w:val="Bibliography"/>
        <w:rPr>
          <w:rFonts w:ascii="Calibri" w:hAnsi="Calibri" w:cs="Calibri"/>
        </w:rPr>
      </w:pPr>
      <w:r w:rsidRPr="00931818">
        <w:rPr>
          <w:rFonts w:ascii="Calibri" w:hAnsi="Calibri" w:cs="Calibri"/>
        </w:rPr>
        <w:t xml:space="preserve">48. </w:t>
      </w:r>
      <w:r w:rsidRPr="00931818">
        <w:rPr>
          <w:rFonts w:ascii="Calibri" w:hAnsi="Calibri" w:cs="Calibri"/>
        </w:rPr>
        <w:tab/>
        <w:t xml:space="preserve">Barbosa M, Inocentes N, Soares AMVM, Oliveira M. Synergy effects of fluoxetine and variability in temperature lead to proportionally greater fitness costs in Daphnia: A multigenerational test. Aquatic Toxicology. 2017 Dec </w:t>
      </w:r>
      <w:proofErr w:type="gramStart"/>
      <w:r w:rsidRPr="00931818">
        <w:rPr>
          <w:rFonts w:ascii="Calibri" w:hAnsi="Calibri" w:cs="Calibri"/>
        </w:rPr>
        <w:t>1;193:268</w:t>
      </w:r>
      <w:proofErr w:type="gramEnd"/>
      <w:r w:rsidRPr="00931818">
        <w:rPr>
          <w:rFonts w:ascii="Calibri" w:hAnsi="Calibri" w:cs="Calibri"/>
        </w:rPr>
        <w:t xml:space="preserve">–75. </w:t>
      </w:r>
    </w:p>
    <w:p w14:paraId="4DFBE9C2" w14:textId="77777777" w:rsidR="00931818" w:rsidRPr="00931818" w:rsidRDefault="00931818" w:rsidP="00931818">
      <w:pPr>
        <w:pStyle w:val="Bibliography"/>
        <w:rPr>
          <w:rFonts w:ascii="Calibri" w:hAnsi="Calibri" w:cs="Calibri"/>
        </w:rPr>
      </w:pPr>
      <w:r w:rsidRPr="00931818">
        <w:rPr>
          <w:rFonts w:ascii="Calibri" w:hAnsi="Calibri" w:cs="Calibri"/>
        </w:rPr>
        <w:t xml:space="preserve">49. </w:t>
      </w:r>
      <w:r w:rsidRPr="00931818">
        <w:rPr>
          <w:rFonts w:ascii="Calibri" w:hAnsi="Calibri" w:cs="Calibri"/>
        </w:rPr>
        <w:tab/>
      </w:r>
      <w:proofErr w:type="spellStart"/>
      <w:r w:rsidRPr="00931818">
        <w:rPr>
          <w:rFonts w:ascii="Calibri" w:hAnsi="Calibri" w:cs="Calibri"/>
        </w:rPr>
        <w:t>Cvijović</w:t>
      </w:r>
      <w:proofErr w:type="spellEnd"/>
      <w:r w:rsidRPr="00931818">
        <w:rPr>
          <w:rFonts w:ascii="Calibri" w:hAnsi="Calibri" w:cs="Calibri"/>
        </w:rPr>
        <w:t xml:space="preserve"> I, Good BH, Jerison ER, Desai MM. Fate of a mutation in a fluctuating environment. Proc Natl </w:t>
      </w:r>
      <w:proofErr w:type="spellStart"/>
      <w:r w:rsidRPr="00931818">
        <w:rPr>
          <w:rFonts w:ascii="Calibri" w:hAnsi="Calibri" w:cs="Calibri"/>
        </w:rPr>
        <w:t>Acad</w:t>
      </w:r>
      <w:proofErr w:type="spellEnd"/>
      <w:r w:rsidRPr="00931818">
        <w:rPr>
          <w:rFonts w:ascii="Calibri" w:hAnsi="Calibri" w:cs="Calibri"/>
        </w:rPr>
        <w:t xml:space="preserve"> Sci U S A. 2015 Sep 8;112(36</w:t>
      </w:r>
      <w:proofErr w:type="gramStart"/>
      <w:r w:rsidRPr="00931818">
        <w:rPr>
          <w:rFonts w:ascii="Calibri" w:hAnsi="Calibri" w:cs="Calibri"/>
        </w:rPr>
        <w:t>):E</w:t>
      </w:r>
      <w:proofErr w:type="gramEnd"/>
      <w:r w:rsidRPr="00931818">
        <w:rPr>
          <w:rFonts w:ascii="Calibri" w:hAnsi="Calibri" w:cs="Calibri"/>
        </w:rPr>
        <w:t xml:space="preserve">5021–8. </w:t>
      </w:r>
    </w:p>
    <w:p w14:paraId="5443A519" w14:textId="77777777" w:rsidR="00931818" w:rsidRPr="00931818" w:rsidRDefault="00931818" w:rsidP="00931818">
      <w:pPr>
        <w:pStyle w:val="Bibliography"/>
        <w:rPr>
          <w:rFonts w:ascii="Calibri" w:hAnsi="Calibri" w:cs="Calibri"/>
        </w:rPr>
      </w:pPr>
      <w:r w:rsidRPr="00931818">
        <w:rPr>
          <w:rFonts w:ascii="Calibri" w:hAnsi="Calibri" w:cs="Calibri"/>
        </w:rPr>
        <w:t xml:space="preserve">50. </w:t>
      </w:r>
      <w:r w:rsidRPr="00931818">
        <w:rPr>
          <w:rFonts w:ascii="Calibri" w:hAnsi="Calibri" w:cs="Calibri"/>
        </w:rPr>
        <w:tab/>
      </w:r>
      <w:proofErr w:type="spellStart"/>
      <w:r w:rsidRPr="00931818">
        <w:rPr>
          <w:rFonts w:ascii="Calibri" w:hAnsi="Calibri" w:cs="Calibri"/>
        </w:rPr>
        <w:t>Jaureguiberry</w:t>
      </w:r>
      <w:proofErr w:type="spellEnd"/>
      <w:r w:rsidRPr="00931818">
        <w:rPr>
          <w:rFonts w:ascii="Calibri" w:hAnsi="Calibri" w:cs="Calibri"/>
        </w:rPr>
        <w:t xml:space="preserve"> P, </w:t>
      </w:r>
      <w:proofErr w:type="spellStart"/>
      <w:r w:rsidRPr="00931818">
        <w:rPr>
          <w:rFonts w:ascii="Calibri" w:hAnsi="Calibri" w:cs="Calibri"/>
        </w:rPr>
        <w:t>Titeux</w:t>
      </w:r>
      <w:proofErr w:type="spellEnd"/>
      <w:r w:rsidRPr="00931818">
        <w:rPr>
          <w:rFonts w:ascii="Calibri" w:hAnsi="Calibri" w:cs="Calibri"/>
        </w:rPr>
        <w:t xml:space="preserve"> N, Wiemers M, Bowler DE, </w:t>
      </w:r>
      <w:proofErr w:type="spellStart"/>
      <w:r w:rsidRPr="00931818">
        <w:rPr>
          <w:rFonts w:ascii="Calibri" w:hAnsi="Calibri" w:cs="Calibri"/>
        </w:rPr>
        <w:t>Coscieme</w:t>
      </w:r>
      <w:proofErr w:type="spellEnd"/>
      <w:r w:rsidRPr="00931818">
        <w:rPr>
          <w:rFonts w:ascii="Calibri" w:hAnsi="Calibri" w:cs="Calibri"/>
        </w:rPr>
        <w:t xml:space="preserve"> L, Golden AS, et al. The direct drivers of recent global anthropogenic biodiversity loss. Science Advances. 2022 Nov 9;8(45</w:t>
      </w:r>
      <w:proofErr w:type="gramStart"/>
      <w:r w:rsidRPr="00931818">
        <w:rPr>
          <w:rFonts w:ascii="Calibri" w:hAnsi="Calibri" w:cs="Calibri"/>
        </w:rPr>
        <w:t>):eabm</w:t>
      </w:r>
      <w:proofErr w:type="gramEnd"/>
      <w:r w:rsidRPr="00931818">
        <w:rPr>
          <w:rFonts w:ascii="Calibri" w:hAnsi="Calibri" w:cs="Calibri"/>
        </w:rPr>
        <w:t xml:space="preserve">9982. </w:t>
      </w:r>
    </w:p>
    <w:p w14:paraId="10777A05" w14:textId="3D7C0FB7" w:rsidR="003F6D0D" w:rsidRDefault="00AC2555">
      <w:r>
        <w:fldChar w:fldCharType="end"/>
      </w:r>
    </w:p>
    <w:p w14:paraId="4E9E44B6" w14:textId="77777777" w:rsidR="00570068" w:rsidRDefault="00570068">
      <w:pPr>
        <w:rPr>
          <w:ins w:id="704" w:author="Samuel Greenrod" w:date="2025-09-12T15:04:00Z" w16du:dateUtc="2025-09-12T22:04:00Z"/>
        </w:rPr>
      </w:pPr>
    </w:p>
    <w:p w14:paraId="0DEA7689" w14:textId="77777777" w:rsidR="00034E63" w:rsidRDefault="00034E63">
      <w:pPr>
        <w:rPr>
          <w:ins w:id="705" w:author="Samuel Greenrod" w:date="2025-09-12T15:04:00Z" w16du:dateUtc="2025-09-12T22:04:00Z"/>
        </w:rPr>
      </w:pPr>
    </w:p>
    <w:p w14:paraId="424CCA18" w14:textId="77777777" w:rsidR="00034E63" w:rsidRDefault="00034E63">
      <w:pPr>
        <w:rPr>
          <w:ins w:id="706" w:author="Samuel Greenrod" w:date="2025-09-12T15:04:00Z" w16du:dateUtc="2025-09-12T22:04:00Z"/>
        </w:rPr>
      </w:pPr>
    </w:p>
    <w:p w14:paraId="72EF47FE" w14:textId="77777777" w:rsidR="00034E63" w:rsidRDefault="00034E63">
      <w:pPr>
        <w:rPr>
          <w:ins w:id="707" w:author="Samuel Greenrod" w:date="2025-09-12T15:04:00Z" w16du:dateUtc="2025-09-12T22:04:00Z"/>
        </w:rPr>
      </w:pPr>
    </w:p>
    <w:p w14:paraId="0C42FD53" w14:textId="77777777" w:rsidR="00034E63" w:rsidRDefault="00034E63">
      <w:pPr>
        <w:rPr>
          <w:ins w:id="708" w:author="Samuel Greenrod" w:date="2025-09-12T15:04:00Z" w16du:dateUtc="2025-09-12T22:04:00Z"/>
        </w:rPr>
      </w:pPr>
    </w:p>
    <w:p w14:paraId="62EEE048" w14:textId="77777777" w:rsidR="00034E63" w:rsidRDefault="00034E63">
      <w:pPr>
        <w:rPr>
          <w:ins w:id="709" w:author="Samuel Greenrod" w:date="2025-09-12T15:04:00Z" w16du:dateUtc="2025-09-12T22:04:00Z"/>
        </w:rPr>
      </w:pPr>
    </w:p>
    <w:p w14:paraId="15509114" w14:textId="00CC80DB" w:rsidR="00034E63" w:rsidRPr="00034E63" w:rsidRDefault="00034E63">
      <w:pPr>
        <w:rPr>
          <w:ins w:id="710" w:author="Samuel Greenrod" w:date="2025-09-12T15:04:00Z" w16du:dateUtc="2025-09-12T22:04:00Z"/>
          <w:b/>
          <w:bCs/>
          <w:sz w:val="28"/>
          <w:szCs w:val="28"/>
          <w:rPrChange w:id="711" w:author="Samuel Greenrod" w:date="2025-09-12T15:08:00Z" w16du:dateUtc="2025-09-12T22:08:00Z">
            <w:rPr>
              <w:ins w:id="712" w:author="Samuel Greenrod" w:date="2025-09-12T15:04:00Z" w16du:dateUtc="2025-09-12T22:04:00Z"/>
            </w:rPr>
          </w:rPrChange>
        </w:rPr>
      </w:pPr>
      <w:ins w:id="713" w:author="Samuel Greenrod" w:date="2025-09-12T15:04:00Z" w16du:dateUtc="2025-09-12T22:04:00Z">
        <w:r w:rsidRPr="00034E63">
          <w:rPr>
            <w:b/>
            <w:bCs/>
            <w:sz w:val="28"/>
            <w:szCs w:val="28"/>
            <w:rPrChange w:id="714" w:author="Samuel Greenrod" w:date="2025-09-12T15:08:00Z" w16du:dateUtc="2025-09-12T22:08:00Z">
              <w:rPr/>
            </w:rPrChange>
          </w:rPr>
          <w:lastRenderedPageBreak/>
          <w:t>Extended data</w:t>
        </w:r>
      </w:ins>
    </w:p>
    <w:p w14:paraId="3A219835" w14:textId="07F3ACA5" w:rsidR="00034E63" w:rsidRDefault="00034E63" w:rsidP="00034E63">
      <w:pPr>
        <w:jc w:val="both"/>
        <w:rPr>
          <w:ins w:id="715" w:author="Samuel Greenrod" w:date="2025-09-12T15:04:00Z" w16du:dateUtc="2025-09-12T22:04:00Z"/>
          <w:noProof/>
        </w:rPr>
        <w:pPrChange w:id="716" w:author="Samuel Greenrod" w:date="2025-09-12T15:08:00Z" w16du:dateUtc="2025-09-12T22:08:00Z">
          <w:pPr/>
        </w:pPrChange>
      </w:pPr>
      <w:ins w:id="717" w:author="Samuel Greenrod" w:date="2025-09-12T15:04:00Z" w16du:dateUtc="2025-09-12T22:04:00Z">
        <w:r>
          <w:rPr>
            <w:noProof/>
          </w:rPr>
          <w:drawing>
            <wp:inline distT="0" distB="0" distL="0" distR="0" wp14:anchorId="2A32F555" wp14:editId="6F594D8A">
              <wp:extent cx="5731510" cy="3503930"/>
              <wp:effectExtent l="0" t="0" r="2540" b="1270"/>
              <wp:docPr id="1502616027"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16027" name="Picture 8" descr="A screenshot of a computer scree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503930"/>
                      </a:xfrm>
                      <a:prstGeom prst="rect">
                        <a:avLst/>
                      </a:prstGeom>
                    </pic:spPr>
                  </pic:pic>
                </a:graphicData>
              </a:graphic>
            </wp:inline>
          </w:drawing>
        </w:r>
      </w:ins>
    </w:p>
    <w:p w14:paraId="5F6A4458" w14:textId="0A706A2B" w:rsidR="00034E63" w:rsidRDefault="00034E63" w:rsidP="00034E63">
      <w:pPr>
        <w:jc w:val="both"/>
        <w:rPr>
          <w:ins w:id="718" w:author="Samuel Greenrod" w:date="2025-09-12T15:07:00Z" w16du:dateUtc="2025-09-12T22:07:00Z"/>
          <w:sz w:val="24"/>
          <w:szCs w:val="24"/>
        </w:rPr>
        <w:pPrChange w:id="719" w:author="Samuel Greenrod" w:date="2025-09-12T15:08:00Z" w16du:dateUtc="2025-09-12T22:08:00Z">
          <w:pPr/>
        </w:pPrChange>
      </w:pPr>
      <w:ins w:id="720" w:author="Samuel Greenrod" w:date="2025-09-12T15:04:00Z" w16du:dateUtc="2025-09-12T22:04:00Z">
        <w:r w:rsidRPr="00034E63">
          <w:rPr>
            <w:b/>
            <w:bCs/>
            <w:sz w:val="24"/>
            <w:szCs w:val="24"/>
            <w:rPrChange w:id="721" w:author="Samuel Greenrod" w:date="2025-09-12T15:05:00Z" w16du:dateUtc="2025-09-12T22:05:00Z">
              <w:rPr/>
            </w:rPrChange>
          </w:rPr>
          <w:t>Figure S1. Fluctuating temperatures select for specialist mutations.</w:t>
        </w:r>
        <w:r w:rsidRPr="00034E63">
          <w:rPr>
            <w:sz w:val="24"/>
            <w:szCs w:val="24"/>
            <w:rPrChange w:id="722" w:author="Samuel Greenrod" w:date="2025-09-12T15:05:00Z" w16du:dateUtc="2025-09-12T22:05:00Z">
              <w:rPr/>
            </w:rPrChange>
          </w:rPr>
          <w:t xml:space="preserve"> </w:t>
        </w:r>
      </w:ins>
      <w:ins w:id="723" w:author="Samuel Greenrod" w:date="2025-09-12T15:05:00Z" w16du:dateUtc="2025-09-12T22:05:00Z">
        <w:r w:rsidRPr="00034E63">
          <w:rPr>
            <w:sz w:val="24"/>
            <w:szCs w:val="24"/>
            <w:rPrChange w:id="724" w:author="Samuel Greenrod" w:date="2025-09-12T15:05:00Z" w16du:dateUtc="2025-09-12T22:05:00Z">
              <w:rPr/>
            </w:rPrChange>
          </w:rPr>
          <w:t xml:space="preserve">Mutation plots show genetic variants associated with </w:t>
        </w:r>
      </w:ins>
      <w:ins w:id="725" w:author="Samuel Greenrod" w:date="2025-09-12T15:06:00Z" w16du:dateUtc="2025-09-12T22:06:00Z">
        <w:r>
          <w:rPr>
            <w:sz w:val="24"/>
            <w:szCs w:val="24"/>
          </w:rPr>
          <w:t>fluctuating temperatures in monoculture</w:t>
        </w:r>
      </w:ins>
      <w:ins w:id="726" w:author="Samuel Greenrod" w:date="2025-09-12T15:05:00Z" w16du:dateUtc="2025-09-12T22:05:00Z">
        <w:r w:rsidRPr="00034E63">
          <w:rPr>
            <w:sz w:val="24"/>
            <w:szCs w:val="24"/>
            <w:rPrChange w:id="727" w:author="Samuel Greenrod" w:date="2025-09-12T15:05:00Z" w16du:dateUtc="2025-09-12T22:05:00Z">
              <w:rPr/>
            </w:rPrChange>
          </w:rPr>
          <w:t xml:space="preserv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034E63">
          <w:rPr>
            <w:rFonts w:cstheme="minorHAnsi"/>
            <w:sz w:val="24"/>
            <w:szCs w:val="24"/>
            <w:rPrChange w:id="728" w:author="Samuel Greenrod" w:date="2025-09-12T15:05:00Z" w16du:dateUtc="2025-09-12T22:05:00Z">
              <w:rPr>
                <w:rFonts w:cstheme="minorHAnsi"/>
              </w:rPr>
            </w:rPrChange>
          </w:rPr>
          <w:t>φ</w:t>
        </w:r>
        <w:r w:rsidRPr="00034E63">
          <w:rPr>
            <w:sz w:val="24"/>
            <w:szCs w:val="24"/>
            <w:rPrChange w:id="729" w:author="Samuel Greenrod" w:date="2025-09-12T15:05:00Z" w16du:dateUtc="2025-09-12T22:05:00Z">
              <w:rPr/>
            </w:rPrChange>
          </w:rPr>
          <w:t>14-1 deletion at ~48kb which is a 1bp deletion but given a fixed size for visibility.</w:t>
        </w:r>
      </w:ins>
    </w:p>
    <w:p w14:paraId="2191E105" w14:textId="77777777" w:rsidR="00034E63" w:rsidRDefault="00034E63" w:rsidP="00034E63">
      <w:pPr>
        <w:rPr>
          <w:ins w:id="730" w:author="Samuel Greenrod" w:date="2025-09-12T15:06:00Z" w16du:dateUtc="2025-09-12T22:06:00Z"/>
          <w:sz w:val="24"/>
          <w:szCs w:val="24"/>
        </w:rPr>
      </w:pPr>
    </w:p>
    <w:p w14:paraId="1C97A205" w14:textId="09DD2B8D" w:rsidR="00034E63" w:rsidRDefault="00034E63" w:rsidP="00034E63">
      <w:pPr>
        <w:rPr>
          <w:ins w:id="731" w:author="Samuel Greenrod" w:date="2025-09-12T15:07:00Z" w16du:dateUtc="2025-09-12T22:07:00Z"/>
          <w:sz w:val="24"/>
          <w:szCs w:val="24"/>
        </w:rPr>
      </w:pPr>
      <w:ins w:id="732" w:author="Samuel Greenrod" w:date="2025-09-12T15:07:00Z" w16du:dateUtc="2025-09-12T22:07:00Z">
        <w:r>
          <w:rPr>
            <w:noProof/>
            <w:sz w:val="24"/>
            <w:szCs w:val="24"/>
          </w:rPr>
          <w:lastRenderedPageBreak/>
          <w:drawing>
            <wp:inline distT="0" distB="0" distL="0" distR="0" wp14:anchorId="04DC7DED" wp14:editId="6F962D6B">
              <wp:extent cx="5731510" cy="3548380"/>
              <wp:effectExtent l="0" t="0" r="2540" b="0"/>
              <wp:docPr id="475003137"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03137" name="Picture 10" descr="A screenshot of a computer screen&#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ins>
    </w:p>
    <w:p w14:paraId="0CD5E5A1" w14:textId="2CE0DBE4" w:rsidR="00034E63" w:rsidRDefault="00034E63" w:rsidP="00034E63">
      <w:pPr>
        <w:jc w:val="both"/>
        <w:rPr>
          <w:ins w:id="733" w:author="Samuel Greenrod" w:date="2025-09-12T15:07:00Z" w16du:dateUtc="2025-09-12T22:07:00Z"/>
          <w:sz w:val="24"/>
          <w:szCs w:val="24"/>
        </w:rPr>
        <w:pPrChange w:id="734" w:author="Samuel Greenrod" w:date="2025-09-12T15:08:00Z" w16du:dateUtc="2025-09-12T22:08:00Z">
          <w:pPr/>
        </w:pPrChange>
      </w:pPr>
      <w:ins w:id="735" w:author="Samuel Greenrod" w:date="2025-09-12T15:07:00Z" w16du:dateUtc="2025-09-12T22:07:00Z">
        <w:r w:rsidRPr="002A7CDC">
          <w:rPr>
            <w:b/>
            <w:bCs/>
            <w:sz w:val="24"/>
            <w:szCs w:val="24"/>
          </w:rPr>
          <w:t>Figure S</w:t>
        </w:r>
        <w:r>
          <w:rPr>
            <w:b/>
            <w:bCs/>
            <w:sz w:val="24"/>
            <w:szCs w:val="24"/>
          </w:rPr>
          <w:t>2</w:t>
        </w:r>
        <w:r w:rsidRPr="002A7CDC">
          <w:rPr>
            <w:b/>
            <w:bCs/>
            <w:sz w:val="24"/>
            <w:szCs w:val="24"/>
          </w:rPr>
          <w:t xml:space="preserve">. </w:t>
        </w:r>
        <w:r>
          <w:rPr>
            <w:b/>
            <w:bCs/>
            <w:sz w:val="24"/>
            <w:szCs w:val="24"/>
          </w:rPr>
          <w:t>Competition restricts the acquisition of high frequency mutations</w:t>
        </w:r>
        <w:r w:rsidRPr="002A7CDC">
          <w:rPr>
            <w:b/>
            <w:bCs/>
            <w:sz w:val="24"/>
            <w:szCs w:val="24"/>
          </w:rPr>
          <w:t>.</w:t>
        </w:r>
        <w:r w:rsidRPr="002A7CDC">
          <w:rPr>
            <w:sz w:val="24"/>
            <w:szCs w:val="24"/>
          </w:rPr>
          <w:t xml:space="preserve"> Mutation plots show genetic variants associated with </w:t>
        </w:r>
        <w:r>
          <w:rPr>
            <w:sz w:val="24"/>
            <w:szCs w:val="24"/>
          </w:rPr>
          <w:t xml:space="preserve">fluctuating temperatures in </w:t>
        </w:r>
        <w:r>
          <w:rPr>
            <w:sz w:val="24"/>
            <w:szCs w:val="24"/>
          </w:rPr>
          <w:t>co-culture</w:t>
        </w:r>
        <w:r w:rsidRPr="002A7CDC">
          <w:rPr>
            <w:sz w:val="24"/>
            <w:szCs w:val="24"/>
          </w:rPr>
          <w:t xml:space="preserv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2A7CDC">
          <w:rPr>
            <w:rFonts w:cstheme="minorHAnsi"/>
            <w:sz w:val="24"/>
            <w:szCs w:val="24"/>
          </w:rPr>
          <w:t>φ</w:t>
        </w:r>
        <w:r w:rsidRPr="002A7CDC">
          <w:rPr>
            <w:sz w:val="24"/>
            <w:szCs w:val="24"/>
          </w:rPr>
          <w:t>14-1 deletion at ~48kb which is a 1bp deletion but given a fixed size for visibility.</w:t>
        </w:r>
      </w:ins>
    </w:p>
    <w:p w14:paraId="47661F23" w14:textId="77777777" w:rsidR="00034E63" w:rsidRPr="00034E63" w:rsidRDefault="00034E63" w:rsidP="00034E63">
      <w:pPr>
        <w:rPr>
          <w:sz w:val="24"/>
          <w:szCs w:val="24"/>
          <w:rPrChange w:id="736" w:author="Samuel Greenrod" w:date="2025-09-12T15:05:00Z" w16du:dateUtc="2025-09-12T22:05:00Z">
            <w:rPr/>
          </w:rPrChange>
        </w:rPr>
      </w:pPr>
    </w:p>
    <w:sectPr w:rsidR="00034E63" w:rsidRPr="00034E63" w:rsidSect="00F07F61">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Craig Maclean" w:date="2025-09-08T08:44:00Z" w:initials="CM">
    <w:p w14:paraId="4719421B" w14:textId="77777777" w:rsidR="00647ECA" w:rsidRDefault="00647ECA" w:rsidP="00647ECA">
      <w:r>
        <w:rPr>
          <w:rStyle w:val="CommentReference"/>
        </w:rPr>
        <w:annotationRef/>
      </w:r>
      <w:r>
        <w:rPr>
          <w:sz w:val="20"/>
          <w:szCs w:val="20"/>
        </w:rPr>
        <w:t>thermal adaptation?</w:t>
      </w:r>
    </w:p>
  </w:comment>
  <w:comment w:id="43" w:author="Craig Maclean" w:date="2025-09-08T08:50:00Z" w:initials="CM">
    <w:p w14:paraId="51150D6A" w14:textId="77777777" w:rsidR="00647ECA" w:rsidRDefault="00647ECA" w:rsidP="00647ECA">
      <w:r>
        <w:rPr>
          <w:rStyle w:val="CommentReference"/>
        </w:rPr>
        <w:annotationRef/>
      </w:r>
      <w:r>
        <w:rPr>
          <w:sz w:val="20"/>
          <w:szCs w:val="20"/>
        </w:rPr>
        <w:t>this doesn't make sense to me. Is this thermal shifts?</w:t>
      </w:r>
    </w:p>
  </w:comment>
  <w:comment w:id="47" w:author="Craig Maclean" w:date="2025-09-08T08:49:00Z" w:initials="CM">
    <w:p w14:paraId="74D026D4" w14:textId="63919E9F" w:rsidR="00647ECA" w:rsidRDefault="00647ECA" w:rsidP="00647ECA">
      <w:r>
        <w:rPr>
          <w:rStyle w:val="CommentReference"/>
        </w:rPr>
        <w:annotationRef/>
      </w:r>
      <w:r>
        <w:rPr>
          <w:sz w:val="20"/>
          <w:szCs w:val="20"/>
        </w:rPr>
        <w:t>adaptation?</w:t>
      </w:r>
    </w:p>
  </w:comment>
  <w:comment w:id="60" w:author="Craig Maclean" w:date="2025-09-08T08:52:00Z" w:initials="CM">
    <w:p w14:paraId="3DF8E104" w14:textId="77777777" w:rsidR="00647ECA" w:rsidRDefault="00647ECA" w:rsidP="00647ECA">
      <w:r>
        <w:rPr>
          <w:rStyle w:val="CommentReference"/>
        </w:rPr>
        <w:annotationRef/>
      </w:r>
      <w:r>
        <w:rPr>
          <w:sz w:val="20"/>
          <w:szCs w:val="20"/>
        </w:rPr>
        <w:t>what do you mean by synergistic here. Is this term needed?</w:t>
      </w:r>
    </w:p>
  </w:comment>
  <w:comment w:id="81" w:author="Craig Maclean" w:date="2025-09-08T08:54:00Z" w:initials="CM">
    <w:p w14:paraId="28E01F07" w14:textId="77777777" w:rsidR="003B65A4" w:rsidRDefault="003B65A4" w:rsidP="003B65A4">
      <w:r>
        <w:rPr>
          <w:rStyle w:val="CommentReference"/>
        </w:rPr>
        <w:annotationRef/>
      </w:r>
      <w:r>
        <w:rPr>
          <w:sz w:val="20"/>
          <w:szCs w:val="20"/>
        </w:rPr>
        <w:t>Is this spatial or temporal environmental heterogeneity - it might be good to distinguish between them. Spatial heterogeneity promotes diversity, temporal heterogeneity is classicaly thought to eliminate diversity.</w:t>
      </w:r>
    </w:p>
  </w:comment>
  <w:comment w:id="102" w:author="Craig Maclean" w:date="2025-09-08T08:58:00Z" w:initials="CM">
    <w:p w14:paraId="1CFD5E46" w14:textId="77777777" w:rsidR="003B65A4" w:rsidRDefault="003B65A4" w:rsidP="003B65A4">
      <w:r>
        <w:rPr>
          <w:rStyle w:val="CommentReference"/>
        </w:rPr>
        <w:annotationRef/>
      </w:r>
      <w:r>
        <w:rPr>
          <w:sz w:val="20"/>
          <w:szCs w:val="20"/>
        </w:rPr>
        <w:t>I suggest writing out the equation used here.</w:t>
      </w:r>
    </w:p>
  </w:comment>
  <w:comment w:id="126" w:author="Craig Maclean" w:date="2025-09-08T09:03:00Z" w:initials="CM">
    <w:p w14:paraId="6F261ACF" w14:textId="77777777" w:rsidR="00A45D1B" w:rsidRDefault="00A45D1B" w:rsidP="00A45D1B">
      <w:r>
        <w:rPr>
          <w:rStyle w:val="CommentReference"/>
        </w:rPr>
        <w:annotationRef/>
      </w:r>
      <w:r>
        <w:rPr>
          <w:sz w:val="20"/>
          <w:szCs w:val="20"/>
        </w:rPr>
        <w:t>Figure 1A legend should only say monoculture.</w:t>
      </w:r>
    </w:p>
  </w:comment>
  <w:comment w:id="127" w:author="Craig Maclean" w:date="2025-09-08T09:04:00Z" w:initials="CM">
    <w:p w14:paraId="6436DEFE" w14:textId="77777777" w:rsidR="00A45D1B" w:rsidRDefault="00A45D1B" w:rsidP="00A45D1B">
      <w:r>
        <w:rPr>
          <w:rStyle w:val="CommentReference"/>
        </w:rPr>
        <w:annotationRef/>
      </w:r>
      <w:r>
        <w:rPr>
          <w:sz w:val="20"/>
          <w:szCs w:val="20"/>
        </w:rPr>
        <w:t>Above B I suggest putting some text saying assay conditions</w:t>
      </w:r>
    </w:p>
  </w:comment>
  <w:comment w:id="128" w:author="Craig Maclean" w:date="2025-09-08T09:08:00Z" w:initials="CM">
    <w:p w14:paraId="1EC5404E" w14:textId="77777777" w:rsidR="00A45D1B" w:rsidRDefault="00A45D1B" w:rsidP="00A45D1B">
      <w:r>
        <w:rPr>
          <w:rStyle w:val="CommentReference"/>
        </w:rPr>
        <w:annotationRef/>
      </w:r>
      <w:r>
        <w:rPr>
          <w:sz w:val="20"/>
          <w:szCs w:val="20"/>
        </w:rPr>
        <w:t>What does grey zone around growth rate indicate? Should show error in measurement of ancestral growth rate.</w:t>
      </w:r>
    </w:p>
  </w:comment>
  <w:comment w:id="131" w:author="Craig Maclean" w:date="2025-09-08T09:11:00Z" w:initials="CM">
    <w:p w14:paraId="62CF05F8" w14:textId="77777777" w:rsidR="00A45D1B" w:rsidRDefault="00A45D1B" w:rsidP="00A45D1B">
      <w:r>
        <w:rPr>
          <w:rStyle w:val="CommentReference"/>
        </w:rPr>
        <w:annotationRef/>
      </w:r>
      <w:r>
        <w:rPr>
          <w:sz w:val="20"/>
          <w:szCs w:val="20"/>
        </w:rPr>
        <w:t xml:space="preserve">Would save this for discussion. To me it looks like at luz19 37C selected lines adapt to 37C, whereas selection at 42C leads to adaptation that are not temperature specific. </w:t>
      </w:r>
    </w:p>
  </w:comment>
  <w:comment w:id="132" w:author="Samuel Greenrod" w:date="2025-09-10T15:12:00Z" w:initials="SG">
    <w:p w14:paraId="4F5D2BA9" w14:textId="77777777" w:rsidR="001B3986" w:rsidRDefault="001B3986" w:rsidP="001B3986">
      <w:pPr>
        <w:pStyle w:val="CommentText"/>
      </w:pPr>
      <w:r>
        <w:rPr>
          <w:rStyle w:val="CommentReference"/>
        </w:rPr>
        <w:annotationRef/>
      </w:r>
      <w:r>
        <w:t>Change fluctuating to purple</w:t>
      </w:r>
    </w:p>
  </w:comment>
  <w:comment w:id="158" w:author="Craig Maclean" w:date="2025-09-08T09:05:00Z" w:initials="CM">
    <w:p w14:paraId="16A0C687" w14:textId="74E1BAA8" w:rsidR="00A45D1B" w:rsidRDefault="00A45D1B" w:rsidP="00A45D1B">
      <w:r>
        <w:rPr>
          <w:rStyle w:val="CommentReference"/>
        </w:rPr>
        <w:annotationRef/>
      </w:r>
      <w:r>
        <w:rPr>
          <w:sz w:val="20"/>
          <w:szCs w:val="20"/>
        </w:rPr>
        <w:t>Will need to be included as a supplement, we need to make sure that all data is accessible.</w:t>
      </w:r>
    </w:p>
  </w:comment>
  <w:comment w:id="169" w:author="Craig Maclean" w:date="2025-09-08T09:05:00Z" w:initials="CM">
    <w:p w14:paraId="2E277C0D" w14:textId="77777777" w:rsidR="00F72FD0" w:rsidRDefault="00F72FD0" w:rsidP="00F72FD0">
      <w:r>
        <w:rPr>
          <w:rStyle w:val="CommentReference"/>
        </w:rPr>
        <w:annotationRef/>
      </w:r>
      <w:r>
        <w:rPr>
          <w:sz w:val="20"/>
          <w:szCs w:val="20"/>
        </w:rPr>
        <w:t>Will need to be included as a supplement, we need to make sure that all data is accessible.</w:t>
      </w:r>
    </w:p>
  </w:comment>
  <w:comment w:id="184" w:author="Craig Maclean" w:date="2025-09-08T09:19:00Z" w:initials="CM">
    <w:p w14:paraId="46636B97" w14:textId="77777777" w:rsidR="00A724DC" w:rsidRDefault="00A724DC" w:rsidP="00A724DC">
      <w:r>
        <w:rPr>
          <w:rStyle w:val="CommentReference"/>
        </w:rPr>
        <w:annotationRef/>
      </w:r>
      <w:r>
        <w:rPr>
          <w:sz w:val="20"/>
          <w:szCs w:val="20"/>
        </w:rPr>
        <w:t xml:space="preserve">again, not sure if synergy is the right term. To me synergy suggests that there is a greater than additive effect of temperature and competition. </w:t>
      </w:r>
    </w:p>
  </w:comment>
  <w:comment w:id="195" w:author="Craig Maclean" w:date="2025-09-08T09:14:00Z" w:initials="CM">
    <w:p w14:paraId="44CB897E" w14:textId="0C6A30AB" w:rsidR="00A724DC" w:rsidRDefault="00A724DC" w:rsidP="00A724DC">
      <w:r>
        <w:rPr>
          <w:rStyle w:val="CommentReference"/>
        </w:rPr>
        <w:annotationRef/>
      </w:r>
      <w:r>
        <w:rPr>
          <w:sz w:val="20"/>
          <w:szCs w:val="20"/>
        </w:rPr>
        <w:t>I am confused. I am guessing that this shows monoculture and co-culture results, but no legend in A.</w:t>
      </w:r>
    </w:p>
  </w:comment>
  <w:comment w:id="196" w:author="Samuel Greenrod" w:date="2025-09-12T09:05:00Z" w:initials="SG">
    <w:p w14:paraId="6DDBC369" w14:textId="77777777" w:rsidR="0079377F" w:rsidRDefault="0079377F" w:rsidP="0079377F">
      <w:pPr>
        <w:pStyle w:val="CommentText"/>
      </w:pPr>
      <w:r>
        <w:rPr>
          <w:rStyle w:val="CommentReference"/>
        </w:rPr>
        <w:annotationRef/>
      </w:r>
      <w:r>
        <w:t>Make all monoculture black and all co-cultures grey for publication.</w:t>
      </w:r>
    </w:p>
  </w:comment>
  <w:comment w:id="203" w:author="Craig Maclean" w:date="2025-09-08T09:21:00Z" w:initials="CM">
    <w:p w14:paraId="195757EF" w14:textId="3CD86FAD" w:rsidR="00A724DC" w:rsidRDefault="00A724DC" w:rsidP="00A724DC">
      <w:r>
        <w:rPr>
          <w:rStyle w:val="CommentReference"/>
        </w:rPr>
        <w:annotationRef/>
      </w:r>
      <w:r>
        <w:rPr>
          <w:sz w:val="20"/>
          <w:szCs w:val="20"/>
        </w:rPr>
        <w:t>something wrong here, orange and black not used consistently</w:t>
      </w:r>
    </w:p>
  </w:comment>
  <w:comment w:id="204" w:author="Samuel Greenrod" w:date="2025-09-10T15:16:00Z" w:initials="SG">
    <w:p w14:paraId="7865A398" w14:textId="77777777" w:rsidR="001B3986" w:rsidRDefault="001B3986" w:rsidP="001B3986">
      <w:pPr>
        <w:pStyle w:val="CommentText"/>
      </w:pPr>
      <w:r>
        <w:rPr>
          <w:rStyle w:val="CommentReference"/>
        </w:rPr>
        <w:annotationRef/>
      </w:r>
      <w:r>
        <w:t>Add reference to which data is being re-used</w:t>
      </w:r>
    </w:p>
  </w:comment>
  <w:comment w:id="205" w:author="Samuel Greenrod" w:date="2025-09-10T15:21:00Z" w:initials="SG">
    <w:p w14:paraId="7D9780AD" w14:textId="77777777" w:rsidR="001B3986" w:rsidRDefault="001B3986" w:rsidP="001B3986">
      <w:pPr>
        <w:pStyle w:val="CommentText"/>
      </w:pPr>
      <w:r>
        <w:rPr>
          <w:rStyle w:val="CommentReference"/>
        </w:rPr>
        <w:annotationRef/>
      </w:r>
      <w:r>
        <w:t>Remove black and use variations in shades for monoculture and co-culture</w:t>
      </w:r>
    </w:p>
  </w:comment>
  <w:comment w:id="236" w:author="Craig Maclean" w:date="2025-09-08T09:05:00Z" w:initials="CM">
    <w:p w14:paraId="0E4399F4" w14:textId="77777777" w:rsidR="00F72FD0" w:rsidRDefault="00F72FD0" w:rsidP="00F72FD0">
      <w:r>
        <w:rPr>
          <w:rStyle w:val="CommentReference"/>
        </w:rPr>
        <w:annotationRef/>
      </w:r>
      <w:r>
        <w:rPr>
          <w:sz w:val="20"/>
          <w:szCs w:val="20"/>
        </w:rPr>
        <w:t>Will need to be included as a supplement, we need to make sure that all data is accessible.</w:t>
      </w:r>
    </w:p>
  </w:comment>
  <w:comment w:id="244" w:author="Craig Maclean" w:date="2025-09-08T09:24:00Z" w:initials="CM">
    <w:p w14:paraId="7EAF8E4B" w14:textId="44CD68B0" w:rsidR="00924740" w:rsidRDefault="00924740" w:rsidP="00924740">
      <w:r>
        <w:rPr>
          <w:rStyle w:val="CommentReference"/>
        </w:rPr>
        <w:annotationRef/>
      </w:r>
      <w:r>
        <w:rPr>
          <w:sz w:val="20"/>
          <w:szCs w:val="20"/>
        </w:rPr>
        <w:t>I think that this could be simplified - people often (or at least 20 yrs ago) associate pleiotropy with trade-offs, but here you are talking about mutations that show positive pleiotropy.</w:t>
      </w:r>
    </w:p>
  </w:comment>
  <w:comment w:id="245" w:author="Samuel Greenrod" w:date="2025-09-10T15:28:00Z" w:initials="SG">
    <w:p w14:paraId="4051088D" w14:textId="77777777" w:rsidR="006A7ABD" w:rsidRDefault="006A7ABD" w:rsidP="006A7ABD">
      <w:pPr>
        <w:pStyle w:val="CommentText"/>
      </w:pPr>
      <w:r>
        <w:rPr>
          <w:rStyle w:val="CommentReference"/>
        </w:rPr>
        <w:annotationRef/>
      </w:r>
      <w:r>
        <w:t>Focus on multiple specialist mutations not unique generalist ones</w:t>
      </w:r>
    </w:p>
  </w:comment>
  <w:comment w:id="242" w:author="Craig Maclean" w:date="2025-09-08T09:27:00Z" w:initials="CM">
    <w:p w14:paraId="1EB507A8" w14:textId="0569CD0E" w:rsidR="00924740" w:rsidRDefault="00924740" w:rsidP="00924740">
      <w:r>
        <w:rPr>
          <w:rStyle w:val="CommentReference"/>
        </w:rPr>
        <w:annotationRef/>
      </w:r>
      <w:r>
        <w:rPr>
          <w:sz w:val="20"/>
          <w:szCs w:val="20"/>
        </w:rPr>
        <w:t>Would break this up into two scentences to talk about the prediction and then the test.</w:t>
      </w:r>
    </w:p>
  </w:comment>
  <w:comment w:id="260" w:author="Craig Maclean" w:date="2025-09-08T09:28:00Z" w:initials="CM">
    <w:p w14:paraId="4A8AA41C" w14:textId="77777777" w:rsidR="00924740" w:rsidRDefault="00924740" w:rsidP="00924740">
      <w:r>
        <w:rPr>
          <w:rStyle w:val="CommentReference"/>
        </w:rPr>
        <w:annotationRef/>
      </w:r>
      <w:r>
        <w:rPr>
          <w:sz w:val="20"/>
          <w:szCs w:val="20"/>
        </w:rPr>
        <w:t xml:space="preserve">How did you idenfity putative adaptive variants. </w:t>
      </w:r>
    </w:p>
  </w:comment>
  <w:comment w:id="261" w:author="Craig Maclean" w:date="2025-09-08T09:30:00Z" w:initials="CM">
    <w:p w14:paraId="5B9D848A" w14:textId="77777777" w:rsidR="00924740" w:rsidRDefault="00924740" w:rsidP="00924740">
      <w:r>
        <w:rPr>
          <w:rStyle w:val="CommentReference"/>
        </w:rPr>
        <w:annotationRef/>
      </w:r>
      <w:r>
        <w:rPr>
          <w:sz w:val="20"/>
          <w:szCs w:val="20"/>
        </w:rPr>
        <w:t xml:space="preserve">We used to start papers like this giving some kind of an overview of the mutations. The key thing to focus on here is prevalence of non-synonymous and intergenic mutatiosn relative to silent mutations. Also the prevalence of parallel evolution. In a lot of our experiments these simple numbers suggested that close to 100% of mutations were beneficial. </w:t>
      </w:r>
    </w:p>
  </w:comment>
  <w:comment w:id="265" w:author="Craig Maclean" w:date="2025-09-08T09:32:00Z" w:initials="CM">
    <w:p w14:paraId="5D0357D3" w14:textId="77777777" w:rsidR="00924740" w:rsidRDefault="00924740" w:rsidP="00924740">
      <w:r>
        <w:rPr>
          <w:rStyle w:val="CommentReference"/>
        </w:rPr>
        <w:annotationRef/>
      </w:r>
      <w:r>
        <w:rPr>
          <w:sz w:val="20"/>
          <w:szCs w:val="20"/>
        </w:rPr>
        <w:t>I don't see how you could tell the difference between unique mutations or a mix of 37C and 42C mutations using this approach. Both would lead to clustering of fluctuating popuations.</w:t>
      </w:r>
    </w:p>
  </w:comment>
  <w:comment w:id="262" w:author="Samuel Greenrod" w:date="2025-09-10T15:48:00Z" w:initials="SG">
    <w:p w14:paraId="2E7BAF4E" w14:textId="77777777" w:rsidR="00FF6C97" w:rsidRDefault="00FF6C97" w:rsidP="00FF6C97">
      <w:pPr>
        <w:pStyle w:val="CommentText"/>
      </w:pPr>
      <w:r>
        <w:rPr>
          <w:rStyle w:val="CommentReference"/>
        </w:rPr>
        <w:annotationRef/>
      </w:r>
      <w:r>
        <w:t>Add analysis of diversification among groups</w:t>
      </w:r>
    </w:p>
  </w:comment>
  <w:comment w:id="278" w:author="Craig Maclean" w:date="2025-09-08T09:34:00Z" w:initials="CM">
    <w:p w14:paraId="2B687A78" w14:textId="6F3306EC" w:rsidR="001E065A" w:rsidRDefault="001E065A" w:rsidP="001E065A">
      <w:r>
        <w:rPr>
          <w:rStyle w:val="CommentReference"/>
        </w:rPr>
        <w:annotationRef/>
      </w:r>
      <w:r>
        <w:rPr>
          <w:sz w:val="20"/>
          <w:szCs w:val="20"/>
        </w:rPr>
        <w:t>For 14-1 the 37C poulationd do not form a clear clade - they form more of a starburst around teh ancestor. You could test this by comparing the difference between populations from the same evolution treatment with the average difference to the anc</w:t>
      </w:r>
    </w:p>
  </w:comment>
  <w:comment w:id="279" w:author="Samuel Greenrod" w:date="2025-09-10T15:38:00Z" w:initials="SG">
    <w:p w14:paraId="43A3940F" w14:textId="77777777" w:rsidR="00330015" w:rsidRDefault="00330015" w:rsidP="00330015">
      <w:pPr>
        <w:pStyle w:val="CommentText"/>
      </w:pPr>
      <w:r>
        <w:rPr>
          <w:rStyle w:val="CommentReference"/>
        </w:rPr>
        <w:annotationRef/>
      </w:r>
      <w:r>
        <w:t>Do F-test to show analyse the spread of distance to ancestor among groups</w:t>
      </w:r>
    </w:p>
  </w:comment>
  <w:comment w:id="280" w:author="Samuel Greenrod" w:date="2025-09-10T15:41:00Z" w:initials="SG">
    <w:p w14:paraId="7E35DC25" w14:textId="77777777" w:rsidR="00330015" w:rsidRDefault="00330015" w:rsidP="00330015">
      <w:pPr>
        <w:pStyle w:val="CommentText"/>
      </w:pPr>
      <w:r>
        <w:rPr>
          <w:rStyle w:val="CommentReference"/>
        </w:rPr>
        <w:annotationRef/>
      </w:r>
      <w:r>
        <w:t>Make this a focus in abstract and discussion</w:t>
      </w:r>
    </w:p>
  </w:comment>
  <w:comment w:id="449" w:author="Craig Maclean" w:date="2025-09-08T09:43:00Z" w:initials="CM">
    <w:p w14:paraId="33A39588" w14:textId="1436BBAF" w:rsidR="000303E6" w:rsidRDefault="000303E6" w:rsidP="000303E6">
      <w:r>
        <w:rPr>
          <w:rStyle w:val="CommentReference"/>
        </w:rPr>
        <w:annotationRef/>
      </w:r>
      <w:r>
        <w:rPr>
          <w:sz w:val="20"/>
          <w:szCs w:val="20"/>
        </w:rPr>
        <w:t>populations?</w:t>
      </w:r>
    </w:p>
  </w:comment>
  <w:comment w:id="452" w:author="Craig Maclean" w:date="2025-09-08T09:44:00Z" w:initials="CM">
    <w:p w14:paraId="747C1E73" w14:textId="77777777" w:rsidR="000303E6" w:rsidRDefault="000303E6" w:rsidP="000303E6">
      <w:r>
        <w:rPr>
          <w:rStyle w:val="CommentReference"/>
        </w:rPr>
        <w:annotationRef/>
      </w:r>
      <w:r>
        <w:rPr>
          <w:sz w:val="20"/>
          <w:szCs w:val="20"/>
        </w:rPr>
        <w:t>populations</w:t>
      </w:r>
    </w:p>
  </w:comment>
  <w:comment w:id="460" w:author="Craig Maclean" w:date="2025-09-08T09:39:00Z" w:initials="CM">
    <w:p w14:paraId="4CC2945F" w14:textId="14E6E7F3" w:rsidR="001E065A" w:rsidRDefault="001E065A" w:rsidP="001E065A">
      <w:r>
        <w:rPr>
          <w:rStyle w:val="CommentReference"/>
        </w:rPr>
        <w:annotationRef/>
      </w:r>
      <w:r>
        <w:rPr>
          <w:sz w:val="20"/>
          <w:szCs w:val="20"/>
        </w:rPr>
        <w:t>In 3 label any genes that you discuss in the text.</w:t>
      </w:r>
    </w:p>
  </w:comment>
  <w:comment w:id="461" w:author="Samuel Greenrod" w:date="2025-09-10T15:49:00Z" w:initials="SG">
    <w:p w14:paraId="3205AFB2" w14:textId="77777777" w:rsidR="00FF6C97" w:rsidRDefault="00FF6C97" w:rsidP="00FF6C97">
      <w:pPr>
        <w:pStyle w:val="CommentText"/>
      </w:pPr>
      <w:r>
        <w:rPr>
          <w:rStyle w:val="CommentReference"/>
        </w:rPr>
        <w:annotationRef/>
      </w:r>
      <w:r>
        <w:t>Add diversification among groups as panel B</w:t>
      </w:r>
    </w:p>
  </w:comment>
  <w:comment w:id="464" w:author="Samuel Greenrod" w:date="2025-09-12T09:13:00Z" w:initials="SG">
    <w:p w14:paraId="45BFB1E5" w14:textId="77777777" w:rsidR="0079377F" w:rsidRDefault="0079377F" w:rsidP="0079377F">
      <w:pPr>
        <w:pStyle w:val="CommentText"/>
      </w:pPr>
      <w:r>
        <w:rPr>
          <w:rStyle w:val="CommentReference"/>
        </w:rPr>
        <w:annotationRef/>
      </w:r>
      <w:r>
        <w:t>F-test to look at spread</w:t>
      </w:r>
    </w:p>
  </w:comment>
  <w:comment w:id="465" w:author="Samuel Greenrod" w:date="2025-09-12T09:16:00Z" w:initials="SG">
    <w:p w14:paraId="2023A633" w14:textId="77777777" w:rsidR="00BB1343" w:rsidRDefault="00BB1343" w:rsidP="00BB1343">
      <w:pPr>
        <w:pStyle w:val="CommentText"/>
      </w:pPr>
      <w:r>
        <w:rPr>
          <w:rStyle w:val="CommentReference"/>
        </w:rPr>
        <w:annotationRef/>
      </w:r>
      <w:r>
        <w:t>Mention different evolution rate in abstract</w:t>
      </w:r>
    </w:p>
  </w:comment>
  <w:comment w:id="466" w:author="Samuel Greenrod" w:date="2025-09-12T09:23:00Z" w:initials="SG">
    <w:p w14:paraId="3CB6FB97" w14:textId="77777777" w:rsidR="00BB1343" w:rsidRDefault="00BB1343" w:rsidP="00BB1343">
      <w:pPr>
        <w:pStyle w:val="CommentText"/>
      </w:pPr>
      <w:r>
        <w:rPr>
          <w:rStyle w:val="CommentReference"/>
        </w:rPr>
        <w:annotationRef/>
      </w:r>
      <w:r>
        <w:t>In 14-1, state that two replicateshave faster evol rates, cluster with 42C, and contain dna ligase mutation. Greater spread in distance from ancestor linked to early historical contingency.</w:t>
      </w:r>
    </w:p>
  </w:comment>
  <w:comment w:id="467" w:author="Samuel Greenrod" w:date="2025-09-12T09:24:00Z" w:initials="SG">
    <w:p w14:paraId="01813EDA" w14:textId="77777777" w:rsidR="00BB1343" w:rsidRDefault="00BB1343" w:rsidP="00BB1343">
      <w:pPr>
        <w:pStyle w:val="CommentText"/>
      </w:pPr>
      <w:r>
        <w:rPr>
          <w:rStyle w:val="CommentReference"/>
        </w:rPr>
        <w:annotationRef/>
      </w:r>
      <w:r>
        <w:t>Do chi-squared on unique v shared bar chart</w:t>
      </w:r>
    </w:p>
  </w:comment>
  <w:comment w:id="482" w:author="Craig Maclean" w:date="2025-09-08T09:05:00Z" w:initials="CM">
    <w:p w14:paraId="7D2C57E0" w14:textId="77777777" w:rsidR="00F72FD0" w:rsidRDefault="00F72FD0" w:rsidP="00F72FD0">
      <w:r>
        <w:rPr>
          <w:rStyle w:val="CommentReference"/>
        </w:rPr>
        <w:annotationRef/>
      </w:r>
      <w:r>
        <w:rPr>
          <w:sz w:val="20"/>
          <w:szCs w:val="20"/>
        </w:rPr>
        <w:t>Will need to be included as a supplement, we need to make sure that all data is accessible.</w:t>
      </w:r>
    </w:p>
  </w:comment>
  <w:comment w:id="581" w:author="Samuel Greenrod" w:date="2025-09-10T15:45:00Z" w:initials="SG">
    <w:p w14:paraId="6E62E6F0" w14:textId="736B8BAD" w:rsidR="00FF6C97" w:rsidRDefault="00FF6C97" w:rsidP="00FF6C97">
      <w:pPr>
        <w:pStyle w:val="CommentText"/>
      </w:pPr>
      <w:r>
        <w:rPr>
          <w:rStyle w:val="CommentReference"/>
        </w:rPr>
        <w:annotationRef/>
      </w:r>
      <w:r>
        <w:t>Only statistical comparisons marked are novel to this manuscript</w:t>
      </w:r>
    </w:p>
  </w:comment>
  <w:comment w:id="582" w:author="Samuel Greenrod" w:date="2025-09-10T15:51:00Z" w:initials="SG">
    <w:p w14:paraId="5BCA6C45" w14:textId="77777777" w:rsidR="00F47B99" w:rsidRDefault="00FF6C97" w:rsidP="00F47B99">
      <w:pPr>
        <w:pStyle w:val="CommentText"/>
      </w:pPr>
      <w:r>
        <w:rPr>
          <w:rStyle w:val="CommentReference"/>
        </w:rPr>
        <w:annotationRef/>
      </w:r>
      <w:r w:rsidR="00F47B99">
        <w:t>Panel A - fluctuating monoculture vs co-culture. Panel B - stat comparison between co-culture treatments. Add table (as supplementary) of putative adaptive SNPs</w:t>
      </w:r>
    </w:p>
  </w:comment>
  <w:comment w:id="591" w:author="Craig Maclean" w:date="2025-09-08T09:05:00Z" w:initials="CM">
    <w:p w14:paraId="1BA04D87" w14:textId="77777777" w:rsidR="00F72FD0" w:rsidRDefault="00F72FD0" w:rsidP="00F72FD0">
      <w:r>
        <w:rPr>
          <w:rStyle w:val="CommentReference"/>
        </w:rPr>
        <w:annotationRef/>
      </w:r>
      <w:r>
        <w:rPr>
          <w:sz w:val="20"/>
          <w:szCs w:val="20"/>
        </w:rPr>
        <w:t>Will need to be included as a supplement, we need to make sure that all data is accessible.</w:t>
      </w:r>
    </w:p>
  </w:comment>
  <w:comment w:id="594" w:author="Craig Maclean" w:date="2025-09-08T10:08:00Z" w:initials="CM">
    <w:p w14:paraId="54E4B18B" w14:textId="06CF2AC6" w:rsidR="00FE5440" w:rsidRDefault="00FE5440" w:rsidP="00FE5440">
      <w:r>
        <w:rPr>
          <w:rStyle w:val="CommentReference"/>
        </w:rPr>
        <w:annotationRef/>
      </w:r>
      <w:r>
        <w:rPr>
          <w:sz w:val="20"/>
          <w:szCs w:val="20"/>
        </w:rPr>
        <w:t>what do you mean by fitness phenotype? Intermediate thermal phenotype?</w:t>
      </w:r>
    </w:p>
  </w:comment>
  <w:comment w:id="603" w:author="Craig Maclean" w:date="2025-09-08T10:10:00Z" w:initials="CM">
    <w:p w14:paraId="4C826DB4" w14:textId="77777777" w:rsidR="00FE5440" w:rsidRDefault="00FE5440" w:rsidP="00FE5440">
      <w:r>
        <w:rPr>
          <w:rStyle w:val="CommentReference"/>
        </w:rPr>
        <w:annotationRef/>
      </w:r>
      <w:r>
        <w:rPr>
          <w:sz w:val="20"/>
          <w:szCs w:val="20"/>
        </w:rPr>
        <w:t>I'm not sure that I agree with this. For 14-1 we see no evidence for adaptation to 37C, but clear adaptation to 42C. Given this the simplest explanaiton is that for the phenotype associated with the fluctuating lines is just that selection for high temp adaptaiton is weak in teh fluctuating treatment compared to the just hot treatment.</w:t>
      </w:r>
    </w:p>
    <w:p w14:paraId="5988661F" w14:textId="77777777" w:rsidR="00FE5440" w:rsidRDefault="00FE5440" w:rsidP="00FE5440"/>
  </w:comment>
  <w:comment w:id="604" w:author="Craig Maclean" w:date="2025-09-08T10:10:00Z" w:initials="CM">
    <w:p w14:paraId="1ACC21AE" w14:textId="77777777" w:rsidR="00FE5440" w:rsidRDefault="00FE5440" w:rsidP="00FE5440">
      <w:r>
        <w:rPr>
          <w:rStyle w:val="CommentReference"/>
        </w:rPr>
        <w:annotationRef/>
      </w:r>
      <w:r>
        <w:rPr>
          <w:sz w:val="20"/>
          <w:szCs w:val="20"/>
        </w:rPr>
        <w:t>this isn't the same as generalism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19421B" w15:done="1"/>
  <w15:commentEx w15:paraId="51150D6A" w15:done="1"/>
  <w15:commentEx w15:paraId="74D026D4" w15:done="1"/>
  <w15:commentEx w15:paraId="3DF8E104" w15:done="1"/>
  <w15:commentEx w15:paraId="28E01F07" w15:done="1"/>
  <w15:commentEx w15:paraId="1CFD5E46" w15:done="0"/>
  <w15:commentEx w15:paraId="6F261ACF" w15:done="0"/>
  <w15:commentEx w15:paraId="6436DEFE" w15:paraIdParent="6F261ACF" w15:done="0"/>
  <w15:commentEx w15:paraId="1EC5404E" w15:paraIdParent="6F261ACF" w15:done="0"/>
  <w15:commentEx w15:paraId="62CF05F8" w15:done="0"/>
  <w15:commentEx w15:paraId="4F5D2BA9" w15:paraIdParent="62CF05F8" w15:done="0"/>
  <w15:commentEx w15:paraId="16A0C687" w15:done="1"/>
  <w15:commentEx w15:paraId="2E277C0D" w15:done="1"/>
  <w15:commentEx w15:paraId="46636B97" w15:done="1"/>
  <w15:commentEx w15:paraId="44CB897E" w15:done="0"/>
  <w15:commentEx w15:paraId="6DDBC369" w15:done="0"/>
  <w15:commentEx w15:paraId="195757EF" w15:done="1"/>
  <w15:commentEx w15:paraId="7865A398" w15:paraIdParent="195757EF" w15:done="1"/>
  <w15:commentEx w15:paraId="7D9780AD" w15:paraIdParent="195757EF" w15:done="1"/>
  <w15:commentEx w15:paraId="0E4399F4" w15:done="1"/>
  <w15:commentEx w15:paraId="7EAF8E4B" w15:done="0"/>
  <w15:commentEx w15:paraId="4051088D" w15:paraIdParent="7EAF8E4B" w15:done="0"/>
  <w15:commentEx w15:paraId="1EB507A8" w15:done="1"/>
  <w15:commentEx w15:paraId="4A8AA41C" w15:done="0"/>
  <w15:commentEx w15:paraId="5B9D848A" w15:paraIdParent="4A8AA41C" w15:done="0"/>
  <w15:commentEx w15:paraId="5D0357D3" w15:done="1"/>
  <w15:commentEx w15:paraId="2E7BAF4E" w15:done="1"/>
  <w15:commentEx w15:paraId="2B687A78" w15:done="0"/>
  <w15:commentEx w15:paraId="43A3940F" w15:paraIdParent="2B687A78" w15:done="0"/>
  <w15:commentEx w15:paraId="7E35DC25" w15:paraIdParent="2B687A78" w15:done="0"/>
  <w15:commentEx w15:paraId="33A39588" w15:done="0"/>
  <w15:commentEx w15:paraId="747C1E73" w15:done="0"/>
  <w15:commentEx w15:paraId="4CC2945F" w15:done="0"/>
  <w15:commentEx w15:paraId="3205AFB2" w15:paraIdParent="4CC2945F" w15:done="0"/>
  <w15:commentEx w15:paraId="45BFB1E5" w15:done="1"/>
  <w15:commentEx w15:paraId="2023A633" w15:paraIdParent="45BFB1E5" w15:done="1"/>
  <w15:commentEx w15:paraId="3CB6FB97" w15:paraIdParent="45BFB1E5" w15:done="1"/>
  <w15:commentEx w15:paraId="01813EDA" w15:paraIdParent="45BFB1E5" w15:done="1"/>
  <w15:commentEx w15:paraId="7D2C57E0" w15:done="1"/>
  <w15:commentEx w15:paraId="6E62E6F0" w15:done="1"/>
  <w15:commentEx w15:paraId="5BCA6C45" w15:paraIdParent="6E62E6F0" w15:done="1"/>
  <w15:commentEx w15:paraId="1BA04D87" w15:done="1"/>
  <w15:commentEx w15:paraId="54E4B18B" w15:done="0"/>
  <w15:commentEx w15:paraId="5988661F" w15:done="0"/>
  <w15:commentEx w15:paraId="1ACC21AE" w15:paraIdParent="598866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E7767E" w16cex:dateUtc="2025-09-08T07:44:00Z"/>
  <w16cex:commentExtensible w16cex:durableId="1A78898A" w16cex:dateUtc="2025-09-08T07:50:00Z"/>
  <w16cex:commentExtensible w16cex:durableId="1E1DF74E" w16cex:dateUtc="2025-09-08T07:49:00Z"/>
  <w16cex:commentExtensible w16cex:durableId="07937D0E" w16cex:dateUtc="2025-09-08T07:52:00Z"/>
  <w16cex:commentExtensible w16cex:durableId="73E9471B" w16cex:dateUtc="2025-09-08T07:54:00Z"/>
  <w16cex:commentExtensible w16cex:durableId="0FA37187" w16cex:dateUtc="2025-09-08T07:58:00Z"/>
  <w16cex:commentExtensible w16cex:durableId="49CC0EB6" w16cex:dateUtc="2025-09-08T08:03:00Z"/>
  <w16cex:commentExtensible w16cex:durableId="1B283754" w16cex:dateUtc="2025-09-08T08:04:00Z"/>
  <w16cex:commentExtensible w16cex:durableId="2B976D92" w16cex:dateUtc="2025-09-08T08:08:00Z"/>
  <w16cex:commentExtensible w16cex:durableId="27E7CDAD" w16cex:dateUtc="2025-09-08T08:11:00Z"/>
  <w16cex:commentExtensible w16cex:durableId="4ED98E00" w16cex:dateUtc="2025-09-10T22:12:00Z"/>
  <w16cex:commentExtensible w16cex:durableId="2C84E362" w16cex:dateUtc="2025-09-08T08:05:00Z"/>
  <w16cex:commentExtensible w16cex:durableId="35DB53B7" w16cex:dateUtc="2025-09-08T08:05:00Z"/>
  <w16cex:commentExtensible w16cex:durableId="314E5521" w16cex:dateUtc="2025-09-08T08:19:00Z"/>
  <w16cex:commentExtensible w16cex:durableId="44C34B2D" w16cex:dateUtc="2025-09-08T08:14:00Z"/>
  <w16cex:commentExtensible w16cex:durableId="5DB7DF2C" w16cex:dateUtc="2025-09-12T16:05:00Z"/>
  <w16cex:commentExtensible w16cex:durableId="5AE17C4C" w16cex:dateUtc="2025-09-08T08:21:00Z"/>
  <w16cex:commentExtensible w16cex:durableId="04E81D85" w16cex:dateUtc="2025-09-10T22:16:00Z"/>
  <w16cex:commentExtensible w16cex:durableId="14F16F4E" w16cex:dateUtc="2025-09-10T22:21:00Z"/>
  <w16cex:commentExtensible w16cex:durableId="726DA8A3" w16cex:dateUtc="2025-09-08T08:05:00Z"/>
  <w16cex:commentExtensible w16cex:durableId="04F31B4E" w16cex:dateUtc="2025-09-08T08:24:00Z"/>
  <w16cex:commentExtensible w16cex:durableId="44C345B6" w16cex:dateUtc="2025-09-10T22:28:00Z"/>
  <w16cex:commentExtensible w16cex:durableId="5826DE71" w16cex:dateUtc="2025-09-08T08:27:00Z"/>
  <w16cex:commentExtensible w16cex:durableId="6FF74676" w16cex:dateUtc="2025-09-08T08:28:00Z"/>
  <w16cex:commentExtensible w16cex:durableId="2A6B947D" w16cex:dateUtc="2025-09-08T08:30:00Z"/>
  <w16cex:commentExtensible w16cex:durableId="0F7622F5" w16cex:dateUtc="2025-09-08T08:32:00Z"/>
  <w16cex:commentExtensible w16cex:durableId="40644F70" w16cex:dateUtc="2025-09-10T22:48:00Z"/>
  <w16cex:commentExtensible w16cex:durableId="19BC337D" w16cex:dateUtc="2025-09-08T08:34:00Z"/>
  <w16cex:commentExtensible w16cex:durableId="43220B18" w16cex:dateUtc="2025-09-10T22:38:00Z"/>
  <w16cex:commentExtensible w16cex:durableId="61F6DE55" w16cex:dateUtc="2025-09-10T22:41:00Z"/>
  <w16cex:commentExtensible w16cex:durableId="4C3F638E" w16cex:dateUtc="2025-09-08T08:43:00Z"/>
  <w16cex:commentExtensible w16cex:durableId="6942A590" w16cex:dateUtc="2025-09-08T08:44:00Z"/>
  <w16cex:commentExtensible w16cex:durableId="2A42451A" w16cex:dateUtc="2025-09-08T08:39:00Z"/>
  <w16cex:commentExtensible w16cex:durableId="684D574F" w16cex:dateUtc="2025-09-10T22:49:00Z"/>
  <w16cex:commentExtensible w16cex:durableId="4C4065E0" w16cex:dateUtc="2025-09-12T16:13:00Z"/>
  <w16cex:commentExtensible w16cex:durableId="3BED1CD6" w16cex:dateUtc="2025-09-12T16:16:00Z"/>
  <w16cex:commentExtensible w16cex:durableId="74A17840" w16cex:dateUtc="2025-09-12T16:23:00Z"/>
  <w16cex:commentExtensible w16cex:durableId="51EC428A" w16cex:dateUtc="2025-09-12T16:24:00Z"/>
  <w16cex:commentExtensible w16cex:durableId="44C554FD" w16cex:dateUtc="2025-09-08T08:05:00Z"/>
  <w16cex:commentExtensible w16cex:durableId="19827409" w16cex:dateUtc="2025-09-10T22:45:00Z"/>
  <w16cex:commentExtensible w16cex:durableId="762D948C" w16cex:dateUtc="2025-09-10T22:51:00Z"/>
  <w16cex:commentExtensible w16cex:durableId="479E310D" w16cex:dateUtc="2025-09-08T08:05:00Z"/>
  <w16cex:commentExtensible w16cex:durableId="34782A45" w16cex:dateUtc="2025-09-08T09:08:00Z"/>
  <w16cex:commentExtensible w16cex:durableId="2A772C64" w16cex:dateUtc="2025-09-08T09:10:00Z"/>
  <w16cex:commentExtensible w16cex:durableId="42684737" w16cex:dateUtc="2025-09-08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19421B" w16cid:durableId="63E7767E"/>
  <w16cid:commentId w16cid:paraId="51150D6A" w16cid:durableId="1A78898A"/>
  <w16cid:commentId w16cid:paraId="74D026D4" w16cid:durableId="1E1DF74E"/>
  <w16cid:commentId w16cid:paraId="3DF8E104" w16cid:durableId="07937D0E"/>
  <w16cid:commentId w16cid:paraId="28E01F07" w16cid:durableId="73E9471B"/>
  <w16cid:commentId w16cid:paraId="1CFD5E46" w16cid:durableId="0FA37187"/>
  <w16cid:commentId w16cid:paraId="6F261ACF" w16cid:durableId="49CC0EB6"/>
  <w16cid:commentId w16cid:paraId="6436DEFE" w16cid:durableId="1B283754"/>
  <w16cid:commentId w16cid:paraId="1EC5404E" w16cid:durableId="2B976D92"/>
  <w16cid:commentId w16cid:paraId="62CF05F8" w16cid:durableId="27E7CDAD"/>
  <w16cid:commentId w16cid:paraId="4F5D2BA9" w16cid:durableId="4ED98E00"/>
  <w16cid:commentId w16cid:paraId="16A0C687" w16cid:durableId="2C84E362"/>
  <w16cid:commentId w16cid:paraId="2E277C0D" w16cid:durableId="35DB53B7"/>
  <w16cid:commentId w16cid:paraId="46636B97" w16cid:durableId="314E5521"/>
  <w16cid:commentId w16cid:paraId="44CB897E" w16cid:durableId="44C34B2D"/>
  <w16cid:commentId w16cid:paraId="6DDBC369" w16cid:durableId="5DB7DF2C"/>
  <w16cid:commentId w16cid:paraId="195757EF" w16cid:durableId="5AE17C4C"/>
  <w16cid:commentId w16cid:paraId="7865A398" w16cid:durableId="04E81D85"/>
  <w16cid:commentId w16cid:paraId="7D9780AD" w16cid:durableId="14F16F4E"/>
  <w16cid:commentId w16cid:paraId="0E4399F4" w16cid:durableId="726DA8A3"/>
  <w16cid:commentId w16cid:paraId="7EAF8E4B" w16cid:durableId="04F31B4E"/>
  <w16cid:commentId w16cid:paraId="4051088D" w16cid:durableId="44C345B6"/>
  <w16cid:commentId w16cid:paraId="1EB507A8" w16cid:durableId="5826DE71"/>
  <w16cid:commentId w16cid:paraId="4A8AA41C" w16cid:durableId="6FF74676"/>
  <w16cid:commentId w16cid:paraId="5B9D848A" w16cid:durableId="2A6B947D"/>
  <w16cid:commentId w16cid:paraId="5D0357D3" w16cid:durableId="0F7622F5"/>
  <w16cid:commentId w16cid:paraId="2E7BAF4E" w16cid:durableId="40644F70"/>
  <w16cid:commentId w16cid:paraId="2B687A78" w16cid:durableId="19BC337D"/>
  <w16cid:commentId w16cid:paraId="43A3940F" w16cid:durableId="43220B18"/>
  <w16cid:commentId w16cid:paraId="7E35DC25" w16cid:durableId="61F6DE55"/>
  <w16cid:commentId w16cid:paraId="33A39588" w16cid:durableId="4C3F638E"/>
  <w16cid:commentId w16cid:paraId="747C1E73" w16cid:durableId="6942A590"/>
  <w16cid:commentId w16cid:paraId="4CC2945F" w16cid:durableId="2A42451A"/>
  <w16cid:commentId w16cid:paraId="3205AFB2" w16cid:durableId="684D574F"/>
  <w16cid:commentId w16cid:paraId="45BFB1E5" w16cid:durableId="4C4065E0"/>
  <w16cid:commentId w16cid:paraId="2023A633" w16cid:durableId="3BED1CD6"/>
  <w16cid:commentId w16cid:paraId="3CB6FB97" w16cid:durableId="74A17840"/>
  <w16cid:commentId w16cid:paraId="01813EDA" w16cid:durableId="51EC428A"/>
  <w16cid:commentId w16cid:paraId="7D2C57E0" w16cid:durableId="44C554FD"/>
  <w16cid:commentId w16cid:paraId="6E62E6F0" w16cid:durableId="19827409"/>
  <w16cid:commentId w16cid:paraId="5BCA6C45" w16cid:durableId="762D948C"/>
  <w16cid:commentId w16cid:paraId="1BA04D87" w16cid:durableId="479E310D"/>
  <w16cid:commentId w16cid:paraId="54E4B18B" w16cid:durableId="34782A45"/>
  <w16cid:commentId w16cid:paraId="5988661F" w16cid:durableId="2A772C64"/>
  <w16cid:commentId w16cid:paraId="1ACC21AE" w16cid:durableId="426847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FFE0B" w14:textId="77777777" w:rsidR="003A7A53" w:rsidRDefault="003A7A53" w:rsidP="00034E63">
      <w:pPr>
        <w:spacing w:after="0" w:line="240" w:lineRule="auto"/>
      </w:pPr>
      <w:r>
        <w:separator/>
      </w:r>
    </w:p>
  </w:endnote>
  <w:endnote w:type="continuationSeparator" w:id="0">
    <w:p w14:paraId="77CD48BB" w14:textId="77777777" w:rsidR="003A7A53" w:rsidRDefault="003A7A53" w:rsidP="0003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2E14A" w14:textId="77777777" w:rsidR="003A7A53" w:rsidRDefault="003A7A53" w:rsidP="00034E63">
      <w:pPr>
        <w:spacing w:after="0" w:line="240" w:lineRule="auto"/>
      </w:pPr>
      <w:r>
        <w:separator/>
      </w:r>
    </w:p>
  </w:footnote>
  <w:footnote w:type="continuationSeparator" w:id="0">
    <w:p w14:paraId="54447EC7" w14:textId="77777777" w:rsidR="003A7A53" w:rsidRDefault="003A7A53" w:rsidP="00034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605268"/>
    <w:multiLevelType w:val="hybridMultilevel"/>
    <w:tmpl w:val="1A44283A"/>
    <w:lvl w:ilvl="0" w:tplc="5B9275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8"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9"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9"/>
  </w:num>
  <w:num w:numId="4" w16cid:durableId="130559295">
    <w:abstractNumId w:val="3"/>
  </w:num>
  <w:num w:numId="5" w16cid:durableId="288124385">
    <w:abstractNumId w:val="2"/>
  </w:num>
  <w:num w:numId="6" w16cid:durableId="935405534">
    <w:abstractNumId w:val="8"/>
  </w:num>
  <w:num w:numId="7" w16cid:durableId="582031064">
    <w:abstractNumId w:val="4"/>
  </w:num>
  <w:num w:numId="8" w16cid:durableId="1965309936">
    <w:abstractNumId w:val="1"/>
  </w:num>
  <w:num w:numId="9" w16cid:durableId="2116511193">
    <w:abstractNumId w:val="7"/>
  </w:num>
  <w:num w:numId="10" w16cid:durableId="150779014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Maclean">
    <w15:presenceInfo w15:providerId="AD" w15:userId="S::zool0780@ox.ac.uk::f34957f1-43a2-4b2d-aaa8-8b74445a2337"/>
  </w15:person>
  <w15:person w15:author="Samuel Greenrod">
    <w15:presenceInfo w15:providerId="Windows Live" w15:userId="f4bf26eb60abab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5C5A"/>
    <w:rsid w:val="00010222"/>
    <w:rsid w:val="00014CD6"/>
    <w:rsid w:val="00020DB8"/>
    <w:rsid w:val="000259FD"/>
    <w:rsid w:val="000303E6"/>
    <w:rsid w:val="00034E63"/>
    <w:rsid w:val="00044539"/>
    <w:rsid w:val="00053974"/>
    <w:rsid w:val="00057F49"/>
    <w:rsid w:val="00066540"/>
    <w:rsid w:val="00075842"/>
    <w:rsid w:val="0009336C"/>
    <w:rsid w:val="00093FA2"/>
    <w:rsid w:val="000A5812"/>
    <w:rsid w:val="000C090B"/>
    <w:rsid w:val="000C5BA6"/>
    <w:rsid w:val="000D3A8C"/>
    <w:rsid w:val="000E333B"/>
    <w:rsid w:val="000E7150"/>
    <w:rsid w:val="00102EE8"/>
    <w:rsid w:val="00106FC4"/>
    <w:rsid w:val="00114706"/>
    <w:rsid w:val="00123C62"/>
    <w:rsid w:val="001346AE"/>
    <w:rsid w:val="00142891"/>
    <w:rsid w:val="00143998"/>
    <w:rsid w:val="00146F76"/>
    <w:rsid w:val="0017221E"/>
    <w:rsid w:val="0017777B"/>
    <w:rsid w:val="0018010A"/>
    <w:rsid w:val="001913BF"/>
    <w:rsid w:val="001940B6"/>
    <w:rsid w:val="001A4E56"/>
    <w:rsid w:val="001A59F6"/>
    <w:rsid w:val="001B1D66"/>
    <w:rsid w:val="001B3010"/>
    <w:rsid w:val="001B3986"/>
    <w:rsid w:val="001C030C"/>
    <w:rsid w:val="001D1479"/>
    <w:rsid w:val="001E065A"/>
    <w:rsid w:val="001F0C10"/>
    <w:rsid w:val="001F56F5"/>
    <w:rsid w:val="002057E9"/>
    <w:rsid w:val="00217AEB"/>
    <w:rsid w:val="002231F8"/>
    <w:rsid w:val="00232F27"/>
    <w:rsid w:val="0024609A"/>
    <w:rsid w:val="0025290F"/>
    <w:rsid w:val="002536E6"/>
    <w:rsid w:val="00255337"/>
    <w:rsid w:val="002561E1"/>
    <w:rsid w:val="002565F8"/>
    <w:rsid w:val="002569D0"/>
    <w:rsid w:val="00272DB1"/>
    <w:rsid w:val="00275E12"/>
    <w:rsid w:val="002813BE"/>
    <w:rsid w:val="00290E79"/>
    <w:rsid w:val="00291CB0"/>
    <w:rsid w:val="002A41A8"/>
    <w:rsid w:val="002A5B8B"/>
    <w:rsid w:val="002B001F"/>
    <w:rsid w:val="002B0E7A"/>
    <w:rsid w:val="002B301D"/>
    <w:rsid w:val="002B495C"/>
    <w:rsid w:val="002B7865"/>
    <w:rsid w:val="002C0D74"/>
    <w:rsid w:val="002C21A2"/>
    <w:rsid w:val="002D44C9"/>
    <w:rsid w:val="002D669D"/>
    <w:rsid w:val="002D773A"/>
    <w:rsid w:val="002E11B9"/>
    <w:rsid w:val="002E46D7"/>
    <w:rsid w:val="002F2C98"/>
    <w:rsid w:val="00300FB9"/>
    <w:rsid w:val="003018D1"/>
    <w:rsid w:val="00325B0C"/>
    <w:rsid w:val="00330015"/>
    <w:rsid w:val="003379BE"/>
    <w:rsid w:val="00337AF5"/>
    <w:rsid w:val="00361909"/>
    <w:rsid w:val="003657C3"/>
    <w:rsid w:val="003800EF"/>
    <w:rsid w:val="0038605F"/>
    <w:rsid w:val="00397F03"/>
    <w:rsid w:val="003A2BFD"/>
    <w:rsid w:val="003A7A53"/>
    <w:rsid w:val="003B12BB"/>
    <w:rsid w:val="003B1C22"/>
    <w:rsid w:val="003B1D61"/>
    <w:rsid w:val="003B65A4"/>
    <w:rsid w:val="003C03C2"/>
    <w:rsid w:val="003D2971"/>
    <w:rsid w:val="003E0B8A"/>
    <w:rsid w:val="003E3456"/>
    <w:rsid w:val="003E468C"/>
    <w:rsid w:val="003F1BE1"/>
    <w:rsid w:val="003F6AF5"/>
    <w:rsid w:val="003F6D0D"/>
    <w:rsid w:val="00400BB4"/>
    <w:rsid w:val="0041000C"/>
    <w:rsid w:val="00420A26"/>
    <w:rsid w:val="00425931"/>
    <w:rsid w:val="00433C4E"/>
    <w:rsid w:val="00440B32"/>
    <w:rsid w:val="00441F88"/>
    <w:rsid w:val="004435B2"/>
    <w:rsid w:val="0044474A"/>
    <w:rsid w:val="004504FA"/>
    <w:rsid w:val="00474F4F"/>
    <w:rsid w:val="00476A54"/>
    <w:rsid w:val="00481C5B"/>
    <w:rsid w:val="00490C68"/>
    <w:rsid w:val="004958A4"/>
    <w:rsid w:val="004A3854"/>
    <w:rsid w:val="004A626F"/>
    <w:rsid w:val="004B55A0"/>
    <w:rsid w:val="004D1291"/>
    <w:rsid w:val="004D77F2"/>
    <w:rsid w:val="004E6882"/>
    <w:rsid w:val="004F26A0"/>
    <w:rsid w:val="005000C1"/>
    <w:rsid w:val="0051210B"/>
    <w:rsid w:val="005259B8"/>
    <w:rsid w:val="00544562"/>
    <w:rsid w:val="00547F57"/>
    <w:rsid w:val="00570068"/>
    <w:rsid w:val="00576393"/>
    <w:rsid w:val="005769DE"/>
    <w:rsid w:val="00594365"/>
    <w:rsid w:val="005A36E6"/>
    <w:rsid w:val="005A5AEB"/>
    <w:rsid w:val="005A73B6"/>
    <w:rsid w:val="005B18CE"/>
    <w:rsid w:val="005B1C68"/>
    <w:rsid w:val="005B5068"/>
    <w:rsid w:val="005B677E"/>
    <w:rsid w:val="005D1C2C"/>
    <w:rsid w:val="005D782B"/>
    <w:rsid w:val="005E5A28"/>
    <w:rsid w:val="005E6365"/>
    <w:rsid w:val="00600907"/>
    <w:rsid w:val="0060503B"/>
    <w:rsid w:val="006167AD"/>
    <w:rsid w:val="00626613"/>
    <w:rsid w:val="00631797"/>
    <w:rsid w:val="0063526D"/>
    <w:rsid w:val="00637780"/>
    <w:rsid w:val="0063787C"/>
    <w:rsid w:val="006405CA"/>
    <w:rsid w:val="00647ECA"/>
    <w:rsid w:val="00651670"/>
    <w:rsid w:val="00660686"/>
    <w:rsid w:val="006606A0"/>
    <w:rsid w:val="00667EBF"/>
    <w:rsid w:val="00685CF6"/>
    <w:rsid w:val="006956DF"/>
    <w:rsid w:val="006A1726"/>
    <w:rsid w:val="006A2344"/>
    <w:rsid w:val="006A28C9"/>
    <w:rsid w:val="006A7ABD"/>
    <w:rsid w:val="006B390A"/>
    <w:rsid w:val="006C7B57"/>
    <w:rsid w:val="006D3B2E"/>
    <w:rsid w:val="006D5FE8"/>
    <w:rsid w:val="006E404A"/>
    <w:rsid w:val="006E5451"/>
    <w:rsid w:val="006F55C8"/>
    <w:rsid w:val="006F69CE"/>
    <w:rsid w:val="0071204D"/>
    <w:rsid w:val="00715B65"/>
    <w:rsid w:val="00721043"/>
    <w:rsid w:val="00721BAA"/>
    <w:rsid w:val="007245D5"/>
    <w:rsid w:val="00733904"/>
    <w:rsid w:val="007349F2"/>
    <w:rsid w:val="00747A2A"/>
    <w:rsid w:val="00750BA0"/>
    <w:rsid w:val="00756BF1"/>
    <w:rsid w:val="007723C7"/>
    <w:rsid w:val="00790182"/>
    <w:rsid w:val="0079377F"/>
    <w:rsid w:val="007959D9"/>
    <w:rsid w:val="007A4F4F"/>
    <w:rsid w:val="007A65BB"/>
    <w:rsid w:val="007B2C90"/>
    <w:rsid w:val="007B38E1"/>
    <w:rsid w:val="007D1010"/>
    <w:rsid w:val="007D1988"/>
    <w:rsid w:val="007D5141"/>
    <w:rsid w:val="007E3CE2"/>
    <w:rsid w:val="007E6654"/>
    <w:rsid w:val="0081359D"/>
    <w:rsid w:val="00815C2C"/>
    <w:rsid w:val="0082438A"/>
    <w:rsid w:val="00824BEF"/>
    <w:rsid w:val="0083333C"/>
    <w:rsid w:val="0084092A"/>
    <w:rsid w:val="008445EE"/>
    <w:rsid w:val="00845CCB"/>
    <w:rsid w:val="008502D9"/>
    <w:rsid w:val="00854239"/>
    <w:rsid w:val="00854468"/>
    <w:rsid w:val="0085774F"/>
    <w:rsid w:val="008642AD"/>
    <w:rsid w:val="00867AF3"/>
    <w:rsid w:val="008855F2"/>
    <w:rsid w:val="00887695"/>
    <w:rsid w:val="008879ED"/>
    <w:rsid w:val="00892861"/>
    <w:rsid w:val="008A363D"/>
    <w:rsid w:val="008A38DD"/>
    <w:rsid w:val="008A4FC9"/>
    <w:rsid w:val="008B1A92"/>
    <w:rsid w:val="008B57C9"/>
    <w:rsid w:val="008D0B14"/>
    <w:rsid w:val="008D5A1A"/>
    <w:rsid w:val="008E2355"/>
    <w:rsid w:val="008E3E22"/>
    <w:rsid w:val="008E5DCE"/>
    <w:rsid w:val="008E73D0"/>
    <w:rsid w:val="008F3BDE"/>
    <w:rsid w:val="008F3FC8"/>
    <w:rsid w:val="008F752D"/>
    <w:rsid w:val="00903D28"/>
    <w:rsid w:val="00914574"/>
    <w:rsid w:val="00924740"/>
    <w:rsid w:val="00926F68"/>
    <w:rsid w:val="00931818"/>
    <w:rsid w:val="00935F28"/>
    <w:rsid w:val="00947B22"/>
    <w:rsid w:val="00952875"/>
    <w:rsid w:val="00970ABF"/>
    <w:rsid w:val="009710D1"/>
    <w:rsid w:val="00980930"/>
    <w:rsid w:val="00984787"/>
    <w:rsid w:val="0099212E"/>
    <w:rsid w:val="00995950"/>
    <w:rsid w:val="009969DF"/>
    <w:rsid w:val="009D1DAB"/>
    <w:rsid w:val="009D4B52"/>
    <w:rsid w:val="009E7B92"/>
    <w:rsid w:val="009F019B"/>
    <w:rsid w:val="00A02CB2"/>
    <w:rsid w:val="00A13ABE"/>
    <w:rsid w:val="00A23224"/>
    <w:rsid w:val="00A35B4C"/>
    <w:rsid w:val="00A4223F"/>
    <w:rsid w:val="00A45D1B"/>
    <w:rsid w:val="00A464C4"/>
    <w:rsid w:val="00A4788D"/>
    <w:rsid w:val="00A50003"/>
    <w:rsid w:val="00A51BE9"/>
    <w:rsid w:val="00A53C9D"/>
    <w:rsid w:val="00A5436B"/>
    <w:rsid w:val="00A724DC"/>
    <w:rsid w:val="00A87E6A"/>
    <w:rsid w:val="00A97B71"/>
    <w:rsid w:val="00AA120E"/>
    <w:rsid w:val="00AA3F9A"/>
    <w:rsid w:val="00AA64BE"/>
    <w:rsid w:val="00AA78E0"/>
    <w:rsid w:val="00AB4535"/>
    <w:rsid w:val="00AC2555"/>
    <w:rsid w:val="00AD4206"/>
    <w:rsid w:val="00AD6B92"/>
    <w:rsid w:val="00AE115F"/>
    <w:rsid w:val="00AE616A"/>
    <w:rsid w:val="00AF0DB2"/>
    <w:rsid w:val="00AF35F0"/>
    <w:rsid w:val="00B015E7"/>
    <w:rsid w:val="00B0590E"/>
    <w:rsid w:val="00B06A9D"/>
    <w:rsid w:val="00B11EC2"/>
    <w:rsid w:val="00B16D3A"/>
    <w:rsid w:val="00B235B4"/>
    <w:rsid w:val="00B23E10"/>
    <w:rsid w:val="00B26E06"/>
    <w:rsid w:val="00B301B5"/>
    <w:rsid w:val="00B3261E"/>
    <w:rsid w:val="00B32ECD"/>
    <w:rsid w:val="00B33097"/>
    <w:rsid w:val="00B33C90"/>
    <w:rsid w:val="00B66030"/>
    <w:rsid w:val="00B77C75"/>
    <w:rsid w:val="00B86957"/>
    <w:rsid w:val="00B915F7"/>
    <w:rsid w:val="00B91FE0"/>
    <w:rsid w:val="00BA2A4A"/>
    <w:rsid w:val="00BA76CB"/>
    <w:rsid w:val="00BB070C"/>
    <w:rsid w:val="00BB1343"/>
    <w:rsid w:val="00BB45FC"/>
    <w:rsid w:val="00BC2890"/>
    <w:rsid w:val="00BC6355"/>
    <w:rsid w:val="00BD0AC3"/>
    <w:rsid w:val="00BE00F4"/>
    <w:rsid w:val="00BE7EAB"/>
    <w:rsid w:val="00BF29E6"/>
    <w:rsid w:val="00C11700"/>
    <w:rsid w:val="00C163C3"/>
    <w:rsid w:val="00C27692"/>
    <w:rsid w:val="00C3793D"/>
    <w:rsid w:val="00C41526"/>
    <w:rsid w:val="00C547AC"/>
    <w:rsid w:val="00C55183"/>
    <w:rsid w:val="00C651A9"/>
    <w:rsid w:val="00C74CD8"/>
    <w:rsid w:val="00C754E8"/>
    <w:rsid w:val="00C76986"/>
    <w:rsid w:val="00C81F90"/>
    <w:rsid w:val="00C9203C"/>
    <w:rsid w:val="00C9386F"/>
    <w:rsid w:val="00CA0080"/>
    <w:rsid w:val="00CA2DED"/>
    <w:rsid w:val="00CA3581"/>
    <w:rsid w:val="00CA5768"/>
    <w:rsid w:val="00CA6691"/>
    <w:rsid w:val="00CB67BF"/>
    <w:rsid w:val="00CB6F1F"/>
    <w:rsid w:val="00CC2D1B"/>
    <w:rsid w:val="00CC2E3A"/>
    <w:rsid w:val="00CC3445"/>
    <w:rsid w:val="00CD1438"/>
    <w:rsid w:val="00CD4A82"/>
    <w:rsid w:val="00CE2532"/>
    <w:rsid w:val="00CE5B02"/>
    <w:rsid w:val="00CE5B13"/>
    <w:rsid w:val="00D11C25"/>
    <w:rsid w:val="00D22D32"/>
    <w:rsid w:val="00D30C11"/>
    <w:rsid w:val="00D3256E"/>
    <w:rsid w:val="00D36751"/>
    <w:rsid w:val="00D439B7"/>
    <w:rsid w:val="00D43A85"/>
    <w:rsid w:val="00D452E3"/>
    <w:rsid w:val="00D704B6"/>
    <w:rsid w:val="00D91646"/>
    <w:rsid w:val="00D918B8"/>
    <w:rsid w:val="00DA502E"/>
    <w:rsid w:val="00DB22A9"/>
    <w:rsid w:val="00DB63D4"/>
    <w:rsid w:val="00DC3FCC"/>
    <w:rsid w:val="00DC6590"/>
    <w:rsid w:val="00DD0CDB"/>
    <w:rsid w:val="00DD4821"/>
    <w:rsid w:val="00DE2AD1"/>
    <w:rsid w:val="00DE6705"/>
    <w:rsid w:val="00DF2B3B"/>
    <w:rsid w:val="00E00527"/>
    <w:rsid w:val="00E0456A"/>
    <w:rsid w:val="00E129B7"/>
    <w:rsid w:val="00E24081"/>
    <w:rsid w:val="00E2614D"/>
    <w:rsid w:val="00E31899"/>
    <w:rsid w:val="00E32992"/>
    <w:rsid w:val="00E34892"/>
    <w:rsid w:val="00E3506E"/>
    <w:rsid w:val="00E46620"/>
    <w:rsid w:val="00E522FB"/>
    <w:rsid w:val="00E52548"/>
    <w:rsid w:val="00E62B76"/>
    <w:rsid w:val="00E64371"/>
    <w:rsid w:val="00E75B40"/>
    <w:rsid w:val="00E83FE1"/>
    <w:rsid w:val="00EA3E7E"/>
    <w:rsid w:val="00EB091C"/>
    <w:rsid w:val="00EB3489"/>
    <w:rsid w:val="00EC431D"/>
    <w:rsid w:val="00EC4F87"/>
    <w:rsid w:val="00EC54EC"/>
    <w:rsid w:val="00EE18CE"/>
    <w:rsid w:val="00EF77C5"/>
    <w:rsid w:val="00F06954"/>
    <w:rsid w:val="00F06A68"/>
    <w:rsid w:val="00F07F61"/>
    <w:rsid w:val="00F1614A"/>
    <w:rsid w:val="00F25939"/>
    <w:rsid w:val="00F32BD7"/>
    <w:rsid w:val="00F42F85"/>
    <w:rsid w:val="00F47B99"/>
    <w:rsid w:val="00F72FD0"/>
    <w:rsid w:val="00F73687"/>
    <w:rsid w:val="00F750C4"/>
    <w:rsid w:val="00F77CC8"/>
    <w:rsid w:val="00F8006A"/>
    <w:rsid w:val="00F82D2A"/>
    <w:rsid w:val="00F831DF"/>
    <w:rsid w:val="00F979B5"/>
    <w:rsid w:val="00FA0CD1"/>
    <w:rsid w:val="00FA3760"/>
    <w:rsid w:val="00FA3F24"/>
    <w:rsid w:val="00FB604C"/>
    <w:rsid w:val="00FB7270"/>
    <w:rsid w:val="00FC0E11"/>
    <w:rsid w:val="00FD40E2"/>
    <w:rsid w:val="00FD41CB"/>
    <w:rsid w:val="00FD7B82"/>
    <w:rsid w:val="00FE5440"/>
    <w:rsid w:val="00FE759E"/>
    <w:rsid w:val="00FF62E6"/>
    <w:rsid w:val="00FF6C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0AC6A56E-BA17-44A7-ABC1-47E1FA994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 w:type="paragraph" w:styleId="Revision">
    <w:name w:val="Revision"/>
    <w:hidden/>
    <w:uiPriority w:val="99"/>
    <w:semiHidden/>
    <w:rsid w:val="007E6654"/>
    <w:pPr>
      <w:spacing w:after="0" w:line="240" w:lineRule="auto"/>
    </w:pPr>
  </w:style>
  <w:style w:type="character" w:customStyle="1" w:styleId="apple-converted-space">
    <w:name w:val="apple-converted-space"/>
    <w:basedOn w:val="DefaultParagraphFont"/>
    <w:rsid w:val="001D1479"/>
  </w:style>
  <w:style w:type="character" w:customStyle="1" w:styleId="en-link-text">
    <w:name w:val="en-link-text"/>
    <w:basedOn w:val="DefaultParagraphFont"/>
    <w:rsid w:val="001D1479"/>
  </w:style>
  <w:style w:type="paragraph" w:styleId="Header">
    <w:name w:val="header"/>
    <w:basedOn w:val="Normal"/>
    <w:link w:val="HeaderChar"/>
    <w:uiPriority w:val="99"/>
    <w:unhideWhenUsed/>
    <w:rsid w:val="00034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E63"/>
  </w:style>
  <w:style w:type="paragraph" w:styleId="Footer">
    <w:name w:val="footer"/>
    <w:basedOn w:val="Normal"/>
    <w:link w:val="FooterChar"/>
    <w:uiPriority w:val="99"/>
    <w:unhideWhenUsed/>
    <w:rsid w:val="00034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E63"/>
  </w:style>
  <w:style w:type="character" w:styleId="PlaceholderText">
    <w:name w:val="Placeholder Text"/>
    <w:basedOn w:val="DefaultParagraphFont"/>
    <w:uiPriority w:val="99"/>
    <w:semiHidden/>
    <w:rsid w:val="007D51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yla.king@ubc.ca" TargetMode="External"/><Relationship Id="rId13" Type="http://schemas.openxmlformats.org/officeDocument/2006/relationships/hyperlink" Target="https://github.com/FelixKrueger/TrimGalore"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mailto:greenrodsam@gmail.com" TargetMode="External"/><Relationship Id="rId12" Type="http://schemas.microsoft.com/office/2018/08/relationships/commentsExtensible" Target="commentsExtensible.xml"/><Relationship Id="rId17" Type="http://schemas.openxmlformats.org/officeDocument/2006/relationships/hyperlink" Target="https://github.com/nanoporetech/medaka"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doi.org/10.5281/zenodo.15706447" TargetMode="External"/><Relationship Id="rId20" Type="http://schemas.openxmlformats.org/officeDocument/2006/relationships/image" Target="media/image3.png"/><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github.com/tseemann/shovill" TargetMode="External"/><Relationship Id="rId23" Type="http://schemas.openxmlformats.org/officeDocument/2006/relationships/image" Target="media/image6.png"/><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sourceforge.net/projects/bbmap/"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19</Pages>
  <Words>31334</Words>
  <Characters>178607</Characters>
  <Application>Microsoft Office Word</Application>
  <DocSecurity>0</DocSecurity>
  <Lines>1488</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6</cp:revision>
  <dcterms:created xsi:type="dcterms:W3CDTF">2025-09-12T22:20:00Z</dcterms:created>
  <dcterms:modified xsi:type="dcterms:W3CDTF">2025-09-13T00:29:00Z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id="dFG2Mrc5"/&gt;&lt;style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