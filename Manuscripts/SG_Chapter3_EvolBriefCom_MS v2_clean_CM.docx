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20F82E9C"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ins w:id="1" w:author="Craig Maclean" w:date="2025-09-08T08:43:00Z" w16du:dateUtc="2025-09-08T07:43:00Z">
        <w:r w:rsidR="00647ECA">
          <w:rPr>
            <w:b/>
            <w:bCs/>
            <w:sz w:val="24"/>
            <w:szCs w:val="24"/>
            <w:vertAlign w:val="superscript"/>
          </w:rPr>
          <w:t>,2</w:t>
        </w:r>
      </w:ins>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ins w:id="2" w:author="Craig Maclean" w:date="2025-09-08T08:43:00Z" w16du:dateUtc="2025-09-08T07:43:00Z">
        <w:r w:rsidR="00647ECA">
          <w:rPr>
            <w:b/>
            <w:bCs/>
            <w:sz w:val="24"/>
            <w:szCs w:val="24"/>
            <w:vertAlign w:val="superscript"/>
          </w:rPr>
          <w:t>3</w:t>
        </w:r>
      </w:ins>
      <w:del w:id="3" w:author="Craig Maclean" w:date="2025-09-08T08:43:00Z" w16du:dateUtc="2025-09-08T07:43:00Z">
        <w:r w:rsidDel="00647ECA">
          <w:rPr>
            <w:b/>
            <w:bCs/>
            <w:sz w:val="24"/>
            <w:szCs w:val="24"/>
            <w:vertAlign w:val="superscript"/>
          </w:rPr>
          <w:delText>2</w:delText>
        </w:r>
      </w:del>
      <w:r>
        <w:rPr>
          <w:b/>
          <w:bCs/>
          <w:sz w:val="24"/>
          <w:szCs w:val="24"/>
          <w:vertAlign w:val="superscript"/>
        </w:rPr>
        <w:t>,</w:t>
      </w:r>
      <w:ins w:id="4" w:author="Craig Maclean" w:date="2025-09-08T08:43:00Z" w16du:dateUtc="2025-09-08T07:43:00Z">
        <w:r w:rsidR="00647ECA">
          <w:rPr>
            <w:b/>
            <w:bCs/>
            <w:sz w:val="24"/>
            <w:szCs w:val="24"/>
            <w:vertAlign w:val="superscript"/>
          </w:rPr>
          <w:t>4</w:t>
        </w:r>
      </w:ins>
      <w:del w:id="5" w:author="Craig Maclean" w:date="2025-09-08T08:43:00Z" w16du:dateUtc="2025-09-08T07:43:00Z">
        <w:r w:rsidDel="00647ECA">
          <w:rPr>
            <w:b/>
            <w:bCs/>
            <w:sz w:val="24"/>
            <w:szCs w:val="24"/>
            <w:vertAlign w:val="superscript"/>
          </w:rPr>
          <w:delText>3</w:delText>
        </w:r>
      </w:del>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rPr>
          <w:ins w:id="6" w:author="Craig Maclean" w:date="2025-09-08T08:42:00Z" w16du:dateUtc="2025-09-08T07:42:00Z"/>
        </w:rPr>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ins w:id="7" w:author="Craig Maclean" w:date="2025-09-08T08:42:00Z" w16du:dateUtc="2025-09-08T07:42:00Z">
        <w:r>
          <w:rPr>
            <w:vertAlign w:val="superscript"/>
          </w:rPr>
          <w:t xml:space="preserve">2 </w:t>
        </w:r>
        <w:r>
          <w:t xml:space="preserve">All Souls College, </w:t>
        </w:r>
      </w:ins>
      <w:ins w:id="8" w:author="Craig Maclean" w:date="2025-09-08T08:43:00Z" w16du:dateUtc="2025-09-08T07:43:00Z">
        <w:r>
          <w:t>High Street, Oxford OX1 4AL, UK</w:t>
        </w:r>
      </w:ins>
    </w:p>
    <w:p w14:paraId="55E4706D" w14:textId="3EA476F5" w:rsidR="005B1C68" w:rsidRDefault="00647ECA" w:rsidP="005B1C68">
      <w:pPr>
        <w:widowControl w:val="0"/>
        <w:tabs>
          <w:tab w:val="left" w:pos="793"/>
        </w:tabs>
        <w:autoSpaceDE w:val="0"/>
        <w:autoSpaceDN w:val="0"/>
        <w:spacing w:before="126" w:after="0" w:line="240" w:lineRule="auto"/>
      </w:pPr>
      <w:ins w:id="9" w:author="Craig Maclean" w:date="2025-09-08T08:42:00Z" w16du:dateUtc="2025-09-08T07:42:00Z">
        <w:r>
          <w:rPr>
            <w:position w:val="7"/>
            <w:vertAlign w:val="superscript"/>
          </w:rPr>
          <w:t>3</w:t>
        </w:r>
      </w:ins>
      <w:del w:id="10" w:author="Craig Maclean" w:date="2025-09-08T08:42:00Z" w16du:dateUtc="2025-09-08T07:42:00Z">
        <w:r w:rsidR="005B1C68" w:rsidRPr="00C45599" w:rsidDel="00647ECA">
          <w:rPr>
            <w:position w:val="7"/>
            <w:vertAlign w:val="superscript"/>
          </w:rPr>
          <w:delText>2</w:delText>
        </w:r>
      </w:del>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56288223" w:rsidR="005B1C68" w:rsidRPr="00BD1E52" w:rsidRDefault="00647ECA" w:rsidP="005B1C68">
      <w:pPr>
        <w:widowControl w:val="0"/>
        <w:tabs>
          <w:tab w:val="left" w:pos="793"/>
        </w:tabs>
        <w:autoSpaceDE w:val="0"/>
        <w:autoSpaceDN w:val="0"/>
        <w:spacing w:before="126" w:after="0" w:line="240" w:lineRule="auto"/>
      </w:pPr>
      <w:ins w:id="11" w:author="Craig Maclean" w:date="2025-09-08T08:42:00Z" w16du:dateUtc="2025-09-08T07:42:00Z">
        <w:r>
          <w:rPr>
            <w:vertAlign w:val="superscript"/>
          </w:rPr>
          <w:t>4</w:t>
        </w:r>
      </w:ins>
      <w:del w:id="12" w:author="Craig Maclean" w:date="2025-09-08T08:42:00Z" w16du:dateUtc="2025-09-08T07:42:00Z">
        <w:r w:rsidR="005B1C68" w:rsidDel="00647ECA">
          <w:rPr>
            <w:vertAlign w:val="superscript"/>
          </w:rPr>
          <w:delText>3</w:delText>
        </w:r>
      </w:del>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D397588" w:rsidR="005B1C68" w:rsidRDefault="00E32992" w:rsidP="00232F27">
      <w:pPr>
        <w:jc w:val="both"/>
        <w:rPr>
          <w:sz w:val="24"/>
          <w:szCs w:val="24"/>
        </w:rPr>
      </w:pPr>
      <w:r>
        <w:rPr>
          <w:sz w:val="24"/>
          <w:szCs w:val="24"/>
        </w:rPr>
        <w:t xml:space="preserve">Thermal heterogeneity </w:t>
      </w:r>
      <w:r w:rsidR="00232F27" w:rsidRPr="00232F27">
        <w:rPr>
          <w:sz w:val="24"/>
          <w:szCs w:val="24"/>
        </w:rPr>
        <w:t xml:space="preserve">shapes evolutionary trajectories by </w:t>
      </w:r>
      <w:r>
        <w:rPr>
          <w:sz w:val="24"/>
          <w:szCs w:val="24"/>
        </w:rPr>
        <w:t xml:space="preserve">selecting for </w:t>
      </w:r>
      <w:del w:id="13" w:author="Samuel Greenrod" w:date="2025-09-12T14:23:00Z" w16du:dateUtc="2025-09-12T21:23:00Z">
        <w:r w:rsidDel="004958A4">
          <w:rPr>
            <w:sz w:val="24"/>
            <w:szCs w:val="24"/>
          </w:rPr>
          <w:delText xml:space="preserve">generalist </w:delText>
        </w:r>
      </w:del>
      <w:ins w:id="14" w:author="Samuel Greenrod" w:date="2025-09-12T14:23:00Z" w16du:dateUtc="2025-09-12T21:23:00Z">
        <w:r w:rsidR="004958A4">
          <w:rPr>
            <w:sz w:val="24"/>
            <w:szCs w:val="24"/>
          </w:rPr>
          <w:t>intermediat</w:t>
        </w:r>
      </w:ins>
      <w:ins w:id="15" w:author="Samuel Greenrod" w:date="2025-09-12T14:24:00Z" w16du:dateUtc="2025-09-12T21:24:00Z">
        <w:r w:rsidR="004958A4">
          <w:rPr>
            <w:sz w:val="24"/>
            <w:szCs w:val="24"/>
          </w:rPr>
          <w:t>e</w:t>
        </w:r>
      </w:ins>
      <w:ins w:id="16" w:author="Samuel Greenrod" w:date="2025-09-12T14:23:00Z" w16du:dateUtc="2025-09-12T21:23:00Z">
        <w:r w:rsidR="004958A4">
          <w:rPr>
            <w:sz w:val="24"/>
            <w:szCs w:val="24"/>
          </w:rPr>
          <w:t xml:space="preserve"> </w:t>
        </w:r>
      </w:ins>
      <w:r>
        <w:rPr>
          <w:sz w:val="24"/>
          <w:szCs w:val="24"/>
        </w:rPr>
        <w:t xml:space="preserve">phenotypes. </w:t>
      </w:r>
      <w:r w:rsidR="002057E9">
        <w:rPr>
          <w:sz w:val="24"/>
          <w:szCs w:val="24"/>
        </w:rPr>
        <w:t>Yet</w:t>
      </w:r>
      <w:r>
        <w:rPr>
          <w:sz w:val="24"/>
          <w:szCs w:val="24"/>
        </w:rPr>
        <w:t xml:space="preserve">, thermal </w:t>
      </w:r>
      <w:r w:rsidR="00F979B5">
        <w:rPr>
          <w:sz w:val="24"/>
          <w:szCs w:val="24"/>
        </w:rPr>
        <w:t>variation</w:t>
      </w:r>
      <w:r>
        <w:rPr>
          <w:sz w:val="24"/>
          <w:szCs w:val="24"/>
        </w:rPr>
        <w:t xml:space="preserve"> </w:t>
      </w:r>
      <w:r w:rsidR="002057E9">
        <w:rPr>
          <w:sz w:val="24"/>
          <w:szCs w:val="24"/>
        </w:rPr>
        <w:t>typically</w:t>
      </w:r>
      <w:r>
        <w:rPr>
          <w:sz w:val="24"/>
          <w:szCs w:val="24"/>
        </w:rPr>
        <w:t xml:space="preserve"> occurs in the presence of </w:t>
      </w:r>
      <w:r w:rsidR="00F979B5">
        <w:rPr>
          <w:sz w:val="24"/>
          <w:szCs w:val="24"/>
        </w:rPr>
        <w:t>additional</w:t>
      </w:r>
      <w:r>
        <w:rPr>
          <w:sz w:val="24"/>
          <w:szCs w:val="24"/>
        </w:rPr>
        <w:t xml:space="preserve"> selection pressures which</w:t>
      </w:r>
      <w:ins w:id="17" w:author="Craig Maclean" w:date="2025-09-08T08:43:00Z" w16du:dateUtc="2025-09-08T07:43:00Z">
        <w:r w:rsidR="00647ECA">
          <w:rPr>
            <w:sz w:val="24"/>
            <w:szCs w:val="24"/>
          </w:rPr>
          <w:t xml:space="preserve"> may</w:t>
        </w:r>
      </w:ins>
      <w:r>
        <w:rPr>
          <w:sz w:val="24"/>
          <w:szCs w:val="24"/>
        </w:rPr>
        <w:t xml:space="preserve"> interact to constrain</w:t>
      </w:r>
      <w:ins w:id="18" w:author="Craig Maclean" w:date="2025-09-08T08:44:00Z" w16du:dateUtc="2025-09-08T07:44:00Z">
        <w:r w:rsidR="00647ECA">
          <w:rPr>
            <w:sz w:val="24"/>
            <w:szCs w:val="24"/>
          </w:rPr>
          <w:t xml:space="preserve"> thermal adaptation</w:t>
        </w:r>
      </w:ins>
      <w:del w:id="19" w:author="Craig Maclean" w:date="2025-09-08T08:44:00Z" w16du:dateUtc="2025-09-08T07:44:00Z">
        <w:r w:rsidDel="00647ECA">
          <w:rPr>
            <w:sz w:val="24"/>
            <w:szCs w:val="24"/>
          </w:rPr>
          <w:delText xml:space="preserve"> </w:delText>
        </w:r>
        <w:commentRangeStart w:id="20"/>
        <w:r w:rsidDel="00647ECA">
          <w:rPr>
            <w:sz w:val="24"/>
            <w:szCs w:val="24"/>
          </w:rPr>
          <w:delText>evolution rates</w:delText>
        </w:r>
        <w:commentRangeEnd w:id="20"/>
        <w:r w:rsidR="00647ECA" w:rsidDel="00647ECA">
          <w:rPr>
            <w:rStyle w:val="CommentReference"/>
          </w:rPr>
          <w:commentReference w:id="20"/>
        </w:r>
      </w:del>
      <w:r>
        <w:rPr>
          <w:sz w:val="24"/>
          <w:szCs w:val="24"/>
        </w:rPr>
        <w:t xml:space="preserve">. Whether species can adapt to thermal heterogeneity while under simultaneous selection by other environmental stressors remains unclear. </w:t>
      </w:r>
      <w:r w:rsidR="00232F27" w:rsidRPr="00232F27">
        <w:rPr>
          <w:sz w:val="24"/>
          <w:szCs w:val="24"/>
        </w:rPr>
        <w:t xml:space="preserve">In this study, we propagated two </w:t>
      </w:r>
      <w:r>
        <w:rPr>
          <w:sz w:val="24"/>
          <w:szCs w:val="24"/>
        </w:rPr>
        <w:t>lytic viral parasites (</w:t>
      </w:r>
      <w:proofErr w:type="spellStart"/>
      <w:r>
        <w:rPr>
          <w:sz w:val="24"/>
          <w:szCs w:val="24"/>
        </w:rPr>
        <w:t>phages</w:t>
      </w:r>
      <w:proofErr w:type="spellEnd"/>
      <w:r>
        <w:rPr>
          <w:sz w:val="24"/>
          <w:szCs w:val="24"/>
        </w:rPr>
        <w:t xml:space="preserve">) </w:t>
      </w:r>
      <w:del w:id="21" w:author="Craig Maclean" w:date="2025-09-08T08:45:00Z" w16du:dateUtc="2025-09-08T07:45:00Z">
        <w:r w:rsidDel="00647ECA">
          <w:rPr>
            <w:sz w:val="24"/>
            <w:szCs w:val="24"/>
          </w:rPr>
          <w:delText>for 15 passages</w:delText>
        </w:r>
        <w:r w:rsidRPr="00232F27" w:rsidDel="00647ECA">
          <w:rPr>
            <w:sz w:val="24"/>
            <w:szCs w:val="24"/>
          </w:rPr>
          <w:delText xml:space="preserve"> </w:delText>
        </w:r>
      </w:del>
      <w:r w:rsidR="00EC4F87">
        <w:rPr>
          <w:sz w:val="24"/>
          <w:szCs w:val="24"/>
        </w:rPr>
        <w:t>under fluctuating temperatures (37-42</w:t>
      </w:r>
      <w:r w:rsidR="001C030C">
        <w:rPr>
          <w:rFonts w:cstheme="minorHAnsi"/>
          <w:sz w:val="24"/>
          <w:szCs w:val="24"/>
        </w:rPr>
        <w:t>°</w:t>
      </w:r>
      <w:r w:rsidR="00EC4F87">
        <w:rPr>
          <w:sz w:val="24"/>
          <w:szCs w:val="24"/>
        </w:rPr>
        <w:t>C) in the absence and presence of a phage competitor.</w:t>
      </w:r>
      <w:ins w:id="22" w:author="Samuel Greenrod" w:date="2025-09-12T14:24:00Z" w16du:dateUtc="2025-09-12T21:24:00Z">
        <w:r w:rsidR="004958A4">
          <w:rPr>
            <w:sz w:val="24"/>
            <w:szCs w:val="24"/>
          </w:rPr>
          <w:t xml:space="preserve"> </w:t>
        </w:r>
      </w:ins>
      <w:ins w:id="23" w:author="Craig Maclean" w:date="2025-09-08T08:45:00Z" w16du:dateUtc="2025-09-08T07:45:00Z">
        <w:r w:rsidR="00647ECA">
          <w:rPr>
            <w:sz w:val="24"/>
            <w:szCs w:val="24"/>
          </w:rPr>
          <w:t>In t</w:t>
        </w:r>
      </w:ins>
      <w:ins w:id="24" w:author="Craig Maclean" w:date="2025-09-08T08:46:00Z" w16du:dateUtc="2025-09-08T07:46:00Z">
        <w:r w:rsidR="00647ECA">
          <w:rPr>
            <w:sz w:val="24"/>
            <w:szCs w:val="24"/>
          </w:rPr>
          <w:t>he absence of competition,</w:t>
        </w:r>
      </w:ins>
      <w:ins w:id="25" w:author="Samuel Greenrod" w:date="2025-09-12T14:37:00Z" w16du:dateUtc="2025-09-12T21:37:00Z">
        <w:r w:rsidR="00D452E3">
          <w:rPr>
            <w:sz w:val="24"/>
            <w:szCs w:val="24"/>
          </w:rPr>
          <w:t xml:space="preserve"> </w:t>
        </w:r>
      </w:ins>
      <w:ins w:id="26" w:author="Craig Maclean" w:date="2025-09-08T08:46:00Z" w16du:dateUtc="2025-09-08T07:46:00Z">
        <w:del w:id="27" w:author="Samuel Greenrod" w:date="2025-09-12T14:37:00Z" w16du:dateUtc="2025-09-12T21:37:00Z">
          <w:r w:rsidR="00647ECA" w:rsidDel="00D452E3">
            <w:rPr>
              <w:sz w:val="24"/>
              <w:szCs w:val="24"/>
            </w:rPr>
            <w:delText xml:space="preserve"> </w:delText>
          </w:r>
        </w:del>
      </w:ins>
      <w:del w:id="28" w:author="Craig Maclean" w:date="2025-09-08T08:46:00Z" w16du:dateUtc="2025-09-08T07:46:00Z">
        <w:r w:rsidR="00EC4F87" w:rsidDel="00647ECA">
          <w:rPr>
            <w:sz w:val="24"/>
            <w:szCs w:val="24"/>
          </w:rPr>
          <w:delText xml:space="preserve"> </w:delText>
        </w:r>
        <w:r w:rsidR="007E6654" w:rsidDel="00647ECA">
          <w:rPr>
            <w:sz w:val="24"/>
            <w:szCs w:val="24"/>
          </w:rPr>
          <w:delText>W</w:delText>
        </w:r>
        <w:r w:rsidR="00232F27" w:rsidRPr="00232F27" w:rsidDel="00647ECA">
          <w:rPr>
            <w:sz w:val="24"/>
            <w:szCs w:val="24"/>
          </w:rPr>
          <w:delText xml:space="preserve">e show that </w:delText>
        </w:r>
      </w:del>
      <w:r w:rsidR="00CC2E3A">
        <w:rPr>
          <w:sz w:val="24"/>
          <w:szCs w:val="24"/>
        </w:rPr>
        <w:t xml:space="preserve">fluctuating </w:t>
      </w:r>
      <w:r w:rsidR="00EC4F87">
        <w:rPr>
          <w:sz w:val="24"/>
          <w:szCs w:val="24"/>
        </w:rPr>
        <w:t>temperatures</w:t>
      </w:r>
      <w:r w:rsidR="00232F27" w:rsidRPr="00232F27">
        <w:rPr>
          <w:sz w:val="24"/>
          <w:szCs w:val="24"/>
        </w:rPr>
        <w:t xml:space="preserve"> </w:t>
      </w:r>
      <w:del w:id="29" w:author="Craig Maclean" w:date="2025-09-08T08:46:00Z" w16du:dateUtc="2025-09-08T07:46:00Z">
        <w:r w:rsidDel="00647ECA">
          <w:rPr>
            <w:sz w:val="24"/>
            <w:szCs w:val="24"/>
          </w:rPr>
          <w:delText xml:space="preserve">in isolation </w:delText>
        </w:r>
      </w:del>
      <w:r w:rsidR="00232F27" w:rsidRPr="00232F27">
        <w:rPr>
          <w:sz w:val="24"/>
          <w:szCs w:val="24"/>
        </w:rPr>
        <w:t xml:space="preserve">select for </w:t>
      </w:r>
      <w:ins w:id="30" w:author="Samuel Greenrod" w:date="2025-09-12T14:24:00Z" w16du:dateUtc="2025-09-12T21:24:00Z">
        <w:r w:rsidR="004958A4">
          <w:rPr>
            <w:sz w:val="24"/>
            <w:szCs w:val="24"/>
          </w:rPr>
          <w:t>intermediate</w:t>
        </w:r>
      </w:ins>
      <w:ins w:id="31" w:author="Craig Maclean" w:date="2025-09-08T08:46:00Z" w16du:dateUtc="2025-09-08T07:46:00Z">
        <w:r w:rsidR="00647ECA">
          <w:rPr>
            <w:sz w:val="24"/>
            <w:szCs w:val="24"/>
          </w:rPr>
          <w:t xml:space="preserve"> thermal </w:t>
        </w:r>
      </w:ins>
      <w:del w:id="32" w:author="Samuel Greenrod" w:date="2025-09-12T14:24:00Z" w16du:dateUtc="2025-09-12T21:24:00Z">
        <w:r w:rsidR="00232F27" w:rsidRPr="00232F27" w:rsidDel="004958A4">
          <w:rPr>
            <w:sz w:val="24"/>
            <w:szCs w:val="24"/>
          </w:rPr>
          <w:delText>generalist</w:delText>
        </w:r>
      </w:del>
      <w:ins w:id="33" w:author="Craig Maclean" w:date="2025-09-08T08:46:00Z" w16du:dateUtc="2025-09-08T07:46:00Z">
        <w:del w:id="34" w:author="Samuel Greenrod" w:date="2025-09-12T14:24:00Z" w16du:dateUtc="2025-09-12T21:24:00Z">
          <w:r w:rsidR="00647ECA" w:rsidDel="004958A4">
            <w:rPr>
              <w:sz w:val="24"/>
              <w:szCs w:val="24"/>
            </w:rPr>
            <w:delText>s</w:delText>
          </w:r>
        </w:del>
      </w:ins>
      <w:del w:id="35" w:author="Samuel Greenrod" w:date="2025-09-12T14:24:00Z" w16du:dateUtc="2025-09-12T21:24:00Z">
        <w:r w:rsidR="00232F27" w:rsidRPr="00232F27" w:rsidDel="004958A4">
          <w:rPr>
            <w:sz w:val="24"/>
            <w:szCs w:val="24"/>
          </w:rPr>
          <w:delText xml:space="preserve"> </w:delText>
        </w:r>
      </w:del>
      <w:r w:rsidR="00232F27" w:rsidRPr="00232F27">
        <w:rPr>
          <w:sz w:val="24"/>
          <w:szCs w:val="24"/>
        </w:rPr>
        <w:t>phenotypes</w:t>
      </w:r>
      <w:ins w:id="36" w:author="Samuel Greenrod" w:date="2025-09-12T14:25:00Z" w16du:dateUtc="2025-09-12T21:25:00Z">
        <w:r w:rsidR="004958A4">
          <w:rPr>
            <w:sz w:val="24"/>
            <w:szCs w:val="24"/>
          </w:rPr>
          <w:t xml:space="preserve"> and result in more variable evolutionary outcomes </w:t>
        </w:r>
      </w:ins>
      <w:ins w:id="37" w:author="Samuel Greenrod" w:date="2025-09-12T14:37:00Z" w16du:dateUtc="2025-09-12T21:37:00Z">
        <w:r w:rsidR="00D452E3">
          <w:rPr>
            <w:sz w:val="24"/>
            <w:szCs w:val="24"/>
          </w:rPr>
          <w:t>compared</w:t>
        </w:r>
      </w:ins>
      <w:ins w:id="38" w:author="Samuel Greenrod" w:date="2025-09-12T14:25:00Z" w16du:dateUtc="2025-09-12T21:25:00Z">
        <w:r w:rsidR="004958A4">
          <w:rPr>
            <w:sz w:val="24"/>
            <w:szCs w:val="24"/>
          </w:rPr>
          <w:t xml:space="preserve"> to static conditions</w:t>
        </w:r>
      </w:ins>
      <w:del w:id="39" w:author="Craig Maclean" w:date="2025-09-08T08:46:00Z" w16du:dateUtc="2025-09-08T07:46:00Z">
        <w:r w:rsidR="00232F27" w:rsidRPr="00232F27" w:rsidDel="00647ECA">
          <w:rPr>
            <w:sz w:val="24"/>
            <w:szCs w:val="24"/>
          </w:rPr>
          <w:delText xml:space="preserve"> relative to static conditions</w:delText>
        </w:r>
      </w:del>
      <w:r w:rsidR="00EC4F87">
        <w:rPr>
          <w:sz w:val="24"/>
          <w:szCs w:val="24"/>
        </w:rPr>
        <w:t xml:space="preserve">. However, combined selection </w:t>
      </w:r>
      <w:del w:id="40" w:author="Samuel Greenrod" w:date="2025-09-12T14:26:00Z" w16du:dateUtc="2025-09-12T21:26:00Z">
        <w:r w:rsidR="00146F76" w:rsidDel="004958A4">
          <w:rPr>
            <w:sz w:val="24"/>
            <w:szCs w:val="24"/>
          </w:rPr>
          <w:delText>from</w:delText>
        </w:r>
        <w:r w:rsidR="00EC4F87" w:rsidDel="004958A4">
          <w:rPr>
            <w:sz w:val="24"/>
            <w:szCs w:val="24"/>
          </w:rPr>
          <w:delText xml:space="preserve"> </w:delText>
        </w:r>
      </w:del>
      <w:ins w:id="41" w:author="Samuel Greenrod" w:date="2025-09-12T14:26:00Z" w16du:dateUtc="2025-09-12T21:26:00Z">
        <w:r w:rsidR="004958A4">
          <w:rPr>
            <w:sz w:val="24"/>
            <w:szCs w:val="24"/>
          </w:rPr>
          <w:t>by</w:t>
        </w:r>
        <w:r w:rsidR="004958A4">
          <w:rPr>
            <w:sz w:val="24"/>
            <w:szCs w:val="24"/>
          </w:rPr>
          <w:t xml:space="preserve"> </w:t>
        </w:r>
      </w:ins>
      <w:r w:rsidR="00EC4F87">
        <w:rPr>
          <w:sz w:val="24"/>
          <w:szCs w:val="24"/>
        </w:rPr>
        <w:t>fluctuating temperatures and competition le</w:t>
      </w:r>
      <w:r w:rsidR="00721043">
        <w:rPr>
          <w:sz w:val="24"/>
          <w:szCs w:val="24"/>
        </w:rPr>
        <w:t>a</w:t>
      </w:r>
      <w:r w:rsidR="00EC4F87">
        <w:rPr>
          <w:sz w:val="24"/>
          <w:szCs w:val="24"/>
        </w:rPr>
        <w:t>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ins w:id="42" w:author="Samuel Greenrod" w:date="2025-09-12T14:26:00Z" w16du:dateUtc="2025-09-12T21:26:00Z">
        <w:r w:rsidR="004958A4">
          <w:rPr>
            <w:sz w:val="24"/>
            <w:szCs w:val="24"/>
          </w:rPr>
          <w:t>,</w:t>
        </w:r>
      </w:ins>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 These findings suggest that </w:t>
      </w:r>
      <w:r>
        <w:rPr>
          <w:sz w:val="24"/>
          <w:szCs w:val="24"/>
        </w:rPr>
        <w:t>adaptation to thermal</w:t>
      </w:r>
      <w:r w:rsidRPr="00232F27">
        <w:rPr>
          <w:sz w:val="24"/>
          <w:szCs w:val="24"/>
        </w:rPr>
        <w:t xml:space="preserve"> </w:t>
      </w:r>
      <w:r w:rsidR="00232F27" w:rsidRPr="00232F27">
        <w:rPr>
          <w:sz w:val="24"/>
          <w:szCs w:val="24"/>
        </w:rPr>
        <w:t xml:space="preserve">heterogeneity </w:t>
      </w:r>
      <w:r>
        <w:rPr>
          <w:sz w:val="24"/>
          <w:szCs w:val="24"/>
        </w:rPr>
        <w:t xml:space="preserve">is constrained in multiple stressor environments.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w:t>
      </w:r>
      <w:r w:rsidR="001C030C">
        <w:rPr>
          <w:sz w:val="24"/>
          <w:szCs w:val="24"/>
        </w:rPr>
        <w:t xml:space="preserve">species </w:t>
      </w:r>
      <w:r w:rsidR="00232F27"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0DBD673"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 xml:space="preserve">diurnal (24 hour) cycles. </w:t>
      </w:r>
      <w:commentRangeStart w:id="43"/>
      <w:r w:rsidR="0071204D">
        <w:rPr>
          <w:sz w:val="24"/>
          <w:szCs w:val="24"/>
        </w:rPr>
        <w:t xml:space="preserve">Very slow or rapid thermal </w:t>
      </w:r>
      <w:del w:id="44" w:author="Samuel Greenrod" w:date="2025-09-11T21:51:00Z" w16du:dateUtc="2025-09-12T04:51:00Z">
        <w:r w:rsidR="0071204D" w:rsidDel="00A5436B">
          <w:rPr>
            <w:sz w:val="24"/>
            <w:szCs w:val="24"/>
          </w:rPr>
          <w:delText>heterogeneity</w:delText>
        </w:r>
        <w:commentRangeEnd w:id="43"/>
        <w:r w:rsidR="00647ECA" w:rsidDel="00A5436B">
          <w:rPr>
            <w:rStyle w:val="CommentReference"/>
          </w:rPr>
          <w:commentReference w:id="43"/>
        </w:r>
        <w:r w:rsidR="0071204D" w:rsidDel="00A5436B">
          <w:rPr>
            <w:sz w:val="24"/>
            <w:szCs w:val="24"/>
          </w:rPr>
          <w:delText xml:space="preserve"> </w:delText>
        </w:r>
      </w:del>
      <w:ins w:id="45" w:author="Samuel Greenrod" w:date="2025-09-11T21:51:00Z" w16du:dateUtc="2025-09-12T04:51:00Z">
        <w:r w:rsidR="00A5436B">
          <w:rPr>
            <w:sz w:val="24"/>
            <w:szCs w:val="24"/>
          </w:rPr>
          <w:t>fluctuations</w:t>
        </w:r>
        <w:r w:rsidR="00A5436B">
          <w:rPr>
            <w:sz w:val="24"/>
            <w:szCs w:val="24"/>
          </w:rPr>
          <w:t xml:space="preserve"> </w:t>
        </w:r>
      </w:ins>
      <w:r w:rsidR="00102EE8">
        <w:rPr>
          <w:sz w:val="24"/>
          <w:szCs w:val="24"/>
        </w:rPr>
        <w:t xml:space="preserve">typically </w:t>
      </w:r>
      <w:r w:rsidR="00DA502E">
        <w:rPr>
          <w:sz w:val="24"/>
          <w:szCs w:val="24"/>
        </w:rPr>
        <w:t>lead</w:t>
      </w:r>
      <w:del w:id="46" w:author="Samuel Greenrod" w:date="2025-09-11T21:51:00Z" w16du:dateUtc="2025-09-12T04:51:00Z">
        <w:r w:rsidR="00DA502E" w:rsidDel="00A5436B">
          <w:rPr>
            <w:sz w:val="24"/>
            <w:szCs w:val="24"/>
          </w:rPr>
          <w:delText>s</w:delText>
        </w:r>
      </w:del>
      <w:r w:rsidR="00DA502E">
        <w:rPr>
          <w:sz w:val="24"/>
          <w:szCs w:val="24"/>
        </w:rPr>
        <w:t xml:space="preserve"> </w:t>
      </w:r>
      <w:r w:rsidR="00E522FB">
        <w:rPr>
          <w:sz w:val="24"/>
          <w:szCs w:val="24"/>
        </w:rPr>
        <w:t xml:space="preserve">to </w:t>
      </w:r>
      <w:r w:rsidR="00DA502E">
        <w:rPr>
          <w:sz w:val="24"/>
          <w:szCs w:val="24"/>
        </w:rPr>
        <w:t>similar</w:t>
      </w:r>
      <w:r w:rsidR="00E522FB">
        <w:rPr>
          <w:sz w:val="24"/>
          <w:szCs w:val="24"/>
        </w:rPr>
        <w:t xml:space="preserve"> </w:t>
      </w:r>
      <w:commentRangeStart w:id="47"/>
      <w:del w:id="48" w:author="Samuel Greenrod" w:date="2025-09-11T21:52:00Z" w16du:dateUtc="2025-09-12T04:52:00Z">
        <w:r w:rsidR="00E522FB" w:rsidDel="00A5436B">
          <w:rPr>
            <w:sz w:val="24"/>
            <w:szCs w:val="24"/>
          </w:rPr>
          <w:delText>selection dynamics</w:delText>
        </w:r>
      </w:del>
      <w:ins w:id="49" w:author="Samuel Greenrod" w:date="2025-09-11T21:52:00Z" w16du:dateUtc="2025-09-12T04:52:00Z">
        <w:r w:rsidR="00A5436B">
          <w:rPr>
            <w:sz w:val="24"/>
            <w:szCs w:val="24"/>
          </w:rPr>
          <w:t>adaptation</w:t>
        </w:r>
      </w:ins>
      <w:r w:rsidR="00DA502E">
        <w:rPr>
          <w:sz w:val="24"/>
          <w:szCs w:val="24"/>
        </w:rPr>
        <w:t xml:space="preserve"> </w:t>
      </w:r>
      <w:commentRangeEnd w:id="47"/>
      <w:r w:rsidR="00647ECA">
        <w:rPr>
          <w:rStyle w:val="CommentReference"/>
        </w:rPr>
        <w:commentReference w:id="47"/>
      </w:r>
      <w:r w:rsidR="00DA502E">
        <w:rPr>
          <w:sz w:val="24"/>
          <w:szCs w:val="24"/>
        </w:rPr>
        <w:t>to static environments</w:t>
      </w:r>
      <w:r w:rsidR="0071204D">
        <w:rPr>
          <w:sz w:val="24"/>
          <w:szCs w:val="24"/>
        </w:rPr>
        <w:t xml:space="preserve"> </w:t>
      </w:r>
      <w:del w:id="50" w:author="Samuel Greenrod" w:date="2025-09-11T21:52:00Z" w16du:dateUtc="2025-09-12T04:52:00Z">
        <w:r w:rsidR="00DA502E" w:rsidDel="00A5436B">
          <w:rPr>
            <w:sz w:val="24"/>
            <w:szCs w:val="24"/>
          </w:rPr>
          <w:delText>result</w:delText>
        </w:r>
        <w:r w:rsidR="002057E9" w:rsidDel="00A5436B">
          <w:rPr>
            <w:sz w:val="24"/>
            <w:szCs w:val="24"/>
          </w:rPr>
          <w:delText>ing</w:delText>
        </w:r>
        <w:r w:rsidR="00DA502E" w:rsidDel="00A5436B">
          <w:rPr>
            <w:sz w:val="24"/>
            <w:szCs w:val="24"/>
          </w:rPr>
          <w:delText xml:space="preserve"> in</w:delText>
        </w:r>
      </w:del>
      <w:ins w:id="51" w:author="Samuel Greenrod" w:date="2025-09-11T21:52:00Z" w16du:dateUtc="2025-09-12T04:52:00Z">
        <w:r w:rsidR="00A5436B">
          <w:rPr>
            <w:sz w:val="24"/>
            <w:szCs w:val="24"/>
          </w:rPr>
          <w:t>through</w:t>
        </w:r>
      </w:ins>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In contrast, </w:t>
      </w:r>
      <w:r w:rsidR="00DA502E">
        <w:rPr>
          <w:sz w:val="24"/>
          <w:szCs w:val="24"/>
        </w:rPr>
        <w:t>moderate</w:t>
      </w:r>
      <w:r w:rsidR="0071204D">
        <w:rPr>
          <w:sz w:val="24"/>
          <w:szCs w:val="24"/>
        </w:rPr>
        <w:t xml:space="preserve"> </w:t>
      </w:r>
      <w:del w:id="52" w:author="Samuel Greenrod" w:date="2025-09-12T14:38:00Z" w16du:dateUtc="2025-09-12T21:38:00Z">
        <w:r w:rsidR="0071204D" w:rsidDel="00D452E3">
          <w:rPr>
            <w:sz w:val="24"/>
            <w:szCs w:val="24"/>
          </w:rPr>
          <w:delText xml:space="preserve">heterogeneity </w:delText>
        </w:r>
      </w:del>
      <w:ins w:id="53" w:author="Samuel Greenrod" w:date="2025-09-12T14:38:00Z" w16du:dateUtc="2025-09-12T21:38:00Z">
        <w:r w:rsidR="00D452E3">
          <w:rPr>
            <w:sz w:val="24"/>
            <w:szCs w:val="24"/>
          </w:rPr>
          <w:t>fluctuations</w:t>
        </w:r>
        <w:r w:rsidR="00D452E3">
          <w:rPr>
            <w:sz w:val="24"/>
            <w:szCs w:val="24"/>
          </w:rPr>
          <w:t xml:space="preserve"> </w:t>
        </w:r>
      </w:ins>
      <w:r w:rsidR="00DA502E">
        <w:rPr>
          <w:sz w:val="24"/>
          <w:szCs w:val="24"/>
        </w:rPr>
        <w:t>select</w:t>
      </w:r>
      <w:del w:id="54" w:author="Samuel Greenrod" w:date="2025-09-12T14:38:00Z" w16du:dateUtc="2025-09-12T21:38:00Z">
        <w:r w:rsidR="00DA502E" w:rsidDel="00D452E3">
          <w:rPr>
            <w:sz w:val="24"/>
            <w:szCs w:val="24"/>
          </w:rPr>
          <w:delText>s</w:delText>
        </w:r>
      </w:del>
      <w:r w:rsidR="00DA502E">
        <w:rPr>
          <w:sz w:val="24"/>
          <w:szCs w:val="24"/>
        </w:rPr>
        <w:t xml:space="preserve"> for </w:t>
      </w:r>
      <w:r w:rsidR="00102EE8">
        <w:rPr>
          <w:sz w:val="24"/>
          <w:szCs w:val="24"/>
        </w:rPr>
        <w:t xml:space="preserve">thermal </w:t>
      </w:r>
      <w:r w:rsidR="00DA502E">
        <w:rPr>
          <w:sz w:val="24"/>
          <w:szCs w:val="24"/>
        </w:rPr>
        <w:t xml:space="preserve">generalists which have intermediate </w:t>
      </w:r>
      <w:del w:id="55" w:author="Samuel Greenrod" w:date="2025-09-12T14:38:00Z" w16du:dateUtc="2025-09-12T21:38:00Z">
        <w:r w:rsidR="00DA502E" w:rsidDel="00D452E3">
          <w:rPr>
            <w:sz w:val="24"/>
            <w:szCs w:val="24"/>
          </w:rPr>
          <w:delText xml:space="preserve">fitness </w:delText>
        </w:r>
      </w:del>
      <w:ins w:id="56" w:author="Samuel Greenrod" w:date="2025-09-12T14:38:00Z" w16du:dateUtc="2025-09-12T21:38:00Z">
        <w:r w:rsidR="00D452E3">
          <w:rPr>
            <w:sz w:val="24"/>
            <w:szCs w:val="24"/>
          </w:rPr>
          <w:t>phenotypes</w:t>
        </w:r>
        <w:r w:rsidR="00D452E3">
          <w:rPr>
            <w:sz w:val="24"/>
            <w:szCs w:val="24"/>
          </w:rPr>
          <w:t xml:space="preserve"> </w:t>
        </w:r>
      </w:ins>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 xml:space="preserve">. Generalist phenotypes often arise through </w:t>
      </w:r>
      <w:del w:id="57" w:author="Samuel Greenrod" w:date="2025-09-12T14:38:00Z" w16du:dateUtc="2025-09-12T21:38:00Z">
        <w:r w:rsidR="00DA502E" w:rsidDel="00D452E3">
          <w:rPr>
            <w:sz w:val="24"/>
            <w:szCs w:val="24"/>
          </w:rPr>
          <w:delText>pleiotropic mutations</w:delText>
        </w:r>
        <w:r w:rsidR="00093FA2" w:rsidDel="00D452E3">
          <w:rPr>
            <w:sz w:val="24"/>
            <w:szCs w:val="24"/>
          </w:rPr>
          <w:delText xml:space="preserve"> </w:delText>
        </w:r>
        <w:r w:rsidR="00093FA2" w:rsidDel="00D452E3">
          <w:rPr>
            <w:sz w:val="24"/>
            <w:szCs w:val="24"/>
          </w:rPr>
          <w:fldChar w:fldCharType="begin"/>
        </w:r>
        <w:r w:rsidR="00093FA2" w:rsidDel="00D452E3">
          <w:rPr>
            <w:sz w:val="24"/>
            <w:szCs w:val="24"/>
          </w:rPr>
          <w:del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delInstrText>
        </w:r>
        <w:r w:rsidR="00093FA2" w:rsidDel="00D452E3">
          <w:rPr>
            <w:sz w:val="24"/>
            <w:szCs w:val="24"/>
          </w:rPr>
          <w:fldChar w:fldCharType="separate"/>
        </w:r>
        <w:r w:rsidR="00093FA2" w:rsidRPr="00093FA2" w:rsidDel="00D452E3">
          <w:rPr>
            <w:rFonts w:ascii="Calibri" w:hAnsi="Calibri" w:cs="Calibri"/>
            <w:sz w:val="24"/>
          </w:rPr>
          <w:delText>[3]</w:delText>
        </w:r>
        <w:r w:rsidR="00093FA2" w:rsidDel="00D452E3">
          <w:rPr>
            <w:sz w:val="24"/>
            <w:szCs w:val="24"/>
          </w:rPr>
          <w:fldChar w:fldCharType="end"/>
        </w:r>
        <w:r w:rsidR="00093FA2" w:rsidDel="00D452E3">
          <w:rPr>
            <w:sz w:val="24"/>
            <w:szCs w:val="24"/>
          </w:rPr>
          <w:delText xml:space="preserve"> or </w:delText>
        </w:r>
      </w:del>
      <w:r w:rsidR="00093FA2">
        <w:rPr>
          <w:sz w:val="24"/>
          <w:szCs w:val="24"/>
        </w:rPr>
        <w:t xml:space="preserve">the acquisition of multiple specialist mutations </w:t>
      </w:r>
      <w:r w:rsidR="00093FA2">
        <w:rPr>
          <w:sz w:val="24"/>
          <w:szCs w:val="24"/>
        </w:rPr>
        <w:fldChar w:fldCharType="begin"/>
      </w:r>
      <w:r w:rsidR="00093FA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093FA2" w:rsidRPr="00093FA2">
        <w:rPr>
          <w:rFonts w:ascii="Calibri" w:hAnsi="Calibri" w:cs="Calibri"/>
          <w:sz w:val="24"/>
        </w:rPr>
        <w:t>[4]</w:t>
      </w:r>
      <w:r w:rsidR="00093FA2">
        <w:rPr>
          <w:sz w:val="24"/>
          <w:szCs w:val="24"/>
        </w:rPr>
        <w:fldChar w:fldCharType="end"/>
      </w:r>
      <w:ins w:id="58" w:author="Samuel Greenrod" w:date="2025-09-12T14:38:00Z" w16du:dateUtc="2025-09-12T21:38:00Z">
        <w:r w:rsidR="00D452E3">
          <w:rPr>
            <w:sz w:val="24"/>
            <w:szCs w:val="24"/>
          </w:rPr>
          <w:t xml:space="preserve"> or single </w:t>
        </w:r>
        <w:r w:rsidR="00D452E3">
          <w:rPr>
            <w:sz w:val="24"/>
            <w:szCs w:val="24"/>
          </w:rPr>
          <w:t xml:space="preserve">pleiotropic mutations </w:t>
        </w:r>
        <w:r w:rsidR="00D452E3">
          <w:rPr>
            <w:sz w:val="24"/>
            <w:szCs w:val="24"/>
          </w:rPr>
          <w:fldChar w:fldCharType="begin"/>
        </w:r>
        <w:r w:rsidR="00D452E3">
          <w:rPr>
            <w:sz w:val="24"/>
            <w:szCs w:val="24"/>
          </w:rPr>
          <w: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D452E3" w:rsidRPr="00093FA2">
          <w:rPr>
            <w:rFonts w:ascii="Calibri" w:hAnsi="Calibri" w:cs="Calibri"/>
            <w:sz w:val="24"/>
          </w:rPr>
          <w:t>[3]</w:t>
        </w:r>
        <w:r w:rsidR="00D452E3">
          <w:rPr>
            <w:sz w:val="24"/>
            <w:szCs w:val="24"/>
          </w:rPr>
          <w:fldChar w:fldCharType="end"/>
        </w:r>
      </w:ins>
      <w:r w:rsidR="00DA502E">
        <w:rPr>
          <w:sz w:val="24"/>
          <w:szCs w:val="24"/>
        </w:rPr>
        <w:t xml:space="preserve">. Alternatively, thermal heterogeneity can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ins w:id="59" w:author="Craig Maclean" w:date="2025-09-08T08:51:00Z" w16du:dateUtc="2025-09-08T07:51:00Z">
        <w:r w:rsidR="00647ECA">
          <w:rPr>
            <w:sz w:val="24"/>
            <w:szCs w:val="24"/>
          </w:rPr>
          <w:t xml:space="preserve">thermal </w:t>
        </w:r>
      </w:ins>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select for specialists in </w:t>
      </w:r>
      <w:r w:rsidR="002057E9">
        <w:rPr>
          <w:sz w:val="24"/>
          <w:szCs w:val="24"/>
        </w:rPr>
        <w:t>fast</w:t>
      </w:r>
      <w:r w:rsidR="00F979B5">
        <w:rPr>
          <w:sz w:val="24"/>
          <w:szCs w:val="24"/>
        </w:rPr>
        <w:t xml:space="preserve"> replicating</w:t>
      </w:r>
      <w:r w:rsidR="00CA2DED">
        <w:rPr>
          <w:sz w:val="24"/>
          <w:szCs w:val="24"/>
        </w:rPr>
        <w:t xml:space="preserve"> species </w:t>
      </w:r>
      <w:r w:rsidR="00E522FB">
        <w:rPr>
          <w:sz w:val="24"/>
          <w:szCs w:val="24"/>
        </w:rPr>
        <w:t>may select for</w:t>
      </w:r>
      <w:r w:rsidR="00CA2DED">
        <w:rPr>
          <w:sz w:val="24"/>
          <w:szCs w:val="24"/>
        </w:rPr>
        <w:t xml:space="preserve"> generalists in slow </w:t>
      </w:r>
      <w:r w:rsidR="00F979B5">
        <w:rPr>
          <w:sz w:val="24"/>
          <w:szCs w:val="24"/>
        </w:rPr>
        <w:t>replicating</w:t>
      </w:r>
      <w:r w:rsidR="00CA2DED">
        <w:rPr>
          <w:sz w:val="24"/>
          <w:szCs w:val="24"/>
        </w:rPr>
        <w:t xml:space="preserve"> species. </w:t>
      </w:r>
    </w:p>
    <w:p w14:paraId="4A9AC7D6" w14:textId="5A1D8B2E" w:rsidR="00093FA2" w:rsidRDefault="00093FA2" w:rsidP="0083333C">
      <w:pPr>
        <w:jc w:val="both"/>
        <w:rPr>
          <w:sz w:val="24"/>
          <w:szCs w:val="24"/>
        </w:rPr>
      </w:pPr>
      <w:r>
        <w:rPr>
          <w:sz w:val="24"/>
          <w:szCs w:val="24"/>
        </w:rPr>
        <w:lastRenderedPageBreak/>
        <w:t>Thermal heterogeneity typically occurs in the context of multiple stressor environments where</w:t>
      </w:r>
      <w:r w:rsidR="00CA2DED">
        <w:rPr>
          <w:sz w:val="24"/>
          <w:szCs w:val="24"/>
        </w:rPr>
        <w:t>by</w:t>
      </w:r>
      <w:r>
        <w:rPr>
          <w:sz w:val="24"/>
          <w:szCs w:val="24"/>
        </w:rPr>
        <w:t xml:space="preserve"> species must simultaneously adapt to abiotic stressors, predation, and competition </w:t>
      </w:r>
      <w:r>
        <w:rPr>
          <w:sz w:val="24"/>
          <w:szCs w:val="24"/>
        </w:rPr>
        <w:fldChar w:fldCharType="begin"/>
      </w:r>
      <w:r w:rsidR="00102EE8">
        <w:rPr>
          <w:sz w:val="24"/>
          <w:szCs w:val="24"/>
        </w:rPr>
        <w:instrText xml:space="preserve"> ADDIN ZOTERO_ITEM CSL_CITATION {"citationID":"Xi4kdALf","properties":{"formattedCitation":"[9]","plainCitation":"[9]","noteIndex":0},"citationItems":[{"id":3458,"uris":["http://zotero.org/users/local/sgFDdPY0/items/PYK9U7KE"],"itemData":{"id":3458,"type":"article-journal","abstract":"Abiotic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Pr>
          <w:sz w:val="24"/>
          <w:szCs w:val="24"/>
        </w:rPr>
        <w:fldChar w:fldCharType="separate"/>
      </w:r>
      <w:r w:rsidR="00102EE8" w:rsidRPr="00102EE8">
        <w:rPr>
          <w:rFonts w:ascii="Calibri" w:hAnsi="Calibri" w:cs="Calibri"/>
          <w:sz w:val="24"/>
        </w:rPr>
        <w:t>[9]</w:t>
      </w:r>
      <w:r>
        <w:rPr>
          <w:sz w:val="24"/>
          <w:szCs w:val="24"/>
        </w:rPr>
        <w:fldChar w:fldCharType="end"/>
      </w:r>
      <w:r>
        <w:rPr>
          <w:sz w:val="24"/>
          <w:szCs w:val="24"/>
        </w:rPr>
        <w:t xml:space="preserve">. The presence of multiple selection pressures has been shown to constrain evolution rates through </w:t>
      </w:r>
      <w:commentRangeStart w:id="60"/>
      <w:del w:id="61" w:author="Samuel Greenrod" w:date="2025-09-11T21:50:00Z" w16du:dateUtc="2025-09-12T04:50:00Z">
        <w:r w:rsidDel="00A5436B">
          <w:rPr>
            <w:sz w:val="24"/>
            <w:szCs w:val="24"/>
          </w:rPr>
          <w:delText>synergistic</w:delText>
        </w:r>
        <w:commentRangeEnd w:id="60"/>
        <w:r w:rsidR="00647ECA" w:rsidDel="00A5436B">
          <w:rPr>
            <w:rStyle w:val="CommentReference"/>
          </w:rPr>
          <w:commentReference w:id="60"/>
        </w:r>
        <w:r w:rsidDel="00A5436B">
          <w:rPr>
            <w:sz w:val="24"/>
            <w:szCs w:val="24"/>
          </w:rPr>
          <w:delText xml:space="preserve"> </w:delText>
        </w:r>
      </w:del>
      <w:ins w:id="62" w:author="Samuel Greenrod" w:date="2025-09-11T21:50:00Z" w16du:dateUtc="2025-09-12T04:50:00Z">
        <w:r w:rsidR="00A5436B">
          <w:rPr>
            <w:sz w:val="24"/>
            <w:szCs w:val="24"/>
          </w:rPr>
          <w:t>combined</w:t>
        </w:r>
        <w:r w:rsidR="00A5436B">
          <w:rPr>
            <w:sz w:val="24"/>
            <w:szCs w:val="24"/>
          </w:rPr>
          <w:t xml:space="preserve"> </w:t>
        </w:r>
      </w:ins>
      <w:r>
        <w:rPr>
          <w:sz w:val="24"/>
          <w:szCs w:val="24"/>
        </w:rPr>
        <w:t xml:space="preserve">negative effects on species fitness which reduce population sizes and mutational supply </w:t>
      </w:r>
      <w:r>
        <w:rPr>
          <w:sz w:val="24"/>
          <w:szCs w:val="24"/>
        </w:rPr>
        <w:fldChar w:fldCharType="begin"/>
      </w:r>
      <w:r w:rsidR="00102EE8">
        <w:rPr>
          <w:sz w:val="24"/>
          <w:szCs w:val="24"/>
        </w:rPr>
        <w:instrText xml:space="preserve"> ADDIN ZOTERO_ITEM CSL_CITATION {"citationID":"3k0QdxM4","properties":{"formattedCitation":"[10,11]","plainCitation":"[10,11]","noteIndex":0},"citationItems":[{"id":3430,"uris":["http://zotero.org/users/local/sgFDdPY0/items/27D5JGTI"],"itemData":{"id":3430,"type":"article-journal","abstract":"Humans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102EE8" w:rsidRPr="00102EE8">
        <w:rPr>
          <w:rFonts w:ascii="Calibri" w:hAnsi="Calibri" w:cs="Calibri"/>
          <w:sz w:val="24"/>
        </w:rPr>
        <w:t>[10,11]</w:t>
      </w:r>
      <w:r>
        <w:rPr>
          <w:sz w:val="24"/>
          <w:szCs w:val="24"/>
        </w:rPr>
        <w:fldChar w:fldCharType="end"/>
      </w:r>
      <w:r>
        <w:rPr>
          <w:sz w:val="24"/>
          <w:szCs w:val="24"/>
        </w:rPr>
        <w:t>. Multiple selective pressures can also restrict adaptation through</w:t>
      </w:r>
      <w:ins w:id="63" w:author="Craig Maclean" w:date="2025-09-08T08:52:00Z" w16du:dateUtc="2025-09-08T07:52:00Z">
        <w:r w:rsidR="003B65A4">
          <w:rPr>
            <w:sz w:val="24"/>
            <w:szCs w:val="24"/>
          </w:rPr>
          <w:t xml:space="preserve"> pleiotropic</w:t>
        </w:r>
      </w:ins>
      <w:r>
        <w:rPr>
          <w:sz w:val="24"/>
          <w:szCs w:val="24"/>
        </w:rPr>
        <w:t xml:space="preserve"> fitness trade-offs </w:t>
      </w:r>
      <w:r w:rsidRPr="00CA3581">
        <w:rPr>
          <w:sz w:val="24"/>
          <w:szCs w:val="24"/>
        </w:rPr>
        <w:t xml:space="preserve">whereby high fitness under one stressor reduces fitness under another </w:t>
      </w:r>
      <w:r w:rsidRPr="00CA3581">
        <w:rPr>
          <w:sz w:val="24"/>
          <w:szCs w:val="24"/>
        </w:rPr>
        <w:fldChar w:fldCharType="begin"/>
      </w:r>
      <w:r w:rsidR="00102EE8" w:rsidRPr="00CA3581">
        <w:rPr>
          <w:sz w:val="24"/>
          <w:szCs w:val="24"/>
        </w:rPr>
        <w:instrText xml:space="preserve"> ADDIN ZOTERO_ITEM CSL_CITATION {"citationID":"KzDxQjL1","properties":{"formattedCitation":"[12,13]","plainCitation":"[12,13]","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102EE8" w:rsidRPr="00CA3581">
        <w:rPr>
          <w:rFonts w:ascii="Calibri" w:hAnsi="Calibri" w:cs="Calibri"/>
          <w:sz w:val="24"/>
        </w:rPr>
        <w:t>[12,13]</w:t>
      </w:r>
      <w:r w:rsidRPr="00CA3581">
        <w:rPr>
          <w:sz w:val="24"/>
          <w:szCs w:val="24"/>
        </w:rPr>
        <w:fldChar w:fldCharType="end"/>
      </w:r>
      <w:r w:rsidRPr="00CA3581">
        <w:rPr>
          <w:sz w:val="24"/>
          <w:szCs w:val="24"/>
        </w:rPr>
        <w:t xml:space="preserve">. </w:t>
      </w:r>
      <w:ins w:id="64" w:author="Samuel Greenrod" w:date="2025-09-11T21:50:00Z" w16du:dateUtc="2025-09-12T04:50:00Z">
        <w:r w:rsidR="00A5436B" w:rsidRPr="00CA3581">
          <w:rPr>
            <w:sz w:val="24"/>
            <w:szCs w:val="24"/>
          </w:rPr>
          <w:t xml:space="preserve">Spatial </w:t>
        </w:r>
      </w:ins>
      <w:ins w:id="65" w:author="Samuel Greenrod" w:date="2025-09-11T21:52:00Z" w16du:dateUtc="2025-09-12T04:52:00Z">
        <w:r w:rsidR="00A5436B" w:rsidRPr="00CA3581">
          <w:rPr>
            <w:sz w:val="24"/>
            <w:szCs w:val="24"/>
            <w:rPrChange w:id="66" w:author="Samuel Greenrod" w:date="2025-09-11T22:07:00Z" w16du:dateUtc="2025-09-12T05:07:00Z">
              <w:rPr>
                <w:sz w:val="24"/>
                <w:szCs w:val="24"/>
                <w:highlight w:val="yellow"/>
              </w:rPr>
            </w:rPrChange>
          </w:rPr>
          <w:t>thermal</w:t>
        </w:r>
      </w:ins>
      <w:ins w:id="67" w:author="Samuel Greenrod" w:date="2025-09-11T21:50:00Z" w16du:dateUtc="2025-09-12T04:50:00Z">
        <w:r w:rsidR="00A5436B" w:rsidRPr="00CA3581">
          <w:rPr>
            <w:sz w:val="24"/>
            <w:szCs w:val="24"/>
          </w:rPr>
          <w:t xml:space="preserve"> heterogeneity is </w:t>
        </w:r>
      </w:ins>
      <w:ins w:id="68" w:author="Samuel Greenrod" w:date="2025-09-11T21:51:00Z" w16du:dateUtc="2025-09-12T04:51:00Z">
        <w:r w:rsidR="00A5436B" w:rsidRPr="00CA3581">
          <w:rPr>
            <w:sz w:val="24"/>
            <w:szCs w:val="24"/>
          </w:rPr>
          <w:t>expected to promote genetic divers</w:t>
        </w:r>
      </w:ins>
      <w:ins w:id="69" w:author="Samuel Greenrod" w:date="2025-09-11T22:00:00Z" w16du:dateUtc="2025-09-12T05:00:00Z">
        <w:r w:rsidR="0084092A" w:rsidRPr="00CA3581">
          <w:rPr>
            <w:sz w:val="24"/>
            <w:szCs w:val="24"/>
            <w:rPrChange w:id="70" w:author="Samuel Greenrod" w:date="2025-09-11T22:07:00Z" w16du:dateUtc="2025-09-12T05:07:00Z">
              <w:rPr>
                <w:sz w:val="24"/>
                <w:szCs w:val="24"/>
                <w:highlight w:val="yellow"/>
              </w:rPr>
            </w:rPrChange>
          </w:rPr>
          <w:t>ification</w:t>
        </w:r>
      </w:ins>
      <w:ins w:id="71" w:author="Samuel Greenrod" w:date="2025-09-11T21:53:00Z" w16du:dateUtc="2025-09-12T04:53:00Z">
        <w:r w:rsidR="00A5436B" w:rsidRPr="00CA3581">
          <w:rPr>
            <w:sz w:val="24"/>
            <w:szCs w:val="24"/>
            <w:rPrChange w:id="72" w:author="Samuel Greenrod" w:date="2025-09-11T22:07:00Z" w16du:dateUtc="2025-09-12T05:07:00Z">
              <w:rPr>
                <w:sz w:val="24"/>
                <w:szCs w:val="24"/>
                <w:highlight w:val="yellow"/>
              </w:rPr>
            </w:rPrChange>
          </w:rPr>
          <w:t xml:space="preserve"> by increasing niche differences </w:t>
        </w:r>
      </w:ins>
      <w:r w:rsidR="0084092A" w:rsidRPr="00CA3581">
        <w:rPr>
          <w:sz w:val="24"/>
          <w:szCs w:val="24"/>
          <w:rPrChange w:id="73" w:author="Samuel Greenrod" w:date="2025-09-11T22:07:00Z" w16du:dateUtc="2025-09-12T05:07:00Z">
            <w:rPr>
              <w:sz w:val="24"/>
              <w:szCs w:val="24"/>
              <w:highlight w:val="yellow"/>
            </w:rPr>
          </w:rPrChange>
        </w:rPr>
        <w:fldChar w:fldCharType="begin"/>
      </w:r>
      <w:r w:rsidR="0084092A" w:rsidRPr="00CA3581">
        <w:rPr>
          <w:sz w:val="24"/>
          <w:szCs w:val="24"/>
          <w:rPrChange w:id="74" w:author="Samuel Greenrod" w:date="2025-09-11T22:07:00Z" w16du:dateUtc="2025-09-12T05:07:00Z">
            <w:rPr>
              <w:sz w:val="24"/>
              <w:szCs w:val="24"/>
              <w:highlight w:val="yellow"/>
            </w:rPr>
          </w:rPrChange>
        </w:rPr>
        <w:instrText xml:space="preserve"> ADDIN ZOTERO_ITEM CSL_CITATION {"citationID":"gfUqUE3y","properties":{"formattedCitation":"[14]","plainCitation":"[14]","noteIndex":0},"citationItems":[{"id":3591,"uris":["http://zotero.org/users/local/sgFDdPY0/items/EBTGH6VA"],"itemData":{"id":3591,"type":"article-journal","abstract":"Spatial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CA3581">
        <w:rPr>
          <w:sz w:val="24"/>
          <w:szCs w:val="24"/>
          <w:rPrChange w:id="75" w:author="Samuel Greenrod" w:date="2025-09-11T22:07:00Z" w16du:dateUtc="2025-09-12T05:07:00Z">
            <w:rPr>
              <w:sz w:val="24"/>
              <w:szCs w:val="24"/>
              <w:highlight w:val="yellow"/>
            </w:rPr>
          </w:rPrChange>
        </w:rPr>
        <w:fldChar w:fldCharType="separate"/>
      </w:r>
      <w:r w:rsidR="0084092A" w:rsidRPr="00CA3581">
        <w:rPr>
          <w:rFonts w:ascii="Calibri" w:hAnsi="Calibri" w:cs="Calibri"/>
          <w:sz w:val="24"/>
          <w:rPrChange w:id="76" w:author="Samuel Greenrod" w:date="2025-09-11T22:07:00Z" w16du:dateUtc="2025-09-12T05:07:00Z">
            <w:rPr>
              <w:rFonts w:ascii="Calibri" w:hAnsi="Calibri" w:cs="Calibri"/>
              <w:sz w:val="24"/>
              <w:highlight w:val="yellow"/>
            </w:rPr>
          </w:rPrChange>
        </w:rPr>
        <w:t>[14]</w:t>
      </w:r>
      <w:r w:rsidR="0084092A" w:rsidRPr="00CA3581">
        <w:rPr>
          <w:sz w:val="24"/>
          <w:szCs w:val="24"/>
          <w:rPrChange w:id="77" w:author="Samuel Greenrod" w:date="2025-09-11T22:07:00Z" w16du:dateUtc="2025-09-12T05:07:00Z">
            <w:rPr>
              <w:sz w:val="24"/>
              <w:szCs w:val="24"/>
              <w:highlight w:val="yellow"/>
            </w:rPr>
          </w:rPrChange>
        </w:rPr>
        <w:fldChar w:fldCharType="end"/>
      </w:r>
      <w:ins w:id="78" w:author="Samuel Greenrod" w:date="2025-09-11T21:51:00Z" w16du:dateUtc="2025-09-12T04:51:00Z">
        <w:r w:rsidR="00A5436B" w:rsidRPr="00CA3581">
          <w:rPr>
            <w:sz w:val="24"/>
            <w:szCs w:val="24"/>
          </w:rPr>
          <w:t xml:space="preserve">. </w:t>
        </w:r>
      </w:ins>
      <w:ins w:id="79" w:author="Samuel Greenrod" w:date="2025-09-11T22:00:00Z" w16du:dateUtc="2025-09-12T05:00:00Z">
        <w:r w:rsidR="0084092A" w:rsidRPr="00CA3581">
          <w:rPr>
            <w:sz w:val="24"/>
            <w:szCs w:val="24"/>
          </w:rPr>
          <w:t>Simila</w:t>
        </w:r>
      </w:ins>
      <w:ins w:id="80" w:author="Samuel Greenrod" w:date="2025-09-11T22:01:00Z" w16du:dateUtc="2025-09-12T05:01:00Z">
        <w:r w:rsidR="0084092A" w:rsidRPr="00CA3581">
          <w:rPr>
            <w:sz w:val="24"/>
            <w:szCs w:val="24"/>
          </w:rPr>
          <w:t>r findings have been shown with regards to temporal heterogeneity, suggesting that thermal</w:t>
        </w:r>
        <w:r w:rsidR="0084092A">
          <w:rPr>
            <w:sz w:val="24"/>
            <w:szCs w:val="24"/>
          </w:rPr>
          <w:t xml:space="preserve"> fluctuations </w:t>
        </w:r>
      </w:ins>
      <w:commentRangeStart w:id="81"/>
      <w:del w:id="82" w:author="Samuel Greenrod" w:date="2025-09-11T22:01:00Z" w16du:dateUtc="2025-09-12T05:01:00Z">
        <w:r w:rsidDel="0084092A">
          <w:rPr>
            <w:sz w:val="24"/>
            <w:szCs w:val="24"/>
          </w:rPr>
          <w:delText xml:space="preserve">Recent studies have suggested that, by increasing genetic diversity, </w:delText>
        </w:r>
        <w:r w:rsidR="00E522FB" w:rsidDel="0084092A">
          <w:rPr>
            <w:sz w:val="24"/>
            <w:szCs w:val="24"/>
          </w:rPr>
          <w:delText>environmental heterogeneity</w:delText>
        </w:r>
        <w:r w:rsidDel="0084092A">
          <w:rPr>
            <w:sz w:val="24"/>
            <w:szCs w:val="24"/>
          </w:rPr>
          <w:delText xml:space="preserve"> </w:delText>
        </w:r>
        <w:commentRangeEnd w:id="81"/>
        <w:r w:rsidR="003B65A4" w:rsidDel="0084092A">
          <w:rPr>
            <w:rStyle w:val="CommentReference"/>
          </w:rPr>
          <w:commentReference w:id="81"/>
        </w:r>
      </w:del>
      <w:r w:rsidR="008F3BDE">
        <w:rPr>
          <w:sz w:val="24"/>
          <w:szCs w:val="24"/>
        </w:rPr>
        <w:t>may</w:t>
      </w:r>
      <w:r>
        <w:rPr>
          <w:sz w:val="24"/>
          <w:szCs w:val="24"/>
        </w:rPr>
        <w:t xml:space="preserve"> offset the diversity-suppressing impacts of multiple selection pressures </w:t>
      </w:r>
      <w:r>
        <w:rPr>
          <w:sz w:val="24"/>
          <w:szCs w:val="24"/>
        </w:rPr>
        <w:fldChar w:fldCharType="begin"/>
      </w:r>
      <w:r w:rsidR="0084092A">
        <w:rPr>
          <w:sz w:val="24"/>
          <w:szCs w:val="24"/>
        </w:rPr>
        <w:instrText xml:space="preserve"> ADDIN ZOTERO_ITEM CSL_CITATION {"citationID":"To4b2RHO","properties":{"formattedCitation":"[15]","plainCitation":"[15]","noteIndex":0},"citationItems":[{"id":3187,"uris":["http://zotero.org/users/local/sgFDdPY0/items/7I2BSLY4"],"itemData":{"id":3187,"type":"article-journal","abstract":"Growing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Pr>
          <w:sz w:val="24"/>
          <w:szCs w:val="24"/>
        </w:rPr>
        <w:fldChar w:fldCharType="separate"/>
      </w:r>
      <w:r w:rsidR="0084092A" w:rsidRPr="0084092A">
        <w:rPr>
          <w:rFonts w:ascii="Calibri" w:hAnsi="Calibri" w:cs="Calibri"/>
          <w:sz w:val="24"/>
        </w:rPr>
        <w:t>[15]</w:t>
      </w:r>
      <w:r>
        <w:rPr>
          <w:sz w:val="24"/>
          <w:szCs w:val="24"/>
        </w:rPr>
        <w:fldChar w:fldCharType="end"/>
      </w:r>
      <w:r w:rsidR="008F3BDE">
        <w:rPr>
          <w:sz w:val="24"/>
          <w:szCs w:val="24"/>
        </w:rPr>
        <w:t xml:space="preserve">. However, other studies have indicated that </w:t>
      </w:r>
      <w:ins w:id="83" w:author="Samuel Greenrod" w:date="2025-09-11T22:07:00Z" w16du:dateUtc="2025-09-12T05:07:00Z">
        <w:r w:rsidR="00CA3581">
          <w:rPr>
            <w:sz w:val="24"/>
            <w:szCs w:val="24"/>
          </w:rPr>
          <w:t xml:space="preserve">temporal </w:t>
        </w:r>
      </w:ins>
      <w:r w:rsidR="008F3BDE">
        <w:rPr>
          <w:sz w:val="24"/>
          <w:szCs w:val="24"/>
        </w:rPr>
        <w:t>heterogeneity can</w:t>
      </w:r>
      <w:r>
        <w:rPr>
          <w:sz w:val="24"/>
          <w:szCs w:val="24"/>
        </w:rPr>
        <w:t xml:space="preserve"> exacerbate stressor synergies and further constrain evolution </w:t>
      </w:r>
      <w:r>
        <w:rPr>
          <w:sz w:val="24"/>
          <w:szCs w:val="24"/>
        </w:rPr>
        <w:fldChar w:fldCharType="begin"/>
      </w:r>
      <w:r w:rsidR="0084092A">
        <w:rPr>
          <w:sz w:val="24"/>
          <w:szCs w:val="24"/>
        </w:rPr>
        <w:instrText xml:space="preserve"> ADDIN ZOTERO_ITEM CSL_CITATION {"citationID":"1x7NkLhK","properties":{"formattedCitation":"[16\\uc0\\u8211{}18]","plainCitation":"[16–18]","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84092A" w:rsidRPr="0084092A">
        <w:rPr>
          <w:rFonts w:ascii="Calibri" w:hAnsi="Calibri" w:cs="Calibri"/>
          <w:sz w:val="24"/>
        </w:rPr>
        <w:t>[16–18]</w:t>
      </w:r>
      <w:r>
        <w:rPr>
          <w:sz w:val="24"/>
          <w:szCs w:val="24"/>
        </w:rPr>
        <w:fldChar w:fldCharType="end"/>
      </w:r>
      <w:r>
        <w:rPr>
          <w:sz w:val="24"/>
          <w:szCs w:val="24"/>
        </w:rPr>
        <w:t xml:space="preserve">. The ability of species to adapt to </w:t>
      </w:r>
      <w:r w:rsidR="008F3BDE">
        <w:rPr>
          <w:sz w:val="24"/>
          <w:szCs w:val="24"/>
        </w:rPr>
        <w:t xml:space="preserve">thermal heterogeneity in the presence of other selection pressures </w:t>
      </w:r>
      <w:r>
        <w:rPr>
          <w:sz w:val="24"/>
          <w:szCs w:val="24"/>
        </w:rPr>
        <w:t xml:space="preserve">plays an important role in the maintenance of global biodiversity and species extinction risk </w:t>
      </w:r>
      <w:r>
        <w:rPr>
          <w:sz w:val="24"/>
          <w:szCs w:val="24"/>
        </w:rPr>
        <w:fldChar w:fldCharType="begin"/>
      </w:r>
      <w:r w:rsidR="0084092A">
        <w:rPr>
          <w:sz w:val="24"/>
          <w:szCs w:val="24"/>
        </w:rPr>
        <w:instrText xml:space="preserve"> ADDIN ZOTERO_ITEM CSL_CITATION {"citationID":"RURWsImG","properties":{"formattedCitation":"[10,19\\uc0\\u8211{}21]","plainCitation":"[10,19–21]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84092A" w:rsidRPr="0084092A">
        <w:rPr>
          <w:rFonts w:ascii="Calibri" w:hAnsi="Calibri" w:cs="Calibri"/>
          <w:sz w:val="24"/>
        </w:rPr>
        <w:t>[10,19–21]</w:t>
      </w:r>
      <w:r>
        <w:rPr>
          <w:sz w:val="24"/>
          <w:szCs w:val="24"/>
        </w:rPr>
        <w:fldChar w:fldCharType="end"/>
      </w:r>
      <w:r>
        <w:rPr>
          <w:sz w:val="24"/>
          <w:szCs w:val="24"/>
        </w:rPr>
        <w:t>.</w:t>
      </w:r>
    </w:p>
    <w:p w14:paraId="01302447" w14:textId="1A67972D" w:rsidR="00E31899" w:rsidRDefault="0081359D" w:rsidP="004435B2">
      <w:pPr>
        <w:jc w:val="both"/>
        <w:rPr>
          <w:sz w:val="24"/>
          <w:szCs w:val="24"/>
        </w:rPr>
      </w:pPr>
      <w:r>
        <w:rPr>
          <w:sz w:val="24"/>
          <w:szCs w:val="24"/>
        </w:rPr>
        <w:t>P</w:t>
      </w:r>
      <w:r w:rsidR="00075842">
        <w:rPr>
          <w:sz w:val="24"/>
          <w:szCs w:val="24"/>
        </w:rPr>
        <w:t>arasite</w:t>
      </w:r>
      <w:r w:rsidR="00E522FB">
        <w:rPr>
          <w:sz w:val="24"/>
          <w:szCs w:val="24"/>
        </w:rPr>
        <w:t xml:space="preserve">s </w:t>
      </w:r>
      <w:r w:rsidR="00FD41CB">
        <w:rPr>
          <w:sz w:val="24"/>
          <w:szCs w:val="24"/>
        </w:rPr>
        <w:t>provide an</w:t>
      </w:r>
      <w:r w:rsidR="00E522FB">
        <w:rPr>
          <w:sz w:val="24"/>
          <w:szCs w:val="24"/>
        </w:rPr>
        <w:t xml:space="preserve"> ideal model system to study adaptation to thermal heterogeneity </w:t>
      </w:r>
      <w:r w:rsidR="00FD41CB">
        <w:rPr>
          <w:sz w:val="24"/>
          <w:szCs w:val="24"/>
        </w:rPr>
        <w:t>d</w:t>
      </w:r>
      <w:r w:rsidR="00E522FB">
        <w:rPr>
          <w:sz w:val="24"/>
          <w:szCs w:val="24"/>
        </w:rPr>
        <w:t xml:space="preserve">ue to their exposure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E32992">
        <w:rPr>
          <w:sz w:val="24"/>
          <w:szCs w:val="24"/>
        </w:rPr>
        <w:t>often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84092A">
        <w:rPr>
          <w:sz w:val="24"/>
          <w:szCs w:val="24"/>
        </w:rPr>
        <w:instrText xml:space="preserve"> ADDIN ZOTERO_ITEM CSL_CITATION {"citationID":"dO07F9e0","properties":{"formattedCitation":"[22]","plainCitation":"[22]","noteIndex":0},"citationItems":[{"id":3526,"uris":["http://zotero.org/users/local/sgFDdPY0/items/WY6MPDUU"],"itemData":{"id":3526,"type":"article-journal","abstract":"Host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84092A" w:rsidRPr="0084092A">
        <w:rPr>
          <w:rFonts w:ascii="Calibri" w:hAnsi="Calibri" w:cs="Calibri"/>
          <w:sz w:val="24"/>
        </w:rPr>
        <w:t>[22]</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ins w:id="84" w:author="Craig Maclean" w:date="2025-09-08T08:54:00Z" w16du:dateUtc="2025-09-08T07:54:00Z">
        <w:r w:rsidR="003B65A4">
          <w:rPr>
            <w:sz w:val="24"/>
            <w:szCs w:val="24"/>
          </w:rPr>
          <w:t xml:space="preserve"> te</w:t>
        </w:r>
      </w:ins>
      <w:ins w:id="85" w:author="Craig Maclean" w:date="2025-09-08T08:55:00Z" w16du:dateUtc="2025-09-08T07:55:00Z">
        <w:r w:rsidR="003B65A4">
          <w:rPr>
            <w:sz w:val="24"/>
            <w:szCs w:val="24"/>
          </w:rPr>
          <w:t>mporal</w:t>
        </w:r>
      </w:ins>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84092A">
        <w:rPr>
          <w:sz w:val="24"/>
          <w:szCs w:val="24"/>
        </w:rPr>
        <w:instrText xml:space="preserve"> ADDIN ZOTERO_ITEM CSL_CITATION {"citationID":"qSDlVQOP","properties":{"formattedCitation":"[23]","plainCitation":"[23]","noteIndex":0},"citationItems":[{"id":3442,"uris":["http://zotero.org/users/local/sgFDdPY0/items/GA87MPVU"],"itemData":{"id":3442,"type":"article-journal","abstract":"Parasite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84092A" w:rsidRPr="0084092A">
        <w:rPr>
          <w:rFonts w:ascii="Calibri" w:hAnsi="Calibri" w:cs="Calibri"/>
          <w:sz w:val="24"/>
        </w:rPr>
        <w:t>[23]</w:t>
      </w:r>
      <w:r w:rsidR="00E52548">
        <w:rPr>
          <w:sz w:val="24"/>
          <w:szCs w:val="24"/>
        </w:rPr>
        <w:fldChar w:fldCharType="end"/>
      </w:r>
      <w:r w:rsidR="008F3BDE">
        <w:rPr>
          <w:sz w:val="24"/>
          <w:szCs w:val="24"/>
        </w:rPr>
        <w:t>)</w:t>
      </w:r>
      <w:r w:rsidR="008445EE">
        <w:rPr>
          <w:sz w:val="24"/>
          <w:szCs w:val="24"/>
        </w:rPr>
        <w:t xml:space="preserve">. </w:t>
      </w:r>
      <w:r w:rsidR="00903D28">
        <w:rPr>
          <w:sz w:val="24"/>
          <w:szCs w:val="24"/>
        </w:rPr>
        <w:t xml:space="preserve">Parasites can also induce fevers in hosts leading to thermal changes within a single life-stage </w:t>
      </w:r>
      <w:r w:rsidR="00903D28">
        <w:rPr>
          <w:sz w:val="24"/>
          <w:szCs w:val="24"/>
        </w:rPr>
        <w:fldChar w:fldCharType="begin"/>
      </w:r>
      <w:r w:rsidR="0084092A">
        <w:rPr>
          <w:sz w:val="24"/>
          <w:szCs w:val="24"/>
        </w:rPr>
        <w:instrText xml:space="preserve"> ADDIN ZOTERO_ITEM CSL_CITATION {"citationID":"eA9BEJSa","properties":{"formattedCitation":"[24]","plainCitation":"[24]","noteIndex":0},"citationItems":[{"id":3519,"uris":["http://zotero.org/users/local/sgFDdPY0/items/5RQAWAY9"],"itemData":{"id":3519,"type":"article-journal","abstract":"Although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84092A" w:rsidRPr="0084092A">
        <w:rPr>
          <w:rFonts w:ascii="Calibri" w:hAnsi="Calibri" w:cs="Calibri"/>
          <w:sz w:val="24"/>
        </w:rPr>
        <w:t>[24]</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84092A">
        <w:rPr>
          <w:sz w:val="24"/>
          <w:szCs w:val="24"/>
        </w:rPr>
        <w:instrText xml:space="preserve"> ADDIN ZOTERO_ITEM CSL_CITATION {"citationID":"YHxSOF8h","properties":{"formattedCitation":"[25]","plainCitation":"[25]","noteIndex":0},"citationItems":[{"id":3185,"uris":["http://zotero.org/users/local/sgFDdPY0/items/YPC63ZJ4"],"itemData":{"id":3185,"type":"article-journal","abstract":"Climate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84092A" w:rsidRPr="0084092A">
        <w:rPr>
          <w:rFonts w:ascii="Calibri" w:hAnsi="Calibri" w:cs="Calibri"/>
          <w:sz w:val="24"/>
        </w:rPr>
        <w:t>[25]</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84092A">
        <w:rPr>
          <w:sz w:val="24"/>
          <w:szCs w:val="24"/>
        </w:rPr>
        <w:instrText xml:space="preserve"> ADDIN ZOTERO_ITEM CSL_CITATION {"citationID":"PlilhPyA","properties":{"formattedCitation":"[26]","plainCitation":"[26]","noteIndex":0},"citationItems":[{"id":3439,"uris":["http://zotero.org/users/local/sgFDdPY0/items/BK2F3H76"],"itemData":{"id":3439,"type":"article-journal","abstract":"Host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84092A" w:rsidRPr="0084092A">
        <w:rPr>
          <w:rFonts w:ascii="Calibri" w:hAnsi="Calibri" w:cs="Calibri"/>
          <w:sz w:val="24"/>
        </w:rPr>
        <w:t>[26]</w:t>
      </w:r>
      <w:r w:rsidR="00020DB8">
        <w:rPr>
          <w:sz w:val="24"/>
          <w:szCs w:val="24"/>
        </w:rPr>
        <w:fldChar w:fldCharType="end"/>
      </w:r>
      <w:r w:rsidR="00F979B5">
        <w:rPr>
          <w:sz w:val="24"/>
          <w:szCs w:val="24"/>
        </w:rPr>
        <w:t xml:space="preserve"> and competition with other parasites that are infecting the same host population or individual</w:t>
      </w:r>
      <w:r w:rsidR="00E52548">
        <w:rPr>
          <w:sz w:val="24"/>
          <w:szCs w:val="24"/>
        </w:rPr>
        <w:t xml:space="preserve"> </w:t>
      </w:r>
      <w:r w:rsidR="00E52548">
        <w:rPr>
          <w:sz w:val="24"/>
          <w:szCs w:val="24"/>
        </w:rPr>
        <w:fldChar w:fldCharType="begin"/>
      </w:r>
      <w:r w:rsidR="0084092A">
        <w:rPr>
          <w:sz w:val="24"/>
          <w:szCs w:val="24"/>
        </w:rPr>
        <w:instrText xml:space="preserve"> ADDIN ZOTERO_ITEM CSL_CITATION {"citationID":"vi2YoWUa","properties":{"formattedCitation":"[27]","plainCitation":"[27]","noteIndex":0},"citationItems":[{"id":1860,"uris":["http://zotero.org/users/local/sgFDdPY0/items/WW2BYK4L"],"itemData":{"id":1860,"type":"article-journal","abstract":"In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84092A" w:rsidRPr="0084092A">
        <w:rPr>
          <w:rFonts w:ascii="Calibri" w:hAnsi="Calibri" w:cs="Calibri"/>
          <w:sz w:val="24"/>
        </w:rPr>
        <w:t>[27]</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84092A">
        <w:rPr>
          <w:sz w:val="24"/>
          <w:szCs w:val="24"/>
        </w:rPr>
        <w:instrText xml:space="preserve"> ADDIN ZOTERO_ITEM CSL_CITATION {"citationID":"ojqHMUfk","properties":{"formattedCitation":"[28]","plainCitation":"[28]","noteIndex":0},"citationItems":[{"id":1929,"uris":["http://zotero.org/users/local/sgFDdPY0/items/FYFAL3CB"],"itemData":{"id":1929,"type":"article-journal","abstract":"Virulence,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84092A" w:rsidRPr="0084092A">
        <w:rPr>
          <w:rFonts w:ascii="Calibri" w:hAnsi="Calibri" w:cs="Calibri"/>
          <w:sz w:val="24"/>
        </w:rPr>
        <w:t>[28]</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environmental stressor selection can</w:t>
      </w:r>
      <w:r w:rsidR="008445EE">
        <w:rPr>
          <w:sz w:val="24"/>
          <w:szCs w:val="24"/>
        </w:rPr>
        <w:t xml:space="preserve"> drive parasite evolution</w:t>
      </w:r>
      <w:r w:rsidR="00DB22A9">
        <w:rPr>
          <w:sz w:val="24"/>
          <w:szCs w:val="24"/>
        </w:rPr>
        <w:t xml:space="preserve"> (</w:t>
      </w:r>
      <w:r w:rsidR="00DB22A9" w:rsidRPr="00F42F85">
        <w:rPr>
          <w:sz w:val="24"/>
          <w:szCs w:val="24"/>
          <w:highlight w:val="yellow"/>
          <w:rPrChange w:id="86" w:author="Samuel Greenrod" w:date="2025-09-12T14:28:00Z" w16du:dateUtc="2025-09-12T21:28:00Z">
            <w:rPr>
              <w:sz w:val="24"/>
              <w:szCs w:val="24"/>
            </w:rPr>
          </w:rPrChange>
        </w:rPr>
        <w:t>Greenrod et al., unpublished</w:t>
      </w:r>
      <w:r w:rsidR="00DB22A9">
        <w:rPr>
          <w:sz w:val="24"/>
          <w:szCs w:val="24"/>
        </w:rPr>
        <w:t>,</w:t>
      </w:r>
      <w:r w:rsidR="00E52548">
        <w:rPr>
          <w:sz w:val="24"/>
          <w:szCs w:val="24"/>
        </w:rPr>
        <w:t xml:space="preserve"> </w:t>
      </w:r>
      <w:r w:rsidR="00E52548">
        <w:rPr>
          <w:sz w:val="24"/>
          <w:szCs w:val="24"/>
        </w:rPr>
        <w:fldChar w:fldCharType="begin"/>
      </w:r>
      <w:r w:rsidR="0084092A">
        <w:rPr>
          <w:sz w:val="24"/>
          <w:szCs w:val="24"/>
        </w:rPr>
        <w:instrText xml:space="preserve"> ADDIN ZOTERO_ITEM CSL_CITATION {"citationID":"QtYT2v98","properties":{"formattedCitation":"[29]","plainCitation":"[29]","noteIndex":0},"citationItems":[{"id":1923,"uris":["http://zotero.org/users/local/sgFDdPY0/items/ZWQQBE93"],"itemData":{"id":1923,"type":"article-journal","abstract":"Evolution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84092A" w:rsidRPr="0084092A">
        <w:rPr>
          <w:rFonts w:ascii="Calibri" w:hAnsi="Calibri" w:cs="Calibri"/>
          <w:sz w:val="24"/>
        </w:rPr>
        <w:t>[29]</w:t>
      </w:r>
      <w:r w:rsidR="00E52548">
        <w:rPr>
          <w:sz w:val="24"/>
          <w:szCs w:val="24"/>
        </w:rPr>
        <w:fldChar w:fldCharType="end"/>
      </w:r>
      <w:r w:rsidR="00DB22A9">
        <w:rPr>
          <w:sz w:val="24"/>
          <w:szCs w:val="24"/>
        </w:rPr>
        <w:t>)</w:t>
      </w:r>
      <w:r w:rsidR="008445EE">
        <w:rPr>
          <w:sz w:val="24"/>
          <w:szCs w:val="24"/>
        </w:rPr>
        <w:t xml:space="preserve">. </w:t>
      </w:r>
    </w:p>
    <w:p w14:paraId="388847CE" w14:textId="78346FC7" w:rsidR="00631797" w:rsidRPr="001B3010" w:rsidRDefault="00D30C11" w:rsidP="001B3010">
      <w:pPr>
        <w:jc w:val="both"/>
        <w:rPr>
          <w:sz w:val="24"/>
          <w:szCs w:val="24"/>
        </w:rPr>
      </w:pPr>
      <w:r>
        <w:rPr>
          <w:sz w:val="24"/>
          <w:szCs w:val="24"/>
        </w:rPr>
        <w:t>Whil</w:t>
      </w:r>
      <w:r w:rsidR="00947B22">
        <w:rPr>
          <w:sz w:val="24"/>
          <w:szCs w:val="24"/>
        </w:rPr>
        <w:t>e</w:t>
      </w:r>
      <w:r>
        <w:rPr>
          <w:sz w:val="24"/>
          <w:szCs w:val="24"/>
        </w:rPr>
        <w:t xml:space="preserve"> </w:t>
      </w:r>
      <w:r w:rsidR="00947B22">
        <w:rPr>
          <w:sz w:val="24"/>
          <w:szCs w:val="24"/>
        </w:rPr>
        <w:t>thermal</w:t>
      </w:r>
      <w:r w:rsidR="00FD7B82">
        <w:rPr>
          <w:sz w:val="24"/>
          <w:szCs w:val="24"/>
        </w:rPr>
        <w:t xml:space="preserve"> heterogeneity is predicted </w:t>
      </w:r>
      <w:r w:rsidR="003E468C">
        <w:rPr>
          <w:sz w:val="24"/>
          <w:szCs w:val="24"/>
        </w:rPr>
        <w:t>to 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Pr>
          <w:sz w:val="24"/>
          <w:szCs w:val="24"/>
        </w:rPr>
        <w:t xml:space="preserve">, the addition of other environmental stressors should constrain </w:t>
      </w:r>
      <w:r w:rsidR="00E522FB">
        <w:rPr>
          <w:sz w:val="24"/>
          <w:szCs w:val="24"/>
        </w:rPr>
        <w:t xml:space="preserve">parasite </w:t>
      </w:r>
      <w:r>
        <w:rPr>
          <w:sz w:val="24"/>
          <w:szCs w:val="24"/>
        </w:rPr>
        <w:t>adaptation</w:t>
      </w:r>
      <w:r w:rsidR="00DC3FCC">
        <w:rPr>
          <w:sz w:val="24"/>
          <w:szCs w:val="24"/>
        </w:rPr>
        <w:t xml:space="preserve"> </w:t>
      </w:r>
      <w:r w:rsidR="00DC3FCC">
        <w:rPr>
          <w:sz w:val="24"/>
          <w:szCs w:val="24"/>
        </w:rPr>
        <w:fldChar w:fldCharType="begin"/>
      </w:r>
      <w:r w:rsidR="0084092A">
        <w:rPr>
          <w:sz w:val="24"/>
          <w:szCs w:val="24"/>
        </w:rPr>
        <w:instrText xml:space="preserve"> ADDIN ZOTERO_ITEM CSL_CITATION {"citationID":"yBX7GCPD","properties":{"formattedCitation":"[16]","plainCitation":"[16]","noteIndex":0},"citationItems":[{"id":3436,"uris":["http://zotero.org/users/local/sgFDdPY0/items/LM4QMI28"],"itemData":{"id":3436,"type":"article-journal","abstract":"The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84092A" w:rsidRPr="0084092A">
        <w:rPr>
          <w:rFonts w:ascii="Calibri" w:hAnsi="Calibri" w:cs="Calibri"/>
          <w:sz w:val="24"/>
        </w:rPr>
        <w:t>[16]</w:t>
      </w:r>
      <w:r w:rsidR="00DC3FCC">
        <w:rPr>
          <w:sz w:val="24"/>
          <w:szCs w:val="24"/>
        </w:rPr>
        <w:fldChar w:fldCharType="end"/>
      </w:r>
      <w:r w:rsidR="008A38DD">
        <w:rPr>
          <w:sz w:val="24"/>
          <w:szCs w:val="24"/>
        </w:rPr>
        <w:t xml:space="preserve">. </w:t>
      </w:r>
      <w:r>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w:t>
      </w:r>
      <w:r w:rsidR="008A38DD" w:rsidRPr="00C547AC">
        <w:rPr>
          <w:sz w:val="24"/>
          <w:szCs w:val="24"/>
          <w:highlight w:val="yellow"/>
          <w:rPrChange w:id="87" w:author="Samuel Greenrod" w:date="2025-09-11T22:07:00Z" w16du:dateUtc="2025-09-12T05:07:00Z">
            <w:rPr>
              <w:sz w:val="24"/>
              <w:szCs w:val="24"/>
            </w:rPr>
          </w:rPrChange>
        </w:rPr>
        <w:t>Greenrod et al. (</w:t>
      </w:r>
      <w:r w:rsidR="00CB6F1F" w:rsidRPr="00C547AC">
        <w:rPr>
          <w:sz w:val="24"/>
          <w:szCs w:val="24"/>
          <w:highlight w:val="yellow"/>
          <w:rPrChange w:id="88" w:author="Samuel Greenrod" w:date="2025-09-11T22:07:00Z" w16du:dateUtc="2025-09-12T05:07:00Z">
            <w:rPr>
              <w:sz w:val="24"/>
              <w:szCs w:val="24"/>
            </w:rPr>
          </w:rPrChange>
        </w:rPr>
        <w:t>unpublished</w:t>
      </w:r>
      <w:r w:rsidR="008A38DD" w:rsidRPr="00C547AC">
        <w:rPr>
          <w:sz w:val="24"/>
          <w:szCs w:val="24"/>
          <w:highlight w:val="yellow"/>
          <w:rPrChange w:id="89" w:author="Samuel Greenrod" w:date="2025-09-11T22:07:00Z" w16du:dateUtc="2025-09-12T05:07:00Z">
            <w:rPr>
              <w:sz w:val="24"/>
              <w:szCs w:val="24"/>
            </w:rPr>
          </w:rPrChange>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50862D9E" w:rsidR="00C754E8" w:rsidRPr="00C754E8" w:rsidRDefault="00C754E8" w:rsidP="00C754E8">
      <w:pPr>
        <w:jc w:val="both"/>
        <w:rPr>
          <w:sz w:val="24"/>
          <w:szCs w:val="24"/>
        </w:rPr>
      </w:pPr>
      <w:r w:rsidRPr="00C754E8">
        <w:rPr>
          <w:sz w:val="24"/>
          <w:szCs w:val="24"/>
        </w:rPr>
        <w:lastRenderedPageBreak/>
        <w:t xml:space="preserve">This study builds on a previously published experimental framework </w:t>
      </w:r>
      <w:r w:rsidRPr="00F42F85">
        <w:rPr>
          <w:sz w:val="24"/>
          <w:szCs w:val="24"/>
          <w:highlight w:val="yellow"/>
          <w:rPrChange w:id="90" w:author="Samuel Greenrod" w:date="2025-09-12T14:28:00Z" w16du:dateUtc="2025-09-12T21:28:00Z">
            <w:rPr>
              <w:sz w:val="24"/>
              <w:szCs w:val="24"/>
            </w:rPr>
          </w:rPrChange>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84092A">
        <w:rPr>
          <w:sz w:val="24"/>
          <w:szCs w:val="24"/>
        </w:rPr>
        <w:instrText xml:space="preserve"> ADDIN ZOTERO_ITEM CSL_CITATION {"citationID":"La5EerWz","properties":{"formattedCitation":"[30]","plainCitation":"[30]","noteIndex":0},"citationItems":[{"id":2201,"uris":["http://zotero.org/users/local/sgFDdPY0/items/ZKZP7LIY"],"itemData":{"id":2201,"type":"article-journal","container-title":"Applied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84092A" w:rsidRPr="0084092A">
        <w:rPr>
          <w:rFonts w:ascii="Calibri" w:hAnsi="Calibri" w:cs="Calibri"/>
          <w:sz w:val="24"/>
        </w:rPr>
        <w:t>[30]</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84092A">
        <w:rPr>
          <w:sz w:val="24"/>
          <w:szCs w:val="24"/>
        </w:rPr>
        <w:instrText xml:space="preserve"> ADDIN ZOTERO_ITEM CSL_CITATION {"citationID":"ve1dHb37","properties":{"formattedCitation":"[30]","plainCitation":"[30]","noteIndex":0},"citationItems":[{"id":2201,"uris":["http://zotero.org/users/local/sgFDdPY0/items/ZKZP7LIY"],"itemData":{"id":2201,"type":"article-journal","container-title":"Applied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84092A" w:rsidRPr="0084092A">
        <w:rPr>
          <w:rFonts w:ascii="Calibri" w:hAnsi="Calibri" w:cs="Calibri"/>
          <w:sz w:val="24"/>
        </w:rPr>
        <w:t>[30]</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F42F85">
        <w:rPr>
          <w:sz w:val="24"/>
          <w:szCs w:val="24"/>
          <w:highlight w:val="yellow"/>
          <w:rPrChange w:id="91" w:author="Samuel Greenrod" w:date="2025-09-12T14:29:00Z" w16du:dateUtc="2025-09-12T21:29:00Z">
            <w:rPr>
              <w:sz w:val="24"/>
              <w:szCs w:val="24"/>
            </w:rPr>
          </w:rPrChange>
        </w:rPr>
        <w:t>Greenrod et al.</w:t>
      </w:r>
      <w:r w:rsidRPr="00F42F85">
        <w:rPr>
          <w:sz w:val="24"/>
          <w:szCs w:val="24"/>
          <w:highlight w:val="yellow"/>
          <w:rPrChange w:id="92" w:author="Samuel Greenrod" w:date="2025-09-12T14:29:00Z" w16du:dateUtc="2025-09-12T21:29:00Z">
            <w:rPr>
              <w:sz w:val="24"/>
              <w:szCs w:val="24"/>
            </w:rPr>
          </w:rPrChange>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316363C1"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84092A">
        <w:rPr>
          <w:sz w:val="24"/>
          <w:szCs w:val="24"/>
        </w:rPr>
        <w:instrText xml:space="preserve"> ADDIN ZOTERO_ITEM CSL_CITATION {"citationID":"ndXfAzbw","properties":{"formattedCitation":"[31]","plainCitation":"[31]","noteIndex":0},"citationItems":[{"id":1524,"uris":["http://zotero.org/users/local/sgFDdPY0/items/S4ZYV8A8"],"itemData":{"id":1524,"type":"chapter","abstract":"The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84092A" w:rsidRPr="0084092A">
        <w:rPr>
          <w:rFonts w:ascii="Calibri" w:hAnsi="Calibri" w:cs="Calibri"/>
          <w:sz w:val="24"/>
        </w:rPr>
        <w:t>[31]</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F42F85">
        <w:rPr>
          <w:sz w:val="24"/>
          <w:szCs w:val="24"/>
          <w:highlight w:val="yellow"/>
          <w:rPrChange w:id="93" w:author="Samuel Greenrod" w:date="2025-09-12T14:28:00Z" w16du:dateUtc="2025-09-12T21:28:00Z">
            <w:rPr>
              <w:sz w:val="24"/>
              <w:szCs w:val="24"/>
            </w:rPr>
          </w:rPrChange>
        </w:rPr>
        <w:t>(Greenrod et al., unpublished)</w:t>
      </w:r>
      <w:r w:rsidRPr="00F42F85">
        <w:rPr>
          <w:sz w:val="24"/>
          <w:szCs w:val="24"/>
          <w:highlight w:val="yellow"/>
          <w:rPrChange w:id="94" w:author="Samuel Greenrod" w:date="2025-09-12T14:28:00Z" w16du:dateUtc="2025-09-12T21:28:00Z">
            <w:rPr>
              <w:sz w:val="24"/>
              <w:szCs w:val="24"/>
            </w:rPr>
          </w:rPrChange>
        </w:rPr>
        <w:t>.</w:t>
      </w:r>
      <w:r w:rsidRPr="00C754E8">
        <w:rPr>
          <w:sz w:val="24"/>
          <w:szCs w:val="24"/>
        </w:rPr>
        <w:t xml:space="preserve">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F42F85">
        <w:rPr>
          <w:sz w:val="24"/>
          <w:szCs w:val="24"/>
          <w:highlight w:val="yellow"/>
          <w:rPrChange w:id="95" w:author="Samuel Greenrod" w:date="2025-09-12T14:28:00Z" w16du:dateUtc="2025-09-12T21:28:00Z">
            <w:rPr>
              <w:sz w:val="24"/>
              <w:szCs w:val="24"/>
            </w:rPr>
          </w:rPrChange>
        </w:rPr>
        <w:t>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lastRenderedPageBreak/>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030E1DC5"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w:t>
      </w:r>
      <w:proofErr w:type="spellStart"/>
      <w:r w:rsidRPr="000E6C18">
        <w:rPr>
          <w:sz w:val="24"/>
          <w:szCs w:val="24"/>
        </w:rPr>
        <w:t>phages</w:t>
      </w:r>
      <w:proofErr w:type="spellEnd"/>
      <w:r w:rsidRPr="000E6C18">
        <w:rPr>
          <w:sz w:val="24"/>
          <w:szCs w:val="24"/>
        </w:rPr>
        <w:t xml:space="preserve">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w:t>
      </w:r>
      <w:commentRangeStart w:id="96"/>
      <w:r w:rsidR="00BA76CB">
        <w:rPr>
          <w:sz w:val="24"/>
          <w:szCs w:val="24"/>
        </w:rPr>
        <w:t xml:space="preserve">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w:t>
      </w:r>
      <w:proofErr w:type="spellStart"/>
      <w:r>
        <w:rPr>
          <w:sz w:val="24"/>
          <w:szCs w:val="24"/>
        </w:rPr>
        <w:t>phage</w:t>
      </w:r>
      <w:r w:rsidR="00AE616A">
        <w:rPr>
          <w:sz w:val="24"/>
          <w:szCs w:val="24"/>
        </w:rPr>
        <w:t>s</w:t>
      </w:r>
      <w:proofErr w:type="spellEnd"/>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84092A">
        <w:rPr>
          <w:sz w:val="24"/>
          <w:szCs w:val="24"/>
        </w:rPr>
        <w:instrText xml:space="preserve"> ADDIN ZOTERO_ITEM CSL_CITATION {"citationID":"xPoNQSZm","properties":{"formattedCitation":"[32]","plainCitation":"[32]","noteIndex":0},"citationItems":[{"id":3250,"uris":["http://zotero.org/users/local/sgFDdPY0/items/R97IX6S8"],"itemData":{"id":3250,"type":"article-journal","abstract":"We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84092A" w:rsidRPr="0084092A">
        <w:rPr>
          <w:rFonts w:ascii="Calibri" w:hAnsi="Calibri" w:cs="Calibri"/>
          <w:sz w:val="24"/>
        </w:rPr>
        <w:t>[32]</w:t>
      </w:r>
      <w:r>
        <w:rPr>
          <w:sz w:val="24"/>
          <w:szCs w:val="24"/>
        </w:rPr>
        <w:fldChar w:fldCharType="end"/>
      </w:r>
      <w:r>
        <w:rPr>
          <w:sz w:val="24"/>
          <w:szCs w:val="24"/>
        </w:rPr>
        <w:t>.</w:t>
      </w:r>
      <w:commentRangeEnd w:id="96"/>
      <w:r w:rsidR="003B65A4">
        <w:rPr>
          <w:rStyle w:val="CommentReference"/>
        </w:rPr>
        <w:commentReference w:id="96"/>
      </w:r>
      <w:r>
        <w:rPr>
          <w:sz w:val="24"/>
          <w:szCs w:val="24"/>
        </w:rPr>
        <w:t xml:space="preserve">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656C3C44"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F42F85">
        <w:rPr>
          <w:sz w:val="24"/>
          <w:szCs w:val="24"/>
          <w:highlight w:val="yellow"/>
          <w:rPrChange w:id="97" w:author="Samuel Greenrod" w:date="2025-09-12T14:29:00Z" w16du:dateUtc="2025-09-12T21:29:00Z">
            <w:rPr>
              <w:sz w:val="24"/>
              <w:szCs w:val="24"/>
            </w:rPr>
          </w:rPrChange>
        </w:rPr>
        <w:t>Greenrod et al</w:t>
      </w:r>
      <w:ins w:id="98" w:author="Craig Maclean" w:date="2025-09-08T08:59:00Z" w16du:dateUtc="2025-09-08T07:59:00Z">
        <w:r w:rsidR="003B65A4" w:rsidRPr="00F42F85">
          <w:rPr>
            <w:sz w:val="24"/>
            <w:szCs w:val="24"/>
            <w:highlight w:val="yellow"/>
            <w:rPrChange w:id="99" w:author="Samuel Greenrod" w:date="2025-09-12T14:29:00Z" w16du:dateUtc="2025-09-12T21:29:00Z">
              <w:rPr>
                <w:sz w:val="24"/>
                <w:szCs w:val="24"/>
              </w:rPr>
            </w:rPrChange>
          </w:rPr>
          <w:t xml:space="preserve"> (</w:t>
        </w:r>
        <w:del w:id="100" w:author="Samuel Greenrod" w:date="2025-09-12T14:29:00Z" w16du:dateUtc="2025-09-12T21:29:00Z">
          <w:r w:rsidR="003B65A4" w:rsidRPr="00F42F85" w:rsidDel="00F42F85">
            <w:rPr>
              <w:sz w:val="24"/>
              <w:szCs w:val="24"/>
              <w:highlight w:val="yellow"/>
              <w:rPrChange w:id="101" w:author="Samuel Greenrod" w:date="2025-09-12T14:29:00Z" w16du:dateUtc="2025-09-12T21:29:00Z">
                <w:rPr>
                  <w:sz w:val="24"/>
                  <w:szCs w:val="24"/>
                </w:rPr>
              </w:rPrChange>
            </w:rPr>
            <w:delText>reference</w:delText>
          </w:r>
        </w:del>
      </w:ins>
      <w:ins w:id="102" w:author="Samuel Greenrod" w:date="2025-09-12T14:29:00Z" w16du:dateUtc="2025-09-12T21:29:00Z">
        <w:r w:rsidR="00F42F85" w:rsidRPr="00F42F85">
          <w:rPr>
            <w:sz w:val="24"/>
            <w:szCs w:val="24"/>
            <w:highlight w:val="yellow"/>
            <w:rPrChange w:id="103" w:author="Samuel Greenrod" w:date="2025-09-12T14:29:00Z" w16du:dateUtc="2025-09-12T21:29:00Z">
              <w:rPr>
                <w:sz w:val="24"/>
                <w:szCs w:val="24"/>
              </w:rPr>
            </w:rPrChange>
          </w:rPr>
          <w:t>unpublished</w:t>
        </w:r>
      </w:ins>
      <w:ins w:id="104" w:author="Craig Maclean" w:date="2025-09-08T08:59:00Z" w16du:dateUtc="2025-09-08T07:59:00Z">
        <w:r w:rsidR="003B65A4" w:rsidRPr="00F42F85">
          <w:rPr>
            <w:sz w:val="24"/>
            <w:szCs w:val="24"/>
            <w:highlight w:val="yellow"/>
            <w:rPrChange w:id="105" w:author="Samuel Greenrod" w:date="2025-09-12T14:29:00Z" w16du:dateUtc="2025-09-12T21:29:00Z">
              <w:rPr>
                <w:sz w:val="24"/>
                <w:szCs w:val="24"/>
              </w:rPr>
            </w:rPrChange>
          </w:rPr>
          <w:t>)</w:t>
        </w:r>
      </w:ins>
      <w:r w:rsidR="002B495C" w:rsidRPr="00F42F85">
        <w:rPr>
          <w:sz w:val="24"/>
          <w:szCs w:val="24"/>
          <w:highlight w:val="yellow"/>
          <w:rPrChange w:id="106" w:author="Samuel Greenrod" w:date="2025-09-12T14:29:00Z" w16du:dateUtc="2025-09-12T21:29:00Z">
            <w:rPr>
              <w:sz w:val="24"/>
              <w:szCs w:val="24"/>
            </w:rPr>
          </w:rPrChange>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07F4F189" w:rsidR="00C754E8" w:rsidRPr="00C754E8" w:rsidRDefault="00750BA0" w:rsidP="00C754E8">
      <w:pPr>
        <w:jc w:val="both"/>
        <w:rPr>
          <w:sz w:val="24"/>
          <w:szCs w:val="24"/>
        </w:rPr>
      </w:pPr>
      <w:r>
        <w:rPr>
          <w:sz w:val="24"/>
          <w:szCs w:val="24"/>
        </w:rPr>
        <w:t xml:space="preserve">Sequences are analysed using identical protocols to </w:t>
      </w:r>
      <w:r w:rsidRPr="00F42F85">
        <w:rPr>
          <w:sz w:val="24"/>
          <w:szCs w:val="24"/>
          <w:highlight w:val="yellow"/>
          <w:rPrChange w:id="107" w:author="Samuel Greenrod" w:date="2025-09-12T14:29:00Z" w16du:dateUtc="2025-09-12T21:29:00Z">
            <w:rPr>
              <w:sz w:val="24"/>
              <w:szCs w:val="24"/>
            </w:rPr>
          </w:rPrChange>
        </w:rPr>
        <w:t>Greenrod et al., (unpublished).</w:t>
      </w:r>
      <w:r>
        <w:rPr>
          <w:sz w:val="24"/>
          <w:szCs w:val="24"/>
        </w:rPr>
        <w:t xml:space="preserve"> </w:t>
      </w:r>
      <w:r w:rsidR="00C754E8" w:rsidRPr="00C754E8">
        <w:rPr>
          <w:sz w:val="24"/>
          <w:szCs w:val="24"/>
        </w:rPr>
        <w:t>Reads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AE616A">
        <w:rPr>
          <w:sz w:val="24"/>
          <w:szCs w:val="24"/>
        </w:rPr>
        <w:t xml:space="preserve"> under default </w:t>
      </w:r>
      <w:r w:rsidR="00AE616A">
        <w:rPr>
          <w:sz w:val="24"/>
          <w:szCs w:val="24"/>
        </w:rPr>
        <w:lastRenderedPageBreak/>
        <w:t xml:space="preserve">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BEF2C8F"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variant calling with medaka (v.2.1) (</w:t>
      </w:r>
      <w:hyperlink r:id="rId17"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5C5B57FA"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84092A">
        <w:rPr>
          <w:sz w:val="24"/>
          <w:szCs w:val="24"/>
        </w:rPr>
        <w: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84092A" w:rsidRPr="0084092A">
        <w:rPr>
          <w:rFonts w:ascii="Calibri" w:hAnsi="Calibri" w:cs="Calibri"/>
          <w:sz w:val="24"/>
        </w:rPr>
        <w:t>[40,41]</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F654847"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ins w:id="108" w:author="Samuel Greenrod" w:date="2025-09-11T21:34:00Z" w16du:dateUtc="2025-09-12T04:34:00Z">
        <w:r w:rsidR="002C0D74">
          <w:rPr>
            <w:rFonts w:cstheme="minorHAnsi"/>
            <w:b/>
            <w:bCs/>
            <w:sz w:val="24"/>
            <w:szCs w:val="24"/>
          </w:rPr>
          <w:t xml:space="preserve"> in monoculture</w:t>
        </w:r>
      </w:ins>
    </w:p>
    <w:p w14:paraId="2E33167C" w14:textId="6A968A1D"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del w:id="109" w:author="Craig Maclean" w:date="2025-09-08T09:00:00Z" w16du:dateUtc="2025-09-08T08:00:00Z">
        <w:r w:rsidR="00BB45FC" w:rsidDel="003B65A4">
          <w:rPr>
            <w:rFonts w:cstheme="minorHAnsi"/>
            <w:sz w:val="24"/>
            <w:szCs w:val="24"/>
          </w:rPr>
          <w:delText>passages</w:delText>
        </w:r>
        <w:r w:rsidR="00DE2AD1" w:rsidDel="003B65A4">
          <w:rPr>
            <w:rFonts w:cstheme="minorHAnsi"/>
            <w:sz w:val="24"/>
            <w:szCs w:val="24"/>
          </w:rPr>
          <w:delText xml:space="preserve"> </w:delText>
        </w:r>
      </w:del>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del w:id="110" w:author="Samuel Greenrod" w:date="2025-09-12T14:42:00Z" w16du:dateUtc="2025-09-12T21:42:00Z">
        <w:r w:rsidR="00C27692" w:rsidDel="00D452E3">
          <w:rPr>
            <w:rFonts w:cstheme="minorHAnsi"/>
            <w:sz w:val="24"/>
            <w:szCs w:val="24"/>
          </w:rPr>
          <w:delText>ure</w:delText>
        </w:r>
      </w:del>
      <w:r w:rsidR="00C27692" w:rsidDel="003B65A4">
        <w:rPr>
          <w:rFonts w:cstheme="minorHAnsi"/>
          <w:sz w:val="24"/>
          <w:szCs w:val="24"/>
        </w:rPr>
        <w:t xml:space="preserve"> 1a)</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del w:id="111" w:author="Samuel Greenrod" w:date="2025-09-12T13:23:00Z" w16du:dateUtc="2025-09-12T20:23:00Z">
        <w:r w:rsidR="00C27692" w:rsidDel="002A5B8B">
          <w:rPr>
            <w:rFonts w:cstheme="minorHAnsi"/>
            <w:sz w:val="24"/>
            <w:szCs w:val="24"/>
          </w:rPr>
          <w:delText>ure</w:delText>
        </w:r>
      </w:del>
      <w:r w:rsidR="00C27692">
        <w:rPr>
          <w:rFonts w:cstheme="minorHAnsi"/>
          <w:sz w:val="24"/>
          <w:szCs w:val="24"/>
        </w:rPr>
        <w:t xml:space="preserv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 xml:space="preserve">C; fluctuating evolved lines had </w:t>
      </w:r>
      <w:r w:rsidR="00F32BD7">
        <w:rPr>
          <w:rFonts w:cstheme="minorHAnsi"/>
          <w:sz w:val="24"/>
          <w:szCs w:val="24"/>
        </w:rPr>
        <w:lastRenderedPageBreak/>
        <w:t>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1310428E" w:rsidR="00F32BD7" w:rsidRPr="00F07F61" w:rsidDel="002C0D74" w:rsidRDefault="00626613" w:rsidP="00F07F61">
      <w:pPr>
        <w:jc w:val="both"/>
        <w:rPr>
          <w:del w:id="112" w:author="Samuel Greenrod" w:date="2025-09-11T21:33:00Z" w16du:dateUtc="2025-09-12T04:33:00Z"/>
          <w:rFonts w:cstheme="minorHAnsi"/>
          <w:sz w:val="24"/>
          <w:szCs w:val="24"/>
        </w:rPr>
      </w:pPr>
      <w:commentRangeStart w:id="113"/>
      <w:commentRangeStart w:id="114"/>
      <w:commentRangeStart w:id="115"/>
      <w:del w:id="116" w:author="Samuel Greenrod" w:date="2025-09-11T16:39:00Z" w16du:dateUtc="2025-09-11T23:39:00Z">
        <w:r w:rsidDel="007349F2">
          <w:rPr>
            <w:noProof/>
            <w:sz w:val="24"/>
            <w:szCs w:val="24"/>
          </w:rPr>
          <w:drawing>
            <wp:anchor distT="0" distB="0" distL="114300" distR="114300" simplePos="0" relativeHeight="251658240" behindDoc="0" locked="0" layoutInCell="1" allowOverlap="1" wp14:anchorId="259CCD04" wp14:editId="70E86583">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del>
      <w:commentRangeEnd w:id="113"/>
      <w:del w:id="117" w:author="Samuel Greenrod" w:date="2025-09-11T21:33:00Z" w16du:dateUtc="2025-09-12T04:33:00Z">
        <w:r w:rsidR="00A45D1B" w:rsidDel="002C0D74">
          <w:rPr>
            <w:rStyle w:val="CommentReference"/>
          </w:rPr>
          <w:commentReference w:id="113"/>
        </w:r>
        <w:commentRangeEnd w:id="114"/>
        <w:r w:rsidR="00A45D1B" w:rsidDel="002C0D74">
          <w:rPr>
            <w:rStyle w:val="CommentReference"/>
          </w:rPr>
          <w:commentReference w:id="114"/>
        </w:r>
        <w:commentRangeEnd w:id="115"/>
        <w:r w:rsidR="00A45D1B" w:rsidDel="002C0D74">
          <w:rPr>
            <w:rStyle w:val="CommentReference"/>
          </w:rPr>
          <w:commentReference w:id="115"/>
        </w:r>
        <w:r w:rsidR="00F32BD7" w:rsidDel="002C0D74">
          <w:rPr>
            <w:rFonts w:cstheme="minorHAnsi"/>
            <w:sz w:val="24"/>
            <w:szCs w:val="24"/>
          </w:rPr>
          <w:delText xml:space="preserve">These findings indicate that </w:delText>
        </w:r>
        <w:r w:rsidR="00BB45FC" w:rsidDel="002C0D74">
          <w:rPr>
            <w:rFonts w:cstheme="minorHAnsi"/>
            <w:sz w:val="24"/>
            <w:szCs w:val="24"/>
          </w:rPr>
          <w:delText xml:space="preserve">fluctuating temperatures selected for </w:delText>
        </w:r>
        <w:r w:rsidR="00F06954" w:rsidDel="002C0D74">
          <w:rPr>
            <w:rFonts w:cstheme="minorHAnsi"/>
            <w:sz w:val="24"/>
            <w:szCs w:val="24"/>
          </w:rPr>
          <w:delText>φ</w:delText>
        </w:r>
        <w:r w:rsidR="00F32BD7" w:rsidDel="002C0D74">
          <w:rPr>
            <w:rFonts w:cstheme="minorHAnsi"/>
            <w:sz w:val="24"/>
            <w:szCs w:val="24"/>
          </w:rPr>
          <w:delText xml:space="preserve">14-1 </w:delText>
        </w:r>
        <w:r w:rsidR="00BB45FC" w:rsidDel="002C0D74">
          <w:rPr>
            <w:rFonts w:cstheme="minorHAnsi"/>
            <w:sz w:val="24"/>
            <w:szCs w:val="24"/>
          </w:rPr>
          <w:delText>thermal general</w:delText>
        </w:r>
        <w:r w:rsidR="00C27692" w:rsidDel="002C0D74">
          <w:rPr>
            <w:rFonts w:cstheme="minorHAnsi"/>
            <w:sz w:val="24"/>
            <w:szCs w:val="24"/>
          </w:rPr>
          <w:delText>ists</w:delText>
        </w:r>
        <w:r w:rsidR="00F32BD7" w:rsidDel="002C0D74">
          <w:rPr>
            <w:rFonts w:cstheme="minorHAnsi"/>
            <w:sz w:val="24"/>
            <w:szCs w:val="24"/>
          </w:rPr>
          <w:delText xml:space="preserve">. In contrast, </w:delText>
        </w:r>
        <w:r w:rsidR="00397F03" w:rsidDel="002C0D74">
          <w:rPr>
            <w:rFonts w:cstheme="minorHAnsi"/>
            <w:sz w:val="24"/>
            <w:szCs w:val="24"/>
          </w:rPr>
          <w:delText>φ</w:delText>
        </w:r>
        <w:r w:rsidR="00F32BD7" w:rsidDel="002C0D74">
          <w:rPr>
            <w:rFonts w:cstheme="minorHAnsi"/>
            <w:sz w:val="24"/>
            <w:szCs w:val="24"/>
          </w:rPr>
          <w:delText xml:space="preserve">LUZ19 evolved increased </w:delText>
        </w:r>
        <w:r w:rsidR="00106FC4" w:rsidDel="002C0D74">
          <w:rPr>
            <w:rFonts w:cstheme="minorHAnsi"/>
            <w:sz w:val="24"/>
            <w:szCs w:val="24"/>
          </w:rPr>
          <w:delText>overall</w:delText>
        </w:r>
        <w:r w:rsidR="00F32BD7" w:rsidDel="002C0D74">
          <w:rPr>
            <w:rFonts w:cstheme="minorHAnsi"/>
            <w:sz w:val="24"/>
            <w:szCs w:val="24"/>
          </w:rPr>
          <w:delText xml:space="preserve"> fitness </w:delText>
        </w:r>
        <w:commentRangeStart w:id="118"/>
        <w:commentRangeStart w:id="119"/>
        <w:r w:rsidR="00F06954" w:rsidDel="002C0D74">
          <w:rPr>
            <w:rFonts w:cstheme="minorHAnsi"/>
            <w:sz w:val="24"/>
            <w:szCs w:val="24"/>
          </w:rPr>
          <w:delText xml:space="preserve">indicating thermal adaptation was not constrained by </w:delText>
        </w:r>
        <w:r w:rsidR="00397F03" w:rsidDel="002C0D74">
          <w:rPr>
            <w:rFonts w:cstheme="minorHAnsi"/>
            <w:sz w:val="24"/>
            <w:szCs w:val="24"/>
          </w:rPr>
          <w:delText xml:space="preserve">weak selection or </w:delText>
        </w:r>
        <w:r w:rsidR="00F06954" w:rsidDel="002C0D74">
          <w:rPr>
            <w:rFonts w:cstheme="minorHAnsi"/>
            <w:sz w:val="24"/>
            <w:szCs w:val="24"/>
          </w:rPr>
          <w:delText>evolutionary trade-offs.</w:delText>
        </w:r>
        <w:r w:rsidR="00106FC4" w:rsidDel="002C0D74">
          <w:rPr>
            <w:rFonts w:cstheme="minorHAnsi"/>
            <w:sz w:val="24"/>
            <w:szCs w:val="24"/>
          </w:rPr>
          <w:delText xml:space="preserve"> </w:delText>
        </w:r>
        <w:r w:rsidR="00F32BD7" w:rsidDel="002C0D74">
          <w:rPr>
            <w:rFonts w:cstheme="minorHAnsi"/>
            <w:sz w:val="24"/>
            <w:szCs w:val="24"/>
          </w:rPr>
          <w:delText xml:space="preserve"> </w:delText>
        </w:r>
        <w:commentRangeEnd w:id="118"/>
        <w:r w:rsidR="00A45D1B" w:rsidDel="002C0D74">
          <w:rPr>
            <w:rStyle w:val="CommentReference"/>
          </w:rPr>
          <w:commentReference w:id="118"/>
        </w:r>
        <w:commentRangeEnd w:id="119"/>
        <w:r w:rsidR="001B3986" w:rsidDel="002C0D74">
          <w:rPr>
            <w:rStyle w:val="CommentReference"/>
          </w:rPr>
          <w:commentReference w:id="119"/>
        </w:r>
      </w:del>
    </w:p>
    <w:p w14:paraId="12F20189" w14:textId="0411F993" w:rsidR="00DD0CDB" w:rsidRPr="00A13ABE" w:rsidRDefault="007349F2" w:rsidP="00A13ABE">
      <w:pPr>
        <w:jc w:val="both"/>
        <w:rPr>
          <w:sz w:val="24"/>
          <w:szCs w:val="24"/>
        </w:rPr>
      </w:pPr>
      <w:ins w:id="120" w:author="Samuel Greenrod" w:date="2025-09-11T16:39:00Z" w16du:dateUtc="2025-09-11T23:39:00Z">
        <w:r>
          <w:rPr>
            <w:noProof/>
            <w:sz w:val="24"/>
            <w:szCs w:val="24"/>
          </w:rPr>
          <w:drawing>
            <wp:inline distT="0" distB="0" distL="0" distR="0" wp14:anchorId="40A03905" wp14:editId="3C9DE7BA">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ins>
    </w:p>
    <w:p w14:paraId="3053FBD7" w14:textId="77B9CE2D"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ins w:id="121" w:author="Samuel Greenrod" w:date="2025-09-11T21:34:00Z" w16du:dateUtc="2025-09-12T04:34:00Z">
        <w:r w:rsidR="002C0D74">
          <w:rPr>
            <w:b/>
            <w:bCs/>
            <w:sz w:val="24"/>
            <w:szCs w:val="24"/>
          </w:rPr>
          <w:t xml:space="preserve"> in monoculture</w:t>
        </w:r>
      </w:ins>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w:t>
      </w:r>
      <w:del w:id="122" w:author="Samuel Greenrod" w:date="2025-09-11T21:36:00Z" w16du:dateUtc="2025-09-12T04:36:00Z">
        <w:r w:rsidRPr="00A13ABE" w:rsidDel="002C0D74">
          <w:rPr>
            <w:sz w:val="24"/>
            <w:szCs w:val="24"/>
          </w:rPr>
          <w:delText xml:space="preserve">evolved </w:delText>
        </w:r>
      </w:del>
      <w:ins w:id="123" w:author="Samuel Greenrod" w:date="2025-09-11T21:36:00Z" w16du:dateUtc="2025-09-12T04:36:00Z">
        <w:r w:rsidR="002C0D74">
          <w:rPr>
            <w:sz w:val="24"/>
            <w:szCs w:val="24"/>
          </w:rPr>
          <w:t>passaged</w:t>
        </w:r>
        <w:r w:rsidR="002C0D74" w:rsidRPr="00A13ABE">
          <w:rPr>
            <w:sz w:val="24"/>
            <w:szCs w:val="24"/>
          </w:rPr>
          <w:t xml:space="preserve"> </w:t>
        </w:r>
      </w:ins>
      <w:r w:rsidRPr="00A13ABE">
        <w:rPr>
          <w:sz w:val="24"/>
          <w:szCs w:val="24"/>
        </w:rPr>
        <w:t>in monoculture</w:t>
      </w:r>
      <w:ins w:id="124" w:author="Craig Maclean" w:date="2025-09-08T09:04:00Z" w16du:dateUtc="2025-09-08T08:04:00Z">
        <w:r w:rsidR="00A45D1B">
          <w:rPr>
            <w:sz w:val="24"/>
            <w:szCs w:val="24"/>
          </w:rPr>
          <w:t xml:space="preserve"> under fluctuating temperatures</w:t>
        </w:r>
      </w:ins>
      <w:r w:rsidRPr="00A13ABE">
        <w:rPr>
          <w:sz w:val="24"/>
          <w:szCs w:val="24"/>
        </w:rPr>
        <w:t xml:space="preserve">. Plot background colour reflects the temperature during that passage where </w:t>
      </w:r>
      <w:ins w:id="125" w:author="Samuel Greenrod" w:date="2025-09-11T21:36:00Z" w16du:dateUtc="2025-09-12T04:36:00Z">
        <w:r w:rsidR="002C0D74">
          <w:rPr>
            <w:sz w:val="24"/>
            <w:szCs w:val="24"/>
          </w:rPr>
          <w:t xml:space="preserve">light </w:t>
        </w:r>
      </w:ins>
      <w:r w:rsidRPr="00A13ABE">
        <w:rPr>
          <w:sz w:val="24"/>
          <w:szCs w:val="24"/>
        </w:rPr>
        <w:t>blue is 37</w:t>
      </w:r>
      <w:r w:rsidR="00F06954">
        <w:rPr>
          <w:rFonts w:cstheme="minorHAnsi"/>
          <w:sz w:val="24"/>
          <w:szCs w:val="24"/>
        </w:rPr>
        <w:t>°</w:t>
      </w:r>
      <w:r w:rsidRPr="00A13ABE">
        <w:rPr>
          <w:sz w:val="24"/>
          <w:szCs w:val="24"/>
        </w:rPr>
        <w:t xml:space="preserve">C and </w:t>
      </w:r>
      <w:ins w:id="126" w:author="Samuel Greenrod" w:date="2025-09-11T21:36:00Z" w16du:dateUtc="2025-09-12T04:36:00Z">
        <w:r w:rsidR="002C0D74">
          <w:rPr>
            <w:sz w:val="24"/>
            <w:szCs w:val="24"/>
          </w:rPr>
          <w:t xml:space="preserve">light </w:t>
        </w:r>
      </w:ins>
      <w:r w:rsidRPr="00A13ABE">
        <w:rPr>
          <w:sz w:val="24"/>
          <w:szCs w:val="24"/>
        </w:rPr>
        <w:t>red is 42</w:t>
      </w:r>
      <w:r w:rsidR="00F06954">
        <w:rPr>
          <w:rFonts w:cstheme="minorHAnsi"/>
          <w:sz w:val="24"/>
          <w:szCs w:val="24"/>
        </w:rPr>
        <w:t>°</w:t>
      </w:r>
      <w:r w:rsidRPr="00A13ABE">
        <w:rPr>
          <w:sz w:val="24"/>
          <w:szCs w:val="24"/>
        </w:rPr>
        <w:t>C.</w:t>
      </w:r>
      <w:ins w:id="127" w:author="Samuel Greenrod" w:date="2025-09-11T21:37:00Z" w16du:dateUtc="2025-09-12T04:37:00Z">
        <w:r w:rsidR="002C0D74">
          <w:rPr>
            <w:sz w:val="24"/>
            <w:szCs w:val="24"/>
          </w:rPr>
          <w:t xml:space="preserve"> Evolutionary passages involved incubation of bacteria and phage for 8h after which </w:t>
        </w:r>
        <w:proofErr w:type="spellStart"/>
        <w:r w:rsidR="002C0D74">
          <w:rPr>
            <w:sz w:val="24"/>
            <w:szCs w:val="24"/>
          </w:rPr>
          <w:t>phages</w:t>
        </w:r>
        <w:proofErr w:type="spellEnd"/>
        <w:r w:rsidR="002C0D74">
          <w:rPr>
            <w:sz w:val="24"/>
            <w:szCs w:val="24"/>
          </w:rPr>
          <w:t xml:space="preserve"> were separated from bacteria and </w:t>
        </w:r>
      </w:ins>
      <w:ins w:id="128" w:author="Samuel Greenrod" w:date="2025-09-11T21:38:00Z" w16du:dateUtc="2025-09-12T04:38:00Z">
        <w:r w:rsidR="002C0D74">
          <w:rPr>
            <w:sz w:val="24"/>
            <w:szCs w:val="24"/>
          </w:rPr>
          <w:t xml:space="preserve">then </w:t>
        </w:r>
      </w:ins>
      <w:ins w:id="129" w:author="Samuel Greenrod" w:date="2025-09-11T21:39:00Z" w16du:dateUtc="2025-09-12T04:39:00Z">
        <w:r w:rsidR="002C0D74">
          <w:rPr>
            <w:sz w:val="24"/>
            <w:szCs w:val="24"/>
          </w:rPr>
          <w:t>inoculated in</w:t>
        </w:r>
      </w:ins>
      <w:ins w:id="130" w:author="Samuel Greenrod" w:date="2025-09-11T21:38:00Z" w16du:dateUtc="2025-09-12T04:38:00Z">
        <w:r w:rsidR="002C0D74">
          <w:rPr>
            <w:sz w:val="24"/>
            <w:szCs w:val="24"/>
          </w:rPr>
          <w:t>to a fresh bacterial culture.</w:t>
        </w:r>
      </w:ins>
      <w:ins w:id="131" w:author="Samuel Greenrod" w:date="2025-09-11T21:37:00Z" w16du:dateUtc="2025-09-12T04:37:00Z">
        <w:r w:rsidR="002C0D74">
          <w:rPr>
            <w:sz w:val="24"/>
            <w:szCs w:val="24"/>
          </w:rPr>
          <w:t xml:space="preserve"> </w:t>
        </w:r>
      </w:ins>
      <w:del w:id="132" w:author="Samuel Greenrod" w:date="2025-09-11T21:39:00Z" w16du:dateUtc="2025-09-12T04:39:00Z">
        <w:r w:rsidRPr="00A13ABE" w:rsidDel="002C0D74">
          <w:rPr>
            <w:sz w:val="24"/>
            <w:szCs w:val="24"/>
          </w:rPr>
          <w:delText xml:space="preserve"> </w:delText>
        </w:r>
      </w:del>
      <w:r w:rsidRPr="00A13ABE">
        <w:rPr>
          <w:b/>
          <w:bCs/>
          <w:sz w:val="24"/>
          <w:szCs w:val="24"/>
        </w:rPr>
        <w:t>B</w:t>
      </w:r>
      <w:r w:rsidRPr="00A13ABE">
        <w:rPr>
          <w:sz w:val="24"/>
          <w:szCs w:val="24"/>
        </w:rPr>
        <w:t xml:space="preserve">) </w:t>
      </w:r>
      <w:ins w:id="133" w:author="Samuel Greenrod" w:date="2025-09-11T21:39:00Z" w16du:dateUtc="2025-09-12T04:39:00Z">
        <w:r w:rsidR="002C0D74">
          <w:rPr>
            <w:sz w:val="24"/>
            <w:szCs w:val="24"/>
          </w:rPr>
          <w:t>Boxplots show</w:t>
        </w:r>
      </w:ins>
      <w:ins w:id="134" w:author="Samuel Greenrod" w:date="2025-09-11T21:40:00Z" w16du:dateUtc="2025-09-12T04:40:00Z">
        <w:r w:rsidR="002C0D74">
          <w:rPr>
            <w:sz w:val="24"/>
            <w:szCs w:val="24"/>
          </w:rPr>
          <w:t xml:space="preserve"> the </w:t>
        </w:r>
      </w:ins>
      <w:del w:id="135" w:author="Samuel Greenrod" w:date="2025-09-11T21:39:00Z" w16du:dateUtc="2025-09-12T04:39:00Z">
        <w:r w:rsidRPr="00A13ABE" w:rsidDel="002C0D74">
          <w:rPr>
            <w:sz w:val="24"/>
            <w:szCs w:val="24"/>
          </w:rPr>
          <w:delText xml:space="preserve">Boxplots show </w:delText>
        </w:r>
      </w:del>
      <w:r w:rsidRPr="00A13ABE">
        <w:rPr>
          <w:sz w:val="24"/>
          <w:szCs w:val="24"/>
        </w:rPr>
        <w:t xml:space="preserve">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w:t>
      </w:r>
      <w:ins w:id="136" w:author="Samuel Greenrod" w:date="2025-09-11T21:47:00Z" w16du:dateUtc="2025-09-12T04:47:00Z">
        <w:r w:rsidR="003E3456">
          <w:rPr>
            <w:sz w:val="24"/>
            <w:szCs w:val="24"/>
          </w:rPr>
          <w:t xml:space="preserve">. Six biological replicates were </w:t>
        </w:r>
        <w:proofErr w:type="gramStart"/>
        <w:r w:rsidR="003E3456">
          <w:rPr>
            <w:sz w:val="24"/>
            <w:szCs w:val="24"/>
          </w:rPr>
          <w:t>assayed</w:t>
        </w:r>
        <w:proofErr w:type="gramEnd"/>
        <w:r w:rsidR="003E3456">
          <w:rPr>
            <w:sz w:val="24"/>
            <w:szCs w:val="24"/>
          </w:rPr>
          <w:t xml:space="preserve"> and data points show the average of three technical replicates</w:t>
        </w:r>
      </w:ins>
      <w:ins w:id="137" w:author="Craig Maclean" w:date="2025-09-08T09:05:00Z" w16du:dateUtc="2025-09-08T08:05:00Z">
        <w:del w:id="138" w:author="Samuel Greenrod" w:date="2025-09-11T21:47:00Z" w16du:dateUtc="2025-09-12T04:47:00Z">
          <w:r w:rsidR="00A45D1B" w:rsidDel="003E3456">
            <w:rPr>
              <w:sz w:val="24"/>
              <w:szCs w:val="24"/>
            </w:rPr>
            <w:delText xml:space="preserve"> </w:delText>
          </w:r>
        </w:del>
      </w:ins>
      <w:ins w:id="139" w:author="Craig Maclean" w:date="2025-09-08T09:06:00Z" w16du:dateUtc="2025-09-08T08:06:00Z">
        <w:del w:id="140" w:author="Samuel Greenrod" w:date="2025-09-11T21:47:00Z" w16du:dateUtc="2025-09-12T04:47:00Z">
          <w:r w:rsidR="00A45D1B" w:rsidDel="003E3456">
            <w:rPr>
              <w:sz w:val="24"/>
              <w:szCs w:val="24"/>
            </w:rPr>
            <w:delText>(n=</w:delText>
          </w:r>
        </w:del>
        <w:del w:id="141" w:author="Samuel Greenrod" w:date="2025-09-11T21:33:00Z" w16du:dateUtc="2025-09-12T04:33:00Z">
          <w:r w:rsidR="00A45D1B" w:rsidDel="002C0D74">
            <w:rPr>
              <w:sz w:val="24"/>
              <w:szCs w:val="24"/>
            </w:rPr>
            <w:delText>??</w:delText>
          </w:r>
        </w:del>
        <w:del w:id="142" w:author="Samuel Greenrod" w:date="2025-09-11T21:47:00Z" w16du:dateUtc="2025-09-12T04:47:00Z">
          <w:r w:rsidR="00A45D1B" w:rsidDel="003E3456">
            <w:rPr>
              <w:sz w:val="24"/>
              <w:szCs w:val="24"/>
            </w:rPr>
            <w:delText>)</w:delText>
          </w:r>
        </w:del>
      </w:ins>
      <w:r w:rsidRPr="00A13ABE">
        <w:rPr>
          <w:sz w:val="24"/>
          <w:szCs w:val="24"/>
        </w:rPr>
        <w:t xml:space="preserve">. </w:t>
      </w:r>
      <w:del w:id="143" w:author="Samuel Greenrod" w:date="2025-09-12T14:54:00Z" w16du:dateUtc="2025-09-12T21:54:00Z">
        <w:r w:rsidRPr="00A13ABE" w:rsidDel="00F72FD0">
          <w:rPr>
            <w:sz w:val="24"/>
            <w:szCs w:val="24"/>
          </w:rPr>
          <w:delText xml:space="preserve">Static temperature data was adapted from </w:delText>
        </w:r>
        <w:r w:rsidRPr="002C0D74" w:rsidDel="00F72FD0">
          <w:rPr>
            <w:sz w:val="24"/>
            <w:szCs w:val="24"/>
            <w:highlight w:val="yellow"/>
            <w:rPrChange w:id="144" w:author="Samuel Greenrod" w:date="2025-09-11T21:33:00Z" w16du:dateUtc="2025-09-12T04:33:00Z">
              <w:rPr>
                <w:sz w:val="24"/>
                <w:szCs w:val="24"/>
              </w:rPr>
            </w:rPrChange>
          </w:rPr>
          <w:delText xml:space="preserve">Greenrod et al </w:delText>
        </w:r>
        <w:commentRangeStart w:id="145"/>
        <w:r w:rsidRPr="002C0D74" w:rsidDel="00F72FD0">
          <w:rPr>
            <w:sz w:val="24"/>
            <w:szCs w:val="24"/>
            <w:highlight w:val="yellow"/>
            <w:rPrChange w:id="146" w:author="Samuel Greenrod" w:date="2025-09-11T21:33:00Z" w16du:dateUtc="2025-09-12T04:33:00Z">
              <w:rPr>
                <w:sz w:val="24"/>
                <w:szCs w:val="24"/>
              </w:rPr>
            </w:rPrChange>
          </w:rPr>
          <w:delText>(unpublished</w:delText>
        </w:r>
        <w:commentRangeEnd w:id="145"/>
        <w:r w:rsidR="00A45D1B" w:rsidRPr="002C0D74" w:rsidDel="00F72FD0">
          <w:rPr>
            <w:rStyle w:val="CommentReference"/>
            <w:highlight w:val="yellow"/>
            <w:rPrChange w:id="147" w:author="Samuel Greenrod" w:date="2025-09-11T21:33:00Z" w16du:dateUtc="2025-09-12T04:33:00Z">
              <w:rPr>
                <w:rStyle w:val="CommentReference"/>
              </w:rPr>
            </w:rPrChange>
          </w:rPr>
          <w:commentReference w:id="145"/>
        </w:r>
        <w:r w:rsidRPr="002C0D74" w:rsidDel="00F72FD0">
          <w:rPr>
            <w:sz w:val="24"/>
            <w:szCs w:val="24"/>
            <w:highlight w:val="yellow"/>
            <w:rPrChange w:id="148" w:author="Samuel Greenrod" w:date="2025-09-11T21:33:00Z" w16du:dateUtc="2025-09-12T04:33:00Z">
              <w:rPr>
                <w:sz w:val="24"/>
                <w:szCs w:val="24"/>
              </w:rPr>
            </w:rPrChange>
          </w:rPr>
          <w:delText>).</w:delText>
        </w:r>
        <w:r w:rsidRPr="00A13ABE" w:rsidDel="00F72FD0">
          <w:rPr>
            <w:sz w:val="24"/>
            <w:szCs w:val="24"/>
          </w:rPr>
          <w:delText xml:space="preserve"> </w:delText>
        </w:r>
      </w:del>
      <w:r w:rsidRPr="00A13ABE">
        <w:rPr>
          <w:sz w:val="24"/>
          <w:szCs w:val="24"/>
        </w:rPr>
        <w:t>Panel strip colo</w:t>
      </w:r>
      <w:r w:rsidR="00F06954">
        <w:rPr>
          <w:sz w:val="24"/>
          <w:szCs w:val="24"/>
        </w:rPr>
        <w:t>u</w:t>
      </w:r>
      <w:r w:rsidRPr="00A13ABE">
        <w:rPr>
          <w:sz w:val="24"/>
          <w:szCs w:val="24"/>
        </w:rPr>
        <w:t xml:space="preserve">r reflects the temperature that growth was tested at where </w:t>
      </w:r>
      <w:ins w:id="149" w:author="Samuel Greenrod" w:date="2025-09-11T21:40:00Z" w16du:dateUtc="2025-09-12T04:40:00Z">
        <w:r w:rsidR="002C0D74">
          <w:rPr>
            <w:sz w:val="24"/>
            <w:szCs w:val="24"/>
          </w:rPr>
          <w:t xml:space="preserve">light </w:t>
        </w:r>
      </w:ins>
      <w:r w:rsidRPr="00A13ABE">
        <w:rPr>
          <w:sz w:val="24"/>
          <w:szCs w:val="24"/>
        </w:rPr>
        <w:t>blue is 37</w:t>
      </w:r>
      <w:r w:rsidR="00F06954">
        <w:rPr>
          <w:rFonts w:cstheme="minorHAnsi"/>
          <w:sz w:val="24"/>
          <w:szCs w:val="24"/>
        </w:rPr>
        <w:t>°</w:t>
      </w:r>
      <w:r w:rsidRPr="00A13ABE">
        <w:rPr>
          <w:sz w:val="24"/>
          <w:szCs w:val="24"/>
        </w:rPr>
        <w:t xml:space="preserve">C and </w:t>
      </w:r>
      <w:ins w:id="150" w:author="Samuel Greenrod" w:date="2025-09-11T21:40:00Z" w16du:dateUtc="2025-09-12T04:40:00Z">
        <w:r w:rsidR="002C0D74">
          <w:rPr>
            <w:sz w:val="24"/>
            <w:szCs w:val="24"/>
          </w:rPr>
          <w:t xml:space="preserve">light </w:t>
        </w:r>
      </w:ins>
      <w:r w:rsidRPr="00A13ABE">
        <w:rPr>
          <w:sz w:val="24"/>
          <w:szCs w:val="24"/>
        </w:rPr>
        <w:t>red is 42</w:t>
      </w:r>
      <w:r w:rsidR="00F06954">
        <w:rPr>
          <w:rFonts w:cstheme="minorHAnsi"/>
          <w:sz w:val="24"/>
          <w:szCs w:val="24"/>
        </w:rPr>
        <w:t>°</w:t>
      </w:r>
      <w:r w:rsidRPr="00A13ABE">
        <w:rPr>
          <w:sz w:val="24"/>
          <w:szCs w:val="24"/>
        </w:rPr>
        <w:t>C.</w:t>
      </w:r>
      <w:ins w:id="151" w:author="Samuel Greenrod" w:date="2025-09-11T21:41:00Z" w16du:dateUtc="2025-09-12T04:41:00Z">
        <w:r w:rsidR="002C0D74">
          <w:rPr>
            <w:sz w:val="24"/>
            <w:szCs w:val="24"/>
          </w:rPr>
          <w:t xml:space="preserve"> Fluctuating populations are presented in purple with 37</w:t>
        </w:r>
        <w:r w:rsidR="002C0D74">
          <w:rPr>
            <w:rFonts w:cstheme="minorHAnsi"/>
            <w:sz w:val="24"/>
            <w:szCs w:val="24"/>
          </w:rPr>
          <w:t>°</w:t>
        </w:r>
        <w:r w:rsidR="002C0D74">
          <w:rPr>
            <w:sz w:val="24"/>
            <w:szCs w:val="24"/>
          </w:rPr>
          <w:t>C static populations in blue and 42</w:t>
        </w:r>
        <w:r w:rsidR="002C0D74">
          <w:rPr>
            <w:rFonts w:cstheme="minorHAnsi"/>
            <w:sz w:val="24"/>
            <w:szCs w:val="24"/>
          </w:rPr>
          <w:t>°</w:t>
        </w:r>
        <w:r w:rsidR="002C0D74">
          <w:rPr>
            <w:sz w:val="24"/>
            <w:szCs w:val="24"/>
          </w:rPr>
          <w:t xml:space="preserve">C static populations in red. </w:t>
        </w:r>
      </w:ins>
      <w:r w:rsidRPr="00A13ABE">
        <w:rPr>
          <w:sz w:val="24"/>
          <w:szCs w:val="24"/>
        </w:rPr>
        <w:t xml:space="preserve"> </w:t>
      </w:r>
      <w:ins w:id="152" w:author="Samuel Greenrod" w:date="2025-09-11T21:42:00Z" w16du:dateUtc="2025-09-12T04:42:00Z">
        <w:r w:rsidR="002C0D74">
          <w:rPr>
            <w:sz w:val="24"/>
            <w:szCs w:val="24"/>
          </w:rPr>
          <w:t>Ancestral growth is shown by dashed grey line with standard errors shown as a grey box</w:t>
        </w:r>
      </w:ins>
      <w:ins w:id="153" w:author="Samuel Greenrod" w:date="2025-09-11T21:49:00Z" w16du:dateUtc="2025-09-12T04:49:00Z">
        <w:r w:rsidR="003E3456">
          <w:rPr>
            <w:sz w:val="24"/>
            <w:szCs w:val="24"/>
          </w:rPr>
          <w:t xml:space="preserve"> (n = 3)</w:t>
        </w:r>
      </w:ins>
      <w:ins w:id="154" w:author="Samuel Greenrod" w:date="2025-09-11T21:42:00Z" w16du:dateUtc="2025-09-12T04:42:00Z">
        <w:r w:rsidR="002C0D74">
          <w:rPr>
            <w:sz w:val="24"/>
            <w:szCs w:val="24"/>
          </w:rPr>
          <w:t xml:space="preserve">. </w:t>
        </w:r>
      </w:ins>
      <w:r w:rsidRPr="00A13ABE">
        <w:rPr>
          <w:sz w:val="24"/>
          <w:szCs w:val="24"/>
        </w:rPr>
        <w:t>***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84092A">
        <w:rPr>
          <w:sz w:val="24"/>
          <w:szCs w:val="24"/>
        </w:rPr>
        <w: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84092A" w:rsidRPr="0084092A">
        <w:rPr>
          <w:rFonts w:ascii="Calibri" w:hAnsi="Calibri" w:cs="Calibri"/>
          <w:sz w:val="24"/>
        </w:rPr>
        <w:t>[42]</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ins w:id="155" w:author="Samuel Greenrod" w:date="2025-09-12T14:54:00Z" w16du:dateUtc="2025-09-12T21:54:00Z">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156"/>
        <w:r w:rsidR="00F72FD0" w:rsidRPr="002A7CDC">
          <w:rPr>
            <w:sz w:val="24"/>
            <w:szCs w:val="24"/>
            <w:highlight w:val="yellow"/>
          </w:rPr>
          <w:t>(unpublished</w:t>
        </w:r>
        <w:commentRangeEnd w:id="156"/>
        <w:r w:rsidR="00F72FD0" w:rsidRPr="002A7CDC">
          <w:rPr>
            <w:rStyle w:val="CommentReference"/>
            <w:highlight w:val="yellow"/>
          </w:rPr>
          <w:commentReference w:id="156"/>
        </w:r>
        <w:r w:rsidR="00F72FD0" w:rsidRPr="002A7CDC">
          <w:rPr>
            <w:sz w:val="24"/>
            <w:szCs w:val="24"/>
            <w:highlight w:val="yellow"/>
          </w:rPr>
          <w:t>).</w:t>
        </w:r>
      </w:ins>
    </w:p>
    <w:p w14:paraId="52193F9A" w14:textId="77777777" w:rsidR="00660686" w:rsidRPr="00A13ABE" w:rsidDel="00D452E3" w:rsidRDefault="00660686" w:rsidP="00660686">
      <w:pPr>
        <w:jc w:val="both"/>
        <w:rPr>
          <w:del w:id="157" w:author="Samuel Greenrod" w:date="2025-09-12T14:44:00Z" w16du:dateUtc="2025-09-12T21:44:00Z"/>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6D535E3C" w:rsidR="00441F88" w:rsidRPr="00A13ABE" w:rsidRDefault="00D452E3" w:rsidP="00A13ABE">
      <w:pPr>
        <w:jc w:val="both"/>
        <w:rPr>
          <w:sz w:val="24"/>
          <w:szCs w:val="24"/>
        </w:rPr>
      </w:pPr>
      <w:ins w:id="158" w:author="Samuel Greenrod" w:date="2025-09-12T14:45:00Z" w16du:dateUtc="2025-09-12T21:45:00Z">
        <w:r>
          <w:rPr>
            <w:sz w:val="24"/>
            <w:szCs w:val="24"/>
          </w:rPr>
          <w:t>The presence of additional selection pressures are expected to constrain adaptation under f</w:t>
        </w:r>
      </w:ins>
      <w:del w:id="159" w:author="Samuel Greenrod" w:date="2025-09-12T14:45:00Z" w16du:dateUtc="2025-09-12T21:45:00Z">
        <w:r w:rsidR="00397F03" w:rsidDel="00D452E3">
          <w:rPr>
            <w:sz w:val="24"/>
            <w:szCs w:val="24"/>
          </w:rPr>
          <w:delText>F</w:delText>
        </w:r>
      </w:del>
      <w:r w:rsidR="00397F03">
        <w:rPr>
          <w:sz w:val="24"/>
          <w:szCs w:val="24"/>
        </w:rPr>
        <w:t xml:space="preserve">luctuating </w:t>
      </w:r>
      <w:r w:rsidR="00600907">
        <w:rPr>
          <w:sz w:val="24"/>
          <w:szCs w:val="24"/>
        </w:rPr>
        <w:t xml:space="preserve">temperatures </w:t>
      </w:r>
      <w:del w:id="160" w:author="Samuel Greenrod" w:date="2025-09-12T14:45:00Z" w16du:dateUtc="2025-09-12T21:45:00Z">
        <w:r w:rsidR="00397F03" w:rsidDel="00D452E3">
          <w:rPr>
            <w:sz w:val="24"/>
            <w:szCs w:val="24"/>
          </w:rPr>
          <w:delText>are</w:delText>
        </w:r>
        <w:r w:rsidR="00A23224" w:rsidRPr="00A13ABE" w:rsidDel="00D452E3">
          <w:rPr>
            <w:sz w:val="24"/>
            <w:szCs w:val="24"/>
          </w:rPr>
          <w:delText xml:space="preserve"> expected to constrain </w:delText>
        </w:r>
        <w:r w:rsidR="00F06954" w:rsidDel="00D452E3">
          <w:rPr>
            <w:sz w:val="24"/>
            <w:szCs w:val="24"/>
          </w:rPr>
          <w:delText>adaptation</w:delText>
        </w:r>
        <w:r w:rsidR="00A23224" w:rsidRPr="00A13ABE" w:rsidDel="00D452E3">
          <w:rPr>
            <w:sz w:val="24"/>
            <w:szCs w:val="24"/>
          </w:rPr>
          <w:delText xml:space="preserve"> </w:delText>
        </w:r>
        <w:r w:rsidR="00397F03" w:rsidDel="00D452E3">
          <w:rPr>
            <w:sz w:val="24"/>
            <w:szCs w:val="24"/>
          </w:rPr>
          <w:delText xml:space="preserve">when combined with other selection pressures </w:delText>
        </w:r>
      </w:del>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84092A">
        <w:rPr>
          <w:sz w:val="24"/>
          <w:szCs w:val="24"/>
        </w:rPr>
        <w:instrText xml:space="preserve"> ADDIN ZOTERO_ITEM CSL_CITATION {"citationID":"Ej2gM0Kx","properties":{"formattedCitation":"[10,17,18]","plainCitation":"[10,17,18]","noteIndex":0},"citationItems":[{"id":3430,"uris":["http://zotero.org/users/local/sgFDdPY0/items/27D5JGTI"],"itemData":{"id":3430,"type":"article-journal","abstract":"Humans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84092A" w:rsidRPr="0084092A">
        <w:rPr>
          <w:rFonts w:ascii="Calibri" w:hAnsi="Calibri" w:cs="Calibri"/>
          <w:sz w:val="24"/>
        </w:rPr>
        <w:t>[10,17,18]</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397F03">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w:t>
      </w:r>
      <w:del w:id="161" w:author="Samuel Greenrod" w:date="2025-09-12T13:23:00Z" w16du:dateUtc="2025-09-12T20:23:00Z">
        <w:r w:rsidR="00F77CC8" w:rsidDel="002A5B8B">
          <w:rPr>
            <w:sz w:val="24"/>
            <w:szCs w:val="24"/>
          </w:rPr>
          <w:delText>ure</w:delText>
        </w:r>
      </w:del>
      <w:r w:rsidR="00F77CC8">
        <w:rPr>
          <w:sz w:val="24"/>
          <w:szCs w:val="24"/>
        </w:rPr>
        <w:t xml:space="preserv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00B64D68" w:rsidR="00A23224" w:rsidDel="00D452E3" w:rsidRDefault="00044539" w:rsidP="00D452E3">
      <w:pPr>
        <w:jc w:val="both"/>
        <w:rPr>
          <w:del w:id="162" w:author="Samuel Greenrod" w:date="2025-09-12T14:47:00Z" w16du:dateUtc="2025-09-12T21:47:00Z"/>
          <w:sz w:val="24"/>
          <w:szCs w:val="24"/>
        </w:rPr>
        <w:pPrChange w:id="163" w:author="Samuel Greenrod" w:date="2025-09-12T14:48:00Z" w16du:dateUtc="2025-09-12T21:48:00Z">
          <w:pPr>
            <w:jc w:val="both"/>
          </w:pPr>
        </w:pPrChange>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del w:id="164" w:author="Samuel Greenrod" w:date="2025-09-12T13:23:00Z" w16du:dateUtc="2025-09-12T20:23:00Z">
        <w:r w:rsidR="00C27692" w:rsidDel="002A5B8B">
          <w:rPr>
            <w:sz w:val="24"/>
            <w:szCs w:val="24"/>
          </w:rPr>
          <w:delText>ure</w:delText>
        </w:r>
      </w:del>
      <w:r w:rsidR="00C27692">
        <w:rPr>
          <w:sz w:val="24"/>
          <w:szCs w:val="24"/>
        </w:rPr>
        <w:t xml:space="preserv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ins w:id="165" w:author="Samuel Greenrod" w:date="2025-09-12T14:47:00Z" w16du:dateUtc="2025-09-12T21:47:00Z">
        <w:r w:rsidR="00D452E3" w:rsidRPr="00D452E3">
          <w:rPr>
            <w:b/>
            <w:bCs/>
            <w:noProof/>
            <w:sz w:val="24"/>
            <w:szCs w:val="24"/>
          </w:rPr>
          <w:t xml:space="preserve"> </w:t>
        </w:r>
      </w:ins>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2D2583D6" w:rsidR="001B1D66" w:rsidDel="00D452E3" w:rsidRDefault="006167AD" w:rsidP="00D452E3">
      <w:pPr>
        <w:jc w:val="both"/>
        <w:rPr>
          <w:del w:id="166" w:author="Samuel Greenrod" w:date="2025-09-12T14:47:00Z" w16du:dateUtc="2025-09-12T21:47:00Z"/>
          <w:sz w:val="24"/>
          <w:szCs w:val="24"/>
        </w:rPr>
        <w:pPrChange w:id="167" w:author="Samuel Greenrod" w:date="2025-09-12T14:48:00Z" w16du:dateUtc="2025-09-12T21:48:00Z">
          <w:pPr>
            <w:jc w:val="both"/>
          </w:pPr>
        </w:pPrChange>
      </w:pPr>
      <w:del w:id="168" w:author="Samuel Greenrod" w:date="2025-09-12T14:47:00Z" w16du:dateUtc="2025-09-12T21:47:00Z">
        <w:r w:rsidRPr="00A13ABE" w:rsidDel="00D452E3">
          <w:rPr>
            <w:sz w:val="24"/>
            <w:szCs w:val="24"/>
          </w:rPr>
          <w:delText xml:space="preserve">These findings </w:delText>
        </w:r>
        <w:r w:rsidR="0085774F" w:rsidDel="00D452E3">
          <w:rPr>
            <w:sz w:val="24"/>
            <w:szCs w:val="24"/>
          </w:rPr>
          <w:delText>indicate tha</w:delText>
        </w:r>
        <w:r w:rsidR="00F77CC8" w:rsidDel="00D452E3">
          <w:rPr>
            <w:sz w:val="24"/>
            <w:szCs w:val="24"/>
          </w:rPr>
          <w:delText xml:space="preserve">t, for </w:delText>
        </w:r>
        <w:r w:rsidR="00B915F7" w:rsidDel="00D452E3">
          <w:rPr>
            <w:rFonts w:cstheme="minorHAnsi"/>
            <w:sz w:val="24"/>
            <w:szCs w:val="24"/>
          </w:rPr>
          <w:delText>φ</w:delText>
        </w:r>
        <w:r w:rsidR="00B915F7" w:rsidDel="00D452E3">
          <w:rPr>
            <w:sz w:val="24"/>
            <w:szCs w:val="24"/>
          </w:rPr>
          <w:delText>LUZ19, combined selection by thermal fluctuations and competition constrain</w:delText>
        </w:r>
        <w:r w:rsidR="00C27692" w:rsidDel="00D452E3">
          <w:rPr>
            <w:sz w:val="24"/>
            <w:szCs w:val="24"/>
          </w:rPr>
          <w:delText>ed</w:delText>
        </w:r>
        <w:r w:rsidR="00B915F7" w:rsidDel="00D452E3">
          <w:rPr>
            <w:sz w:val="24"/>
            <w:szCs w:val="24"/>
          </w:rPr>
          <w:delText xml:space="preserve"> thermal adaptation</w:delText>
        </w:r>
        <w:r w:rsidR="00F77CC8" w:rsidDel="00D452E3">
          <w:rPr>
            <w:sz w:val="24"/>
            <w:szCs w:val="24"/>
          </w:rPr>
          <w:delText xml:space="preserve"> and inhibited growth in 42</w:delText>
        </w:r>
        <w:r w:rsidR="00F77CC8" w:rsidDel="00D452E3">
          <w:rPr>
            <w:rFonts w:cstheme="minorHAnsi"/>
            <w:sz w:val="24"/>
            <w:szCs w:val="24"/>
          </w:rPr>
          <w:delText>°</w:delText>
        </w:r>
        <w:r w:rsidR="00F77CC8" w:rsidDel="00D452E3">
          <w:rPr>
            <w:sz w:val="24"/>
            <w:szCs w:val="24"/>
          </w:rPr>
          <w:delText>C passages</w:delText>
        </w:r>
        <w:r w:rsidR="00B915F7" w:rsidDel="00D452E3">
          <w:rPr>
            <w:sz w:val="24"/>
            <w:szCs w:val="24"/>
          </w:rPr>
          <w:delText>. However, f</w:delText>
        </w:r>
        <w:r w:rsidR="002C21A2" w:rsidDel="00D452E3">
          <w:rPr>
            <w:sz w:val="24"/>
            <w:szCs w:val="24"/>
          </w:rPr>
          <w:delText xml:space="preserve">or </w:delText>
        </w:r>
        <w:r w:rsidR="00B915F7" w:rsidDel="00D452E3">
          <w:rPr>
            <w:rFonts w:cstheme="minorHAnsi"/>
            <w:sz w:val="24"/>
            <w:szCs w:val="24"/>
          </w:rPr>
          <w:delText>φ</w:delText>
        </w:r>
        <w:r w:rsidR="002C21A2" w:rsidDel="00D452E3">
          <w:rPr>
            <w:sz w:val="24"/>
            <w:szCs w:val="24"/>
          </w:rPr>
          <w:delText xml:space="preserve">14-1, </w:delText>
        </w:r>
        <w:r w:rsidR="00B915F7" w:rsidDel="00D452E3">
          <w:rPr>
            <w:sz w:val="24"/>
            <w:szCs w:val="24"/>
          </w:rPr>
          <w:delText>fluctuations and competition</w:delText>
        </w:r>
        <w:commentRangeStart w:id="169"/>
        <w:r w:rsidR="00B915F7" w:rsidDel="00D452E3">
          <w:rPr>
            <w:sz w:val="24"/>
            <w:szCs w:val="24"/>
          </w:rPr>
          <w:delText xml:space="preserve"> </w:delText>
        </w:r>
      </w:del>
      <w:del w:id="170" w:author="Samuel Greenrod" w:date="2025-09-10T15:17:00Z" w16du:dateUtc="2025-09-10T22:17:00Z">
        <w:r w:rsidR="00B915F7" w:rsidDel="001B3986">
          <w:rPr>
            <w:sz w:val="24"/>
            <w:szCs w:val="24"/>
          </w:rPr>
          <w:delText xml:space="preserve">synergised </w:delText>
        </w:r>
        <w:commentRangeEnd w:id="169"/>
        <w:r w:rsidR="00A724DC" w:rsidDel="001B3986">
          <w:rPr>
            <w:rStyle w:val="CommentReference"/>
          </w:rPr>
          <w:commentReference w:id="169"/>
        </w:r>
        <w:r w:rsidR="00B915F7" w:rsidDel="001B3986">
          <w:rPr>
            <w:sz w:val="24"/>
            <w:szCs w:val="24"/>
          </w:rPr>
          <w:delText xml:space="preserve">to </w:delText>
        </w:r>
      </w:del>
      <w:del w:id="171" w:author="Samuel Greenrod" w:date="2025-09-12T14:47:00Z" w16du:dateUtc="2025-09-12T21:47:00Z">
        <w:r w:rsidR="00B915F7" w:rsidDel="00D452E3">
          <w:rPr>
            <w:sz w:val="24"/>
            <w:szCs w:val="24"/>
          </w:rPr>
          <w:delText xml:space="preserve">accelerate </w:delText>
        </w:r>
        <w:r w:rsidR="002C21A2" w:rsidDel="00D452E3">
          <w:rPr>
            <w:sz w:val="24"/>
            <w:szCs w:val="24"/>
          </w:rPr>
          <w:delText>high temperature</w:delText>
        </w:r>
      </w:del>
      <w:del w:id="172" w:author="Samuel Greenrod" w:date="2025-09-10T15:17:00Z" w16du:dateUtc="2025-09-10T22:17:00Z">
        <w:r w:rsidR="002C21A2" w:rsidDel="001B3986">
          <w:rPr>
            <w:sz w:val="24"/>
            <w:szCs w:val="24"/>
          </w:rPr>
          <w:delText xml:space="preserve"> adaptation</w:delText>
        </w:r>
      </w:del>
      <w:del w:id="173" w:author="Samuel Greenrod" w:date="2025-09-12T14:47:00Z" w16du:dateUtc="2025-09-12T21:47:00Z">
        <w:r w:rsidR="002C21A2" w:rsidDel="00D452E3">
          <w:rPr>
            <w:sz w:val="24"/>
            <w:szCs w:val="24"/>
          </w:rPr>
          <w:delText xml:space="preserve">. </w:delText>
        </w:r>
      </w:del>
    </w:p>
    <w:p w14:paraId="3104F935" w14:textId="45E5FBDC" w:rsidR="00F73687" w:rsidDel="00D452E3" w:rsidRDefault="00F73687" w:rsidP="00D452E3">
      <w:pPr>
        <w:jc w:val="both"/>
        <w:rPr>
          <w:del w:id="174" w:author="Samuel Greenrod" w:date="2025-09-12T14:47:00Z" w16du:dateUtc="2025-09-12T21:47:00Z"/>
        </w:rPr>
        <w:pPrChange w:id="175" w:author="Samuel Greenrod" w:date="2025-09-12T14:48:00Z" w16du:dateUtc="2025-09-12T21:48:00Z">
          <w:pPr/>
        </w:pPrChange>
      </w:pPr>
    </w:p>
    <w:p w14:paraId="20790569" w14:textId="77777777" w:rsidR="00DD0CDB" w:rsidDel="00D452E3" w:rsidRDefault="00DD0CDB" w:rsidP="00D452E3">
      <w:pPr>
        <w:jc w:val="both"/>
        <w:rPr>
          <w:del w:id="176" w:author="Samuel Greenrod" w:date="2025-09-12T14:47:00Z" w16du:dateUtc="2025-09-12T21:47:00Z"/>
        </w:rPr>
        <w:pPrChange w:id="177" w:author="Samuel Greenrod" w:date="2025-09-12T14:48:00Z" w16du:dateUtc="2025-09-12T21:48:00Z">
          <w:pPr/>
        </w:pPrChange>
      </w:pPr>
    </w:p>
    <w:p w14:paraId="1B4BD40F" w14:textId="77777777" w:rsidR="00854468" w:rsidRDefault="00854468" w:rsidP="00D452E3">
      <w:pPr>
        <w:jc w:val="both"/>
        <w:pPrChange w:id="178" w:author="Samuel Greenrod" w:date="2025-09-12T14:48:00Z" w16du:dateUtc="2025-09-12T21:48:00Z">
          <w:pPr/>
        </w:pPrChange>
      </w:pPr>
    </w:p>
    <w:p w14:paraId="14C26C8F" w14:textId="46D5AC66" w:rsidR="00854468" w:rsidRPr="00C9203C" w:rsidRDefault="00D452E3" w:rsidP="00AD4206">
      <w:pPr>
        <w:jc w:val="both"/>
        <w:rPr>
          <w:sz w:val="24"/>
          <w:szCs w:val="24"/>
        </w:rPr>
      </w:pPr>
      <w:ins w:id="179" w:author="Samuel Greenrod" w:date="2025-09-12T14:47:00Z" w16du:dateUtc="2025-09-12T21:47:00Z">
        <w:r>
          <w:rPr>
            <w:b/>
            <w:bCs/>
            <w:noProof/>
            <w:sz w:val="24"/>
            <w:szCs w:val="24"/>
          </w:rPr>
          <w:lastRenderedPageBreak/>
          <w:drawing>
            <wp:anchor distT="0" distB="0" distL="114300" distR="114300" simplePos="0" relativeHeight="251659264" behindDoc="0" locked="0" layoutInCell="1" allowOverlap="1" wp14:anchorId="12D70963" wp14:editId="5631651D">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ins>
      <w:commentRangeStart w:id="180"/>
      <w:commentRangeStart w:id="181"/>
      <w:del w:id="182" w:author="Samuel Greenrod" w:date="2025-09-11T17:44:00Z" w16du:dateUtc="2025-09-12T00:44:00Z">
        <w:r w:rsidR="00B915F7" w:rsidDel="003A2BFD">
          <w:rPr>
            <w:b/>
            <w:bCs/>
            <w:noProof/>
            <w:sz w:val="24"/>
            <w:szCs w:val="24"/>
          </w:rPr>
          <w:drawing>
            <wp:inline distT="0" distB="0" distL="0" distR="0" wp14:anchorId="0A85CAD9" wp14:editId="567B9A1B">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del>
      <w:commentRangeEnd w:id="180"/>
      <w:r w:rsidR="00A724DC">
        <w:rPr>
          <w:rStyle w:val="CommentReference"/>
        </w:rPr>
        <w:commentReference w:id="180"/>
      </w:r>
      <w:r w:rsidR="00854468" w:rsidRPr="006B390A">
        <w:rPr>
          <w:b/>
          <w:bCs/>
          <w:sz w:val="24"/>
          <w:szCs w:val="24"/>
        </w:rPr>
        <w:t>Figure 2</w:t>
      </w:r>
      <w:commentRangeEnd w:id="181"/>
      <w:r w:rsidR="0079377F">
        <w:rPr>
          <w:rStyle w:val="CommentReference"/>
        </w:rPr>
        <w:commentReference w:id="181"/>
      </w:r>
      <w:r w:rsidR="00854468" w:rsidRPr="006B390A">
        <w:rPr>
          <w:b/>
          <w:bCs/>
          <w:sz w:val="24"/>
          <w:szCs w:val="24"/>
        </w:rPr>
        <w:t>.</w:t>
      </w:r>
      <w:r w:rsidR="006B390A" w:rsidRPr="006B390A">
        <w:rPr>
          <w:b/>
          <w:bCs/>
          <w:sz w:val="24"/>
          <w:szCs w:val="24"/>
        </w:rPr>
        <w:t xml:space="preserve"> Environmental complexity constrains </w:t>
      </w:r>
      <w:r w:rsidR="00B915F7">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w:t>
      </w:r>
      <w:ins w:id="183" w:author="Craig Maclean" w:date="2025-09-08T09:20:00Z" w16du:dateUtc="2025-09-08T08:20:00Z">
        <w:r w:rsidR="00A724DC">
          <w:rPr>
            <w:sz w:val="24"/>
            <w:szCs w:val="24"/>
          </w:rPr>
          <w:t xml:space="preserve"> </w:t>
        </w:r>
        <w:del w:id="184" w:author="Samuel Greenrod" w:date="2025-09-11T21:44:00Z" w16du:dateUtc="2025-09-12T04:44:00Z">
          <w:r w:rsidR="00A724DC" w:rsidDel="003E3456">
            <w:rPr>
              <w:sz w:val="24"/>
              <w:szCs w:val="24"/>
            </w:rPr>
            <w:delText>(</w:delText>
          </w:r>
        </w:del>
        <w:r w:rsidR="00A724DC">
          <w:rPr>
            <w:sz w:val="24"/>
            <w:szCs w:val="24"/>
          </w:rPr>
          <w:t>and co-culture</w:t>
        </w:r>
        <w:del w:id="185" w:author="Samuel Greenrod" w:date="2025-09-11T21:44:00Z" w16du:dateUtc="2025-09-12T04:44:00Z">
          <w:r w:rsidR="00A724DC" w:rsidDel="003E3456">
            <w:rPr>
              <w:sz w:val="24"/>
              <w:szCs w:val="24"/>
            </w:rPr>
            <w:delText>?)</w:delText>
          </w:r>
        </w:del>
      </w:ins>
      <w:r w:rsidR="00C9203C" w:rsidRPr="00C9203C">
        <w:rPr>
          <w:sz w:val="24"/>
          <w:szCs w:val="24"/>
        </w:rPr>
        <w:t>. Plot background colour reflects the temperature during that passage where blue is 37</w:t>
      </w:r>
      <w:r w:rsidR="00B915F7">
        <w:rPr>
          <w:rFonts w:cstheme="minorHAnsi"/>
          <w:sz w:val="24"/>
          <w:szCs w:val="24"/>
        </w:rPr>
        <w:t>°</w:t>
      </w:r>
      <w:r w:rsidR="00C9203C" w:rsidRPr="00C9203C">
        <w:rPr>
          <w:sz w:val="24"/>
          <w:szCs w:val="24"/>
        </w:rPr>
        <w:t>C and red is 42</w:t>
      </w:r>
      <w:r w:rsidR="00B915F7">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w:t>
      </w:r>
      <w:del w:id="186" w:author="Samuel Greenrod" w:date="2025-09-12T14:49:00Z" w16du:dateUtc="2025-09-12T21:49:00Z">
        <w:r w:rsidR="00C9203C" w:rsidRPr="00C9203C" w:rsidDel="00F72FD0">
          <w:rPr>
            <w:sz w:val="24"/>
            <w:szCs w:val="24"/>
          </w:rPr>
          <w:delText xml:space="preserve">panel </w:delText>
        </w:r>
      </w:del>
      <w:ins w:id="187" w:author="Samuel Greenrod" w:date="2025-09-12T14:49:00Z" w16du:dateUtc="2025-09-12T21:49:00Z">
        <w:r w:rsidR="00F72FD0">
          <w:rPr>
            <w:sz w:val="24"/>
            <w:szCs w:val="24"/>
          </w:rPr>
          <w:t>Fig</w:t>
        </w:r>
        <w:r w:rsidR="00F72FD0" w:rsidRPr="00C9203C">
          <w:rPr>
            <w:sz w:val="24"/>
            <w:szCs w:val="24"/>
          </w:rPr>
          <w:t xml:space="preserve"> </w:t>
        </w:r>
      </w:ins>
      <w:r w:rsidR="00C9203C">
        <w:rPr>
          <w:sz w:val="24"/>
          <w:szCs w:val="24"/>
        </w:rPr>
        <w:t>1B</w:t>
      </w:r>
      <w:r w:rsidR="00C9203C" w:rsidRPr="00C9203C">
        <w:rPr>
          <w:sz w:val="24"/>
          <w:szCs w:val="24"/>
        </w:rPr>
        <w:t xml:space="preserve"> but </w:t>
      </w:r>
      <w:commentRangeStart w:id="188"/>
      <w:commentRangeStart w:id="189"/>
      <w:commentRangeStart w:id="190"/>
      <w:r w:rsidR="00C9203C" w:rsidRPr="00C9203C">
        <w:rPr>
          <w:sz w:val="24"/>
          <w:szCs w:val="24"/>
        </w:rPr>
        <w:t>compar</w:t>
      </w:r>
      <w:r w:rsidR="00667EBF">
        <w:rPr>
          <w:sz w:val="24"/>
          <w:szCs w:val="24"/>
        </w:rPr>
        <w:t>e</w:t>
      </w:r>
      <w:r w:rsidR="00C9203C" w:rsidRPr="00C9203C">
        <w:rPr>
          <w:sz w:val="24"/>
          <w:szCs w:val="24"/>
        </w:rPr>
        <w:t xml:space="preserve"> </w:t>
      </w:r>
      <w:del w:id="191" w:author="Samuel Greenrod" w:date="2025-09-11T21:45:00Z" w16du:dateUtc="2025-09-12T04:45:00Z">
        <w:r w:rsidR="00C9203C" w:rsidRPr="00C9203C" w:rsidDel="003E3456">
          <w:rPr>
            <w:sz w:val="24"/>
            <w:szCs w:val="24"/>
          </w:rPr>
          <w:delText xml:space="preserve">fluctuating regime </w:delText>
        </w:r>
      </w:del>
      <w:r w:rsidR="00C9203C" w:rsidRPr="00C9203C">
        <w:rPr>
          <w:sz w:val="24"/>
          <w:szCs w:val="24"/>
        </w:rPr>
        <w:t>populations evolved in monoculture (</w:t>
      </w:r>
      <w:del w:id="192" w:author="Samuel Greenrod" w:date="2025-09-11T21:44:00Z" w16du:dateUtc="2025-09-12T04:44:00Z">
        <w:r w:rsidR="00C9203C" w:rsidRPr="00C9203C" w:rsidDel="003E3456">
          <w:rPr>
            <w:sz w:val="24"/>
            <w:szCs w:val="24"/>
          </w:rPr>
          <w:delText>orange</w:delText>
        </w:r>
      </w:del>
      <w:ins w:id="193" w:author="Samuel Greenrod" w:date="2025-09-11T21:44:00Z" w16du:dateUtc="2025-09-12T04:44:00Z">
        <w:r w:rsidR="003E3456">
          <w:rPr>
            <w:sz w:val="24"/>
            <w:szCs w:val="24"/>
          </w:rPr>
          <w:t>37</w:t>
        </w:r>
      </w:ins>
      <w:ins w:id="194" w:author="Samuel Greenrod" w:date="2025-09-11T21:45:00Z" w16du:dateUtc="2025-09-12T04:45:00Z">
        <w:r w:rsidR="003E3456">
          <w:rPr>
            <w:rFonts w:cstheme="minorHAnsi"/>
            <w:sz w:val="24"/>
            <w:szCs w:val="24"/>
          </w:rPr>
          <w:t>°</w:t>
        </w:r>
      </w:ins>
      <w:ins w:id="195" w:author="Samuel Greenrod" w:date="2025-09-11T21:44:00Z" w16du:dateUtc="2025-09-12T04:44:00Z">
        <w:r w:rsidR="003E3456">
          <w:rPr>
            <w:sz w:val="24"/>
            <w:szCs w:val="24"/>
          </w:rPr>
          <w:t>C static in blue, 42</w:t>
        </w:r>
      </w:ins>
      <w:ins w:id="196" w:author="Samuel Greenrod" w:date="2025-09-11T21:45:00Z" w16du:dateUtc="2025-09-12T04:45:00Z">
        <w:r w:rsidR="003E3456">
          <w:rPr>
            <w:rFonts w:cstheme="minorHAnsi"/>
            <w:sz w:val="24"/>
            <w:szCs w:val="24"/>
          </w:rPr>
          <w:t>°</w:t>
        </w:r>
      </w:ins>
      <w:ins w:id="197" w:author="Samuel Greenrod" w:date="2025-09-11T21:44:00Z" w16du:dateUtc="2025-09-12T04:44:00Z">
        <w:r w:rsidR="003E3456">
          <w:rPr>
            <w:sz w:val="24"/>
            <w:szCs w:val="24"/>
          </w:rPr>
          <w:t>C static in red, and fluctuating in purple</w:t>
        </w:r>
      </w:ins>
      <w:r w:rsidR="00C9203C" w:rsidRPr="00C9203C">
        <w:rPr>
          <w:sz w:val="24"/>
          <w:szCs w:val="24"/>
        </w:rPr>
        <w:t>) and co-culture (</w:t>
      </w:r>
      <w:ins w:id="198" w:author="Samuel Greenrod" w:date="2025-09-11T21:44:00Z" w16du:dateUtc="2025-09-12T04:44:00Z">
        <w:r w:rsidR="003E3456">
          <w:rPr>
            <w:sz w:val="24"/>
            <w:szCs w:val="24"/>
          </w:rPr>
          <w:t>37</w:t>
        </w:r>
      </w:ins>
      <w:ins w:id="199" w:author="Samuel Greenrod" w:date="2025-09-11T21:45:00Z" w16du:dateUtc="2025-09-12T04:45:00Z">
        <w:r w:rsidR="003E3456">
          <w:rPr>
            <w:rFonts w:cstheme="minorHAnsi"/>
            <w:sz w:val="24"/>
            <w:szCs w:val="24"/>
          </w:rPr>
          <w:t>°</w:t>
        </w:r>
      </w:ins>
      <w:ins w:id="200" w:author="Samuel Greenrod" w:date="2025-09-11T21:44:00Z" w16du:dateUtc="2025-09-12T04:44:00Z">
        <w:r w:rsidR="003E3456">
          <w:rPr>
            <w:sz w:val="24"/>
            <w:szCs w:val="24"/>
          </w:rPr>
          <w:t xml:space="preserve">C static in </w:t>
        </w:r>
        <w:r w:rsidR="003E3456">
          <w:rPr>
            <w:sz w:val="24"/>
            <w:szCs w:val="24"/>
          </w:rPr>
          <w:t xml:space="preserve">light </w:t>
        </w:r>
        <w:r w:rsidR="003E3456">
          <w:rPr>
            <w:sz w:val="24"/>
            <w:szCs w:val="24"/>
          </w:rPr>
          <w:t>blue, 42</w:t>
        </w:r>
      </w:ins>
      <w:ins w:id="201" w:author="Samuel Greenrod" w:date="2025-09-11T21:45:00Z" w16du:dateUtc="2025-09-12T04:45:00Z">
        <w:r w:rsidR="003E3456">
          <w:rPr>
            <w:rFonts w:cstheme="minorHAnsi"/>
            <w:sz w:val="24"/>
            <w:szCs w:val="24"/>
          </w:rPr>
          <w:t>°</w:t>
        </w:r>
      </w:ins>
      <w:ins w:id="202" w:author="Samuel Greenrod" w:date="2025-09-11T21:44:00Z" w16du:dateUtc="2025-09-12T04:44:00Z">
        <w:r w:rsidR="003E3456">
          <w:rPr>
            <w:sz w:val="24"/>
            <w:szCs w:val="24"/>
          </w:rPr>
          <w:t xml:space="preserve">C static in </w:t>
        </w:r>
        <w:r w:rsidR="003E3456">
          <w:rPr>
            <w:sz w:val="24"/>
            <w:szCs w:val="24"/>
          </w:rPr>
          <w:t xml:space="preserve">light </w:t>
        </w:r>
        <w:r w:rsidR="003E3456">
          <w:rPr>
            <w:sz w:val="24"/>
            <w:szCs w:val="24"/>
          </w:rPr>
          <w:t xml:space="preserve">red, and fluctuating in </w:t>
        </w:r>
        <w:r w:rsidR="003E3456">
          <w:rPr>
            <w:sz w:val="24"/>
            <w:szCs w:val="24"/>
          </w:rPr>
          <w:t xml:space="preserve">light </w:t>
        </w:r>
        <w:r w:rsidR="003E3456">
          <w:rPr>
            <w:sz w:val="24"/>
            <w:szCs w:val="24"/>
          </w:rPr>
          <w:t>purple</w:t>
        </w:r>
      </w:ins>
      <w:del w:id="203" w:author="Samuel Greenrod" w:date="2025-09-11T21:44:00Z" w16du:dateUtc="2025-09-12T04:44:00Z">
        <w:r w:rsidR="00C9203C" w:rsidRPr="00C9203C" w:rsidDel="003E3456">
          <w:rPr>
            <w:sz w:val="24"/>
            <w:szCs w:val="24"/>
          </w:rPr>
          <w:delText>black</w:delText>
        </w:r>
      </w:del>
      <w:r w:rsidR="00C9203C" w:rsidRPr="00C9203C">
        <w:rPr>
          <w:sz w:val="24"/>
          <w:szCs w:val="24"/>
        </w:rPr>
        <w:t xml:space="preserve">). </w:t>
      </w:r>
      <w:commentRangeEnd w:id="188"/>
      <w:r w:rsidR="00A724DC">
        <w:rPr>
          <w:rStyle w:val="CommentReference"/>
        </w:rPr>
        <w:commentReference w:id="188"/>
      </w:r>
      <w:commentRangeEnd w:id="189"/>
      <w:r w:rsidR="001B3986">
        <w:rPr>
          <w:rStyle w:val="CommentReference"/>
        </w:rPr>
        <w:commentReference w:id="189"/>
      </w:r>
      <w:commentRangeEnd w:id="190"/>
      <w:r w:rsidR="001B3986">
        <w:rPr>
          <w:rStyle w:val="CommentReference"/>
        </w:rPr>
        <w:commentReference w:id="190"/>
      </w:r>
      <w:r w:rsidR="00C9203C" w:rsidRPr="00C9203C">
        <w:rPr>
          <w:sz w:val="24"/>
          <w:szCs w:val="24"/>
        </w:rPr>
        <w:t xml:space="preserve">Assay temperature and significance values are presented as in </w:t>
      </w:r>
      <w:del w:id="204" w:author="Samuel Greenrod" w:date="2025-09-11T21:45:00Z" w16du:dateUtc="2025-09-12T04:45:00Z">
        <w:r w:rsidR="00C9203C" w:rsidRPr="00C9203C" w:rsidDel="003E3456">
          <w:rPr>
            <w:sz w:val="24"/>
            <w:szCs w:val="24"/>
          </w:rPr>
          <w:delText>panel B</w:delText>
        </w:r>
      </w:del>
      <w:ins w:id="205" w:author="Samuel Greenrod" w:date="2025-09-11T21:45:00Z" w16du:dateUtc="2025-09-12T04:45:00Z">
        <w:r w:rsidR="003E3456">
          <w:rPr>
            <w:sz w:val="24"/>
            <w:szCs w:val="24"/>
          </w:rPr>
          <w:t>Fig 1</w:t>
        </w:r>
      </w:ins>
      <w:ins w:id="206" w:author="Samuel Greenrod" w:date="2025-09-11T21:46:00Z" w16du:dateUtc="2025-09-12T04:46:00Z">
        <w:r w:rsidR="003E3456">
          <w:rPr>
            <w:sz w:val="24"/>
            <w:szCs w:val="24"/>
          </w:rPr>
          <w:t>B</w:t>
        </w:r>
      </w:ins>
      <w:r w:rsidR="00C9203C" w:rsidRPr="00C9203C">
        <w:rPr>
          <w:sz w:val="24"/>
          <w:szCs w:val="24"/>
        </w:rPr>
        <w:t xml:space="preserve">. </w:t>
      </w:r>
      <w:ins w:id="207" w:author="Samuel Greenrod" w:date="2025-09-11T21:48:00Z" w16du:dateUtc="2025-09-12T04:48:00Z">
        <w:r w:rsidR="003E3456">
          <w:rPr>
            <w:sz w:val="24"/>
            <w:szCs w:val="24"/>
          </w:rPr>
          <w:t xml:space="preserve">Six biological replicates were </w:t>
        </w:r>
        <w:proofErr w:type="gramStart"/>
        <w:r w:rsidR="003E3456">
          <w:rPr>
            <w:sz w:val="24"/>
            <w:szCs w:val="24"/>
          </w:rPr>
          <w:t>assayed</w:t>
        </w:r>
        <w:proofErr w:type="gramEnd"/>
        <w:r w:rsidR="003E3456">
          <w:rPr>
            <w:sz w:val="24"/>
            <w:szCs w:val="24"/>
          </w:rPr>
          <w:t xml:space="preserve"> and data points show the average of three technical replicates</w:t>
        </w:r>
        <w:r w:rsidR="003E3456" w:rsidRPr="00A13ABE">
          <w:rPr>
            <w:sz w:val="24"/>
            <w:szCs w:val="24"/>
          </w:rPr>
          <w:t xml:space="preserve">. </w:t>
        </w:r>
        <w:r w:rsidR="003E3456">
          <w:rPr>
            <w:sz w:val="24"/>
            <w:szCs w:val="24"/>
          </w:rPr>
          <w:t xml:space="preserve">Ancestral growth rates are shown by grey dashed line </w:t>
        </w:r>
      </w:ins>
      <w:ins w:id="208" w:author="Samuel Greenrod" w:date="2025-09-11T21:49:00Z" w16du:dateUtc="2025-09-12T04:49:00Z">
        <w:r w:rsidR="003E3456">
          <w:rPr>
            <w:sz w:val="24"/>
            <w:szCs w:val="24"/>
          </w:rPr>
          <w:t>with</w:t>
        </w:r>
      </w:ins>
      <w:ins w:id="209" w:author="Samuel Greenrod" w:date="2025-09-11T21:48:00Z" w16du:dateUtc="2025-09-12T04:48:00Z">
        <w:r w:rsidR="003E3456">
          <w:rPr>
            <w:sz w:val="24"/>
            <w:szCs w:val="24"/>
          </w:rPr>
          <w:t xml:space="preserve"> standard errors shown as a grey box</w:t>
        </w:r>
      </w:ins>
      <w:ins w:id="210" w:author="Samuel Greenrod" w:date="2025-09-11T21:49:00Z" w16du:dateUtc="2025-09-12T04:49:00Z">
        <w:r w:rsidR="003E3456">
          <w:rPr>
            <w:sz w:val="24"/>
            <w:szCs w:val="24"/>
          </w:rPr>
          <w:t xml:space="preserve"> </w:t>
        </w:r>
        <w:r w:rsidR="003E3456">
          <w:rPr>
            <w:sz w:val="24"/>
            <w:szCs w:val="24"/>
          </w:rPr>
          <w:t>(n = 3)</w:t>
        </w:r>
      </w:ins>
      <w:ins w:id="211" w:author="Samuel Greenrod" w:date="2025-09-11T21:48:00Z" w16du:dateUtc="2025-09-12T04:48:00Z">
        <w:r w:rsidR="003E3456">
          <w:rPr>
            <w:sz w:val="24"/>
            <w:szCs w:val="24"/>
          </w:rPr>
          <w:t xml:space="preserve">. </w:t>
        </w:r>
      </w:ins>
      <w:del w:id="212" w:author="Samuel Greenrod" w:date="2025-09-11T21:46:00Z" w16du:dateUtc="2025-09-12T04:46:00Z">
        <w:r w:rsidR="00854468" w:rsidRPr="00C9203C" w:rsidDel="003E3456">
          <w:rPr>
            <w:sz w:val="24"/>
            <w:szCs w:val="24"/>
          </w:rPr>
          <w:delText xml:space="preserve">Static </w:delText>
        </w:r>
        <w:r w:rsidR="003D2971" w:rsidDel="003E3456">
          <w:rPr>
            <w:sz w:val="24"/>
            <w:szCs w:val="24"/>
          </w:rPr>
          <w:delText xml:space="preserve">label refers to static monoculture treatment. Static </w:delText>
        </w:r>
        <w:r w:rsidR="00481C5B" w:rsidRPr="00C9203C" w:rsidDel="003E3456">
          <w:rPr>
            <w:sz w:val="24"/>
            <w:szCs w:val="24"/>
          </w:rPr>
          <w:delText xml:space="preserve">and </w:delText>
        </w:r>
        <w:r w:rsidR="00B915F7" w:rsidDel="003E3456">
          <w:rPr>
            <w:sz w:val="24"/>
            <w:szCs w:val="24"/>
          </w:rPr>
          <w:delText>s</w:delText>
        </w:r>
        <w:r w:rsidR="00481C5B" w:rsidRPr="00C9203C" w:rsidDel="003E3456">
          <w:rPr>
            <w:sz w:val="24"/>
            <w:szCs w:val="24"/>
          </w:rPr>
          <w:delText xml:space="preserve">tatic (co-culture) show values for phages evolved at </w:delText>
        </w:r>
        <w:r w:rsidR="003D2971" w:rsidDel="003E3456">
          <w:rPr>
            <w:sz w:val="24"/>
            <w:szCs w:val="24"/>
          </w:rPr>
          <w:delText>experimentally assessed</w:delText>
        </w:r>
        <w:r w:rsidR="00481C5B" w:rsidRPr="00C9203C" w:rsidDel="003E3456">
          <w:rPr>
            <w:sz w:val="24"/>
            <w:szCs w:val="24"/>
          </w:rPr>
          <w:delText xml:space="preserve"> temperatures (37</w:delText>
        </w:r>
        <w:r w:rsidR="00B915F7" w:rsidDel="003E3456">
          <w:rPr>
            <w:rFonts w:cstheme="minorHAnsi"/>
            <w:sz w:val="24"/>
            <w:szCs w:val="24"/>
          </w:rPr>
          <w:delText>°</w:delText>
        </w:r>
        <w:r w:rsidR="00481C5B" w:rsidRPr="00C9203C" w:rsidDel="003E3456">
          <w:rPr>
            <w:sz w:val="24"/>
            <w:szCs w:val="24"/>
          </w:rPr>
          <w:delText>C evolved lines shown in 37</w:delText>
        </w:r>
        <w:r w:rsidR="00B915F7" w:rsidDel="003E3456">
          <w:rPr>
            <w:rFonts w:cstheme="minorHAnsi"/>
            <w:sz w:val="24"/>
            <w:szCs w:val="24"/>
          </w:rPr>
          <w:delText>°</w:delText>
        </w:r>
        <w:r w:rsidR="00481C5B" w:rsidRPr="00C9203C" w:rsidDel="003E3456">
          <w:rPr>
            <w:sz w:val="24"/>
            <w:szCs w:val="24"/>
          </w:rPr>
          <w:delText xml:space="preserve">C plot and </w:delText>
        </w:r>
        <w:r w:rsidR="00B915F7" w:rsidDel="003E3456">
          <w:rPr>
            <w:sz w:val="24"/>
            <w:szCs w:val="24"/>
          </w:rPr>
          <w:delText>42</w:delText>
        </w:r>
        <w:r w:rsidR="00B915F7" w:rsidDel="003E3456">
          <w:rPr>
            <w:rFonts w:cstheme="minorHAnsi"/>
            <w:sz w:val="24"/>
            <w:szCs w:val="24"/>
          </w:rPr>
          <w:delText>°</w:delText>
        </w:r>
        <w:r w:rsidR="00B915F7" w:rsidDel="003E3456">
          <w:rPr>
            <w:sz w:val="24"/>
            <w:szCs w:val="24"/>
          </w:rPr>
          <w:delText>C lines shown in</w:delText>
        </w:r>
        <w:r w:rsidR="00481C5B" w:rsidRPr="00C9203C" w:rsidDel="003E3456">
          <w:rPr>
            <w:sz w:val="24"/>
            <w:szCs w:val="24"/>
          </w:rPr>
          <w:delText xml:space="preserve"> 42</w:delText>
        </w:r>
        <w:r w:rsidR="00B915F7" w:rsidDel="003E3456">
          <w:rPr>
            <w:rFonts w:cstheme="minorHAnsi"/>
            <w:sz w:val="24"/>
            <w:szCs w:val="24"/>
          </w:rPr>
          <w:delText>°</w:delText>
        </w:r>
        <w:r w:rsidR="00481C5B" w:rsidRPr="00C9203C" w:rsidDel="003E3456">
          <w:rPr>
            <w:sz w:val="24"/>
            <w:szCs w:val="24"/>
          </w:rPr>
          <w:delText>C plot).</w:delText>
        </w:r>
        <w:r w:rsidR="00854468" w:rsidRPr="00C9203C" w:rsidDel="003E3456">
          <w:rPr>
            <w:sz w:val="24"/>
            <w:szCs w:val="24"/>
          </w:rPr>
          <w:delText xml:space="preserve"> </w:delText>
        </w:r>
      </w:del>
      <w:del w:id="213" w:author="Samuel Greenrod" w:date="2025-09-11T21:48:00Z" w16du:dateUtc="2025-09-12T04:48:00Z">
        <w:r w:rsidR="00854468" w:rsidRPr="00C9203C" w:rsidDel="003E3456">
          <w:rPr>
            <w:sz w:val="24"/>
            <w:szCs w:val="24"/>
          </w:rPr>
          <w:delText xml:space="preserve">Error bars show standard errors and </w:delText>
        </w:r>
      </w:del>
      <w:r w:rsidR="00854468" w:rsidRPr="00C9203C">
        <w:rPr>
          <w:sz w:val="24"/>
          <w:szCs w:val="24"/>
        </w:rPr>
        <w:t>* = p &lt; 0.05</w:t>
      </w:r>
      <w:ins w:id="214" w:author="Craig Maclean" w:date="2025-09-08T09:21:00Z" w16du:dateUtc="2025-09-08T08:21:00Z">
        <w:del w:id="215" w:author="Samuel Greenrod" w:date="2025-09-11T21:48:00Z" w16du:dateUtc="2025-09-12T04:48:00Z">
          <w:r w:rsidR="00A724DC" w:rsidDel="003E3456">
            <w:rPr>
              <w:sz w:val="24"/>
              <w:szCs w:val="24"/>
            </w:rPr>
            <w:delText xml:space="preserve"> (hwat is n)</w:delText>
          </w:r>
        </w:del>
      </w:ins>
      <w:r w:rsidR="00854468" w:rsidRPr="00C9203C">
        <w:rPr>
          <w:sz w:val="24"/>
          <w:szCs w:val="24"/>
        </w:rPr>
        <w:t>. Absence of asterisk reflects non-significant difference.</w:t>
      </w:r>
      <w:ins w:id="216" w:author="Craig Maclean" w:date="2025-09-08T09:21:00Z" w16du:dateUtc="2025-09-08T08:21:00Z">
        <w:del w:id="217" w:author="Samuel Greenrod" w:date="2025-09-11T21:48:00Z" w16du:dateUtc="2025-09-12T04:48:00Z">
          <w:r w:rsidR="00A724DC" w:rsidDel="003E3456">
            <w:rPr>
              <w:sz w:val="24"/>
              <w:szCs w:val="24"/>
            </w:rPr>
            <w:delText>Agai</w:delText>
          </w:r>
        </w:del>
      </w:ins>
      <w:ins w:id="218" w:author="Craig Maclean" w:date="2025-09-08T09:22:00Z" w16du:dateUtc="2025-09-08T08:22:00Z">
        <w:del w:id="219" w:author="Samuel Greenrod" w:date="2025-09-11T21:48:00Z" w16du:dateUtc="2025-09-12T04:48:00Z">
          <w:r w:rsidR="00A724DC" w:rsidDel="003E3456">
            <w:rPr>
              <w:sz w:val="24"/>
              <w:szCs w:val="24"/>
            </w:rPr>
            <w:delText>n, define variation in measure of ancestral growth rate.</w:delText>
          </w:r>
        </w:del>
        <w:r w:rsidR="00A724DC">
          <w:rPr>
            <w:sz w:val="24"/>
            <w:szCs w:val="24"/>
          </w:rPr>
          <w:t xml:space="preserve"> </w:t>
        </w:r>
      </w:ins>
      <w:ins w:id="220" w:author="Samuel Greenrod" w:date="2025-09-12T14:54:00Z" w16du:dateUtc="2025-09-12T21:54:00Z">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221"/>
        <w:r w:rsidR="00F72FD0" w:rsidRPr="002A7CDC">
          <w:rPr>
            <w:sz w:val="24"/>
            <w:szCs w:val="24"/>
            <w:highlight w:val="yellow"/>
          </w:rPr>
          <w:t>(unpublished</w:t>
        </w:r>
        <w:commentRangeEnd w:id="221"/>
        <w:r w:rsidR="00F72FD0" w:rsidRPr="002A7CDC">
          <w:rPr>
            <w:rStyle w:val="CommentReference"/>
            <w:highlight w:val="yellow"/>
          </w:rPr>
          <w:commentReference w:id="221"/>
        </w:r>
        <w:r w:rsidR="00F72FD0" w:rsidRPr="002A7CDC">
          <w:rPr>
            <w:sz w:val="24"/>
            <w:szCs w:val="24"/>
            <w:highlight w:val="yellow"/>
          </w:rPr>
          <w:t>).</w:t>
        </w:r>
      </w:ins>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44F31BD3" w:rsidR="001346AE" w:rsidRDefault="00D36751" w:rsidP="00AD4206">
      <w:pPr>
        <w:jc w:val="both"/>
        <w:rPr>
          <w:ins w:id="222" w:author="Samuel Greenrod" w:date="2025-09-11T22:17:00Z" w16du:dateUtc="2025-09-12T05:17:00Z"/>
          <w:sz w:val="24"/>
          <w:szCs w:val="24"/>
        </w:rPr>
      </w:pPr>
      <w:commentRangeStart w:id="223"/>
      <w:r>
        <w:rPr>
          <w:sz w:val="24"/>
          <w:szCs w:val="24"/>
        </w:rPr>
        <w:t>Fluctuating temperature</w:t>
      </w:r>
      <w:r w:rsidR="00123C62">
        <w:rPr>
          <w:sz w:val="24"/>
          <w:szCs w:val="24"/>
        </w:rPr>
        <w:t>s</w:t>
      </w:r>
      <w:r>
        <w:rPr>
          <w:sz w:val="24"/>
          <w:szCs w:val="24"/>
        </w:rPr>
        <w:t xml:space="preserve"> are expected to select for </w:t>
      </w:r>
      <w:del w:id="224" w:author="Samuel Greenrod" w:date="2025-09-11T22:13:00Z" w16du:dateUtc="2025-09-12T05:13:00Z">
        <w:r w:rsidR="00123C62" w:rsidDel="004D77F2">
          <w:rPr>
            <w:sz w:val="24"/>
            <w:szCs w:val="24"/>
          </w:rPr>
          <w:delText>generalist genotypes that form either unique genetic clades</w:delText>
        </w:r>
        <w:r w:rsidDel="004D77F2">
          <w:rPr>
            <w:sz w:val="24"/>
            <w:szCs w:val="24"/>
          </w:rPr>
          <w:delText xml:space="preserve"> </w:delText>
        </w:r>
        <w:r w:rsidR="00123C62" w:rsidDel="004D77F2">
          <w:rPr>
            <w:sz w:val="24"/>
            <w:szCs w:val="24"/>
          </w:rPr>
          <w:delText xml:space="preserve">due to </w:delText>
        </w:r>
        <w:commentRangeStart w:id="225"/>
        <w:commentRangeStart w:id="226"/>
        <w:r w:rsidR="00123C62" w:rsidDel="004D77F2">
          <w:rPr>
            <w:sz w:val="24"/>
            <w:szCs w:val="24"/>
          </w:rPr>
          <w:delText xml:space="preserve">pleiotropic mutations </w:delText>
        </w:r>
        <w:commentRangeEnd w:id="225"/>
        <w:r w:rsidR="00924740" w:rsidDel="004D77F2">
          <w:rPr>
            <w:rStyle w:val="CommentReference"/>
          </w:rPr>
          <w:commentReference w:id="225"/>
        </w:r>
        <w:commentRangeEnd w:id="226"/>
        <w:r w:rsidR="006A7ABD" w:rsidDel="004D77F2">
          <w:rPr>
            <w:rStyle w:val="CommentReference"/>
          </w:rPr>
          <w:commentReference w:id="226"/>
        </w:r>
        <w:r w:rsidR="00123C62" w:rsidDel="004D77F2">
          <w:rPr>
            <w:sz w:val="24"/>
            <w:szCs w:val="24"/>
          </w:rPr>
          <w:delText xml:space="preserve">or which </w:delText>
        </w:r>
      </w:del>
      <w:ins w:id="227" w:author="Samuel Greenrod" w:date="2025-09-11T22:13:00Z" w16du:dateUtc="2025-09-12T05:13:00Z">
        <w:r w:rsidR="004D77F2">
          <w:rPr>
            <w:sz w:val="24"/>
            <w:szCs w:val="24"/>
          </w:rPr>
          <w:t>multiple specialist mutations</w:t>
        </w:r>
      </w:ins>
      <w:ins w:id="228" w:author="Samuel Greenrod" w:date="2025-09-11T22:14:00Z" w16du:dateUtc="2025-09-12T05:14:00Z">
        <w:r w:rsidR="004D77F2">
          <w:rPr>
            <w:sz w:val="24"/>
            <w:szCs w:val="24"/>
          </w:rPr>
          <w:t xml:space="preserve"> </w:t>
        </w:r>
      </w:ins>
      <w:r w:rsidR="004D77F2">
        <w:rPr>
          <w:sz w:val="24"/>
          <w:szCs w:val="24"/>
        </w:rPr>
        <w:fldChar w:fldCharType="begin"/>
      </w:r>
      <w:r w:rsidR="004D77F2">
        <w:rPr>
          <w:sz w:val="24"/>
          <w:szCs w:val="24"/>
        </w:rPr>
        <w:instrText xml:space="preserve"> ADDIN ZOTERO_ITEM CSL_CITATION {"citationID":"2lxzAhWG","properties":{"formattedCitation":"[4]","plainCitation":"[4]","noteIndex":0},"citationItems":[{"id":1854,"uris":["http://zotero.org/users/local/sgFDdPY0/items/YSI93GCP"],"itemData":{"id":1854,"type":"article-journal","abstract":"Generalists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4D77F2" w:rsidRPr="004D77F2">
        <w:rPr>
          <w:rFonts w:ascii="Calibri" w:hAnsi="Calibri" w:cs="Calibri"/>
          <w:sz w:val="24"/>
        </w:rPr>
        <w:t>[4]</w:t>
      </w:r>
      <w:r w:rsidR="004D77F2">
        <w:rPr>
          <w:sz w:val="24"/>
          <w:szCs w:val="24"/>
        </w:rPr>
        <w:fldChar w:fldCharType="end"/>
      </w:r>
      <w:ins w:id="229" w:author="Samuel Greenrod" w:date="2025-09-11T22:14:00Z" w16du:dateUtc="2025-09-12T05:14:00Z">
        <w:r w:rsidR="004D77F2">
          <w:rPr>
            <w:sz w:val="24"/>
            <w:szCs w:val="24"/>
          </w:rPr>
          <w:t>. We hypothesised that fluctuating evolved populations would</w:t>
        </w:r>
      </w:ins>
      <w:ins w:id="230" w:author="Samuel Greenrod" w:date="2025-09-11T22:13:00Z" w16du:dateUtc="2025-09-12T05:13:00Z">
        <w:r w:rsidR="004D77F2">
          <w:rPr>
            <w:sz w:val="24"/>
            <w:szCs w:val="24"/>
          </w:rPr>
          <w:t xml:space="preserve"> </w:t>
        </w:r>
      </w:ins>
      <w:r w:rsidR="00123C62">
        <w:rPr>
          <w:sz w:val="24"/>
          <w:szCs w:val="24"/>
        </w:rPr>
        <w:t xml:space="preserve">show genetic similarities to both high and low temperature static lines. </w:t>
      </w:r>
      <w:commentRangeEnd w:id="223"/>
      <w:r w:rsidR="00924740">
        <w:rPr>
          <w:rStyle w:val="CommentReference"/>
        </w:rPr>
        <w:commentReference w:id="223"/>
      </w:r>
      <w:ins w:id="231" w:author="Samuel Greenrod" w:date="2025-09-11T22:15:00Z" w16du:dateUtc="2025-09-12T05:15:00Z">
        <w:r w:rsidR="004D77F2">
          <w:rPr>
            <w:sz w:val="24"/>
            <w:szCs w:val="24"/>
          </w:rPr>
          <w:t>P</w:t>
        </w:r>
      </w:ins>
      <w:del w:id="232" w:author="Samuel Greenrod" w:date="2025-09-11T22:15:00Z" w16du:dateUtc="2025-09-12T05:15:00Z">
        <w:r w:rsidR="001346AE" w:rsidDel="004D77F2">
          <w:rPr>
            <w:sz w:val="24"/>
            <w:szCs w:val="24"/>
          </w:rPr>
          <w:delText>We assessed p</w:delText>
        </w:r>
      </w:del>
      <w:r w:rsidR="001346AE">
        <w:rPr>
          <w:sz w:val="24"/>
          <w:szCs w:val="24"/>
        </w:rPr>
        <w:t>hage genomic</w:t>
      </w:r>
      <w:r w:rsidR="00E24081">
        <w:rPr>
          <w:sz w:val="24"/>
          <w:szCs w:val="24"/>
        </w:rPr>
        <w:t xml:space="preserve"> evolution</w:t>
      </w:r>
      <w:ins w:id="233" w:author="Samuel Greenrod" w:date="2025-09-11T22:15:00Z" w16du:dateUtc="2025-09-12T05:15:00Z">
        <w:r w:rsidR="004D77F2">
          <w:rPr>
            <w:sz w:val="24"/>
            <w:szCs w:val="24"/>
          </w:rPr>
          <w:t xml:space="preserve"> was assessed</w:t>
        </w:r>
      </w:ins>
      <w:ins w:id="234" w:author="Samuel Greenrod" w:date="2025-09-12T12:06:00Z" w16du:dateUtc="2025-09-12T19:06:00Z">
        <w:r w:rsidR="008A363D">
          <w:rPr>
            <w:sz w:val="24"/>
            <w:szCs w:val="24"/>
          </w:rPr>
          <w:t xml:space="preserve"> </w:t>
        </w:r>
      </w:ins>
      <w:ins w:id="235" w:author="Samuel Greenrod" w:date="2025-09-12T14:50:00Z" w16du:dateUtc="2025-09-12T21:50:00Z">
        <w:r w:rsidR="00F72FD0">
          <w:rPr>
            <w:sz w:val="24"/>
            <w:szCs w:val="24"/>
          </w:rPr>
          <w:t xml:space="preserve">by constructing </w:t>
        </w:r>
        <w:r w:rsidR="00F72FD0">
          <w:rPr>
            <w:sz w:val="24"/>
            <w:szCs w:val="24"/>
          </w:rPr>
          <w:lastRenderedPageBreak/>
          <w:t xml:space="preserve">a neighbour-joining tree </w:t>
        </w:r>
      </w:ins>
      <w:ins w:id="236" w:author="Samuel Greenrod" w:date="2025-09-12T12:06:00Z" w16du:dateUtc="2025-09-12T19:06:00Z">
        <w:r w:rsidR="008A363D">
          <w:rPr>
            <w:sz w:val="24"/>
            <w:szCs w:val="24"/>
          </w:rPr>
          <w:t xml:space="preserve">based on </w:t>
        </w:r>
      </w:ins>
      <w:ins w:id="237" w:author="Samuel Greenrod" w:date="2025-09-12T14:50:00Z" w16du:dateUtc="2025-09-12T21:50:00Z">
        <w:r w:rsidR="00F72FD0">
          <w:rPr>
            <w:sz w:val="24"/>
            <w:szCs w:val="24"/>
          </w:rPr>
          <w:t>Euclidean genetic distances (Fig 3a)</w:t>
        </w:r>
      </w:ins>
      <w:del w:id="238" w:author="Samuel Greenrod" w:date="2025-09-12T12:06:00Z" w16du:dateUtc="2025-09-12T19:06:00Z">
        <w:r w:rsidR="00E24081" w:rsidDel="008A363D">
          <w:rPr>
            <w:sz w:val="24"/>
            <w:szCs w:val="24"/>
          </w:rPr>
          <w:delText xml:space="preserve"> through sequencing</w:delText>
        </w:r>
      </w:del>
      <w:ins w:id="239" w:author="Samuel Greenrod" w:date="2025-09-11T22:16:00Z" w16du:dateUtc="2025-09-12T05:16:00Z">
        <w:r w:rsidR="004D77F2">
          <w:rPr>
            <w:sz w:val="24"/>
            <w:szCs w:val="24"/>
          </w:rPr>
          <w:t>.</w:t>
        </w:r>
      </w:ins>
      <w:r w:rsidR="00E24081">
        <w:rPr>
          <w:sz w:val="24"/>
          <w:szCs w:val="24"/>
        </w:rPr>
        <w:t xml:space="preserve"> </w:t>
      </w:r>
      <w:del w:id="240" w:author="Samuel Greenrod" w:date="2025-09-11T22:16:00Z" w16du:dateUtc="2025-09-12T05:16:00Z">
        <w:r w:rsidR="00E24081" w:rsidDel="004D77F2">
          <w:rPr>
            <w:sz w:val="24"/>
            <w:szCs w:val="24"/>
          </w:rPr>
          <w:delText xml:space="preserve">and the identification of </w:delText>
        </w:r>
        <w:commentRangeStart w:id="241"/>
        <w:commentRangeStart w:id="242"/>
        <w:r w:rsidR="00E24081" w:rsidDel="004D77F2">
          <w:rPr>
            <w:sz w:val="24"/>
            <w:szCs w:val="24"/>
          </w:rPr>
          <w:delText>putative adaptive variants</w:delText>
        </w:r>
        <w:commentRangeEnd w:id="241"/>
        <w:r w:rsidR="00924740" w:rsidDel="004D77F2">
          <w:rPr>
            <w:rStyle w:val="CommentReference"/>
          </w:rPr>
          <w:commentReference w:id="241"/>
        </w:r>
        <w:commentRangeEnd w:id="242"/>
        <w:r w:rsidR="00924740" w:rsidDel="004D77F2">
          <w:rPr>
            <w:rStyle w:val="CommentReference"/>
          </w:rPr>
          <w:commentReference w:id="242"/>
        </w:r>
        <w:r w:rsidR="00E24081" w:rsidDel="004D77F2">
          <w:rPr>
            <w:sz w:val="24"/>
            <w:szCs w:val="24"/>
          </w:rPr>
          <w:delText>.</w:delText>
        </w:r>
        <w:r w:rsidR="001346AE" w:rsidDel="004D77F2">
          <w:rPr>
            <w:sz w:val="24"/>
            <w:szCs w:val="24"/>
          </w:rPr>
          <w:delText xml:space="preserve"> </w:delText>
        </w:r>
      </w:del>
      <w:commentRangeStart w:id="243"/>
      <w:r w:rsidR="00BF29E6">
        <w:rPr>
          <w:sz w:val="24"/>
          <w:szCs w:val="24"/>
        </w:rPr>
        <w:t xml:space="preserve">Fluctuating evolved </w:t>
      </w:r>
      <w:del w:id="244" w:author="Samuel Greenrod" w:date="2025-09-11T22:16:00Z" w16du:dateUtc="2025-09-12T05:16:00Z">
        <w:r w:rsidR="00BF29E6" w:rsidDel="004D77F2">
          <w:rPr>
            <w:sz w:val="24"/>
            <w:szCs w:val="24"/>
          </w:rPr>
          <w:delText xml:space="preserve">phage </w:delText>
        </w:r>
      </w:del>
      <w:r w:rsidR="00BF29E6">
        <w:rPr>
          <w:sz w:val="24"/>
          <w:szCs w:val="24"/>
        </w:rPr>
        <w:t xml:space="preserve">populations did not form a unique </w:t>
      </w:r>
      <w:del w:id="245" w:author="Samuel Greenrod" w:date="2025-09-12T12:05:00Z" w16du:dateUtc="2025-09-12T19:05:00Z">
        <w:r w:rsidR="00BF29E6" w:rsidDel="008A363D">
          <w:rPr>
            <w:sz w:val="24"/>
            <w:szCs w:val="24"/>
          </w:rPr>
          <w:delText xml:space="preserve">or </w:delText>
        </w:r>
        <w:commentRangeStart w:id="246"/>
        <w:r w:rsidR="00BF29E6" w:rsidDel="008A363D">
          <w:rPr>
            <w:sz w:val="24"/>
            <w:szCs w:val="24"/>
          </w:rPr>
          <w:delText xml:space="preserve">genetically intermediate </w:delText>
        </w:r>
      </w:del>
      <w:r w:rsidR="00BF29E6">
        <w:rPr>
          <w:sz w:val="24"/>
          <w:szCs w:val="24"/>
        </w:rPr>
        <w:t xml:space="preserve">clade </w:t>
      </w:r>
      <w:commentRangeEnd w:id="246"/>
      <w:r w:rsidR="00924740">
        <w:rPr>
          <w:rStyle w:val="CommentReference"/>
        </w:rPr>
        <w:commentReference w:id="246"/>
      </w:r>
      <w:r w:rsidR="00BF29E6">
        <w:rPr>
          <w:sz w:val="24"/>
          <w:szCs w:val="24"/>
        </w:rPr>
        <w:t xml:space="preserve">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del w:id="247" w:author="Samuel Greenrod" w:date="2025-09-12T14:51:00Z" w16du:dateUtc="2025-09-12T21:51:00Z">
        <w:r w:rsidR="00E24081" w:rsidDel="00F72FD0">
          <w:rPr>
            <w:sz w:val="24"/>
            <w:szCs w:val="24"/>
          </w:rPr>
          <w:delText xml:space="preserve"> (Fig</w:delText>
        </w:r>
      </w:del>
      <w:del w:id="248" w:author="Samuel Greenrod" w:date="2025-09-11T22:17:00Z" w16du:dateUtc="2025-09-12T05:17:00Z">
        <w:r w:rsidR="00E24081" w:rsidDel="004D77F2">
          <w:rPr>
            <w:sz w:val="24"/>
            <w:szCs w:val="24"/>
          </w:rPr>
          <w:delText>ure</w:delText>
        </w:r>
      </w:del>
      <w:del w:id="249" w:author="Samuel Greenrod" w:date="2025-09-12T14:51:00Z" w16du:dateUtc="2025-09-12T21:51:00Z">
        <w:r w:rsidR="00E24081" w:rsidDel="00F72FD0">
          <w:rPr>
            <w:sz w:val="24"/>
            <w:szCs w:val="24"/>
          </w:rPr>
          <w:delText xml:space="preserve"> 3a)</w:delText>
        </w:r>
      </w:del>
      <w:r w:rsidR="00BF29E6">
        <w:rPr>
          <w:sz w:val="24"/>
          <w:szCs w:val="24"/>
        </w:rPr>
        <w:t xml:space="preserve">. </w:t>
      </w:r>
      <w:commentRangeEnd w:id="243"/>
      <w:r w:rsidR="00FF6C97">
        <w:rPr>
          <w:rStyle w:val="CommentReference"/>
        </w:rPr>
        <w:commentReference w:id="243"/>
      </w:r>
      <w:r w:rsidR="00BF29E6">
        <w:rPr>
          <w:rFonts w:cstheme="minorHAnsi"/>
          <w:sz w:val="24"/>
          <w:szCs w:val="24"/>
        </w:rPr>
        <w:t>φ</w:t>
      </w:r>
      <w:r w:rsidR="001346AE">
        <w:rPr>
          <w:sz w:val="24"/>
          <w:szCs w:val="24"/>
        </w:rPr>
        <w:t xml:space="preserve">14-1 fluctuating populations </w:t>
      </w:r>
      <w:del w:id="250" w:author="Samuel Greenrod" w:date="2025-09-12T12:10:00Z" w16du:dateUtc="2025-09-12T19:10:00Z">
        <w:r w:rsidR="001346AE" w:rsidDel="00CC3445">
          <w:rPr>
            <w:sz w:val="24"/>
            <w:szCs w:val="24"/>
          </w:rPr>
          <w:delText>were</w:delText>
        </w:r>
      </w:del>
      <w:ins w:id="251" w:author="Samuel Greenrod" w:date="2025-09-12T12:10:00Z" w16du:dateUtc="2025-09-12T19:10:00Z">
        <w:r w:rsidR="00CC3445">
          <w:rPr>
            <w:sz w:val="24"/>
            <w:szCs w:val="24"/>
          </w:rPr>
          <w:t xml:space="preserve">were distributed across </w:t>
        </w:r>
      </w:ins>
      <w:ins w:id="252" w:author="Samuel Greenrod" w:date="2025-09-12T12:11:00Z" w16du:dateUtc="2025-09-12T19:11:00Z">
        <w:r w:rsidR="00CC3445">
          <w:rPr>
            <w:sz w:val="24"/>
            <w:szCs w:val="24"/>
          </w:rPr>
          <w:t xml:space="preserve">the </w:t>
        </w:r>
      </w:ins>
      <w:ins w:id="253" w:author="Samuel Greenrod" w:date="2025-09-12T14:51:00Z" w16du:dateUtc="2025-09-12T21:51:00Z">
        <w:r w:rsidR="00F72FD0">
          <w:rPr>
            <w:sz w:val="24"/>
            <w:szCs w:val="24"/>
          </w:rPr>
          <w:t xml:space="preserve">tree </w:t>
        </w:r>
      </w:ins>
      <w:del w:id="254" w:author="Samuel Greenrod" w:date="2025-09-12T12:10:00Z" w16du:dateUtc="2025-09-12T19:10:00Z">
        <w:r w:rsidR="001346AE" w:rsidDel="00CC3445">
          <w:rPr>
            <w:sz w:val="24"/>
            <w:szCs w:val="24"/>
          </w:rPr>
          <w:delText xml:space="preserve"> </w:delText>
        </w:r>
      </w:del>
      <w:ins w:id="255" w:author="Samuel Greenrod" w:date="2025-09-12T12:11:00Z" w16du:dateUtc="2025-09-12T19:11:00Z">
        <w:r w:rsidR="00CC3445">
          <w:rPr>
            <w:sz w:val="24"/>
            <w:szCs w:val="24"/>
          </w:rPr>
          <w:t xml:space="preserve">and </w:t>
        </w:r>
      </w:ins>
      <w:ins w:id="256" w:author="Samuel Greenrod" w:date="2025-09-12T14:51:00Z" w16du:dateUtc="2025-09-12T21:51:00Z">
        <w:r w:rsidR="00F72FD0">
          <w:rPr>
            <w:sz w:val="24"/>
            <w:szCs w:val="24"/>
          </w:rPr>
          <w:t xml:space="preserve">generally </w:t>
        </w:r>
      </w:ins>
      <w:ins w:id="257" w:author="Samuel Greenrod" w:date="2025-09-12T12:11:00Z" w16du:dateUtc="2025-09-12T19:11:00Z">
        <w:r w:rsidR="00CC3445">
          <w:rPr>
            <w:sz w:val="24"/>
            <w:szCs w:val="24"/>
          </w:rPr>
          <w:t>did not cluster with static populations</w:t>
        </w:r>
      </w:ins>
      <w:del w:id="258" w:author="Samuel Greenrod" w:date="2025-09-12T12:11:00Z" w16du:dateUtc="2025-09-12T19:11:00Z">
        <w:r w:rsidR="001346AE" w:rsidDel="00CC3445">
          <w:rPr>
            <w:sz w:val="24"/>
            <w:szCs w:val="24"/>
          </w:rPr>
          <w:delText xml:space="preserve">distributed among </w:delText>
        </w:r>
        <w:commentRangeStart w:id="259"/>
        <w:commentRangeStart w:id="260"/>
        <w:commentRangeStart w:id="261"/>
        <w:r w:rsidR="001346AE" w:rsidDel="00CC3445">
          <w:rPr>
            <w:sz w:val="24"/>
            <w:szCs w:val="24"/>
          </w:rPr>
          <w:delText>both 37</w:delText>
        </w:r>
        <w:r w:rsidR="00BF29E6" w:rsidDel="00CC3445">
          <w:rPr>
            <w:rFonts w:cstheme="minorHAnsi"/>
            <w:sz w:val="24"/>
            <w:szCs w:val="24"/>
          </w:rPr>
          <w:delText>°</w:delText>
        </w:r>
        <w:r w:rsidR="001346AE" w:rsidDel="00CC3445">
          <w:rPr>
            <w:sz w:val="24"/>
            <w:szCs w:val="24"/>
          </w:rPr>
          <w:delText>C and 42</w:delText>
        </w:r>
        <w:r w:rsidR="00BF29E6" w:rsidDel="00CC3445">
          <w:rPr>
            <w:rFonts w:cstheme="minorHAnsi"/>
            <w:sz w:val="24"/>
            <w:szCs w:val="24"/>
          </w:rPr>
          <w:delText>°</w:delText>
        </w:r>
        <w:r w:rsidR="001346AE" w:rsidDel="00CC3445">
          <w:rPr>
            <w:sz w:val="24"/>
            <w:szCs w:val="24"/>
          </w:rPr>
          <w:delText>C static clades</w:delText>
        </w:r>
        <w:commentRangeEnd w:id="259"/>
        <w:r w:rsidR="001E065A" w:rsidDel="00CC3445">
          <w:rPr>
            <w:rStyle w:val="CommentReference"/>
          </w:rPr>
          <w:commentReference w:id="259"/>
        </w:r>
        <w:commentRangeEnd w:id="260"/>
        <w:r w:rsidR="00330015" w:rsidDel="00CC3445">
          <w:rPr>
            <w:rStyle w:val="CommentReference"/>
          </w:rPr>
          <w:commentReference w:id="260"/>
        </w:r>
        <w:commentRangeEnd w:id="261"/>
        <w:r w:rsidR="00330015" w:rsidDel="00CC3445">
          <w:rPr>
            <w:rStyle w:val="CommentReference"/>
          </w:rPr>
          <w:commentReference w:id="261"/>
        </w:r>
      </w:del>
      <w:r w:rsidR="001346AE">
        <w:rPr>
          <w:sz w:val="24"/>
          <w:szCs w:val="24"/>
        </w:rPr>
        <w:t xml:space="preserve">. </w:t>
      </w:r>
      <w:r w:rsidR="00BF29E6">
        <w:rPr>
          <w:sz w:val="24"/>
          <w:szCs w:val="24"/>
        </w:rPr>
        <w:t xml:space="preserve">In contrast, </w:t>
      </w:r>
      <w:r w:rsidR="00E24081">
        <w:rPr>
          <w:rFonts w:cstheme="minorHAnsi"/>
          <w:sz w:val="24"/>
          <w:szCs w:val="24"/>
        </w:rPr>
        <w:t>φ</w:t>
      </w:r>
      <w:r w:rsidR="001346AE">
        <w:rPr>
          <w:sz w:val="24"/>
          <w:szCs w:val="24"/>
        </w:rPr>
        <w:t xml:space="preserve">LUZ19 fluctuating populations were primarily found within </w:t>
      </w:r>
      <w:del w:id="262" w:author="Samuel Greenrod" w:date="2025-09-12T12:11:00Z" w16du:dateUtc="2025-09-12T19:11:00Z">
        <w:r w:rsidR="001346AE" w:rsidDel="00CC3445">
          <w:rPr>
            <w:sz w:val="24"/>
            <w:szCs w:val="24"/>
          </w:rPr>
          <w:delText xml:space="preserve">the </w:delText>
        </w:r>
      </w:del>
      <w:ins w:id="263" w:author="Samuel Greenrod" w:date="2025-09-12T12:11:00Z" w16du:dateUtc="2025-09-12T19:11:00Z">
        <w:r w:rsidR="00CC3445">
          <w:rPr>
            <w:sz w:val="24"/>
            <w:szCs w:val="24"/>
          </w:rPr>
          <w:t xml:space="preserve">the </w:t>
        </w:r>
      </w:ins>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0305E106" w:rsidR="005A5AEB" w:rsidRDefault="004D77F2" w:rsidP="00AD4206">
      <w:pPr>
        <w:jc w:val="both"/>
        <w:rPr>
          <w:ins w:id="264" w:author="Samuel Greenrod" w:date="2025-09-12T11:53:00Z" w16du:dateUtc="2025-09-12T18:53:00Z"/>
          <w:sz w:val="24"/>
          <w:szCs w:val="24"/>
        </w:rPr>
      </w:pPr>
      <w:ins w:id="265" w:author="Samuel Greenrod" w:date="2025-09-11T22:18:00Z" w16du:dateUtc="2025-09-12T05:18:00Z">
        <w:r>
          <w:rPr>
            <w:sz w:val="24"/>
            <w:szCs w:val="24"/>
          </w:rPr>
          <w:t>We further analysed static and fluctuating population genetic similarities by</w:t>
        </w:r>
        <w:r>
          <w:rPr>
            <w:sz w:val="24"/>
            <w:szCs w:val="24"/>
          </w:rPr>
          <w:t xml:space="preserve"> measuring evolution rates based on Euclidean genetic distance from ancestor</w:t>
        </w:r>
      </w:ins>
      <w:ins w:id="266" w:author="Samuel Greenrod" w:date="2025-09-11T23:24:00Z" w16du:dateUtc="2025-09-12T06:24:00Z">
        <w:r w:rsidR="00F25939">
          <w:rPr>
            <w:sz w:val="24"/>
            <w:szCs w:val="24"/>
          </w:rPr>
          <w:t xml:space="preserve"> (Fig 3b)</w:t>
        </w:r>
      </w:ins>
      <w:ins w:id="267" w:author="Samuel Greenrod" w:date="2025-09-11T22:18:00Z" w16du:dateUtc="2025-09-12T05:18:00Z">
        <w:r>
          <w:rPr>
            <w:sz w:val="24"/>
            <w:szCs w:val="24"/>
          </w:rPr>
          <w:t xml:space="preserve">. </w:t>
        </w:r>
      </w:ins>
      <w:ins w:id="268" w:author="Samuel Greenrod" w:date="2025-09-12T11:36:00Z" w16du:dateUtc="2025-09-12T18:36:00Z">
        <w:r w:rsidR="00733904">
          <w:rPr>
            <w:sz w:val="24"/>
            <w:szCs w:val="24"/>
          </w:rPr>
          <w:t>For</w:t>
        </w:r>
      </w:ins>
      <w:ins w:id="269" w:author="Samuel Greenrod" w:date="2025-09-11T22:19:00Z" w16du:dateUtc="2025-09-12T05:19:00Z">
        <w:r>
          <w:rPr>
            <w:sz w:val="24"/>
            <w:szCs w:val="24"/>
          </w:rPr>
          <w:t xml:space="preserve"> </w:t>
        </w:r>
      </w:ins>
      <w:ins w:id="270" w:author="Samuel Greenrod" w:date="2025-09-12T11:30:00Z" w16du:dateUtc="2025-09-12T18:30:00Z">
        <w:r w:rsidR="00AF0DB2">
          <w:rPr>
            <w:rFonts w:cstheme="minorHAnsi"/>
            <w:sz w:val="24"/>
            <w:szCs w:val="24"/>
          </w:rPr>
          <w:t>φ</w:t>
        </w:r>
      </w:ins>
      <w:ins w:id="271" w:author="Samuel Greenrod" w:date="2025-09-11T22:19:00Z" w16du:dateUtc="2025-09-12T05:19:00Z">
        <w:r>
          <w:rPr>
            <w:sz w:val="24"/>
            <w:szCs w:val="24"/>
          </w:rPr>
          <w:t>14-1, fluctuating evolved populations had significantly lower evolution rates than 42</w:t>
        </w:r>
      </w:ins>
      <w:ins w:id="272" w:author="Samuel Greenrod" w:date="2025-09-12T11:33:00Z" w16du:dateUtc="2025-09-12T18:33:00Z">
        <w:r w:rsidR="00AF0DB2">
          <w:rPr>
            <w:rFonts w:cstheme="minorHAnsi"/>
            <w:sz w:val="24"/>
            <w:szCs w:val="24"/>
          </w:rPr>
          <w:t>°</w:t>
        </w:r>
      </w:ins>
      <w:ins w:id="273" w:author="Samuel Greenrod" w:date="2025-09-11T22:19:00Z" w16du:dateUtc="2025-09-12T05:19:00Z">
        <w:r>
          <w:rPr>
            <w:sz w:val="24"/>
            <w:szCs w:val="24"/>
          </w:rPr>
          <w:t>C static</w:t>
        </w:r>
      </w:ins>
      <w:ins w:id="274" w:author="Samuel Greenrod" w:date="2025-09-11T22:20:00Z" w16du:dateUtc="2025-09-12T05:20:00Z">
        <w:r>
          <w:rPr>
            <w:sz w:val="24"/>
            <w:szCs w:val="24"/>
          </w:rPr>
          <w:t xml:space="preserve"> populations</w:t>
        </w:r>
      </w:ins>
      <w:ins w:id="275" w:author="Samuel Greenrod" w:date="2025-09-12T11:33:00Z" w16du:dateUtc="2025-09-12T18:33:00Z">
        <w:r w:rsidR="00AF0DB2">
          <w:rPr>
            <w:sz w:val="24"/>
            <w:szCs w:val="24"/>
          </w:rPr>
          <w:t xml:space="preserve"> </w:t>
        </w:r>
      </w:ins>
      <w:ins w:id="276" w:author="Samuel Greenrod" w:date="2025-09-12T11:35:00Z" w16du:dateUtc="2025-09-12T18:35:00Z">
        <w:r w:rsidR="00AF0DB2">
          <w:rPr>
            <w:sz w:val="24"/>
            <w:szCs w:val="24"/>
          </w:rPr>
          <w:t>(</w:t>
        </w:r>
        <w:proofErr w:type="gramStart"/>
        <w:r w:rsidR="00AF0DB2">
          <w:rPr>
            <w:sz w:val="24"/>
            <w:szCs w:val="24"/>
          </w:rPr>
          <w:t>t(</w:t>
        </w:r>
        <w:proofErr w:type="gramEnd"/>
        <w:r w:rsidR="00AF0DB2">
          <w:rPr>
            <w:sz w:val="24"/>
            <w:szCs w:val="24"/>
          </w:rPr>
          <w:t xml:space="preserve">15) = -4.1, p &lt; 0.01). However, evolution rates were </w:t>
        </w:r>
      </w:ins>
      <w:ins w:id="277" w:author="Samuel Greenrod" w:date="2025-09-12T11:49:00Z" w16du:dateUtc="2025-09-12T18:49:00Z">
        <w:r w:rsidR="005A5AEB">
          <w:rPr>
            <w:sz w:val="24"/>
            <w:szCs w:val="24"/>
          </w:rPr>
          <w:t>equal</w:t>
        </w:r>
      </w:ins>
      <w:ins w:id="278" w:author="Samuel Greenrod" w:date="2025-09-12T11:35:00Z" w16du:dateUtc="2025-09-12T18:35:00Z">
        <w:r w:rsidR="00AF0DB2">
          <w:rPr>
            <w:sz w:val="24"/>
            <w:szCs w:val="24"/>
          </w:rPr>
          <w:t xml:space="preserve"> between fluctuating and </w:t>
        </w:r>
      </w:ins>
      <w:ins w:id="279" w:author="Samuel Greenrod" w:date="2025-09-11T22:20:00Z" w16du:dateUtc="2025-09-12T05:20:00Z">
        <w:r>
          <w:rPr>
            <w:sz w:val="24"/>
            <w:szCs w:val="24"/>
          </w:rPr>
          <w:t>37</w:t>
        </w:r>
      </w:ins>
      <w:ins w:id="280" w:author="Samuel Greenrod" w:date="2025-09-12T11:33:00Z" w16du:dateUtc="2025-09-12T18:33:00Z">
        <w:r w:rsidR="00AF0DB2">
          <w:rPr>
            <w:rFonts w:cstheme="minorHAnsi"/>
            <w:sz w:val="24"/>
            <w:szCs w:val="24"/>
          </w:rPr>
          <w:t>°</w:t>
        </w:r>
      </w:ins>
      <w:ins w:id="281" w:author="Samuel Greenrod" w:date="2025-09-11T22:20:00Z" w16du:dateUtc="2025-09-12T05:20:00Z">
        <w:r>
          <w:rPr>
            <w:sz w:val="24"/>
            <w:szCs w:val="24"/>
          </w:rPr>
          <w:t>C static populations</w:t>
        </w:r>
      </w:ins>
      <w:ins w:id="282" w:author="Samuel Greenrod" w:date="2025-09-12T11:35:00Z" w16du:dateUtc="2025-09-12T18:35:00Z">
        <w:r w:rsidR="00AF0DB2">
          <w:rPr>
            <w:sz w:val="24"/>
            <w:szCs w:val="24"/>
          </w:rPr>
          <w:t xml:space="preserve"> (</w:t>
        </w:r>
        <w:proofErr w:type="gramStart"/>
        <w:r w:rsidR="00AF0DB2">
          <w:rPr>
            <w:sz w:val="24"/>
            <w:szCs w:val="24"/>
          </w:rPr>
          <w:t>t(</w:t>
        </w:r>
        <w:proofErr w:type="gramEnd"/>
        <w:r w:rsidR="00AF0DB2">
          <w:rPr>
            <w:sz w:val="24"/>
            <w:szCs w:val="24"/>
          </w:rPr>
          <w:t>15) = -0.5</w:t>
        </w:r>
      </w:ins>
      <w:ins w:id="283" w:author="Samuel Greenrod" w:date="2025-09-12T11:36:00Z" w16du:dateUtc="2025-09-12T18:36:00Z">
        <w:r w:rsidR="00AF0DB2">
          <w:rPr>
            <w:sz w:val="24"/>
            <w:szCs w:val="24"/>
          </w:rPr>
          <w:t>1, p = 0.87)</w:t>
        </w:r>
      </w:ins>
      <w:ins w:id="284" w:author="Samuel Greenrod" w:date="2025-09-11T22:20:00Z" w16du:dateUtc="2025-09-12T05:20:00Z">
        <w:r>
          <w:rPr>
            <w:sz w:val="24"/>
            <w:szCs w:val="24"/>
          </w:rPr>
          <w:t>.</w:t>
        </w:r>
      </w:ins>
      <w:ins w:id="285" w:author="Samuel Greenrod" w:date="2025-09-12T11:49:00Z" w16du:dateUtc="2025-09-12T18:49:00Z">
        <w:r w:rsidR="005A5AEB">
          <w:rPr>
            <w:sz w:val="24"/>
            <w:szCs w:val="24"/>
          </w:rPr>
          <w:t xml:space="preserve"> </w:t>
        </w:r>
      </w:ins>
      <w:ins w:id="286" w:author="Samuel Greenrod" w:date="2025-09-12T11:37:00Z" w16du:dateUtc="2025-09-12T18:37:00Z">
        <w:r w:rsidR="00733904">
          <w:rPr>
            <w:sz w:val="24"/>
            <w:szCs w:val="24"/>
          </w:rPr>
          <w:t xml:space="preserve">There was no significant difference in evolution rates between </w:t>
        </w:r>
      </w:ins>
      <w:ins w:id="287" w:author="Samuel Greenrod" w:date="2025-09-12T11:36:00Z" w16du:dateUtc="2025-09-12T18:36:00Z">
        <w:r w:rsidR="00733904">
          <w:rPr>
            <w:rFonts w:cstheme="minorHAnsi"/>
            <w:sz w:val="24"/>
            <w:szCs w:val="24"/>
          </w:rPr>
          <w:t>φ</w:t>
        </w:r>
      </w:ins>
      <w:ins w:id="288" w:author="Samuel Greenrod" w:date="2025-09-11T22:20:00Z" w16du:dateUtc="2025-09-12T05:20:00Z">
        <w:r>
          <w:rPr>
            <w:sz w:val="24"/>
            <w:szCs w:val="24"/>
          </w:rPr>
          <w:t xml:space="preserve">LUZ19 fluctuating populations </w:t>
        </w:r>
      </w:ins>
      <w:ins w:id="289" w:author="Samuel Greenrod" w:date="2025-09-12T11:37:00Z" w16du:dateUtc="2025-09-12T18:37:00Z">
        <w:r w:rsidR="00733904">
          <w:rPr>
            <w:sz w:val="24"/>
            <w:szCs w:val="24"/>
          </w:rPr>
          <w:t xml:space="preserve">and either </w:t>
        </w:r>
      </w:ins>
      <w:ins w:id="290" w:author="Samuel Greenrod" w:date="2025-09-11T22:20:00Z" w16du:dateUtc="2025-09-12T05:20:00Z">
        <w:r>
          <w:rPr>
            <w:sz w:val="24"/>
            <w:szCs w:val="24"/>
          </w:rPr>
          <w:t>37</w:t>
        </w:r>
      </w:ins>
      <w:ins w:id="291" w:author="Samuel Greenrod" w:date="2025-09-12T11:37:00Z" w16du:dateUtc="2025-09-12T18:37:00Z">
        <w:r w:rsidR="00733904">
          <w:rPr>
            <w:rFonts w:cstheme="minorHAnsi"/>
            <w:sz w:val="24"/>
            <w:szCs w:val="24"/>
          </w:rPr>
          <w:t>°</w:t>
        </w:r>
      </w:ins>
      <w:ins w:id="292" w:author="Samuel Greenrod" w:date="2025-09-11T22:20:00Z" w16du:dateUtc="2025-09-12T05:20:00Z">
        <w:r>
          <w:rPr>
            <w:sz w:val="24"/>
            <w:szCs w:val="24"/>
          </w:rPr>
          <w:t xml:space="preserve">C </w:t>
        </w:r>
      </w:ins>
      <w:ins w:id="293" w:author="Samuel Greenrod" w:date="2025-09-12T14:52:00Z" w16du:dateUtc="2025-09-12T21:52:00Z">
        <w:r w:rsidR="00F72FD0">
          <w:rPr>
            <w:sz w:val="24"/>
            <w:szCs w:val="24"/>
          </w:rPr>
          <w:t>or</w:t>
        </w:r>
      </w:ins>
      <w:ins w:id="294" w:author="Samuel Greenrod" w:date="2025-09-11T22:20:00Z" w16du:dateUtc="2025-09-12T05:20:00Z">
        <w:r>
          <w:rPr>
            <w:sz w:val="24"/>
            <w:szCs w:val="24"/>
          </w:rPr>
          <w:t xml:space="preserve"> 42</w:t>
        </w:r>
      </w:ins>
      <w:ins w:id="295" w:author="Samuel Greenrod" w:date="2025-09-12T11:37:00Z" w16du:dateUtc="2025-09-12T18:37:00Z">
        <w:r w:rsidR="00733904">
          <w:rPr>
            <w:rFonts w:cstheme="minorHAnsi"/>
            <w:sz w:val="24"/>
            <w:szCs w:val="24"/>
          </w:rPr>
          <w:t>°</w:t>
        </w:r>
      </w:ins>
      <w:ins w:id="296" w:author="Samuel Greenrod" w:date="2025-09-11T22:20:00Z" w16du:dateUtc="2025-09-12T05:20:00Z">
        <w:r>
          <w:rPr>
            <w:sz w:val="24"/>
            <w:szCs w:val="24"/>
          </w:rPr>
          <w:t>C static populations</w:t>
        </w:r>
      </w:ins>
      <w:ins w:id="297" w:author="Samuel Greenrod" w:date="2025-09-12T11:37:00Z" w16du:dateUtc="2025-09-12T18:37:00Z">
        <w:r w:rsidR="00733904">
          <w:rPr>
            <w:sz w:val="24"/>
            <w:szCs w:val="24"/>
          </w:rPr>
          <w:t xml:space="preserve"> (37</w:t>
        </w:r>
      </w:ins>
      <w:ins w:id="298" w:author="Samuel Greenrod" w:date="2025-09-12T11:38:00Z" w16du:dateUtc="2025-09-12T18:38:00Z">
        <w:r w:rsidR="00733904">
          <w:rPr>
            <w:rFonts w:cstheme="minorHAnsi"/>
            <w:sz w:val="24"/>
            <w:szCs w:val="24"/>
          </w:rPr>
          <w:t>°</w:t>
        </w:r>
      </w:ins>
      <w:ins w:id="299" w:author="Samuel Greenrod" w:date="2025-09-12T11:37:00Z" w16du:dateUtc="2025-09-12T18:37:00Z">
        <w:r w:rsidR="00733904">
          <w:rPr>
            <w:sz w:val="24"/>
            <w:szCs w:val="24"/>
          </w:rPr>
          <w:t xml:space="preserve">C: </w:t>
        </w:r>
        <w:proofErr w:type="gramStart"/>
        <w:r w:rsidR="00733904">
          <w:rPr>
            <w:sz w:val="24"/>
            <w:szCs w:val="24"/>
          </w:rPr>
          <w:t>t(</w:t>
        </w:r>
        <w:proofErr w:type="gramEnd"/>
        <w:r w:rsidR="00733904">
          <w:rPr>
            <w:sz w:val="24"/>
            <w:szCs w:val="24"/>
          </w:rPr>
          <w:t>15) = -0.46, p = 0.89; 42</w:t>
        </w:r>
      </w:ins>
      <w:ins w:id="300" w:author="Samuel Greenrod" w:date="2025-09-12T11:38:00Z" w16du:dateUtc="2025-09-12T18:38:00Z">
        <w:r w:rsidR="00733904">
          <w:rPr>
            <w:rFonts w:cstheme="minorHAnsi"/>
            <w:sz w:val="24"/>
            <w:szCs w:val="24"/>
          </w:rPr>
          <w:t>°</w:t>
        </w:r>
      </w:ins>
      <w:ins w:id="301" w:author="Samuel Greenrod" w:date="2025-09-12T11:37:00Z" w16du:dateUtc="2025-09-12T18:37:00Z">
        <w:r w:rsidR="00733904">
          <w:rPr>
            <w:sz w:val="24"/>
            <w:szCs w:val="24"/>
          </w:rPr>
          <w:t xml:space="preserve">C: </w:t>
        </w:r>
        <w:proofErr w:type="gramStart"/>
        <w:r w:rsidR="00733904">
          <w:rPr>
            <w:sz w:val="24"/>
            <w:szCs w:val="24"/>
          </w:rPr>
          <w:t>t(</w:t>
        </w:r>
        <w:proofErr w:type="gramEnd"/>
        <w:r w:rsidR="00733904">
          <w:rPr>
            <w:sz w:val="24"/>
            <w:szCs w:val="24"/>
          </w:rPr>
          <w:t>15) = -0.7</w:t>
        </w:r>
      </w:ins>
      <w:ins w:id="302" w:author="Samuel Greenrod" w:date="2025-09-12T11:38:00Z" w16du:dateUtc="2025-09-12T18:38:00Z">
        <w:r w:rsidR="00733904">
          <w:rPr>
            <w:sz w:val="24"/>
            <w:szCs w:val="24"/>
          </w:rPr>
          <w:t>5, p = 0.74)</w:t>
        </w:r>
      </w:ins>
      <w:ins w:id="303" w:author="Samuel Greenrod" w:date="2025-09-11T22:20:00Z" w16du:dateUtc="2025-09-12T05:20:00Z">
        <w:r>
          <w:rPr>
            <w:sz w:val="24"/>
            <w:szCs w:val="24"/>
          </w:rPr>
          <w:t xml:space="preserve">. Notably, </w:t>
        </w:r>
      </w:ins>
      <w:ins w:id="304" w:author="Samuel Greenrod" w:date="2025-09-12T11:38:00Z" w16du:dateUtc="2025-09-12T18:38:00Z">
        <w:r w:rsidR="00733904">
          <w:rPr>
            <w:rFonts w:cstheme="minorHAnsi"/>
            <w:sz w:val="24"/>
            <w:szCs w:val="24"/>
          </w:rPr>
          <w:t>φ</w:t>
        </w:r>
      </w:ins>
      <w:ins w:id="305" w:author="Samuel Greenrod" w:date="2025-09-11T22:20:00Z" w16du:dateUtc="2025-09-12T05:20:00Z">
        <w:r>
          <w:rPr>
            <w:sz w:val="24"/>
            <w:szCs w:val="24"/>
          </w:rPr>
          <w:t>14-1 fluctuating populations had</w:t>
        </w:r>
      </w:ins>
      <w:ins w:id="306" w:author="Samuel Greenrod" w:date="2025-09-12T11:50:00Z" w16du:dateUtc="2025-09-12T18:50:00Z">
        <w:r w:rsidR="005A5AEB">
          <w:rPr>
            <w:sz w:val="24"/>
            <w:szCs w:val="24"/>
          </w:rPr>
          <w:t xml:space="preserve"> significantly greater within-group variation in evolution rates compared </w:t>
        </w:r>
      </w:ins>
      <w:ins w:id="307" w:author="Samuel Greenrod" w:date="2025-09-12T11:51:00Z" w16du:dateUtc="2025-09-12T18:51:00Z">
        <w:r w:rsidR="005A5AEB">
          <w:rPr>
            <w:sz w:val="24"/>
            <w:szCs w:val="24"/>
          </w:rPr>
          <w:t>to 42</w:t>
        </w:r>
      </w:ins>
      <w:ins w:id="308" w:author="Samuel Greenrod" w:date="2025-09-12T11:55:00Z" w16du:dateUtc="2025-09-12T18:55:00Z">
        <w:r w:rsidR="005A5AEB">
          <w:rPr>
            <w:rFonts w:cstheme="minorHAnsi"/>
            <w:sz w:val="24"/>
            <w:szCs w:val="24"/>
          </w:rPr>
          <w:t>°</w:t>
        </w:r>
      </w:ins>
      <w:ins w:id="309" w:author="Samuel Greenrod" w:date="2025-09-12T11:51:00Z" w16du:dateUtc="2025-09-12T18:51:00Z">
        <w:r w:rsidR="005A5AEB">
          <w:rPr>
            <w:sz w:val="24"/>
            <w:szCs w:val="24"/>
          </w:rPr>
          <w:t>C static populations (</w:t>
        </w:r>
      </w:ins>
      <w:proofErr w:type="gramStart"/>
      <w:ins w:id="310" w:author="Samuel Greenrod" w:date="2025-09-12T11:52:00Z" w16du:dateUtc="2025-09-12T18:52:00Z">
        <w:r w:rsidR="005A5AEB">
          <w:rPr>
            <w:sz w:val="24"/>
            <w:szCs w:val="24"/>
          </w:rPr>
          <w:t>t(</w:t>
        </w:r>
        <w:proofErr w:type="gramEnd"/>
        <w:r w:rsidR="005A5AEB">
          <w:rPr>
            <w:sz w:val="24"/>
            <w:szCs w:val="24"/>
          </w:rPr>
          <w:t>15) = 2.9, p &lt; 0.05)</w:t>
        </w:r>
      </w:ins>
      <w:ins w:id="311" w:author="Samuel Greenrod" w:date="2025-09-12T11:53:00Z" w16du:dateUtc="2025-09-12T18:53:00Z">
        <w:r w:rsidR="005A5AEB">
          <w:rPr>
            <w:sz w:val="24"/>
            <w:szCs w:val="24"/>
          </w:rPr>
          <w:t xml:space="preserve"> but not 37</w:t>
        </w:r>
      </w:ins>
      <w:ins w:id="312" w:author="Samuel Greenrod" w:date="2025-09-12T11:55:00Z" w16du:dateUtc="2025-09-12T18:55:00Z">
        <w:r w:rsidR="005A5AEB">
          <w:rPr>
            <w:rFonts w:cstheme="minorHAnsi"/>
            <w:sz w:val="24"/>
            <w:szCs w:val="24"/>
          </w:rPr>
          <w:t>°</w:t>
        </w:r>
      </w:ins>
      <w:ins w:id="313" w:author="Samuel Greenrod" w:date="2025-09-12T11:53:00Z" w16du:dateUtc="2025-09-12T18:53:00Z">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ins>
      <w:ins w:id="314" w:author="Samuel Greenrod" w:date="2025-09-12T11:55:00Z" w16du:dateUtc="2025-09-12T18:55:00Z">
        <w:r w:rsidR="005A5AEB">
          <w:rPr>
            <w:rFonts w:cstheme="minorHAnsi"/>
            <w:sz w:val="24"/>
            <w:szCs w:val="24"/>
          </w:rPr>
          <w:t>φ</w:t>
        </w:r>
      </w:ins>
      <w:ins w:id="315" w:author="Samuel Greenrod" w:date="2025-09-12T11:54:00Z" w16du:dateUtc="2025-09-12T18:54:00Z">
        <w:r w:rsidR="005A5AEB">
          <w:rPr>
            <w:sz w:val="24"/>
            <w:szCs w:val="24"/>
          </w:rPr>
          <w:t xml:space="preserve">LUZ19 fluctuating populations had no significant difference in within-group variation </w:t>
        </w:r>
      </w:ins>
      <w:ins w:id="316" w:author="Samuel Greenrod" w:date="2025-09-12T11:57:00Z" w16du:dateUtc="2025-09-12T18:57:00Z">
        <w:r w:rsidR="008A363D">
          <w:rPr>
            <w:sz w:val="24"/>
            <w:szCs w:val="24"/>
          </w:rPr>
          <w:t xml:space="preserve">compared to static populations </w:t>
        </w:r>
      </w:ins>
      <w:ins w:id="317" w:author="Samuel Greenrod" w:date="2025-09-12T11:54:00Z" w16du:dateUtc="2025-09-12T18:54:00Z">
        <w:r w:rsidR="005A5AEB">
          <w:rPr>
            <w:sz w:val="24"/>
            <w:szCs w:val="24"/>
          </w:rPr>
          <w:t>(37</w:t>
        </w:r>
      </w:ins>
      <w:ins w:id="318" w:author="Samuel Greenrod" w:date="2025-09-12T11:55:00Z" w16du:dateUtc="2025-09-12T18:55:00Z">
        <w:r w:rsidR="005A5AEB">
          <w:rPr>
            <w:rFonts w:cstheme="minorHAnsi"/>
            <w:sz w:val="24"/>
            <w:szCs w:val="24"/>
          </w:rPr>
          <w:t>°</w:t>
        </w:r>
      </w:ins>
      <w:ins w:id="319" w:author="Samuel Greenrod" w:date="2025-09-12T11:54:00Z" w16du:dateUtc="2025-09-12T18:54:00Z">
        <w:r w:rsidR="005A5AEB">
          <w:rPr>
            <w:sz w:val="24"/>
            <w:szCs w:val="24"/>
          </w:rPr>
          <w:t xml:space="preserve">C: </w:t>
        </w:r>
        <w:proofErr w:type="gramStart"/>
        <w:r w:rsidR="005A5AEB">
          <w:rPr>
            <w:sz w:val="24"/>
            <w:szCs w:val="24"/>
          </w:rPr>
          <w:t>t(</w:t>
        </w:r>
        <w:proofErr w:type="gramEnd"/>
        <w:r w:rsidR="005A5AEB">
          <w:rPr>
            <w:sz w:val="24"/>
            <w:szCs w:val="24"/>
          </w:rPr>
          <w:t>15) = 2.0, p = 0.15; 42</w:t>
        </w:r>
      </w:ins>
      <w:ins w:id="320" w:author="Samuel Greenrod" w:date="2025-09-12T11:55:00Z" w16du:dateUtc="2025-09-12T18:55:00Z">
        <w:r w:rsidR="005A5AEB">
          <w:rPr>
            <w:rFonts w:cstheme="minorHAnsi"/>
            <w:sz w:val="24"/>
            <w:szCs w:val="24"/>
          </w:rPr>
          <w:t>°</w:t>
        </w:r>
      </w:ins>
      <w:ins w:id="321" w:author="Samuel Greenrod" w:date="2025-09-12T11:54:00Z" w16du:dateUtc="2025-09-12T18:54:00Z">
        <w:r w:rsidR="005A5AEB">
          <w:rPr>
            <w:sz w:val="24"/>
            <w:szCs w:val="24"/>
          </w:rPr>
          <w:t xml:space="preserve">C: </w:t>
        </w:r>
        <w:proofErr w:type="gramStart"/>
        <w:r w:rsidR="005A5AEB">
          <w:rPr>
            <w:sz w:val="24"/>
            <w:szCs w:val="24"/>
          </w:rPr>
          <w:t>t(</w:t>
        </w:r>
        <w:proofErr w:type="gramEnd"/>
        <w:r w:rsidR="005A5AEB">
          <w:rPr>
            <w:sz w:val="24"/>
            <w:szCs w:val="24"/>
          </w:rPr>
          <w:t>15) = -0.10, p = 0.99).</w:t>
        </w:r>
      </w:ins>
    </w:p>
    <w:p w14:paraId="6983046F" w14:textId="57A647F7" w:rsidR="004D77F2" w:rsidDel="00AF0DB2" w:rsidRDefault="004D77F2" w:rsidP="00AD4206">
      <w:pPr>
        <w:jc w:val="both"/>
        <w:rPr>
          <w:del w:id="322" w:author="Samuel Greenrod" w:date="2025-09-12T11:29:00Z" w16du:dateUtc="2025-09-12T18:29:00Z"/>
          <w:sz w:val="24"/>
          <w:szCs w:val="24"/>
        </w:rPr>
      </w:pPr>
    </w:p>
    <w:p w14:paraId="2EBEAED1" w14:textId="0627FF4B" w:rsidR="00576393" w:rsidRDefault="00F72FD0" w:rsidP="00AD4206">
      <w:pPr>
        <w:jc w:val="both"/>
        <w:rPr>
          <w:sz w:val="24"/>
          <w:szCs w:val="24"/>
        </w:rPr>
      </w:pPr>
      <w:ins w:id="323" w:author="Samuel Greenrod" w:date="2025-09-12T14:52:00Z" w16du:dateUtc="2025-09-12T21:52:00Z">
        <w:r>
          <w:rPr>
            <w:sz w:val="24"/>
            <w:szCs w:val="24"/>
          </w:rPr>
          <w:t>We then</w:t>
        </w:r>
      </w:ins>
      <w:ins w:id="324" w:author="Samuel Greenrod" w:date="2025-09-11T22:43:00Z" w16du:dateUtc="2025-09-12T05:43:00Z">
        <w:r w:rsidR="00014CD6">
          <w:rPr>
            <w:sz w:val="24"/>
            <w:szCs w:val="24"/>
          </w:rPr>
          <w:t xml:space="preserve"> </w:t>
        </w:r>
      </w:ins>
      <w:ins w:id="325" w:author="Samuel Greenrod" w:date="2025-09-12T11:24:00Z" w16du:dateUtc="2025-09-12T18:24:00Z">
        <w:r w:rsidR="00CA0080">
          <w:rPr>
            <w:sz w:val="24"/>
            <w:szCs w:val="24"/>
          </w:rPr>
          <w:t>determined</w:t>
        </w:r>
      </w:ins>
      <w:ins w:id="326" w:author="Samuel Greenrod" w:date="2025-09-12T11:23:00Z" w16du:dateUtc="2025-09-12T18:23:00Z">
        <w:r w:rsidR="00CA0080">
          <w:rPr>
            <w:sz w:val="24"/>
            <w:szCs w:val="24"/>
          </w:rPr>
          <w:t xml:space="preserve"> the prevalence of high frequency variants (&gt; 20% </w:t>
        </w:r>
      </w:ins>
      <w:ins w:id="327" w:author="Samuel Greenrod" w:date="2025-09-12T11:24:00Z" w16du:dateUtc="2025-09-12T18:24:00Z">
        <w:r w:rsidR="00CA0080">
          <w:rPr>
            <w:sz w:val="24"/>
            <w:szCs w:val="24"/>
          </w:rPr>
          <w:t>frequency)</w:t>
        </w:r>
      </w:ins>
      <w:ins w:id="328" w:author="Samuel Greenrod" w:date="2025-09-11T22:43:00Z" w16du:dateUtc="2025-09-12T05:43:00Z">
        <w:r w:rsidR="00014CD6">
          <w:rPr>
            <w:sz w:val="24"/>
            <w:szCs w:val="24"/>
          </w:rPr>
          <w:t xml:space="preserve"> that were unique to </w:t>
        </w:r>
      </w:ins>
      <w:ins w:id="329" w:author="Samuel Greenrod" w:date="2025-09-11T22:44:00Z" w16du:dateUtc="2025-09-12T05:44:00Z">
        <w:r w:rsidR="00014CD6">
          <w:rPr>
            <w:sz w:val="24"/>
            <w:szCs w:val="24"/>
          </w:rPr>
          <w:t>or shared between evolved lines (Fig 3</w:t>
        </w:r>
      </w:ins>
      <w:ins w:id="330" w:author="Samuel Greenrod" w:date="2025-09-12T11:29:00Z" w16du:dateUtc="2025-09-12T18:29:00Z">
        <w:r w:rsidR="00AF0DB2">
          <w:rPr>
            <w:sz w:val="24"/>
            <w:szCs w:val="24"/>
          </w:rPr>
          <w:t>c</w:t>
        </w:r>
      </w:ins>
      <w:ins w:id="331" w:author="Samuel Greenrod" w:date="2025-09-11T22:44:00Z" w16du:dateUtc="2025-09-12T05:44:00Z">
        <w:r w:rsidR="00014CD6">
          <w:rPr>
            <w:sz w:val="24"/>
            <w:szCs w:val="24"/>
          </w:rPr>
          <w:t xml:space="preserve">). </w:t>
        </w:r>
      </w:ins>
      <w:ins w:id="332" w:author="Samuel Greenrod" w:date="2025-09-11T22:45:00Z" w16du:dateUtc="2025-09-12T05:45:00Z">
        <w:r w:rsidR="00AA78E0">
          <w:rPr>
            <w:sz w:val="24"/>
            <w:szCs w:val="24"/>
          </w:rPr>
          <w:t xml:space="preserve">In </w:t>
        </w:r>
      </w:ins>
      <w:ins w:id="333" w:author="Samuel Greenrod" w:date="2025-09-12T11:29:00Z" w16du:dateUtc="2025-09-12T18:29:00Z">
        <w:r w:rsidR="00AF0DB2">
          <w:rPr>
            <w:rFonts w:cstheme="minorHAnsi"/>
            <w:sz w:val="24"/>
            <w:szCs w:val="24"/>
          </w:rPr>
          <w:t>φ</w:t>
        </w:r>
      </w:ins>
      <w:ins w:id="334" w:author="Samuel Greenrod" w:date="2025-09-11T22:45:00Z" w16du:dateUtc="2025-09-12T05:45:00Z">
        <w:r w:rsidR="00AA78E0">
          <w:rPr>
            <w:sz w:val="24"/>
            <w:szCs w:val="24"/>
          </w:rPr>
          <w:t>14-1, 2/11 (</w:t>
        </w:r>
      </w:ins>
      <w:ins w:id="335" w:author="Samuel Greenrod" w:date="2025-09-11T22:46:00Z" w16du:dateUtc="2025-09-12T05:46:00Z">
        <w:r w:rsidR="00AA78E0">
          <w:rPr>
            <w:sz w:val="24"/>
            <w:szCs w:val="24"/>
          </w:rPr>
          <w:t>18</w:t>
        </w:r>
      </w:ins>
      <w:ins w:id="336" w:author="Samuel Greenrod" w:date="2025-09-11T22:45:00Z" w16du:dateUtc="2025-09-12T05:45:00Z">
        <w:r w:rsidR="00AA78E0">
          <w:rPr>
            <w:sz w:val="24"/>
            <w:szCs w:val="24"/>
          </w:rPr>
          <w:t>%) of 37</w:t>
        </w:r>
      </w:ins>
      <w:ins w:id="337" w:author="Samuel Greenrod" w:date="2025-09-12T11:29:00Z" w16du:dateUtc="2025-09-12T18:29:00Z">
        <w:r w:rsidR="00AF0DB2">
          <w:rPr>
            <w:rFonts w:cstheme="minorHAnsi"/>
            <w:sz w:val="24"/>
            <w:szCs w:val="24"/>
          </w:rPr>
          <w:t>°</w:t>
        </w:r>
      </w:ins>
      <w:ins w:id="338" w:author="Samuel Greenrod" w:date="2025-09-11T22:45:00Z" w16du:dateUtc="2025-09-12T05:45:00Z">
        <w:r w:rsidR="00AA78E0">
          <w:rPr>
            <w:sz w:val="24"/>
            <w:szCs w:val="24"/>
          </w:rPr>
          <w:t xml:space="preserve">C static variants and </w:t>
        </w:r>
      </w:ins>
      <w:ins w:id="339" w:author="Samuel Greenrod" w:date="2025-09-11T22:46:00Z" w16du:dateUtc="2025-09-12T05:46:00Z">
        <w:r w:rsidR="00AA78E0">
          <w:rPr>
            <w:sz w:val="24"/>
            <w:szCs w:val="24"/>
          </w:rPr>
          <w:t>5/15</w:t>
        </w:r>
      </w:ins>
      <w:ins w:id="340" w:author="Samuel Greenrod" w:date="2025-09-11T22:45:00Z" w16du:dateUtc="2025-09-12T05:45:00Z">
        <w:r w:rsidR="00AA78E0">
          <w:rPr>
            <w:sz w:val="24"/>
            <w:szCs w:val="24"/>
          </w:rPr>
          <w:t xml:space="preserve"> (</w:t>
        </w:r>
      </w:ins>
      <w:ins w:id="341" w:author="Samuel Greenrod" w:date="2025-09-11T22:46:00Z" w16du:dateUtc="2025-09-12T05:46:00Z">
        <w:r w:rsidR="00AA78E0">
          <w:rPr>
            <w:sz w:val="24"/>
            <w:szCs w:val="24"/>
          </w:rPr>
          <w:t>33</w:t>
        </w:r>
      </w:ins>
      <w:ins w:id="342" w:author="Samuel Greenrod" w:date="2025-09-11T22:45:00Z" w16du:dateUtc="2025-09-12T05:45:00Z">
        <w:r w:rsidR="00AA78E0">
          <w:rPr>
            <w:sz w:val="24"/>
            <w:szCs w:val="24"/>
          </w:rPr>
          <w:t>%) of 42</w:t>
        </w:r>
      </w:ins>
      <w:ins w:id="343" w:author="Samuel Greenrod" w:date="2025-09-12T11:29:00Z" w16du:dateUtc="2025-09-12T18:29:00Z">
        <w:r w:rsidR="00AF0DB2">
          <w:rPr>
            <w:rFonts w:cstheme="minorHAnsi"/>
            <w:sz w:val="24"/>
            <w:szCs w:val="24"/>
          </w:rPr>
          <w:t>°</w:t>
        </w:r>
      </w:ins>
      <w:ins w:id="344" w:author="Samuel Greenrod" w:date="2025-09-11T22:45:00Z" w16du:dateUtc="2025-09-12T05:45:00Z">
        <w:r w:rsidR="00AA78E0">
          <w:rPr>
            <w:sz w:val="24"/>
            <w:szCs w:val="24"/>
          </w:rPr>
          <w:t xml:space="preserve">C static variants were </w:t>
        </w:r>
      </w:ins>
      <w:ins w:id="345" w:author="Samuel Greenrod" w:date="2025-09-11T22:46:00Z" w16du:dateUtc="2025-09-12T05:46:00Z">
        <w:r w:rsidR="00AA78E0">
          <w:rPr>
            <w:sz w:val="24"/>
            <w:szCs w:val="24"/>
          </w:rPr>
          <w:t xml:space="preserve">shared with other evolved lines compared to 4/9 (44%) in fluctuating evolved populations. In </w:t>
        </w:r>
      </w:ins>
      <w:ins w:id="346" w:author="Samuel Greenrod" w:date="2025-09-12T11:29:00Z" w16du:dateUtc="2025-09-12T18:29:00Z">
        <w:r w:rsidR="00AF0DB2">
          <w:rPr>
            <w:rFonts w:cstheme="minorHAnsi"/>
            <w:sz w:val="24"/>
            <w:szCs w:val="24"/>
          </w:rPr>
          <w:t>φ</w:t>
        </w:r>
      </w:ins>
      <w:ins w:id="347" w:author="Samuel Greenrod" w:date="2025-09-11T22:46:00Z" w16du:dateUtc="2025-09-12T05:46:00Z">
        <w:r w:rsidR="00AA78E0">
          <w:rPr>
            <w:sz w:val="24"/>
            <w:szCs w:val="24"/>
          </w:rPr>
          <w:t xml:space="preserve">LUZ19, </w:t>
        </w:r>
      </w:ins>
      <w:ins w:id="348" w:author="Samuel Greenrod" w:date="2025-09-11T22:47:00Z" w16du:dateUtc="2025-09-12T05:47:00Z">
        <w:r w:rsidR="00AA78E0">
          <w:rPr>
            <w:sz w:val="24"/>
            <w:szCs w:val="24"/>
          </w:rPr>
          <w:t>shared variants constituted 8/32 (35%) of 37</w:t>
        </w:r>
      </w:ins>
      <w:ins w:id="349" w:author="Samuel Greenrod" w:date="2025-09-12T11:29:00Z" w16du:dateUtc="2025-09-12T18:29:00Z">
        <w:r w:rsidR="00AF0DB2">
          <w:rPr>
            <w:rFonts w:cstheme="minorHAnsi"/>
            <w:sz w:val="24"/>
            <w:szCs w:val="24"/>
          </w:rPr>
          <w:t>°</w:t>
        </w:r>
      </w:ins>
      <w:ins w:id="350" w:author="Samuel Greenrod" w:date="2025-09-11T22:47:00Z" w16du:dateUtc="2025-09-12T05:47:00Z">
        <w:r w:rsidR="00AA78E0">
          <w:rPr>
            <w:sz w:val="24"/>
            <w:szCs w:val="24"/>
          </w:rPr>
          <w:t>C static and 9/20 (45%) of 42</w:t>
        </w:r>
      </w:ins>
      <w:ins w:id="351" w:author="Samuel Greenrod" w:date="2025-09-12T11:29:00Z" w16du:dateUtc="2025-09-12T18:29:00Z">
        <w:r w:rsidR="00AF0DB2">
          <w:rPr>
            <w:rFonts w:cstheme="minorHAnsi"/>
            <w:sz w:val="24"/>
            <w:szCs w:val="24"/>
          </w:rPr>
          <w:t>°</w:t>
        </w:r>
      </w:ins>
      <w:ins w:id="352" w:author="Samuel Greenrod" w:date="2025-09-11T22:47:00Z" w16du:dateUtc="2025-09-12T05:47:00Z">
        <w:r w:rsidR="00AA78E0">
          <w:rPr>
            <w:sz w:val="24"/>
            <w:szCs w:val="24"/>
          </w:rPr>
          <w:t>C s</w:t>
        </w:r>
      </w:ins>
      <w:ins w:id="353" w:author="Samuel Greenrod" w:date="2025-09-11T22:48:00Z" w16du:dateUtc="2025-09-12T05:48:00Z">
        <w:r w:rsidR="00AA78E0">
          <w:rPr>
            <w:sz w:val="24"/>
            <w:szCs w:val="24"/>
          </w:rPr>
          <w:t>tatic variants compared to 12/17 (71%) in fluctuating evolved populations.</w:t>
        </w:r>
      </w:ins>
      <w:ins w:id="354" w:author="Samuel Greenrod" w:date="2025-09-11T22:49:00Z" w16du:dateUtc="2025-09-12T05:49:00Z">
        <w:r w:rsidR="00AA78E0">
          <w:rPr>
            <w:sz w:val="24"/>
            <w:szCs w:val="24"/>
          </w:rPr>
          <w:t xml:space="preserve"> </w:t>
        </w:r>
      </w:ins>
      <w:ins w:id="355" w:author="Samuel Greenrod" w:date="2025-09-12T11:24:00Z" w16du:dateUtc="2025-09-12T18:24:00Z">
        <w:r w:rsidR="00CA0080">
          <w:rPr>
            <w:sz w:val="24"/>
            <w:szCs w:val="24"/>
          </w:rPr>
          <w:t xml:space="preserve">Despite </w:t>
        </w:r>
      </w:ins>
      <w:ins w:id="356" w:author="Samuel Greenrod" w:date="2025-09-12T11:27:00Z" w16du:dateUtc="2025-09-12T18:27:00Z">
        <w:r w:rsidR="00AF0DB2">
          <w:rPr>
            <w:sz w:val="24"/>
            <w:szCs w:val="24"/>
          </w:rPr>
          <w:t>the trend for more shared mutations in fluctuating evolved populations</w:t>
        </w:r>
      </w:ins>
      <w:ins w:id="357" w:author="Samuel Greenrod" w:date="2025-09-12T11:24:00Z" w16du:dateUtc="2025-09-12T18:24:00Z">
        <w:r w:rsidR="00CA0080">
          <w:rPr>
            <w:sz w:val="24"/>
            <w:szCs w:val="24"/>
          </w:rPr>
          <w:t xml:space="preserve">, </w:t>
        </w:r>
      </w:ins>
      <w:ins w:id="358" w:author="Samuel Greenrod" w:date="2025-09-12T11:27:00Z" w16du:dateUtc="2025-09-12T18:27:00Z">
        <w:r w:rsidR="00AF0DB2">
          <w:rPr>
            <w:sz w:val="24"/>
            <w:szCs w:val="24"/>
          </w:rPr>
          <w:t>t</w:t>
        </w:r>
      </w:ins>
      <w:ins w:id="359" w:author="Samuel Greenrod" w:date="2025-09-12T11:28:00Z" w16du:dateUtc="2025-09-12T18:28:00Z">
        <w:r w:rsidR="00AF0DB2">
          <w:rPr>
            <w:sz w:val="24"/>
            <w:szCs w:val="24"/>
          </w:rPr>
          <w:t>here was no</w:t>
        </w:r>
      </w:ins>
      <w:ins w:id="360" w:author="Samuel Greenrod" w:date="2025-09-12T11:24:00Z" w16du:dateUtc="2025-09-12T18:24:00Z">
        <w:r w:rsidR="00CA0080">
          <w:rPr>
            <w:sz w:val="24"/>
            <w:szCs w:val="24"/>
          </w:rPr>
          <w:t xml:space="preserve"> significant diffe</w:t>
        </w:r>
      </w:ins>
      <w:ins w:id="361" w:author="Samuel Greenrod" w:date="2025-09-12T11:25:00Z" w16du:dateUtc="2025-09-12T18:25:00Z">
        <w:r w:rsidR="00CA0080">
          <w:rPr>
            <w:sz w:val="24"/>
            <w:szCs w:val="24"/>
          </w:rPr>
          <w:t xml:space="preserve">rences in the </w:t>
        </w:r>
      </w:ins>
      <w:ins w:id="362" w:author="Samuel Greenrod" w:date="2025-09-12T11:26:00Z" w16du:dateUtc="2025-09-12T18:26:00Z">
        <w:r w:rsidR="00AF0DB2">
          <w:rPr>
            <w:sz w:val="24"/>
            <w:szCs w:val="24"/>
          </w:rPr>
          <w:t xml:space="preserve">prevalence of shared </w:t>
        </w:r>
      </w:ins>
      <w:ins w:id="363" w:author="Samuel Greenrod" w:date="2025-09-12T11:28:00Z" w16du:dateUtc="2025-09-12T18:28:00Z">
        <w:r w:rsidR="00AF0DB2">
          <w:rPr>
            <w:sz w:val="24"/>
            <w:szCs w:val="24"/>
          </w:rPr>
          <w:t>mutations relative to unique mutations</w:t>
        </w:r>
      </w:ins>
      <w:ins w:id="364" w:author="Samuel Greenrod" w:date="2025-09-12T11:27:00Z" w16du:dateUtc="2025-09-12T18:27:00Z">
        <w:r w:rsidR="00AF0DB2">
          <w:rPr>
            <w:sz w:val="24"/>
            <w:szCs w:val="24"/>
          </w:rPr>
          <w:t xml:space="preserve"> between evolved lines for </w:t>
        </w:r>
      </w:ins>
      <w:ins w:id="365" w:author="Samuel Greenrod" w:date="2025-09-12T11:28:00Z" w16du:dateUtc="2025-09-12T18:28:00Z">
        <w:r w:rsidR="00AF0DB2">
          <w:rPr>
            <w:rFonts w:cstheme="minorHAnsi"/>
            <w:sz w:val="24"/>
            <w:szCs w:val="24"/>
          </w:rPr>
          <w:t>φ</w:t>
        </w:r>
      </w:ins>
      <w:ins w:id="366" w:author="Samuel Greenrod" w:date="2025-09-12T11:27:00Z" w16du:dateUtc="2025-09-12T18:27:00Z">
        <w:r w:rsidR="00AF0DB2">
          <w:rPr>
            <w:sz w:val="24"/>
            <w:szCs w:val="24"/>
          </w:rPr>
          <w:t xml:space="preserve">14-1 or </w:t>
        </w:r>
      </w:ins>
      <w:ins w:id="367" w:author="Samuel Greenrod" w:date="2025-09-12T11:28:00Z" w16du:dateUtc="2025-09-12T18:28:00Z">
        <w:r w:rsidR="00AF0DB2">
          <w:rPr>
            <w:rFonts w:cstheme="minorHAnsi"/>
            <w:sz w:val="24"/>
            <w:szCs w:val="24"/>
          </w:rPr>
          <w:t>φ</w:t>
        </w:r>
      </w:ins>
      <w:ins w:id="368" w:author="Samuel Greenrod" w:date="2025-09-12T11:27:00Z" w16du:dateUtc="2025-09-12T18:27:00Z">
        <w:r w:rsidR="00AF0DB2">
          <w:rPr>
            <w:sz w:val="24"/>
            <w:szCs w:val="24"/>
          </w:rPr>
          <w:t>LUZ19 (</w:t>
        </w:r>
      </w:ins>
      <w:ins w:id="369" w:author="Samuel Greenrod" w:date="2025-09-12T11:28:00Z" w16du:dateUtc="2025-09-12T18:28:00Z">
        <w:r w:rsidR="00AF0DB2">
          <w:rPr>
            <w:sz w:val="24"/>
            <w:szCs w:val="24"/>
          </w:rPr>
          <w:t xml:space="preserve">Fisher’s exact test: </w:t>
        </w:r>
        <w:r w:rsidR="00AF0DB2">
          <w:rPr>
            <w:rFonts w:cstheme="minorHAnsi"/>
            <w:sz w:val="24"/>
            <w:szCs w:val="24"/>
          </w:rPr>
          <w:t>φ</w:t>
        </w:r>
      </w:ins>
      <w:ins w:id="370" w:author="Samuel Greenrod" w:date="2025-09-12T11:27:00Z" w16du:dateUtc="2025-09-12T18:27:00Z">
        <w:r w:rsidR="00AF0DB2">
          <w:rPr>
            <w:sz w:val="24"/>
            <w:szCs w:val="24"/>
          </w:rPr>
          <w:t>14-</w:t>
        </w:r>
      </w:ins>
      <w:ins w:id="371" w:author="Samuel Greenrod" w:date="2025-09-12T11:28:00Z" w16du:dateUtc="2025-09-12T18:28:00Z">
        <w:r w:rsidR="00AF0DB2">
          <w:rPr>
            <w:sz w:val="24"/>
            <w:szCs w:val="24"/>
          </w:rPr>
          <w:t>1,</w:t>
        </w:r>
      </w:ins>
      <w:ins w:id="372" w:author="Samuel Greenrod" w:date="2025-09-12T11:27:00Z" w16du:dateUtc="2025-09-12T18:27:00Z">
        <w:r w:rsidR="00AF0DB2">
          <w:rPr>
            <w:sz w:val="24"/>
            <w:szCs w:val="24"/>
          </w:rPr>
          <w:t xml:space="preserve"> p = 0.47; </w:t>
        </w:r>
      </w:ins>
      <w:ins w:id="373" w:author="Samuel Greenrod" w:date="2025-09-12T11:28:00Z" w16du:dateUtc="2025-09-12T18:28:00Z">
        <w:r w:rsidR="00AF0DB2">
          <w:rPr>
            <w:rFonts w:cstheme="minorHAnsi"/>
            <w:sz w:val="24"/>
            <w:szCs w:val="24"/>
          </w:rPr>
          <w:t>φ</w:t>
        </w:r>
      </w:ins>
      <w:ins w:id="374" w:author="Samuel Greenrod" w:date="2025-09-12T11:27:00Z" w16du:dateUtc="2025-09-12T18:27:00Z">
        <w:r w:rsidR="00AF0DB2">
          <w:rPr>
            <w:sz w:val="24"/>
            <w:szCs w:val="24"/>
          </w:rPr>
          <w:t>LUZ19</w:t>
        </w:r>
      </w:ins>
      <w:ins w:id="375" w:author="Samuel Greenrod" w:date="2025-09-12T11:28:00Z" w16du:dateUtc="2025-09-12T18:28:00Z">
        <w:r w:rsidR="00AF0DB2">
          <w:rPr>
            <w:sz w:val="24"/>
            <w:szCs w:val="24"/>
          </w:rPr>
          <w:t xml:space="preserve">, </w:t>
        </w:r>
      </w:ins>
      <w:ins w:id="376" w:author="Samuel Greenrod" w:date="2025-09-12T11:27:00Z" w16du:dateUtc="2025-09-12T18:27:00Z">
        <w:r w:rsidR="00AF0DB2">
          <w:rPr>
            <w:sz w:val="24"/>
            <w:szCs w:val="24"/>
          </w:rPr>
          <w:t>p = 0.08)</w:t>
        </w:r>
      </w:ins>
      <w:ins w:id="377" w:author="Samuel Greenrod" w:date="2025-09-12T11:29:00Z" w16du:dateUtc="2025-09-12T18:29:00Z">
        <w:r w:rsidR="00AF0DB2">
          <w:rPr>
            <w:sz w:val="24"/>
            <w:szCs w:val="24"/>
          </w:rPr>
          <w:t>.</w:t>
        </w:r>
      </w:ins>
      <w:ins w:id="378" w:author="Samuel Greenrod" w:date="2025-09-12T11:57:00Z" w16du:dateUtc="2025-09-12T18:57:00Z">
        <w:r w:rsidR="008A363D">
          <w:rPr>
            <w:sz w:val="24"/>
            <w:szCs w:val="24"/>
          </w:rPr>
          <w:t xml:space="preserve"> </w:t>
        </w:r>
      </w:ins>
      <w:del w:id="379" w:author="Samuel Greenrod" w:date="2025-09-11T22:48:00Z" w16du:dateUtc="2025-09-12T05:48:00Z">
        <w:r w:rsidR="00576393" w:rsidDel="00AA78E0">
          <w:rPr>
            <w:sz w:val="24"/>
            <w:szCs w:val="24"/>
          </w:rPr>
          <w:delText xml:space="preserve">We further analysed </w:delText>
        </w:r>
        <w:r w:rsidR="00BF29E6" w:rsidDel="00AA78E0">
          <w:rPr>
            <w:sz w:val="24"/>
            <w:szCs w:val="24"/>
          </w:rPr>
          <w:delText>static and fluctuating</w:delText>
        </w:r>
        <w:r w:rsidR="00576393" w:rsidDel="00AA78E0">
          <w:rPr>
            <w:sz w:val="24"/>
            <w:szCs w:val="24"/>
          </w:rPr>
          <w:delText xml:space="preserve"> </w:delText>
        </w:r>
        <w:r w:rsidR="00BF29E6" w:rsidDel="00AA78E0">
          <w:rPr>
            <w:sz w:val="24"/>
            <w:szCs w:val="24"/>
          </w:rPr>
          <w:delText>population</w:delText>
        </w:r>
        <w:r w:rsidR="00576393" w:rsidDel="00AA78E0">
          <w:rPr>
            <w:sz w:val="24"/>
            <w:szCs w:val="24"/>
          </w:rPr>
          <w:delText xml:space="preserve"> genetic similarit</w:delText>
        </w:r>
        <w:r w:rsidR="00BF29E6" w:rsidDel="00AA78E0">
          <w:rPr>
            <w:sz w:val="24"/>
            <w:szCs w:val="24"/>
          </w:rPr>
          <w:delText>ies</w:delText>
        </w:r>
        <w:r w:rsidR="00576393" w:rsidDel="00AA78E0">
          <w:rPr>
            <w:sz w:val="24"/>
            <w:szCs w:val="24"/>
          </w:rPr>
          <w:delText xml:space="preserve"> by determining the frequency of shared genetic variants (Figure 3b). In </w:delText>
        </w:r>
        <w:r w:rsidR="00BF29E6" w:rsidDel="00AA78E0">
          <w:rPr>
            <w:rFonts w:cstheme="minorHAnsi"/>
            <w:sz w:val="24"/>
            <w:szCs w:val="24"/>
          </w:rPr>
          <w:delText>φ</w:delText>
        </w:r>
        <w:r w:rsidR="00576393" w:rsidDel="00AA78E0">
          <w:rPr>
            <w:sz w:val="24"/>
            <w:szCs w:val="24"/>
          </w:rPr>
          <w:delText>14-1 populations, 50% of fluctuating mutations were line-specific compared to 67% in 37</w:delText>
        </w:r>
        <w:r w:rsidR="00BF29E6" w:rsidDel="00AA78E0">
          <w:rPr>
            <w:rFonts w:cstheme="minorHAnsi"/>
            <w:sz w:val="24"/>
            <w:szCs w:val="24"/>
          </w:rPr>
          <w:delText>°</w:delText>
        </w:r>
        <w:r w:rsidR="00576393" w:rsidDel="00AA78E0">
          <w:rPr>
            <w:sz w:val="24"/>
            <w:szCs w:val="24"/>
          </w:rPr>
          <w:delText>C static lines and 56% in 42</w:delText>
        </w:r>
        <w:r w:rsidR="00BF29E6" w:rsidDel="00AA78E0">
          <w:rPr>
            <w:rFonts w:cstheme="minorHAnsi"/>
            <w:sz w:val="24"/>
            <w:szCs w:val="24"/>
          </w:rPr>
          <w:delText>°</w:delText>
        </w:r>
        <w:r w:rsidR="00576393" w:rsidDel="00AA78E0">
          <w:rPr>
            <w:sz w:val="24"/>
            <w:szCs w:val="24"/>
          </w:rPr>
          <w:delText xml:space="preserve">C static lines. In the </w:delText>
        </w:r>
        <w:r w:rsidR="00BF29E6" w:rsidDel="00AA78E0">
          <w:rPr>
            <w:rFonts w:cstheme="minorHAnsi"/>
            <w:sz w:val="24"/>
            <w:szCs w:val="24"/>
          </w:rPr>
          <w:delText>φ</w:delText>
        </w:r>
        <w:r w:rsidR="00576393" w:rsidDel="00AA78E0">
          <w:rPr>
            <w:sz w:val="24"/>
            <w:szCs w:val="24"/>
          </w:rPr>
          <w:delText>LUZ19 populations, only 29% of fluctuating mutations were line-specific compared to 78% in 37</w:delText>
        </w:r>
        <w:r w:rsidR="00BF29E6" w:rsidDel="00AA78E0">
          <w:rPr>
            <w:rFonts w:cstheme="minorHAnsi"/>
            <w:sz w:val="24"/>
            <w:szCs w:val="24"/>
          </w:rPr>
          <w:delText>°</w:delText>
        </w:r>
        <w:r w:rsidR="00576393" w:rsidDel="00AA78E0">
          <w:rPr>
            <w:sz w:val="24"/>
            <w:szCs w:val="24"/>
          </w:rPr>
          <w:delText>C lines and 73% in 42</w:delText>
        </w:r>
        <w:r w:rsidR="00BF29E6" w:rsidDel="00AA78E0">
          <w:rPr>
            <w:rFonts w:cstheme="minorHAnsi"/>
            <w:sz w:val="24"/>
            <w:szCs w:val="24"/>
          </w:rPr>
          <w:delText>°</w:delText>
        </w:r>
        <w:r w:rsidR="00576393" w:rsidDel="00AA78E0">
          <w:rPr>
            <w:sz w:val="24"/>
            <w:szCs w:val="24"/>
          </w:rPr>
          <w:delText>C lines.</w:delText>
        </w:r>
      </w:del>
    </w:p>
    <w:p w14:paraId="6DBFEF2F" w14:textId="00438404" w:rsidR="00D36751" w:rsidRDefault="008A363D" w:rsidP="00AD4206">
      <w:pPr>
        <w:jc w:val="both"/>
        <w:rPr>
          <w:sz w:val="24"/>
          <w:szCs w:val="24"/>
        </w:rPr>
      </w:pPr>
      <w:ins w:id="380" w:author="Samuel Greenrod" w:date="2025-09-12T12:01:00Z" w16du:dateUtc="2025-09-12T19:01:00Z">
        <w:r>
          <w:rPr>
            <w:sz w:val="24"/>
            <w:szCs w:val="24"/>
          </w:rPr>
          <w:t>Finally, we investigated which mutations drove clustering between fluctuating and static populations (Fig S1</w:t>
        </w:r>
      </w:ins>
      <w:ins w:id="381" w:author="Samuel Greenrod" w:date="2025-09-12T15:09:00Z" w16du:dateUtc="2025-09-12T22:09:00Z">
        <w:r w:rsidR="00034E63">
          <w:rPr>
            <w:sz w:val="24"/>
            <w:szCs w:val="24"/>
          </w:rPr>
          <w:t>; Table S1</w:t>
        </w:r>
      </w:ins>
      <w:ins w:id="382" w:author="Samuel Greenrod" w:date="2025-09-12T12:01:00Z" w16du:dateUtc="2025-09-12T19:01:00Z">
        <w:r>
          <w:rPr>
            <w:sz w:val="24"/>
            <w:szCs w:val="24"/>
          </w:rPr>
          <w:t xml:space="preserve">). While </w:t>
        </w:r>
      </w:ins>
      <w:ins w:id="383" w:author="Samuel Greenrod" w:date="2025-09-12T13:38:00Z" w16du:dateUtc="2025-09-12T20:38:00Z">
        <w:r w:rsidR="002D44C9">
          <w:rPr>
            <w:rFonts w:cstheme="minorHAnsi"/>
            <w:sz w:val="24"/>
            <w:szCs w:val="24"/>
          </w:rPr>
          <w:t>φ</w:t>
        </w:r>
      </w:ins>
      <w:ins w:id="384" w:author="Samuel Greenrod" w:date="2025-09-12T12:01:00Z" w16du:dateUtc="2025-09-12T19:01:00Z">
        <w:r>
          <w:rPr>
            <w:sz w:val="24"/>
            <w:szCs w:val="24"/>
          </w:rPr>
          <w:t xml:space="preserve">14-1 </w:t>
        </w:r>
      </w:ins>
      <w:ins w:id="385" w:author="Samuel Greenrod" w:date="2025-09-12T12:02:00Z" w16du:dateUtc="2025-09-12T19:02:00Z">
        <w:r>
          <w:rPr>
            <w:sz w:val="24"/>
            <w:szCs w:val="24"/>
          </w:rPr>
          <w:t>fluctuating and 37</w:t>
        </w:r>
      </w:ins>
      <w:ins w:id="386" w:author="Samuel Greenrod" w:date="2025-09-12T13:38:00Z" w16du:dateUtc="2025-09-12T20:38:00Z">
        <w:r w:rsidR="002D44C9">
          <w:rPr>
            <w:rFonts w:cstheme="minorHAnsi"/>
            <w:sz w:val="24"/>
            <w:szCs w:val="24"/>
          </w:rPr>
          <w:t>°</w:t>
        </w:r>
      </w:ins>
      <w:ins w:id="387" w:author="Samuel Greenrod" w:date="2025-09-12T12:02:00Z" w16du:dateUtc="2025-09-12T19:02:00Z">
        <w:r>
          <w:rPr>
            <w:sz w:val="24"/>
            <w:szCs w:val="24"/>
          </w:rPr>
          <w:t>C static populations showed little clustering</w:t>
        </w:r>
      </w:ins>
      <w:ins w:id="388" w:author="Samuel Greenrod" w:date="2025-09-12T12:01:00Z" w16du:dateUtc="2025-09-12T19:01:00Z">
        <w:r>
          <w:rPr>
            <w:sz w:val="24"/>
            <w:szCs w:val="24"/>
          </w:rPr>
          <w:t xml:space="preserve">, </w:t>
        </w:r>
      </w:ins>
      <w:ins w:id="389" w:author="Samuel Greenrod" w:date="2025-09-12T12:02:00Z" w16du:dateUtc="2025-09-12T19:02:00Z">
        <w:r>
          <w:rPr>
            <w:sz w:val="24"/>
            <w:szCs w:val="24"/>
          </w:rPr>
          <w:t>two fluctuating populations clustered with the 42</w:t>
        </w:r>
      </w:ins>
      <w:ins w:id="390" w:author="Samuel Greenrod" w:date="2025-09-12T13:38:00Z" w16du:dateUtc="2025-09-12T20:38:00Z">
        <w:r w:rsidR="002D44C9">
          <w:rPr>
            <w:rFonts w:cstheme="minorHAnsi"/>
            <w:sz w:val="24"/>
            <w:szCs w:val="24"/>
          </w:rPr>
          <w:t>°</w:t>
        </w:r>
      </w:ins>
      <w:ins w:id="391" w:author="Samuel Greenrod" w:date="2025-09-12T12:02:00Z" w16du:dateUtc="2025-09-12T19:02:00Z">
        <w:r>
          <w:rPr>
            <w:sz w:val="24"/>
            <w:szCs w:val="24"/>
          </w:rPr>
          <w:t>C static clade. These</w:t>
        </w:r>
      </w:ins>
      <w:del w:id="392" w:author="Samuel Greenrod" w:date="2025-09-12T12:02:00Z" w16du:dateUtc="2025-09-12T19:02:00Z">
        <w:r w:rsidR="00576393" w:rsidDel="008A363D">
          <w:rPr>
            <w:sz w:val="24"/>
            <w:szCs w:val="24"/>
          </w:rPr>
          <w:delText>Finally, we assessed the most prevalent genetic variants in fluctuating lines</w:delText>
        </w:r>
        <w:r w:rsidR="008E73D0" w:rsidDel="008A363D">
          <w:rPr>
            <w:sz w:val="24"/>
            <w:szCs w:val="24"/>
          </w:rPr>
          <w:delText xml:space="preserve"> (Figure 3c)</w:delText>
        </w:r>
        <w:r w:rsidR="00576393" w:rsidDel="008A363D">
          <w:rPr>
            <w:sz w:val="24"/>
            <w:szCs w:val="24"/>
          </w:rPr>
          <w:delText xml:space="preserve">. No mutations were </w:delText>
        </w:r>
        <w:r w:rsidR="00BF29E6" w:rsidDel="008A363D">
          <w:rPr>
            <w:sz w:val="24"/>
            <w:szCs w:val="24"/>
          </w:rPr>
          <w:delText>observed</w:delText>
        </w:r>
        <w:r w:rsidR="00576393" w:rsidDel="008A363D">
          <w:rPr>
            <w:sz w:val="24"/>
            <w:szCs w:val="24"/>
          </w:rPr>
          <w:delText xml:space="preserve"> across all </w:delText>
        </w:r>
        <w:r w:rsidR="00BF29E6" w:rsidDel="008A363D">
          <w:rPr>
            <w:rFonts w:cstheme="minorHAnsi"/>
            <w:sz w:val="24"/>
            <w:szCs w:val="24"/>
          </w:rPr>
          <w:delText>φ</w:delText>
        </w:r>
        <w:r w:rsidR="00576393" w:rsidDel="008A363D">
          <w:rPr>
            <w:sz w:val="24"/>
            <w:szCs w:val="24"/>
          </w:rPr>
          <w:delText>14-1 fluctuating lines although</w:delText>
        </w:r>
      </w:del>
      <w:r w:rsidR="00576393">
        <w:rPr>
          <w:sz w:val="24"/>
          <w:szCs w:val="24"/>
        </w:rPr>
        <w:t xml:space="preserve"> two replicate populations contained </w:t>
      </w:r>
      <w:ins w:id="393" w:author="Samuel Greenrod" w:date="2025-09-12T12:02:00Z" w16du:dateUtc="2025-09-12T19:02:00Z">
        <w:r>
          <w:rPr>
            <w:sz w:val="24"/>
            <w:szCs w:val="24"/>
          </w:rPr>
          <w:t xml:space="preserve">parallel </w:t>
        </w:r>
      </w:ins>
      <w:del w:id="394" w:author="Samuel Greenrod" w:date="2025-09-12T12:02:00Z" w16du:dateUtc="2025-09-12T19:02:00Z">
        <w:r w:rsidR="00576393" w:rsidDel="008A363D">
          <w:rPr>
            <w:sz w:val="24"/>
            <w:szCs w:val="24"/>
          </w:rPr>
          <w:delText xml:space="preserve">a </w:delText>
        </w:r>
      </w:del>
      <w:r w:rsidR="00576393">
        <w:rPr>
          <w:sz w:val="24"/>
          <w:szCs w:val="24"/>
        </w:rPr>
        <w:t>deletion</w:t>
      </w:r>
      <w:ins w:id="395" w:author="Samuel Greenrod" w:date="2025-09-12T12:02:00Z" w16du:dateUtc="2025-09-12T19:02:00Z">
        <w:r>
          <w:rPr>
            <w:sz w:val="24"/>
            <w:szCs w:val="24"/>
          </w:rPr>
          <w:t>s</w:t>
        </w:r>
      </w:ins>
      <w:r w:rsidR="00576393">
        <w:rPr>
          <w:sz w:val="24"/>
          <w:szCs w:val="24"/>
        </w:rPr>
        <w:t xml:space="preserve">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sidR="00576393">
        <w:rPr>
          <w:sz w:val="24"/>
          <w:szCs w:val="24"/>
        </w:rPr>
        <w:t xml:space="preserve">, previously </w:t>
      </w:r>
      <w:del w:id="396" w:author="Samuel Greenrod" w:date="2025-09-12T12:02:00Z" w16du:dateUtc="2025-09-12T19:02:00Z">
        <w:r w:rsidR="00576393" w:rsidDel="008A363D">
          <w:rPr>
            <w:sz w:val="24"/>
            <w:szCs w:val="24"/>
          </w:rPr>
          <w:delText>associated with high temperature adaptation</w:delText>
        </w:r>
      </w:del>
      <w:ins w:id="397" w:author="Samuel Greenrod" w:date="2025-09-12T12:02:00Z" w16du:dateUtc="2025-09-12T19:02:00Z">
        <w:r>
          <w:rPr>
            <w:sz w:val="24"/>
            <w:szCs w:val="24"/>
          </w:rPr>
          <w:t>identified in all 42</w:t>
        </w:r>
      </w:ins>
      <w:ins w:id="398" w:author="Samuel Greenrod" w:date="2025-09-12T13:38:00Z" w16du:dateUtc="2025-09-12T20:38:00Z">
        <w:r w:rsidR="002D44C9">
          <w:rPr>
            <w:rFonts w:cstheme="minorHAnsi"/>
            <w:sz w:val="24"/>
            <w:szCs w:val="24"/>
          </w:rPr>
          <w:t>°</w:t>
        </w:r>
      </w:ins>
      <w:ins w:id="399" w:author="Samuel Greenrod" w:date="2025-09-12T12:03:00Z" w16du:dateUtc="2025-09-12T19:03:00Z">
        <w:r>
          <w:rPr>
            <w:sz w:val="24"/>
            <w:szCs w:val="24"/>
          </w:rPr>
          <w:t>C static populations</w:t>
        </w:r>
      </w:ins>
      <w:r w:rsidR="00576393">
        <w:rPr>
          <w:sz w:val="24"/>
          <w:szCs w:val="24"/>
        </w:rPr>
        <w:t xml:space="preserve"> </w:t>
      </w:r>
      <w:r w:rsidR="00576393" w:rsidRPr="00F42F85">
        <w:rPr>
          <w:sz w:val="24"/>
          <w:szCs w:val="24"/>
          <w:highlight w:val="yellow"/>
          <w:rPrChange w:id="400" w:author="Samuel Greenrod" w:date="2025-09-12T14:29:00Z" w16du:dateUtc="2025-09-12T21:29:00Z">
            <w:rPr>
              <w:sz w:val="24"/>
              <w:szCs w:val="24"/>
            </w:rPr>
          </w:rPrChange>
        </w:rPr>
        <w:t>(Greenrod et al., unpublished)</w:t>
      </w:r>
      <w:r w:rsidR="00D36751" w:rsidRPr="00F42F85">
        <w:rPr>
          <w:sz w:val="24"/>
          <w:szCs w:val="24"/>
          <w:highlight w:val="yellow"/>
          <w:rPrChange w:id="401" w:author="Samuel Greenrod" w:date="2025-09-12T14:29:00Z" w16du:dateUtc="2025-09-12T21:29:00Z">
            <w:rPr>
              <w:sz w:val="24"/>
              <w:szCs w:val="24"/>
            </w:rPr>
          </w:rPrChange>
        </w:rPr>
        <w:t>.</w:t>
      </w:r>
      <w:r w:rsidR="00D36751">
        <w:rPr>
          <w:sz w:val="24"/>
          <w:szCs w:val="24"/>
        </w:rPr>
        <w:t xml:space="preserve"> </w:t>
      </w:r>
      <w:ins w:id="402" w:author="Samuel Greenrod" w:date="2025-09-12T12:03:00Z" w16du:dateUtc="2025-09-12T19:03:00Z">
        <w:r>
          <w:rPr>
            <w:sz w:val="24"/>
            <w:szCs w:val="24"/>
          </w:rPr>
          <w:t xml:space="preserve">The clustering of 5/6 </w:t>
        </w:r>
      </w:ins>
      <w:del w:id="403" w:author="Samuel Greenrod" w:date="2025-09-12T12:03:00Z" w16du:dateUtc="2025-09-12T19:03:00Z">
        <w:r w:rsidR="00D36751" w:rsidDel="008A363D">
          <w:rPr>
            <w:sz w:val="24"/>
            <w:szCs w:val="24"/>
          </w:rPr>
          <w:delText xml:space="preserve">In contrast, </w:delText>
        </w:r>
      </w:del>
      <w:r w:rsidR="00BF29E6">
        <w:rPr>
          <w:rFonts w:cstheme="minorHAnsi"/>
          <w:sz w:val="24"/>
          <w:szCs w:val="24"/>
        </w:rPr>
        <w:t>φ</w:t>
      </w:r>
      <w:r w:rsidR="00D36751">
        <w:rPr>
          <w:sz w:val="24"/>
          <w:szCs w:val="24"/>
        </w:rPr>
        <w:t xml:space="preserve">LUZ19 </w:t>
      </w:r>
      <w:ins w:id="404" w:author="Samuel Greenrod" w:date="2025-09-12T12:03:00Z" w16du:dateUtc="2025-09-12T19:03:00Z">
        <w:r>
          <w:rPr>
            <w:sz w:val="24"/>
            <w:szCs w:val="24"/>
          </w:rPr>
          <w:t xml:space="preserve">fluctuating </w:t>
        </w:r>
      </w:ins>
      <w:r w:rsidR="00D36751">
        <w:rPr>
          <w:sz w:val="24"/>
          <w:szCs w:val="24"/>
        </w:rPr>
        <w:t xml:space="preserve">populations </w:t>
      </w:r>
      <w:ins w:id="405" w:author="Samuel Greenrod" w:date="2025-09-12T12:03:00Z" w16du:dateUtc="2025-09-12T19:03:00Z">
        <w:r>
          <w:rPr>
            <w:sz w:val="24"/>
            <w:szCs w:val="24"/>
          </w:rPr>
          <w:t>with the 42</w:t>
        </w:r>
      </w:ins>
      <w:ins w:id="406" w:author="Samuel Greenrod" w:date="2025-09-12T13:34:00Z" w16du:dateUtc="2025-09-12T20:34:00Z">
        <w:r w:rsidR="00854239">
          <w:rPr>
            <w:rFonts w:cstheme="minorHAnsi"/>
            <w:sz w:val="24"/>
            <w:szCs w:val="24"/>
          </w:rPr>
          <w:t>°</w:t>
        </w:r>
      </w:ins>
      <w:ins w:id="407" w:author="Samuel Greenrod" w:date="2025-09-12T12:03:00Z" w16du:dateUtc="2025-09-12T19:03:00Z">
        <w:r>
          <w:rPr>
            <w:sz w:val="24"/>
            <w:szCs w:val="24"/>
          </w:rPr>
          <w:t>C static populations were attributed to parallel insertions in</w:t>
        </w:r>
      </w:ins>
      <w:del w:id="408" w:author="Samuel Greenrod" w:date="2025-09-12T12:03:00Z" w16du:dateUtc="2025-09-12T19:03:00Z">
        <w:r w:rsidR="00D36751" w:rsidDel="008A363D">
          <w:rPr>
            <w:sz w:val="24"/>
            <w:szCs w:val="24"/>
          </w:rPr>
          <w:delText xml:space="preserve">all </w:delText>
        </w:r>
        <w:r w:rsidR="001A59F6" w:rsidDel="008A363D">
          <w:rPr>
            <w:sz w:val="24"/>
            <w:szCs w:val="24"/>
          </w:rPr>
          <w:delText xml:space="preserve">acquired </w:delText>
        </w:r>
        <w:r w:rsidR="00D36751" w:rsidDel="008A363D">
          <w:rPr>
            <w:sz w:val="24"/>
            <w:szCs w:val="24"/>
          </w:rPr>
          <w:delText xml:space="preserve">fixed mutations in a tail </w:delText>
        </w:r>
        <w:r w:rsidR="00547F57" w:rsidDel="008A363D">
          <w:rPr>
            <w:sz w:val="24"/>
            <w:szCs w:val="24"/>
          </w:rPr>
          <w:delText>fiber</w:delText>
        </w:r>
        <w:r w:rsidR="00D36751" w:rsidDel="008A363D">
          <w:rPr>
            <w:sz w:val="24"/>
            <w:szCs w:val="24"/>
          </w:rPr>
          <w:delText xml:space="preserve"> gene and</w:delText>
        </w:r>
        <w:r w:rsidR="00547F57" w:rsidDel="008A363D">
          <w:rPr>
            <w:sz w:val="24"/>
            <w:szCs w:val="24"/>
          </w:rPr>
          <w:delText xml:space="preserve"> 5/6 populations contained an</w:delText>
        </w:r>
        <w:r w:rsidR="00D36751" w:rsidDel="008A363D">
          <w:rPr>
            <w:sz w:val="24"/>
            <w:szCs w:val="24"/>
          </w:rPr>
          <w:delText xml:space="preserve"> insertion in</w:delText>
        </w:r>
      </w:del>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ins w:id="409" w:author="Samuel Greenrod" w:date="2025-09-12T12:04:00Z" w16du:dateUtc="2025-09-12T19:04:00Z">
        <w:r>
          <w:rPr>
            <w:sz w:val="24"/>
            <w:szCs w:val="24"/>
          </w:rPr>
          <w:t>This</w:t>
        </w:r>
      </w:ins>
      <w:del w:id="410" w:author="Samuel Greenrod" w:date="2025-09-12T12:04:00Z" w16du:dateUtc="2025-09-12T19:04:00Z">
        <w:r w:rsidR="00547F57" w:rsidDel="008A363D">
          <w:rPr>
            <w:sz w:val="24"/>
            <w:szCs w:val="24"/>
          </w:rPr>
          <w:delText>While the tail fiber mutation was previously found in all evolved lines, the</w:delText>
        </w:r>
      </w:del>
      <w:r w:rsidR="00547F57">
        <w:rPr>
          <w:sz w:val="24"/>
          <w:szCs w:val="24"/>
        </w:rPr>
        <w:t xml:space="preserve"> intergenic insertion </w:t>
      </w:r>
      <w:ins w:id="411" w:author="Samuel Greenrod" w:date="2025-09-12T12:04:00Z" w16du:dateUtc="2025-09-12T19:04:00Z">
        <w:r>
          <w:rPr>
            <w:sz w:val="24"/>
            <w:szCs w:val="24"/>
          </w:rPr>
          <w:t xml:space="preserve">was also previously identified </w:t>
        </w:r>
      </w:ins>
      <w:del w:id="412" w:author="Samuel Greenrod" w:date="2025-09-12T12:04:00Z" w16du:dateUtc="2025-09-12T19:04:00Z">
        <w:r w:rsidR="00547F57" w:rsidDel="008A363D">
          <w:rPr>
            <w:sz w:val="24"/>
            <w:szCs w:val="24"/>
          </w:rPr>
          <w:delText xml:space="preserve">was only found </w:delText>
        </w:r>
      </w:del>
      <w:r w:rsidR="00547F57">
        <w:rPr>
          <w:sz w:val="24"/>
          <w:szCs w:val="24"/>
        </w:rPr>
        <w:t xml:space="preserve">in </w:t>
      </w:r>
      <w:ins w:id="413" w:author="Samuel Greenrod" w:date="2025-09-12T12:04:00Z" w16du:dateUtc="2025-09-12T19:04:00Z">
        <w:r>
          <w:rPr>
            <w:sz w:val="24"/>
            <w:szCs w:val="24"/>
          </w:rPr>
          <w:t xml:space="preserve">all </w:t>
        </w:r>
      </w:ins>
      <w:r w:rsidR="00547F57">
        <w:rPr>
          <w:sz w:val="24"/>
          <w:szCs w:val="24"/>
        </w:rPr>
        <w:t>42</w:t>
      </w:r>
      <w:r w:rsidR="00BF29E6">
        <w:rPr>
          <w:rFonts w:cstheme="minorHAnsi"/>
          <w:sz w:val="24"/>
          <w:szCs w:val="24"/>
        </w:rPr>
        <w:t>°</w:t>
      </w:r>
      <w:r w:rsidR="00547F57">
        <w:rPr>
          <w:sz w:val="24"/>
          <w:szCs w:val="24"/>
        </w:rPr>
        <w:t xml:space="preserve">C </w:t>
      </w:r>
      <w:del w:id="414" w:author="Samuel Greenrod" w:date="2025-09-12T12:04:00Z" w16du:dateUtc="2025-09-12T19:04:00Z">
        <w:r w:rsidR="00547F57" w:rsidDel="008A363D">
          <w:rPr>
            <w:sz w:val="24"/>
            <w:szCs w:val="24"/>
          </w:rPr>
          <w:delText xml:space="preserve">monoculture </w:delText>
        </w:r>
      </w:del>
      <w:ins w:id="415" w:author="Samuel Greenrod" w:date="2025-09-12T12:04:00Z" w16du:dateUtc="2025-09-12T19:04:00Z">
        <w:r>
          <w:rPr>
            <w:sz w:val="24"/>
            <w:szCs w:val="24"/>
          </w:rPr>
          <w:t>static</w:t>
        </w:r>
        <w:r>
          <w:rPr>
            <w:sz w:val="24"/>
            <w:szCs w:val="24"/>
          </w:rPr>
          <w:t xml:space="preserve"> </w:t>
        </w:r>
        <w:r>
          <w:rPr>
            <w:sz w:val="24"/>
            <w:szCs w:val="24"/>
          </w:rPr>
          <w:t>populations</w:t>
        </w:r>
      </w:ins>
      <w:del w:id="416" w:author="Samuel Greenrod" w:date="2025-09-12T12:04:00Z" w16du:dateUtc="2025-09-12T19:04:00Z">
        <w:r w:rsidR="00547F57" w:rsidDel="008A363D">
          <w:rPr>
            <w:sz w:val="24"/>
            <w:szCs w:val="24"/>
          </w:rPr>
          <w:delText>lines</w:delText>
        </w:r>
      </w:del>
      <w:r w:rsidR="00547F57">
        <w:rPr>
          <w:sz w:val="24"/>
          <w:szCs w:val="24"/>
        </w:rPr>
        <w:t xml:space="preserve"> </w:t>
      </w:r>
      <w:r w:rsidR="00547F57" w:rsidRPr="00F42F85">
        <w:rPr>
          <w:sz w:val="24"/>
          <w:szCs w:val="24"/>
          <w:highlight w:val="yellow"/>
          <w:rPrChange w:id="417" w:author="Samuel Greenrod" w:date="2025-09-12T14:29:00Z" w16du:dateUtc="2025-09-12T21:29:00Z">
            <w:rPr>
              <w:sz w:val="24"/>
              <w:szCs w:val="24"/>
            </w:rPr>
          </w:rPrChange>
        </w:rPr>
        <w:t>(Greenrod et al., unpublished).</w:t>
      </w:r>
      <w:r w:rsidR="00547F57">
        <w:rPr>
          <w:sz w:val="24"/>
          <w:szCs w:val="24"/>
        </w:rPr>
        <w:t xml:space="preserve"> </w:t>
      </w:r>
    </w:p>
    <w:p w14:paraId="705AE49E" w14:textId="255528AA" w:rsidR="000A5812" w:rsidDel="002231F8" w:rsidRDefault="000A5812" w:rsidP="00790182">
      <w:pPr>
        <w:jc w:val="both"/>
        <w:rPr>
          <w:ins w:id="418" w:author="Craig Maclean" w:date="2025-09-08T09:47:00Z" w16du:dateUtc="2025-09-08T08:47:00Z"/>
          <w:del w:id="419" w:author="Samuel Greenrod" w:date="2025-09-12T12:18:00Z" w16du:dateUtc="2025-09-12T19:18:00Z"/>
          <w:sz w:val="24"/>
          <w:szCs w:val="24"/>
        </w:rPr>
      </w:pPr>
      <w:del w:id="420" w:author="Samuel Greenrod" w:date="2025-09-12T14:49:00Z" w16du:dateUtc="2025-09-12T21:49:00Z">
        <w:r w:rsidDel="00F72FD0">
          <w:rPr>
            <w:sz w:val="24"/>
            <w:szCs w:val="24"/>
          </w:rPr>
          <w:lastRenderedPageBreak/>
          <w:delText>Overall, these findings suggest that</w:delText>
        </w:r>
        <w:r w:rsidR="00E00527" w:rsidDel="00F72FD0">
          <w:rPr>
            <w:sz w:val="24"/>
            <w:szCs w:val="24"/>
          </w:rPr>
          <w:delText xml:space="preserve"> fluctuating temperature</w:delText>
        </w:r>
        <w:r w:rsidR="00E24081" w:rsidDel="00F72FD0">
          <w:rPr>
            <w:sz w:val="24"/>
            <w:szCs w:val="24"/>
          </w:rPr>
          <w:delText>s</w:delText>
        </w:r>
        <w:r w:rsidR="00E00527" w:rsidDel="00F72FD0">
          <w:rPr>
            <w:sz w:val="24"/>
            <w:szCs w:val="24"/>
          </w:rPr>
          <w:delText xml:space="preserve"> </w:delText>
        </w:r>
      </w:del>
      <w:del w:id="421" w:author="Samuel Greenrod" w:date="2025-09-12T12:13:00Z" w16du:dateUtc="2025-09-12T19:13:00Z">
        <w:r w:rsidR="00FC0E11" w:rsidDel="00CC3445">
          <w:rPr>
            <w:sz w:val="24"/>
            <w:szCs w:val="24"/>
          </w:rPr>
          <w:delText xml:space="preserve">select for specialist mutations and lead to genomic signatures similar </w:delText>
        </w:r>
        <w:r w:rsidR="00E24081" w:rsidDel="00CC3445">
          <w:rPr>
            <w:sz w:val="24"/>
            <w:szCs w:val="24"/>
          </w:rPr>
          <w:delText>to</w:delText>
        </w:r>
        <w:r w:rsidR="00E00527" w:rsidDel="00CC3445">
          <w:rPr>
            <w:sz w:val="24"/>
            <w:szCs w:val="24"/>
          </w:rPr>
          <w:delText xml:space="preserve"> static evolved </w:delText>
        </w:r>
        <w:r w:rsidR="00E24081" w:rsidDel="00CC3445">
          <w:rPr>
            <w:sz w:val="24"/>
            <w:szCs w:val="24"/>
          </w:rPr>
          <w:delText>populations</w:delText>
        </w:r>
        <w:r w:rsidR="00E00527" w:rsidDel="00CC3445">
          <w:rPr>
            <w:sz w:val="24"/>
            <w:szCs w:val="24"/>
          </w:rPr>
          <w:delText xml:space="preserve">. </w:delText>
        </w:r>
      </w:del>
      <w:del w:id="422" w:author="Samuel Greenrod" w:date="2025-09-12T14:49:00Z" w16du:dateUtc="2025-09-12T21:49:00Z">
        <w:r w:rsidR="00E00527" w:rsidDel="00F72FD0">
          <w:rPr>
            <w:sz w:val="24"/>
            <w:szCs w:val="24"/>
          </w:rPr>
          <w:delText xml:space="preserve">For </w:delText>
        </w:r>
        <w:r w:rsidR="00E24081" w:rsidDel="00F72FD0">
          <w:rPr>
            <w:rFonts w:cstheme="minorHAnsi"/>
            <w:sz w:val="24"/>
            <w:szCs w:val="24"/>
          </w:rPr>
          <w:delText>φ</w:delText>
        </w:r>
        <w:r w:rsidR="00E00527" w:rsidDel="00F72FD0">
          <w:rPr>
            <w:sz w:val="24"/>
            <w:szCs w:val="24"/>
          </w:rPr>
          <w:delText>14-1,</w:delText>
        </w:r>
        <w:r w:rsidR="00BF29E6" w:rsidDel="00F72FD0">
          <w:rPr>
            <w:sz w:val="24"/>
            <w:szCs w:val="24"/>
          </w:rPr>
          <w:delText xml:space="preserve"> </w:delText>
        </w:r>
      </w:del>
      <w:del w:id="423" w:author="Samuel Greenrod" w:date="2025-09-12T12:14:00Z" w16du:dateUtc="2025-09-12T19:14:00Z">
        <w:r w:rsidR="00BF29E6" w:rsidDel="00CC3445">
          <w:rPr>
            <w:sz w:val="24"/>
            <w:szCs w:val="24"/>
          </w:rPr>
          <w:delText xml:space="preserve">fluctuating </w:delText>
        </w:r>
      </w:del>
      <w:del w:id="424" w:author="Samuel Greenrod" w:date="2025-09-11T23:00:00Z" w16du:dateUtc="2025-09-12T06:00:00Z">
        <w:r w:rsidR="00BF29E6" w:rsidDel="00651670">
          <w:rPr>
            <w:sz w:val="24"/>
            <w:szCs w:val="24"/>
          </w:rPr>
          <w:delText xml:space="preserve">temperatures </w:delText>
        </w:r>
        <w:r w:rsidR="00E24081" w:rsidDel="00651670">
          <w:rPr>
            <w:sz w:val="24"/>
            <w:szCs w:val="24"/>
          </w:rPr>
          <w:delText>selected for</w:delText>
        </w:r>
      </w:del>
      <w:del w:id="425" w:author="Samuel Greenrod" w:date="2025-09-12T12:13:00Z" w16du:dateUtc="2025-09-12T19:13:00Z">
        <w:r w:rsidR="00E24081" w:rsidDel="00CC3445">
          <w:rPr>
            <w:sz w:val="24"/>
            <w:szCs w:val="24"/>
          </w:rPr>
          <w:delText xml:space="preserve"> </w:delText>
        </w:r>
      </w:del>
      <w:del w:id="426" w:author="Samuel Greenrod" w:date="2025-09-12T12:14:00Z" w16du:dateUtc="2025-09-12T19:14:00Z">
        <w:r w:rsidR="00E24081" w:rsidDel="00CC3445">
          <w:rPr>
            <w:sz w:val="24"/>
            <w:szCs w:val="24"/>
          </w:rPr>
          <w:delText>populations</w:delText>
        </w:r>
      </w:del>
      <w:del w:id="427" w:author="Samuel Greenrod" w:date="2025-09-12T12:18:00Z" w16du:dateUtc="2025-09-12T19:18:00Z">
        <w:r w:rsidR="00E24081" w:rsidDel="002231F8">
          <w:rPr>
            <w:sz w:val="24"/>
            <w:szCs w:val="24"/>
          </w:rPr>
          <w:delText xml:space="preserve"> resembl</w:delText>
        </w:r>
      </w:del>
      <w:del w:id="428" w:author="Samuel Greenrod" w:date="2025-09-11T23:00:00Z" w16du:dateUtc="2025-09-12T06:00:00Z">
        <w:r w:rsidR="00E24081" w:rsidDel="00651670">
          <w:rPr>
            <w:sz w:val="24"/>
            <w:szCs w:val="24"/>
          </w:rPr>
          <w:delText>ing</w:delText>
        </w:r>
      </w:del>
      <w:del w:id="429" w:author="Samuel Greenrod" w:date="2025-09-12T12:18:00Z" w16du:dateUtc="2025-09-12T19:18:00Z">
        <w:r w:rsidR="00E00527" w:rsidDel="002231F8">
          <w:rPr>
            <w:sz w:val="24"/>
            <w:szCs w:val="24"/>
          </w:rPr>
          <w:delText xml:space="preserve"> </w:delText>
        </w:r>
        <w:r w:rsidR="00D439B7" w:rsidDel="002231F8">
          <w:rPr>
            <w:sz w:val="24"/>
            <w:szCs w:val="24"/>
          </w:rPr>
          <w:delText xml:space="preserve">both </w:delText>
        </w:r>
        <w:r w:rsidR="00E00527" w:rsidDel="002231F8">
          <w:rPr>
            <w:sz w:val="24"/>
            <w:szCs w:val="24"/>
          </w:rPr>
          <w:delText xml:space="preserve">high and low temperature </w:delText>
        </w:r>
      </w:del>
      <w:commentRangeStart w:id="430"/>
      <w:del w:id="431" w:author="Samuel Greenrod" w:date="2025-09-11T22:59:00Z" w16du:dateUtc="2025-09-12T05:59:00Z">
        <w:r w:rsidR="00E00527" w:rsidDel="00651670">
          <w:rPr>
            <w:sz w:val="24"/>
            <w:szCs w:val="24"/>
          </w:rPr>
          <w:delText>genotypes</w:delText>
        </w:r>
        <w:commentRangeEnd w:id="430"/>
        <w:r w:rsidR="000303E6" w:rsidDel="00651670">
          <w:rPr>
            <w:rStyle w:val="CommentReference"/>
          </w:rPr>
          <w:commentReference w:id="430"/>
        </w:r>
      </w:del>
      <w:del w:id="432" w:author="Samuel Greenrod" w:date="2025-09-12T12:18:00Z" w16du:dateUtc="2025-09-12T19:18:00Z">
        <w:r w:rsidR="00E00527" w:rsidDel="002231F8">
          <w:rPr>
            <w:sz w:val="24"/>
            <w:szCs w:val="24"/>
          </w:rPr>
          <w:delText xml:space="preserve">. In contrast, </w:delText>
        </w:r>
        <w:r w:rsidR="00E00527" w:rsidDel="002231F8">
          <w:rPr>
            <w:rFonts w:cstheme="minorHAnsi"/>
            <w:sz w:val="24"/>
            <w:szCs w:val="24"/>
          </w:rPr>
          <w:delText>φ</w:delText>
        </w:r>
        <w:r w:rsidR="00E00527" w:rsidDel="002231F8">
          <w:rPr>
            <w:sz w:val="24"/>
            <w:szCs w:val="24"/>
          </w:rPr>
          <w:delText>LUZ19</w:delText>
        </w:r>
        <w:r w:rsidR="00E24081" w:rsidDel="002231F8">
          <w:rPr>
            <w:sz w:val="24"/>
            <w:szCs w:val="24"/>
          </w:rPr>
          <w:delText xml:space="preserve"> fluctuating populations more closely resembled </w:delText>
        </w:r>
        <w:r w:rsidR="00E00527" w:rsidDel="002231F8">
          <w:rPr>
            <w:sz w:val="24"/>
            <w:szCs w:val="24"/>
          </w:rPr>
          <w:delText>42</w:delText>
        </w:r>
        <w:r w:rsidR="00E00527" w:rsidDel="002231F8">
          <w:rPr>
            <w:rFonts w:cstheme="minorHAnsi"/>
            <w:sz w:val="24"/>
            <w:szCs w:val="24"/>
          </w:rPr>
          <w:delText>°</w:delText>
        </w:r>
        <w:r w:rsidR="00E00527" w:rsidDel="002231F8">
          <w:rPr>
            <w:sz w:val="24"/>
            <w:szCs w:val="24"/>
          </w:rPr>
          <w:delText xml:space="preserve">C adapted </w:delText>
        </w:r>
      </w:del>
      <w:commentRangeStart w:id="433"/>
      <w:del w:id="434" w:author="Samuel Greenrod" w:date="2025-09-11T22:59:00Z" w16du:dateUtc="2025-09-12T05:59:00Z">
        <w:r w:rsidR="00E00527" w:rsidDel="00651670">
          <w:rPr>
            <w:sz w:val="24"/>
            <w:szCs w:val="24"/>
          </w:rPr>
          <w:delText>genotypes</w:delText>
        </w:r>
        <w:commentRangeEnd w:id="433"/>
        <w:r w:rsidR="000303E6" w:rsidDel="00651670">
          <w:rPr>
            <w:rStyle w:val="CommentReference"/>
          </w:rPr>
          <w:commentReference w:id="433"/>
        </w:r>
      </w:del>
      <w:del w:id="435" w:author="Samuel Greenrod" w:date="2025-09-12T12:18:00Z" w16du:dateUtc="2025-09-12T19:18:00Z">
        <w:r w:rsidR="00E00527" w:rsidDel="002231F8">
          <w:rPr>
            <w:sz w:val="24"/>
            <w:szCs w:val="24"/>
          </w:rPr>
          <w:delText>.</w:delText>
        </w:r>
      </w:del>
    </w:p>
    <w:p w14:paraId="038DD691" w14:textId="4F05C0EC" w:rsidR="000303E6" w:rsidDel="00F72FD0" w:rsidRDefault="000303E6" w:rsidP="002231F8">
      <w:pPr>
        <w:jc w:val="both"/>
        <w:rPr>
          <w:del w:id="436" w:author="Samuel Greenrod" w:date="2025-09-12T14:49:00Z" w16du:dateUtc="2025-09-12T21:49:00Z"/>
          <w:sz w:val="24"/>
          <w:szCs w:val="24"/>
        </w:rPr>
      </w:pPr>
      <w:ins w:id="437" w:author="Craig Maclean" w:date="2025-09-08T09:47:00Z" w16du:dateUtc="2025-09-08T08:47:00Z">
        <w:del w:id="438" w:author="Samuel Greenrod" w:date="2025-09-12T12:18:00Z" w16du:dateUtc="2025-09-12T19:18:00Z">
          <w:r w:rsidDel="002231F8">
            <w:rPr>
              <w:sz w:val="24"/>
              <w:szCs w:val="24"/>
            </w:rPr>
            <w:delText>We need to be careful here. For 14-1 the fitness assay does not show any evidence of adaptation to 37C in the 37C selected lines. Without any evi</w:delText>
          </w:r>
        </w:del>
      </w:ins>
      <w:ins w:id="439" w:author="Craig Maclean" w:date="2025-09-08T09:48:00Z" w16du:dateUtc="2025-09-08T08:48:00Z">
        <w:del w:id="440" w:author="Samuel Greenrod" w:date="2025-09-12T12:18:00Z" w16du:dateUtc="2025-09-12T19:18:00Z">
          <w:r w:rsidDel="002231F8">
            <w:rPr>
              <w:sz w:val="24"/>
              <w:szCs w:val="24"/>
            </w:rPr>
            <w:delText xml:space="preserve">dence of improved fitness we need to be careful about discussing adaptation. </w:delText>
          </w:r>
        </w:del>
      </w:ins>
    </w:p>
    <w:p w14:paraId="111B3960" w14:textId="473DB1FB" w:rsidR="00272DB1" w:rsidRDefault="00AF0DB2">
      <w:pPr>
        <w:rPr>
          <w:sz w:val="24"/>
          <w:szCs w:val="24"/>
        </w:rPr>
      </w:pPr>
      <w:ins w:id="441" w:author="Samuel Greenrod" w:date="2025-09-12T11:33:00Z" w16du:dateUtc="2025-09-12T18:33:00Z">
        <w:r>
          <w:rPr>
            <w:noProof/>
            <w:sz w:val="24"/>
            <w:szCs w:val="24"/>
          </w:rPr>
          <w:drawing>
            <wp:inline distT="0" distB="0" distL="0" distR="0" wp14:anchorId="24E1D51C" wp14:editId="352830CA">
              <wp:extent cx="5731510" cy="6834505"/>
              <wp:effectExtent l="0" t="0" r="2540" b="4445"/>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inline>
          </w:drawing>
        </w:r>
      </w:ins>
      <w:commentRangeStart w:id="442"/>
      <w:commentRangeStart w:id="443"/>
      <w:del w:id="444" w:author="Samuel Greenrod" w:date="2025-09-11T23:24:00Z" w16du:dateUtc="2025-09-12T06:24:00Z">
        <w:r w:rsidR="001346AE" w:rsidDel="00F25939">
          <w:rPr>
            <w:noProof/>
            <w:sz w:val="24"/>
            <w:szCs w:val="24"/>
          </w:rPr>
          <w:drawing>
            <wp:inline distT="0" distB="0" distL="0" distR="0" wp14:anchorId="16C4852B" wp14:editId="243A8149">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del>
      <w:commentRangeEnd w:id="442"/>
      <w:r w:rsidR="001E065A">
        <w:rPr>
          <w:rStyle w:val="CommentReference"/>
        </w:rPr>
        <w:commentReference w:id="442"/>
      </w:r>
      <w:commentRangeEnd w:id="443"/>
      <w:r w:rsidR="00FF6C97">
        <w:rPr>
          <w:rStyle w:val="CommentReference"/>
        </w:rPr>
        <w:commentReference w:id="443"/>
      </w:r>
    </w:p>
    <w:p w14:paraId="4B9F80D1" w14:textId="5C03143D" w:rsidR="00845CCB" w:rsidRPr="00F36D27" w:rsidRDefault="00845CCB" w:rsidP="00845CCB">
      <w:pPr>
        <w:jc w:val="both"/>
      </w:pPr>
      <w:commentRangeStart w:id="445"/>
      <w:commentRangeStart w:id="446"/>
      <w:commentRangeStart w:id="447"/>
      <w:commentRangeStart w:id="448"/>
      <w:r w:rsidRPr="009969DF">
        <w:rPr>
          <w:b/>
          <w:bCs/>
          <w:sz w:val="24"/>
          <w:szCs w:val="24"/>
        </w:rPr>
        <w:t xml:space="preserve">Figure 3. </w:t>
      </w:r>
      <w:commentRangeEnd w:id="445"/>
      <w:r w:rsidR="0079377F">
        <w:rPr>
          <w:rStyle w:val="CommentReference"/>
        </w:rPr>
        <w:commentReference w:id="445"/>
      </w:r>
      <w:commentRangeEnd w:id="446"/>
      <w:r w:rsidR="00BB1343">
        <w:rPr>
          <w:rStyle w:val="CommentReference"/>
        </w:rPr>
        <w:commentReference w:id="446"/>
      </w:r>
      <w:commentRangeEnd w:id="447"/>
      <w:r w:rsidR="00BB1343">
        <w:rPr>
          <w:rStyle w:val="CommentReference"/>
        </w:rPr>
        <w:commentReference w:id="447"/>
      </w:r>
      <w:commentRangeEnd w:id="448"/>
      <w:r w:rsidR="00BB1343">
        <w:rPr>
          <w:rStyle w:val="CommentReference"/>
        </w:rPr>
        <w:commentReference w:id="448"/>
      </w:r>
      <w:r w:rsidRPr="009969DF">
        <w:rPr>
          <w:b/>
          <w:bCs/>
          <w:sz w:val="24"/>
          <w:szCs w:val="24"/>
        </w:rPr>
        <w:t xml:space="preserve">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Neighbour-joining trees constructed using Euclidean genetic distances. Genetic distances were calculated based on the presence and frequency of mutations present at &gt; 10% frequency. Tree is rooted at the ancestor and populations are coloured by evolved treatment.</w:t>
      </w:r>
      <w:r w:rsidRPr="00A4223F">
        <w:rPr>
          <w:b/>
          <w:bCs/>
          <w:sz w:val="24"/>
          <w:szCs w:val="24"/>
          <w:rPrChange w:id="449" w:author="Samuel Greenrod" w:date="2025-09-12T13:57:00Z" w16du:dateUtc="2025-09-12T20:57:00Z">
            <w:rPr>
              <w:sz w:val="24"/>
              <w:szCs w:val="24"/>
            </w:rPr>
          </w:rPrChange>
        </w:rPr>
        <w:t xml:space="preserve"> </w:t>
      </w:r>
      <w:ins w:id="450" w:author="Samuel Greenrod" w:date="2025-09-12T13:57:00Z" w16du:dateUtc="2025-09-12T20:57:00Z">
        <w:r w:rsidR="00A4223F" w:rsidRPr="00A4223F">
          <w:rPr>
            <w:b/>
            <w:bCs/>
            <w:sz w:val="24"/>
            <w:szCs w:val="24"/>
            <w:rPrChange w:id="451" w:author="Samuel Greenrod" w:date="2025-09-12T13:57:00Z" w16du:dateUtc="2025-09-12T20:57:00Z">
              <w:rPr>
                <w:sz w:val="24"/>
                <w:szCs w:val="24"/>
              </w:rPr>
            </w:rPrChange>
          </w:rPr>
          <w:t>B</w:t>
        </w:r>
        <w:r w:rsidR="00A4223F">
          <w:rPr>
            <w:sz w:val="24"/>
            <w:szCs w:val="24"/>
          </w:rPr>
          <w:t xml:space="preserve">) </w:t>
        </w:r>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w:t>
        </w:r>
        <w:r w:rsidR="00A4223F">
          <w:rPr>
            <w:sz w:val="24"/>
            <w:szCs w:val="24"/>
          </w:rPr>
          <w:t>phage populations</w:t>
        </w:r>
        <w:r w:rsidR="00A4223F">
          <w:rPr>
            <w:sz w:val="24"/>
            <w:szCs w:val="24"/>
          </w:rPr>
          <w:t xml:space="preserve">. </w:t>
        </w:r>
        <w:r w:rsidR="00A4223F" w:rsidRPr="0025290F">
          <w:rPr>
            <w:sz w:val="24"/>
            <w:szCs w:val="24"/>
          </w:rPr>
          <w:t xml:space="preserve">*** = p &lt; 0.001. </w:t>
        </w:r>
      </w:ins>
      <w:ins w:id="452" w:author="Samuel Greenrod" w:date="2025-09-12T13:56:00Z" w16du:dateUtc="2025-09-12T20:56:00Z">
        <w:r w:rsidR="00275E12">
          <w:rPr>
            <w:b/>
            <w:bCs/>
            <w:sz w:val="24"/>
            <w:szCs w:val="24"/>
          </w:rPr>
          <w:t>C</w:t>
        </w:r>
      </w:ins>
      <w:del w:id="453" w:author="Samuel Greenrod" w:date="2025-09-12T13:56:00Z" w16du:dateUtc="2025-09-12T20:56:00Z">
        <w:r w:rsidRPr="009969DF" w:rsidDel="00275E12">
          <w:rPr>
            <w:b/>
            <w:bCs/>
            <w:sz w:val="24"/>
            <w:szCs w:val="24"/>
          </w:rPr>
          <w:delText>B</w:delText>
        </w:r>
      </w:del>
      <w:r>
        <w:rPr>
          <w:sz w:val="24"/>
          <w:szCs w:val="24"/>
        </w:rPr>
        <w:t xml:space="preserve">) </w:t>
      </w:r>
      <w:ins w:id="454" w:author="Samuel Greenrod" w:date="2025-09-12T13:56:00Z" w16du:dateUtc="2025-09-12T20:56:00Z">
        <w:r w:rsidR="00275E12">
          <w:rPr>
            <w:sz w:val="24"/>
            <w:szCs w:val="24"/>
          </w:rPr>
          <w:t>Stacked b</w:t>
        </w:r>
      </w:ins>
      <w:del w:id="455" w:author="Samuel Greenrod" w:date="2025-09-12T13:56:00Z" w16du:dateUtc="2025-09-12T20:56:00Z">
        <w:r w:rsidDel="00275E12">
          <w:rPr>
            <w:sz w:val="24"/>
            <w:szCs w:val="24"/>
          </w:rPr>
          <w:delText>B</w:delText>
        </w:r>
      </w:del>
      <w:r>
        <w:rPr>
          <w:sz w:val="24"/>
          <w:szCs w:val="24"/>
        </w:rPr>
        <w:t xml:space="preserve">ar charts showing the number of </w:t>
      </w:r>
      <w:del w:id="456" w:author="Samuel Greenrod" w:date="2025-09-12T13:55:00Z" w16du:dateUtc="2025-09-12T20:55:00Z">
        <w:r w:rsidDel="00275E12">
          <w:rPr>
            <w:sz w:val="24"/>
            <w:szCs w:val="24"/>
          </w:rPr>
          <w:delText>putative adaptive</w:delText>
        </w:r>
      </w:del>
      <w:ins w:id="457" w:author="Samuel Greenrod" w:date="2025-09-12T13:55:00Z" w16du:dateUtc="2025-09-12T20:55:00Z">
        <w:r w:rsidR="00275E12">
          <w:rPr>
            <w:sz w:val="24"/>
            <w:szCs w:val="24"/>
          </w:rPr>
          <w:t>high frequency</w:t>
        </w:r>
      </w:ins>
      <w:r>
        <w:rPr>
          <w:sz w:val="24"/>
          <w:szCs w:val="24"/>
        </w:rPr>
        <w:t xml:space="preserve"> </w:t>
      </w:r>
      <w:r w:rsidR="008E73D0">
        <w:rPr>
          <w:sz w:val="24"/>
          <w:szCs w:val="24"/>
        </w:rPr>
        <w:t xml:space="preserve">variants </w:t>
      </w:r>
      <w:del w:id="458" w:author="Samuel Greenrod" w:date="2025-09-12T13:55:00Z" w16du:dateUtc="2025-09-12T20:55:00Z">
        <w:r w:rsidR="008E73D0" w:rsidDel="00275E12">
          <w:rPr>
            <w:sz w:val="24"/>
            <w:szCs w:val="24"/>
          </w:rPr>
          <w:delText>in the same genome position</w:delText>
        </w:r>
        <w:r w:rsidDel="00275E12">
          <w:rPr>
            <w:sz w:val="24"/>
            <w:szCs w:val="24"/>
          </w:rPr>
          <w:delText xml:space="preserve"> </w:delText>
        </w:r>
      </w:del>
      <w:r>
        <w:rPr>
          <w:sz w:val="24"/>
          <w:szCs w:val="24"/>
        </w:rPr>
        <w:t xml:space="preserve">(&gt; 20% frequency) that are unique to or shared between evolved lines. </w:t>
      </w:r>
      <w:ins w:id="459" w:author="Samuel Greenrod" w:date="2025-09-12T13:55:00Z" w16du:dateUtc="2025-09-12T20:55:00Z">
        <w:r w:rsidR="00275E12">
          <w:rPr>
            <w:sz w:val="24"/>
            <w:szCs w:val="24"/>
          </w:rPr>
          <w:t>Bars are coloured by evolved line</w:t>
        </w:r>
      </w:ins>
      <w:ins w:id="460" w:author="Samuel Greenrod" w:date="2025-09-12T13:56:00Z" w16du:dateUtc="2025-09-12T20:56:00Z">
        <w:r w:rsidR="00275E12">
          <w:rPr>
            <w:sz w:val="24"/>
            <w:szCs w:val="24"/>
          </w:rPr>
          <w:t xml:space="preserve">. Unique genes are shown as clear bars and shared </w:t>
        </w:r>
        <w:r w:rsidR="00275E12">
          <w:rPr>
            <w:sz w:val="24"/>
            <w:szCs w:val="24"/>
          </w:rPr>
          <w:lastRenderedPageBreak/>
          <w:t>genes are shown as striped bars.</w:t>
        </w:r>
      </w:ins>
      <w:ins w:id="461" w:author="Samuel Greenrod" w:date="2025-09-12T13:57:00Z" w16du:dateUtc="2025-09-12T20:57:00Z">
        <w:r w:rsidR="00A4223F">
          <w:rPr>
            <w:sz w:val="24"/>
            <w:szCs w:val="24"/>
          </w:rPr>
          <w:t xml:space="preserve"> </w:t>
        </w:r>
      </w:ins>
      <w:ins w:id="462" w:author="Samuel Greenrod" w:date="2025-09-12T14:54:00Z" w16du:dateUtc="2025-09-12T21:54:00Z">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463"/>
        <w:r w:rsidR="00F72FD0" w:rsidRPr="002A7CDC">
          <w:rPr>
            <w:sz w:val="24"/>
            <w:szCs w:val="24"/>
            <w:highlight w:val="yellow"/>
          </w:rPr>
          <w:t>(unpublished</w:t>
        </w:r>
        <w:commentRangeEnd w:id="463"/>
        <w:r w:rsidR="00F72FD0" w:rsidRPr="002A7CDC">
          <w:rPr>
            <w:rStyle w:val="CommentReference"/>
            <w:highlight w:val="yellow"/>
          </w:rPr>
          <w:commentReference w:id="463"/>
        </w:r>
        <w:r w:rsidR="00F72FD0" w:rsidRPr="002A7CDC">
          <w:rPr>
            <w:sz w:val="24"/>
            <w:szCs w:val="24"/>
            <w:highlight w:val="yellow"/>
          </w:rPr>
          <w:t>).</w:t>
        </w:r>
      </w:ins>
      <w:del w:id="464" w:author="Samuel Greenrod" w:date="2025-09-12T13:57:00Z" w16du:dateUtc="2025-09-12T20:57:00Z">
        <w:r w:rsidRPr="009969DF" w:rsidDel="00A4223F">
          <w:rPr>
            <w:b/>
            <w:bCs/>
            <w:sz w:val="24"/>
            <w:szCs w:val="24"/>
          </w:rPr>
          <w:delText>C</w:delText>
        </w:r>
        <w:r w:rsidDel="00A4223F">
          <w:rPr>
            <w:sz w:val="24"/>
            <w:szCs w:val="24"/>
          </w:rPr>
          <w:delText xml:space="preserve">) </w:delText>
        </w:r>
        <w:r w:rsidRPr="009969DF" w:rsidDel="00A4223F">
          <w:rPr>
            <w:sz w:val="24"/>
            <w:szCs w:val="24"/>
          </w:rPr>
          <w:delTex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delText>
        </w:r>
        <w:r w:rsidR="009969DF" w:rsidRPr="009969DF" w:rsidDel="00A4223F">
          <w:rPr>
            <w:sz w:val="24"/>
            <w:szCs w:val="24"/>
          </w:rPr>
          <w:delText xml:space="preserve">Deletion bar at </w:delText>
        </w:r>
        <w:r w:rsidR="009969DF" w:rsidRPr="009969DF" w:rsidDel="00A4223F">
          <w:rPr>
            <w:rFonts w:cstheme="minorHAnsi"/>
            <w:sz w:val="24"/>
            <w:szCs w:val="24"/>
          </w:rPr>
          <w:delText>φ</w:delText>
        </w:r>
        <w:r w:rsidR="009969DF" w:rsidRPr="009969DF" w:rsidDel="00A4223F">
          <w:rPr>
            <w:sz w:val="24"/>
            <w:szCs w:val="24"/>
          </w:rPr>
          <w:delText>14-1 48kb is a</w:delText>
        </w:r>
        <w:r w:rsidRPr="009969DF" w:rsidDel="00A4223F">
          <w:rPr>
            <w:sz w:val="24"/>
            <w:szCs w:val="24"/>
          </w:rPr>
          <w:delText xml:space="preserve"> 1bp deletion but given a fixed size for visibility. </w:delText>
        </w:r>
      </w:del>
    </w:p>
    <w:p w14:paraId="642039F9" w14:textId="411DAED7" w:rsidR="00272DB1" w:rsidRDefault="00272DB1" w:rsidP="00272DB1">
      <w:pPr>
        <w:rPr>
          <w:sz w:val="24"/>
          <w:szCs w:val="24"/>
        </w:rPr>
      </w:pPr>
    </w:p>
    <w:p w14:paraId="7744A85A" w14:textId="038E07DD"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r w:rsidR="00980930">
        <w:rPr>
          <w:b/>
          <w:bCs/>
          <w:sz w:val="24"/>
          <w:szCs w:val="24"/>
        </w:rPr>
        <w:t xml:space="preserve">molecular </w:t>
      </w:r>
      <w:r w:rsidR="000D3A8C">
        <w:rPr>
          <w:b/>
          <w:bCs/>
          <w:sz w:val="24"/>
          <w:szCs w:val="24"/>
        </w:rPr>
        <w:t>evolution</w:t>
      </w:r>
    </w:p>
    <w:p w14:paraId="195FCB24" w14:textId="01136B0A"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102EE8">
        <w:rPr>
          <w:sz w:val="24"/>
          <w:szCs w:val="24"/>
        </w:rPr>
        <w:instrText xml:space="preserve"> ADDIN ZOTERO_ITEM CSL_CITATION {"citationID":"ooGPf0QZ","properties":{"formattedCitation":"[10]","plainCitation":"[10]","noteIndex":0},"citationItems":[{"id":3430,"uris":["http://zotero.org/users/local/sgFDdPY0/items/27D5JGTI"],"itemData":{"id":3430,"type":"article-journal","abstract":"Humans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102EE8" w:rsidRPr="00102EE8">
        <w:rPr>
          <w:rFonts w:ascii="Calibri" w:hAnsi="Calibri" w:cs="Calibri"/>
          <w:sz w:val="24"/>
        </w:rPr>
        <w:t>[10]</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ins w:id="465" w:author="Samuel Greenrod" w:date="2025-09-12T12:58:00Z" w16du:dateUtc="2025-09-12T19:58:00Z">
        <w:r w:rsidR="007D1010">
          <w:rPr>
            <w:sz w:val="24"/>
            <w:szCs w:val="24"/>
          </w:rPr>
          <w:t xml:space="preserve">No significant difference in evolution rate was observed for </w:t>
        </w:r>
      </w:ins>
      <w:ins w:id="466" w:author="Samuel Greenrod" w:date="2025-09-12T14:55:00Z" w16du:dateUtc="2025-09-12T21:55:00Z">
        <w:r w:rsidR="00F72FD0">
          <w:rPr>
            <w:rFonts w:cstheme="minorHAnsi"/>
            <w:sz w:val="24"/>
            <w:szCs w:val="24"/>
          </w:rPr>
          <w:t>φ</w:t>
        </w:r>
        <w:r w:rsidR="00F72FD0">
          <w:rPr>
            <w:sz w:val="24"/>
            <w:szCs w:val="24"/>
          </w:rPr>
          <w:t xml:space="preserve">14-1 </w:t>
        </w:r>
      </w:ins>
      <w:ins w:id="467" w:author="Samuel Greenrod" w:date="2025-09-12T12:58:00Z" w16du:dateUtc="2025-09-12T19:58:00Z">
        <w:r w:rsidR="007D1010">
          <w:rPr>
            <w:sz w:val="24"/>
            <w:szCs w:val="24"/>
          </w:rPr>
          <w:t>co-culture populations compared to monoculture populations (</w:t>
        </w:r>
        <w:proofErr w:type="gramStart"/>
        <w:r w:rsidR="007D1010">
          <w:rPr>
            <w:sz w:val="24"/>
            <w:szCs w:val="24"/>
          </w:rPr>
          <w:t>t(</w:t>
        </w:r>
        <w:proofErr w:type="gramEnd"/>
        <w:r w:rsidR="007D1010">
          <w:rPr>
            <w:sz w:val="24"/>
            <w:szCs w:val="24"/>
          </w:rPr>
          <w:t>1</w:t>
        </w:r>
      </w:ins>
      <w:ins w:id="468" w:author="Samuel Greenrod" w:date="2025-09-12T12:59:00Z" w16du:dateUtc="2025-09-12T19:59:00Z">
        <w:r w:rsidR="007D1010">
          <w:rPr>
            <w:sz w:val="24"/>
            <w:szCs w:val="24"/>
          </w:rPr>
          <w:t>0</w:t>
        </w:r>
      </w:ins>
      <w:ins w:id="469" w:author="Samuel Greenrod" w:date="2025-09-12T12:58:00Z" w16du:dateUtc="2025-09-12T19:58:00Z">
        <w:r w:rsidR="007D1010">
          <w:rPr>
            <w:sz w:val="24"/>
            <w:szCs w:val="24"/>
          </w:rPr>
          <w:t>) =</w:t>
        </w:r>
      </w:ins>
      <w:ins w:id="470" w:author="Samuel Greenrod" w:date="2025-09-12T12:59:00Z" w16du:dateUtc="2025-09-12T19:59:00Z">
        <w:r w:rsidR="007D1010">
          <w:rPr>
            <w:sz w:val="24"/>
            <w:szCs w:val="24"/>
          </w:rPr>
          <w:t xml:space="preserve"> -2.0, p = 0.07) (Fig 4a). </w:t>
        </w:r>
      </w:ins>
      <w:ins w:id="471" w:author="Samuel Greenrod" w:date="2025-09-12T12:58:00Z" w16du:dateUtc="2025-09-12T19:58:00Z">
        <w:r w:rsidR="007D1010">
          <w:rPr>
            <w:sz w:val="24"/>
            <w:szCs w:val="24"/>
          </w:rPr>
          <w:t xml:space="preserve"> </w:t>
        </w:r>
      </w:ins>
      <w:del w:id="472" w:author="Samuel Greenrod" w:date="2025-09-12T12:59:00Z" w16du:dateUtc="2025-09-12T19:59:00Z">
        <w:r w:rsidR="002E46D7" w:rsidDel="007D1010">
          <w:rPr>
            <w:sz w:val="24"/>
            <w:szCs w:val="24"/>
          </w:rPr>
          <w:delText xml:space="preserve">While there was a significant effect of evolved line on evolution rate for </w:delText>
        </w:r>
        <w:r w:rsidR="00B91FE0" w:rsidDel="007D1010">
          <w:rPr>
            <w:rFonts w:cstheme="minorHAnsi"/>
            <w:sz w:val="24"/>
            <w:szCs w:val="24"/>
          </w:rPr>
          <w:delText>φ</w:delText>
        </w:r>
        <w:r w:rsidR="002E46D7" w:rsidDel="007D1010">
          <w:rPr>
            <w:sz w:val="24"/>
            <w:szCs w:val="24"/>
          </w:rPr>
          <w:delText>14-1 (F</w:delText>
        </w:r>
        <w:r w:rsidR="002E46D7" w:rsidRPr="00B91FE0" w:rsidDel="007D1010">
          <w:rPr>
            <w:sz w:val="24"/>
            <w:szCs w:val="24"/>
            <w:vertAlign w:val="subscript"/>
          </w:rPr>
          <w:delText xml:space="preserve">5,30 </w:delText>
        </w:r>
        <w:r w:rsidR="002E46D7" w:rsidDel="007D1010">
          <w:rPr>
            <w:sz w:val="24"/>
            <w:szCs w:val="24"/>
          </w:rPr>
          <w:delText>= 4.9, p &lt; 0.01), there was no significant difference between fluctuating co-culture and monoculture population evolution rates (t(30) = -2.04, p = 0.34)</w:delText>
        </w:r>
        <w:r w:rsidR="008E73D0" w:rsidDel="007D1010">
          <w:rPr>
            <w:sz w:val="24"/>
            <w:szCs w:val="24"/>
          </w:rPr>
          <w:delText xml:space="preserve"> (Figure 4a)</w:delText>
        </w:r>
        <w:r w:rsidR="002E46D7" w:rsidDel="007D1010">
          <w:rPr>
            <w:sz w:val="24"/>
            <w:szCs w:val="24"/>
          </w:rPr>
          <w:delText xml:space="preserve">. </w:delText>
        </w:r>
      </w:del>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w:t>
      </w:r>
      <w:ins w:id="473" w:author="Craig Maclean" w:date="2025-09-08T10:04:00Z" w16du:dateUtc="2025-09-08T09:04:00Z">
        <w:r w:rsidR="00FE5440">
          <w:rPr>
            <w:sz w:val="24"/>
            <w:szCs w:val="24"/>
          </w:rPr>
          <w:t xml:space="preserve"> </w:t>
        </w:r>
      </w:ins>
      <w:ins w:id="474" w:author="Craig Maclean" w:date="2025-09-08T10:05:00Z" w16du:dateUtc="2025-09-08T09:05:00Z">
        <w:r w:rsidR="00FE5440">
          <w:rPr>
            <w:sz w:val="24"/>
            <w:szCs w:val="24"/>
          </w:rPr>
          <w:t xml:space="preserve">due to the suppression of </w:t>
        </w:r>
      </w:ins>
      <w:ins w:id="475" w:author="Samuel Greenrod" w:date="2025-09-11T23:01:00Z" w16du:dateUtc="2025-09-12T06:01:00Z">
        <w:r w:rsidR="007245D5">
          <w:rPr>
            <w:rFonts w:cstheme="minorHAnsi"/>
            <w:sz w:val="24"/>
            <w:szCs w:val="24"/>
          </w:rPr>
          <w:t>φ</w:t>
        </w:r>
      </w:ins>
      <w:ins w:id="476" w:author="Craig Maclean" w:date="2025-09-08T10:05:00Z" w16du:dateUtc="2025-09-08T09:05:00Z">
        <w:r w:rsidR="00FE5440">
          <w:rPr>
            <w:sz w:val="24"/>
            <w:szCs w:val="24"/>
          </w:rPr>
          <w:t>L</w:t>
        </w:r>
      </w:ins>
      <w:ins w:id="477" w:author="Samuel Greenrod" w:date="2025-09-11T23:00:00Z" w16du:dateUtc="2025-09-12T06:00:00Z">
        <w:r w:rsidR="007245D5">
          <w:rPr>
            <w:sz w:val="24"/>
            <w:szCs w:val="24"/>
          </w:rPr>
          <w:t>UZ</w:t>
        </w:r>
      </w:ins>
      <w:ins w:id="478" w:author="Craig Maclean" w:date="2025-09-08T10:05:00Z" w16du:dateUtc="2025-09-08T09:05:00Z">
        <w:del w:id="479" w:author="Samuel Greenrod" w:date="2025-09-11T23:00:00Z" w16du:dateUtc="2025-09-12T06:00:00Z">
          <w:r w:rsidR="00FE5440" w:rsidDel="007245D5">
            <w:rPr>
              <w:sz w:val="24"/>
              <w:szCs w:val="24"/>
            </w:rPr>
            <w:delText>uz</w:delText>
          </w:r>
        </w:del>
        <w:r w:rsidR="00FE5440">
          <w:rPr>
            <w:sz w:val="24"/>
            <w:szCs w:val="24"/>
          </w:rPr>
          <w:t xml:space="preserve">19 by </w:t>
        </w:r>
      </w:ins>
      <w:ins w:id="480" w:author="Samuel Greenrod" w:date="2025-09-11T23:01:00Z" w16du:dateUtc="2025-09-12T06:01:00Z">
        <w:r w:rsidR="007245D5">
          <w:rPr>
            <w:rFonts w:cstheme="minorHAnsi"/>
            <w:sz w:val="24"/>
            <w:szCs w:val="24"/>
          </w:rPr>
          <w:t>φ</w:t>
        </w:r>
      </w:ins>
      <w:ins w:id="481" w:author="Samuel Greenrod" w:date="2025-09-11T23:00:00Z" w16du:dateUtc="2025-09-12T06:00:00Z">
        <w:r w:rsidR="007245D5">
          <w:rPr>
            <w:sz w:val="24"/>
            <w:szCs w:val="24"/>
          </w:rPr>
          <w:t>14</w:t>
        </w:r>
      </w:ins>
      <w:ins w:id="482" w:author="Craig Maclean" w:date="2025-09-08T10:05:00Z" w16du:dateUtc="2025-09-08T09:05:00Z">
        <w:del w:id="483" w:author="Samuel Greenrod" w:date="2025-09-11T23:00:00Z" w16du:dateUtc="2025-09-12T06:00:00Z">
          <w:r w:rsidR="00FE5440" w:rsidDel="007245D5">
            <w:rPr>
              <w:sz w:val="24"/>
              <w:szCs w:val="24"/>
            </w:rPr>
            <w:delText>41</w:delText>
          </w:r>
        </w:del>
        <w:r w:rsidR="00FE5440">
          <w:rPr>
            <w:sz w:val="24"/>
            <w:szCs w:val="24"/>
          </w:rPr>
          <w:t>-1</w:t>
        </w:r>
        <w:del w:id="484" w:author="Samuel Greenrod" w:date="2025-09-11T23:01:00Z" w16du:dateUtc="2025-09-12T06:01:00Z">
          <w:r w:rsidR="00FE5440" w:rsidDel="007245D5">
            <w:rPr>
              <w:sz w:val="24"/>
              <w:szCs w:val="24"/>
            </w:rPr>
            <w:delText xml:space="preserve"> in fluctuating co-cultures?</w:delText>
          </w:r>
        </w:del>
      </w:ins>
      <w:r w:rsidR="000D3A8C">
        <w:rPr>
          <w:sz w:val="24"/>
          <w:szCs w:val="24"/>
        </w:rPr>
        <w:t xml:space="preserve">. </w:t>
      </w:r>
      <w:ins w:id="485" w:author="Samuel Greenrod" w:date="2025-09-12T13:00:00Z" w16du:dateUtc="2025-09-12T20:00:00Z">
        <w:r w:rsidR="007D1010">
          <w:rPr>
            <w:rFonts w:cstheme="minorHAnsi"/>
            <w:sz w:val="24"/>
            <w:szCs w:val="24"/>
          </w:rPr>
          <w:t>φ</w:t>
        </w:r>
      </w:ins>
      <w:ins w:id="486" w:author="Samuel Greenrod" w:date="2025-09-12T12:59:00Z" w16du:dateUtc="2025-09-12T19:59:00Z">
        <w:r w:rsidR="007D1010">
          <w:rPr>
            <w:sz w:val="24"/>
            <w:szCs w:val="24"/>
          </w:rPr>
          <w:t>LUZ19 fluctuating co-culture populations had significantly lower evolution r</w:t>
        </w:r>
      </w:ins>
      <w:ins w:id="487" w:author="Samuel Greenrod" w:date="2025-09-12T13:00:00Z" w16du:dateUtc="2025-09-12T20:00:00Z">
        <w:r w:rsidR="007D1010">
          <w:rPr>
            <w:sz w:val="24"/>
            <w:szCs w:val="24"/>
          </w:rPr>
          <w:t>ates than monoculture populations (</w:t>
        </w:r>
        <w:proofErr w:type="gramStart"/>
        <w:r w:rsidR="007D1010">
          <w:rPr>
            <w:sz w:val="24"/>
            <w:szCs w:val="24"/>
          </w:rPr>
          <w:t>t(</w:t>
        </w:r>
        <w:proofErr w:type="gramEnd"/>
        <w:r w:rsidR="007D1010">
          <w:rPr>
            <w:sz w:val="24"/>
            <w:szCs w:val="24"/>
          </w:rPr>
          <w:t xml:space="preserve">10) = 21.7, p &lt; 0.001). </w:t>
        </w:r>
      </w:ins>
      <w:r w:rsidR="000D3A8C">
        <w:rPr>
          <w:sz w:val="24"/>
          <w:szCs w:val="24"/>
        </w:rPr>
        <w:t xml:space="preserve">We further hypothesised that </w:t>
      </w:r>
      <w:ins w:id="488" w:author="Samuel Greenrod" w:date="2025-09-12T14:55:00Z" w16du:dateUtc="2025-09-12T21:55:00Z">
        <w:r w:rsidR="00F72FD0">
          <w:rPr>
            <w:rFonts w:cstheme="minorHAnsi"/>
            <w:sz w:val="24"/>
            <w:szCs w:val="24"/>
          </w:rPr>
          <w:t>φ</w:t>
        </w:r>
        <w:r w:rsidR="00F72FD0">
          <w:rPr>
            <w:sz w:val="24"/>
            <w:szCs w:val="24"/>
          </w:rPr>
          <w:t>LUZ19</w:t>
        </w:r>
        <w:r w:rsidR="00F72FD0">
          <w:rPr>
            <w:sz w:val="24"/>
            <w:szCs w:val="24"/>
          </w:rPr>
          <w:t xml:space="preserve">, but not </w:t>
        </w:r>
      </w:ins>
      <w:ins w:id="489" w:author="Samuel Greenrod" w:date="2025-09-12T14:56:00Z" w16du:dateUtc="2025-09-12T21:56:00Z">
        <w:r w:rsidR="00F72FD0">
          <w:rPr>
            <w:rFonts w:cstheme="minorHAnsi"/>
            <w:sz w:val="24"/>
            <w:szCs w:val="24"/>
          </w:rPr>
          <w:t>φ</w:t>
        </w:r>
        <w:r w:rsidR="00F72FD0">
          <w:rPr>
            <w:sz w:val="24"/>
            <w:szCs w:val="24"/>
          </w:rPr>
          <w:t>14-1,</w:t>
        </w:r>
      </w:ins>
      <w:ins w:id="490" w:author="Samuel Greenrod" w:date="2025-09-12T14:55:00Z" w16du:dateUtc="2025-09-12T21:55:00Z">
        <w:r w:rsidR="00F72FD0">
          <w:rPr>
            <w:sz w:val="24"/>
            <w:szCs w:val="24"/>
          </w:rPr>
          <w:t xml:space="preserve"> </w:t>
        </w:r>
      </w:ins>
      <w:r w:rsidR="000D3A8C">
        <w:rPr>
          <w:sz w:val="24"/>
          <w:szCs w:val="24"/>
        </w:rPr>
        <w:t>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 xml:space="preserve">C static co-culture populations. </w:t>
      </w:r>
      <w:ins w:id="491" w:author="Samuel Greenrod" w:date="2025-09-12T13:02:00Z" w16du:dateUtc="2025-09-12T20:02:00Z">
        <w:r w:rsidR="007D1010">
          <w:rPr>
            <w:sz w:val="24"/>
            <w:szCs w:val="24"/>
          </w:rPr>
          <w:t xml:space="preserve">Evolution rates were equal between co-culture populations for </w:t>
        </w:r>
      </w:ins>
      <w:ins w:id="492" w:author="Samuel Greenrod" w:date="2025-09-12T13:06:00Z" w16du:dateUtc="2025-09-12T20:06:00Z">
        <w:r w:rsidR="007D1010">
          <w:rPr>
            <w:rFonts w:cstheme="minorHAnsi"/>
            <w:sz w:val="24"/>
            <w:szCs w:val="24"/>
          </w:rPr>
          <w:t>φ</w:t>
        </w:r>
      </w:ins>
      <w:ins w:id="493" w:author="Samuel Greenrod" w:date="2025-09-12T13:02:00Z" w16du:dateUtc="2025-09-12T20:02:00Z">
        <w:r w:rsidR="007D1010">
          <w:rPr>
            <w:sz w:val="24"/>
            <w:szCs w:val="24"/>
          </w:rPr>
          <w:t>14-1</w:t>
        </w:r>
      </w:ins>
      <w:ins w:id="494" w:author="Samuel Greenrod" w:date="2025-09-12T13:03:00Z" w16du:dateUtc="2025-09-12T20:03:00Z">
        <w:r w:rsidR="007D1010">
          <w:rPr>
            <w:sz w:val="24"/>
            <w:szCs w:val="24"/>
          </w:rPr>
          <w:t xml:space="preserve"> </w:t>
        </w:r>
      </w:ins>
      <w:ins w:id="495" w:author="Samuel Greenrod" w:date="2025-09-12T13:04:00Z" w16du:dateUtc="2025-09-12T20:04:00Z">
        <w:r w:rsidR="007D1010">
          <w:rPr>
            <w:sz w:val="24"/>
            <w:szCs w:val="24"/>
          </w:rPr>
          <w:t>(F</w:t>
        </w:r>
        <w:r w:rsidR="007D1010" w:rsidRPr="007D1010">
          <w:rPr>
            <w:sz w:val="24"/>
            <w:szCs w:val="24"/>
            <w:vertAlign w:val="subscript"/>
            <w:rPrChange w:id="496" w:author="Samuel Greenrod" w:date="2025-09-12T13:04:00Z" w16du:dateUtc="2025-09-12T20:04:00Z">
              <w:rPr>
                <w:sz w:val="24"/>
                <w:szCs w:val="24"/>
              </w:rPr>
            </w:rPrChange>
          </w:rPr>
          <w:t xml:space="preserve">2,15 </w:t>
        </w:r>
        <w:r w:rsidR="007D1010">
          <w:rPr>
            <w:sz w:val="24"/>
            <w:szCs w:val="24"/>
          </w:rPr>
          <w:t>= 1.2, p = 0.3)</w:t>
        </w:r>
      </w:ins>
      <w:ins w:id="497" w:author="Samuel Greenrod" w:date="2025-09-12T14:57:00Z" w16du:dateUtc="2025-09-12T21:57:00Z">
        <w:r w:rsidR="00F72FD0">
          <w:rPr>
            <w:sz w:val="24"/>
            <w:szCs w:val="24"/>
          </w:rPr>
          <w:t xml:space="preserve"> (Fig 4b)</w:t>
        </w:r>
      </w:ins>
      <w:ins w:id="498" w:author="Samuel Greenrod" w:date="2025-09-12T13:02:00Z" w16du:dateUtc="2025-09-12T20:02:00Z">
        <w:r w:rsidR="007D1010">
          <w:rPr>
            <w:sz w:val="24"/>
            <w:szCs w:val="24"/>
          </w:rPr>
          <w:t xml:space="preserve">. However, </w:t>
        </w:r>
      </w:ins>
      <w:del w:id="499" w:author="Samuel Greenrod" w:date="2025-09-12T13:02:00Z" w16du:dateUtc="2025-09-12T20:02:00Z">
        <w:r w:rsidR="000D3A8C" w:rsidDel="007D1010">
          <w:rPr>
            <w:sz w:val="24"/>
            <w:szCs w:val="24"/>
          </w:rPr>
          <w:delText>We observed a significant effect of evolved line on evolution rates (F</w:delText>
        </w:r>
        <w:r w:rsidR="000D3A8C" w:rsidRPr="00B91FE0" w:rsidDel="007D1010">
          <w:rPr>
            <w:sz w:val="24"/>
            <w:szCs w:val="24"/>
            <w:vertAlign w:val="subscript"/>
          </w:rPr>
          <w:delText xml:space="preserve">5,30 </w:delText>
        </w:r>
        <w:r w:rsidR="000D3A8C" w:rsidDel="007D1010">
          <w:rPr>
            <w:sz w:val="24"/>
            <w:szCs w:val="24"/>
          </w:rPr>
          <w:delText xml:space="preserve">= 31.4, p &lt; 0.0001). </w:delText>
        </w:r>
      </w:del>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w:t>
      </w:r>
      <w:ins w:id="500" w:author="Samuel Greenrod" w:date="2025-09-12T13:02:00Z" w16du:dateUtc="2025-09-12T20:02:00Z">
        <w:r w:rsidR="007D1010">
          <w:rPr>
            <w:sz w:val="24"/>
            <w:szCs w:val="24"/>
          </w:rPr>
          <w:t xml:space="preserve"> both 37</w:t>
        </w:r>
      </w:ins>
      <w:ins w:id="501" w:author="Samuel Greenrod" w:date="2025-09-12T13:05:00Z" w16du:dateUtc="2025-09-12T20:05:00Z">
        <w:r w:rsidR="007D1010">
          <w:rPr>
            <w:rFonts w:cstheme="minorHAnsi"/>
            <w:sz w:val="24"/>
            <w:szCs w:val="24"/>
          </w:rPr>
          <w:t>°</w:t>
        </w:r>
      </w:ins>
      <w:ins w:id="502" w:author="Samuel Greenrod" w:date="2025-09-12T13:02:00Z" w16du:dateUtc="2025-09-12T20:02:00Z">
        <w:r w:rsidR="007D1010">
          <w:rPr>
            <w:sz w:val="24"/>
            <w:szCs w:val="24"/>
          </w:rPr>
          <w:t>C static and 42</w:t>
        </w:r>
      </w:ins>
      <w:ins w:id="503" w:author="Samuel Greenrod" w:date="2025-09-12T13:05:00Z" w16du:dateUtc="2025-09-12T20:05:00Z">
        <w:r w:rsidR="007D1010">
          <w:rPr>
            <w:rFonts w:cstheme="minorHAnsi"/>
            <w:sz w:val="24"/>
            <w:szCs w:val="24"/>
          </w:rPr>
          <w:t>°</w:t>
        </w:r>
      </w:ins>
      <w:ins w:id="504" w:author="Samuel Greenrod" w:date="2025-09-12T13:02:00Z" w16du:dateUtc="2025-09-12T20:02:00Z">
        <w:r w:rsidR="007D1010">
          <w:rPr>
            <w:sz w:val="24"/>
            <w:szCs w:val="24"/>
          </w:rPr>
          <w:t>C static</w:t>
        </w:r>
      </w:ins>
      <w:r w:rsidR="000D3A8C">
        <w:rPr>
          <w:sz w:val="24"/>
          <w:szCs w:val="24"/>
        </w:rPr>
        <w:t xml:space="preserve"> monoculture populations</w:t>
      </w:r>
      <w:ins w:id="505" w:author="Samuel Greenrod" w:date="2025-09-12T13:05:00Z" w16du:dateUtc="2025-09-12T20:05:00Z">
        <w:r w:rsidR="007D1010">
          <w:rPr>
            <w:sz w:val="24"/>
            <w:szCs w:val="24"/>
          </w:rPr>
          <w:t xml:space="preserve"> </w:t>
        </w:r>
        <w:r w:rsidR="007D1010">
          <w:rPr>
            <w:sz w:val="24"/>
            <w:szCs w:val="24"/>
          </w:rPr>
          <w:t>(37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ins>
      <w:del w:id="506" w:author="Samuel Greenrod" w:date="2025-09-12T13:05:00Z" w16du:dateUtc="2025-09-12T20:05:00Z">
        <w:r w:rsidR="000D3A8C" w:rsidDel="007D1010">
          <w:rPr>
            <w:sz w:val="24"/>
            <w:szCs w:val="24"/>
          </w:rPr>
          <w:delText xml:space="preserve"> (t(30) = 9.45, p &lt; 0.0001). In addition, fluctuating co-culture populations had significantly lower evolution rates than both 37</w:delText>
        </w:r>
        <w:r w:rsidR="00B91FE0" w:rsidDel="007D1010">
          <w:rPr>
            <w:rFonts w:cstheme="minorHAnsi"/>
            <w:sz w:val="24"/>
            <w:szCs w:val="24"/>
          </w:rPr>
          <w:delText>°</w:delText>
        </w:r>
        <w:r w:rsidR="000D3A8C" w:rsidDel="007D1010">
          <w:rPr>
            <w:sz w:val="24"/>
            <w:szCs w:val="24"/>
          </w:rPr>
          <w:delText>C and 42</w:delText>
        </w:r>
        <w:r w:rsidR="00B91FE0" w:rsidDel="007D1010">
          <w:rPr>
            <w:rFonts w:cstheme="minorHAnsi"/>
            <w:sz w:val="24"/>
            <w:szCs w:val="24"/>
          </w:rPr>
          <w:delText>°</w:delText>
        </w:r>
        <w:r w:rsidR="000D3A8C" w:rsidDel="007D1010">
          <w:rPr>
            <w:sz w:val="24"/>
            <w:szCs w:val="24"/>
          </w:rPr>
          <w:delText>C static co-culture populations (37</w:delText>
        </w:r>
        <w:r w:rsidR="00B91FE0" w:rsidDel="007D1010">
          <w:rPr>
            <w:rFonts w:cstheme="minorHAnsi"/>
            <w:sz w:val="24"/>
            <w:szCs w:val="24"/>
          </w:rPr>
          <w:delText>°</w:delText>
        </w:r>
        <w:r w:rsidR="000D3A8C" w:rsidDel="007D1010">
          <w:rPr>
            <w:sz w:val="24"/>
            <w:szCs w:val="24"/>
          </w:rPr>
          <w:delText>C: t(30) = 5.5, p &lt; 0.0001; 42</w:delText>
        </w:r>
        <w:r w:rsidR="00B91FE0" w:rsidDel="007D1010">
          <w:rPr>
            <w:rFonts w:cstheme="minorHAnsi"/>
            <w:sz w:val="24"/>
            <w:szCs w:val="24"/>
          </w:rPr>
          <w:delText>°</w:delText>
        </w:r>
        <w:r w:rsidR="000D3A8C" w:rsidDel="007D1010">
          <w:rPr>
            <w:sz w:val="24"/>
            <w:szCs w:val="24"/>
          </w:rPr>
          <w:delText xml:space="preserve">C: t(30) = 3.7, p &lt; 0.05). </w:delText>
        </w:r>
      </w:del>
    </w:p>
    <w:p w14:paraId="56B74218" w14:textId="6BCF618C" w:rsidR="008E2355" w:rsidDel="00F72FD0" w:rsidRDefault="00F72FD0" w:rsidP="00AD4206">
      <w:pPr>
        <w:jc w:val="both"/>
        <w:rPr>
          <w:del w:id="507" w:author="Samuel Greenrod" w:date="2025-09-12T14:57:00Z" w16du:dateUtc="2025-09-12T21:57:00Z"/>
          <w:sz w:val="24"/>
          <w:szCs w:val="24"/>
        </w:rPr>
      </w:pPr>
      <w:ins w:id="508" w:author="Samuel Greenrod" w:date="2025-09-12T14:56:00Z" w16du:dateUtc="2025-09-12T21:56:00Z">
        <w:r>
          <w:rPr>
            <w:sz w:val="24"/>
            <w:szCs w:val="24"/>
          </w:rPr>
          <w:t>Finally, w</w:t>
        </w:r>
      </w:ins>
      <w:del w:id="509" w:author="Samuel Greenrod" w:date="2025-09-12T14:56:00Z" w16du:dateUtc="2025-09-12T21:56:00Z">
        <w:r w:rsidR="000D3A8C" w:rsidDel="00F72FD0">
          <w:rPr>
            <w:sz w:val="24"/>
            <w:szCs w:val="24"/>
          </w:rPr>
          <w:delText>W</w:delText>
        </w:r>
      </w:del>
      <w:r w:rsidR="000D3A8C">
        <w:rPr>
          <w:sz w:val="24"/>
          <w:szCs w:val="24"/>
        </w:rPr>
        <w:t xml:space="preserve">e </w:t>
      </w:r>
      <w:del w:id="510" w:author="Samuel Greenrod" w:date="2025-09-12T14:56:00Z" w16du:dateUtc="2025-09-12T21:56:00Z">
        <w:r w:rsidR="00B91FE0" w:rsidDel="00F72FD0">
          <w:rPr>
            <w:sz w:val="24"/>
            <w:szCs w:val="24"/>
          </w:rPr>
          <w:delText>then</w:delText>
        </w:r>
        <w:r w:rsidR="000D3A8C" w:rsidDel="00F72FD0">
          <w:rPr>
            <w:sz w:val="24"/>
            <w:szCs w:val="24"/>
          </w:rPr>
          <w:delText xml:space="preserve"> </w:delText>
        </w:r>
      </w:del>
      <w:r w:rsidR="000D3A8C">
        <w:rPr>
          <w:sz w:val="24"/>
          <w:szCs w:val="24"/>
        </w:rPr>
        <w:t xml:space="preserve">assessed the impact of competition on the acquisition of </w:t>
      </w:r>
      <w:del w:id="511" w:author="Samuel Greenrod" w:date="2025-09-12T13:07:00Z" w16du:dateUtc="2025-09-12T20:07:00Z">
        <w:r w:rsidR="000D3A8C" w:rsidDel="00B33097">
          <w:rPr>
            <w:sz w:val="24"/>
            <w:szCs w:val="24"/>
          </w:rPr>
          <w:delText>putative adaptive</w:delText>
        </w:r>
      </w:del>
      <w:ins w:id="512" w:author="Samuel Greenrod" w:date="2025-09-12T13:07:00Z" w16du:dateUtc="2025-09-12T20:07:00Z">
        <w:r w:rsidR="00B33097">
          <w:rPr>
            <w:sz w:val="24"/>
            <w:szCs w:val="24"/>
          </w:rPr>
          <w:t>high frequency</w:t>
        </w:r>
      </w:ins>
      <w:r w:rsidR="000D3A8C">
        <w:rPr>
          <w:sz w:val="24"/>
          <w:szCs w:val="24"/>
        </w:rPr>
        <w:t xml:space="preserve"> </w:t>
      </w:r>
      <w:r w:rsidR="00B91FE0">
        <w:rPr>
          <w:sz w:val="24"/>
          <w:szCs w:val="24"/>
        </w:rPr>
        <w:t>mutations</w:t>
      </w:r>
      <w:ins w:id="513" w:author="Samuel Greenrod" w:date="2025-09-12T13:07:00Z" w16du:dateUtc="2025-09-12T20:07:00Z">
        <w:r w:rsidR="00B33097">
          <w:rPr>
            <w:sz w:val="24"/>
            <w:szCs w:val="24"/>
          </w:rPr>
          <w:t xml:space="preserve"> (&gt; 20% frequency)</w:t>
        </w:r>
      </w:ins>
      <w:ins w:id="514" w:author="Samuel Greenrod" w:date="2025-09-12T13:41:00Z" w16du:dateUtc="2025-09-12T20:41:00Z">
        <w:r w:rsidR="002D44C9">
          <w:rPr>
            <w:sz w:val="24"/>
            <w:szCs w:val="24"/>
          </w:rPr>
          <w:t xml:space="preserve"> in fluctuating populations</w:t>
        </w:r>
      </w:ins>
      <w:ins w:id="515" w:author="Samuel Greenrod" w:date="2025-09-12T13:44:00Z" w16du:dateUtc="2025-09-12T20:44:00Z">
        <w:r w:rsidR="002D44C9">
          <w:rPr>
            <w:sz w:val="24"/>
            <w:szCs w:val="24"/>
          </w:rPr>
          <w:t xml:space="preserve"> (Fig S2)</w:t>
        </w:r>
      </w:ins>
      <w:del w:id="516" w:author="Samuel Greenrod" w:date="2025-09-12T13:07:00Z" w16du:dateUtc="2025-09-12T20:07:00Z">
        <w:r w:rsidR="007A65BB" w:rsidDel="00B33097">
          <w:rPr>
            <w:sz w:val="24"/>
            <w:szCs w:val="24"/>
          </w:rPr>
          <w:delText xml:space="preserve"> (Fig</w:delText>
        </w:r>
      </w:del>
      <w:del w:id="517" w:author="Samuel Greenrod" w:date="2025-09-12T13:06:00Z" w16du:dateUtc="2025-09-12T20:06:00Z">
        <w:r w:rsidR="007A65BB" w:rsidDel="00B33097">
          <w:rPr>
            <w:sz w:val="24"/>
            <w:szCs w:val="24"/>
          </w:rPr>
          <w:delText>ure</w:delText>
        </w:r>
      </w:del>
      <w:del w:id="518" w:author="Samuel Greenrod" w:date="2025-09-12T13:07:00Z" w16du:dateUtc="2025-09-12T20:07:00Z">
        <w:r w:rsidR="007A65BB" w:rsidDel="00B33097">
          <w:rPr>
            <w:sz w:val="24"/>
            <w:szCs w:val="24"/>
          </w:rPr>
          <w:delText xml:space="preserve"> </w:delText>
        </w:r>
      </w:del>
      <w:del w:id="519" w:author="Samuel Greenrod" w:date="2025-09-12T13:06:00Z" w16du:dateUtc="2025-09-12T20:06:00Z">
        <w:r w:rsidR="007A65BB" w:rsidDel="00B33097">
          <w:rPr>
            <w:sz w:val="24"/>
            <w:szCs w:val="24"/>
          </w:rPr>
          <w:delText>4b</w:delText>
        </w:r>
      </w:del>
      <w:del w:id="520" w:author="Samuel Greenrod" w:date="2025-09-12T13:07:00Z" w16du:dateUtc="2025-09-12T20:07:00Z">
        <w:r w:rsidR="007A65BB" w:rsidDel="00B33097">
          <w:rPr>
            <w:sz w:val="24"/>
            <w:szCs w:val="24"/>
          </w:rPr>
          <w:delText>)</w:delText>
        </w:r>
      </w:del>
      <w:r w:rsidR="000D3A8C">
        <w:rPr>
          <w:sz w:val="24"/>
          <w:szCs w:val="24"/>
        </w:rPr>
        <w:t xml:space="preserve">. </w:t>
      </w:r>
      <w:ins w:id="521" w:author="Samuel Greenrod" w:date="2025-09-12T13:41:00Z" w16du:dateUtc="2025-09-12T20:41:00Z">
        <w:r w:rsidR="002D44C9">
          <w:rPr>
            <w:sz w:val="24"/>
            <w:szCs w:val="24"/>
          </w:rPr>
          <w:t xml:space="preserve">For </w:t>
        </w:r>
      </w:ins>
      <w:ins w:id="522" w:author="Samuel Greenrod" w:date="2025-09-12T13:55:00Z" w16du:dateUtc="2025-09-12T20:55:00Z">
        <w:r w:rsidR="00275E12">
          <w:rPr>
            <w:rFonts w:cstheme="minorHAnsi"/>
            <w:sz w:val="24"/>
            <w:szCs w:val="24"/>
          </w:rPr>
          <w:t>φ</w:t>
        </w:r>
      </w:ins>
      <w:ins w:id="523" w:author="Samuel Greenrod" w:date="2025-09-12T13:41:00Z" w16du:dateUtc="2025-09-12T20:41:00Z">
        <w:r w:rsidR="002D44C9">
          <w:rPr>
            <w:sz w:val="24"/>
            <w:szCs w:val="24"/>
          </w:rPr>
          <w:t xml:space="preserve">14-1, </w:t>
        </w:r>
      </w:ins>
      <w:ins w:id="524" w:author="Samuel Greenrod" w:date="2025-09-12T13:46:00Z" w16du:dateUtc="2025-09-12T20:46:00Z">
        <w:r w:rsidR="00275E12">
          <w:rPr>
            <w:sz w:val="24"/>
            <w:szCs w:val="24"/>
          </w:rPr>
          <w:t xml:space="preserve">while populations </w:t>
        </w:r>
      </w:ins>
      <w:ins w:id="525" w:author="Samuel Greenrod" w:date="2025-09-12T13:48:00Z" w16du:dateUtc="2025-09-12T20:48:00Z">
        <w:r w:rsidR="00275E12">
          <w:rPr>
            <w:sz w:val="24"/>
            <w:szCs w:val="24"/>
          </w:rPr>
          <w:t>no longer acquired</w:t>
        </w:r>
      </w:ins>
      <w:ins w:id="526" w:author="Samuel Greenrod" w:date="2025-09-12T13:46:00Z" w16du:dateUtc="2025-09-12T20:46:00Z">
        <w:r w:rsidR="00275E12">
          <w:rPr>
            <w:sz w:val="24"/>
            <w:szCs w:val="24"/>
          </w:rPr>
          <w:t xml:space="preserve"> singleton mutations, </w:t>
        </w:r>
      </w:ins>
      <w:ins w:id="527" w:author="Samuel Greenrod" w:date="2025-09-12T13:41:00Z" w16du:dateUtc="2025-09-12T20:41:00Z">
        <w:r w:rsidR="002D44C9">
          <w:rPr>
            <w:sz w:val="24"/>
            <w:szCs w:val="24"/>
          </w:rPr>
          <w:t xml:space="preserve">all populations </w:t>
        </w:r>
        <w:r w:rsidR="002D44C9">
          <w:rPr>
            <w:sz w:val="24"/>
            <w:szCs w:val="24"/>
          </w:rPr>
          <w:t xml:space="preserve">acquired a deletion or SNP in </w:t>
        </w:r>
      </w:ins>
      <w:ins w:id="528" w:author="Samuel Greenrod" w:date="2025-09-12T13:46:00Z" w16du:dateUtc="2025-09-12T20:46:00Z">
        <w:r w:rsidR="002D44C9">
          <w:rPr>
            <w:sz w:val="24"/>
            <w:szCs w:val="24"/>
          </w:rPr>
          <w:t xml:space="preserve">a </w:t>
        </w:r>
      </w:ins>
      <w:ins w:id="529" w:author="Samuel Greenrod" w:date="2025-09-12T13:41:00Z" w16du:dateUtc="2025-09-12T20:41:00Z">
        <w:r w:rsidR="002D44C9">
          <w:rPr>
            <w:sz w:val="24"/>
            <w:szCs w:val="24"/>
          </w:rPr>
          <w:t xml:space="preserve">putative DNA ligase </w:t>
        </w:r>
      </w:ins>
      <w:ins w:id="530" w:author="Samuel Greenrod" w:date="2025-09-12T13:43:00Z" w16du:dateUtc="2025-09-12T20:43:00Z">
        <w:r w:rsidR="002D44C9">
          <w:rPr>
            <w:sz w:val="24"/>
            <w:szCs w:val="24"/>
          </w:rPr>
          <w:t>gene</w:t>
        </w:r>
      </w:ins>
      <w:ins w:id="531" w:author="Samuel Greenrod" w:date="2025-09-12T13:46:00Z" w16du:dateUtc="2025-09-12T20:46:00Z">
        <w:r w:rsidR="00275E12">
          <w:rPr>
            <w:sz w:val="24"/>
            <w:szCs w:val="24"/>
          </w:rPr>
          <w:t xml:space="preserve">. </w:t>
        </w:r>
      </w:ins>
      <w:ins w:id="532" w:author="Samuel Greenrod" w:date="2025-09-12T13:47:00Z" w16du:dateUtc="2025-09-12T20:47:00Z">
        <w:r w:rsidR="00275E12">
          <w:rPr>
            <w:sz w:val="24"/>
            <w:szCs w:val="24"/>
          </w:rPr>
          <w:t>Mutations in this gene are</w:t>
        </w:r>
        <w:r w:rsidR="00275E12">
          <w:rPr>
            <w:sz w:val="24"/>
            <w:szCs w:val="24"/>
          </w:rPr>
          <w:t xml:space="preserve"> thought to contribute to high temperature adaptation</w:t>
        </w:r>
        <w:r w:rsidR="00275E12">
          <w:rPr>
            <w:sz w:val="24"/>
            <w:szCs w:val="24"/>
          </w:rPr>
          <w:t xml:space="preserve"> were also found in</w:t>
        </w:r>
      </w:ins>
      <w:ins w:id="533" w:author="Samuel Greenrod" w:date="2025-09-12T13:43:00Z" w16du:dateUtc="2025-09-12T20:43:00Z">
        <w:r w:rsidR="002D44C9">
          <w:rPr>
            <w:sz w:val="24"/>
            <w:szCs w:val="24"/>
          </w:rPr>
          <w:t xml:space="preserve"> </w:t>
        </w:r>
      </w:ins>
      <w:ins w:id="534" w:author="Samuel Greenrod" w:date="2025-09-12T13:47:00Z" w16du:dateUtc="2025-09-12T20:47:00Z">
        <w:r w:rsidR="00275E12">
          <w:rPr>
            <w:sz w:val="24"/>
            <w:szCs w:val="24"/>
          </w:rPr>
          <w:t xml:space="preserve">the </w:t>
        </w:r>
      </w:ins>
      <w:ins w:id="535" w:author="Samuel Greenrod" w:date="2025-09-12T13:41:00Z" w16du:dateUtc="2025-09-12T20:41:00Z">
        <w:r w:rsidR="002D44C9">
          <w:rPr>
            <w:sz w:val="24"/>
            <w:szCs w:val="24"/>
          </w:rPr>
          <w:t>two monocu</w:t>
        </w:r>
      </w:ins>
      <w:ins w:id="536" w:author="Samuel Greenrod" w:date="2025-09-12T13:42:00Z" w16du:dateUtc="2025-09-12T20:42:00Z">
        <w:r w:rsidR="002D44C9">
          <w:rPr>
            <w:sz w:val="24"/>
            <w:szCs w:val="24"/>
          </w:rPr>
          <w:t>lture populations</w:t>
        </w:r>
      </w:ins>
      <w:ins w:id="537" w:author="Samuel Greenrod" w:date="2025-09-12T13:43:00Z" w16du:dateUtc="2025-09-12T20:43:00Z">
        <w:r w:rsidR="002D44C9">
          <w:rPr>
            <w:sz w:val="24"/>
            <w:szCs w:val="24"/>
          </w:rPr>
          <w:t xml:space="preserve"> which clustered with 42</w:t>
        </w:r>
      </w:ins>
      <w:ins w:id="538" w:author="Samuel Greenrod" w:date="2025-09-12T13:47:00Z" w16du:dateUtc="2025-09-12T20:47:00Z">
        <w:r w:rsidR="00275E12">
          <w:rPr>
            <w:rFonts w:cstheme="minorHAnsi"/>
            <w:sz w:val="24"/>
            <w:szCs w:val="24"/>
          </w:rPr>
          <w:t>°</w:t>
        </w:r>
      </w:ins>
      <w:ins w:id="539" w:author="Samuel Greenrod" w:date="2025-09-12T13:43:00Z" w16du:dateUtc="2025-09-12T20:43:00Z">
        <w:r w:rsidR="002D44C9">
          <w:rPr>
            <w:sz w:val="24"/>
            <w:szCs w:val="24"/>
          </w:rPr>
          <w:t>C static populations</w:t>
        </w:r>
      </w:ins>
      <w:ins w:id="540" w:author="Samuel Greenrod" w:date="2025-09-12T13:44:00Z" w16du:dateUtc="2025-09-12T20:44:00Z">
        <w:r w:rsidR="002D44C9">
          <w:rPr>
            <w:sz w:val="24"/>
            <w:szCs w:val="24"/>
          </w:rPr>
          <w:t xml:space="preserve"> in Fig 3a</w:t>
        </w:r>
      </w:ins>
      <w:ins w:id="541" w:author="Samuel Greenrod" w:date="2025-09-12T13:42:00Z" w16du:dateUtc="2025-09-12T20:42:00Z">
        <w:r w:rsidR="002D44C9">
          <w:rPr>
            <w:sz w:val="24"/>
            <w:szCs w:val="24"/>
          </w:rPr>
          <w:t xml:space="preserve">. </w:t>
        </w:r>
      </w:ins>
      <w:del w:id="542" w:author="Samuel Greenrod" w:date="2025-09-12T13:45:00Z" w16du:dateUtc="2025-09-12T20:45:00Z">
        <w:r w:rsidR="007A65BB" w:rsidDel="002D44C9">
          <w:rPr>
            <w:sz w:val="24"/>
            <w:szCs w:val="24"/>
          </w:rPr>
          <w:delText xml:space="preserve">For both </w:delText>
        </w:r>
        <w:r w:rsidR="00B91FE0" w:rsidDel="002D44C9">
          <w:rPr>
            <w:rFonts w:cstheme="minorHAnsi"/>
            <w:sz w:val="24"/>
            <w:szCs w:val="24"/>
          </w:rPr>
          <w:delText>φ</w:delText>
        </w:r>
        <w:r w:rsidR="007A65BB" w:rsidDel="002D44C9">
          <w:rPr>
            <w:sz w:val="24"/>
            <w:szCs w:val="24"/>
          </w:rPr>
          <w:delText xml:space="preserve">14-1 and </w:delText>
        </w:r>
        <w:r w:rsidR="00B91FE0" w:rsidDel="002D44C9">
          <w:rPr>
            <w:rFonts w:cstheme="minorHAnsi"/>
            <w:sz w:val="24"/>
            <w:szCs w:val="24"/>
          </w:rPr>
          <w:delText>φ</w:delText>
        </w:r>
        <w:r w:rsidR="007A65BB" w:rsidDel="002D44C9">
          <w:rPr>
            <w:sz w:val="24"/>
            <w:szCs w:val="24"/>
          </w:rPr>
          <w:delText xml:space="preserve">LUZ19 fluctuating populations, fewer </w:delText>
        </w:r>
      </w:del>
      <w:del w:id="543" w:author="Samuel Greenrod" w:date="2025-09-12T13:07:00Z" w16du:dateUtc="2025-09-12T20:07:00Z">
        <w:r w:rsidR="007A65BB" w:rsidDel="00B33097">
          <w:rPr>
            <w:sz w:val="24"/>
            <w:szCs w:val="24"/>
          </w:rPr>
          <w:delText xml:space="preserve">putative adaptive SNPs (&gt; 20% frequency) were </w:delText>
        </w:r>
      </w:del>
      <w:del w:id="544" w:author="Samuel Greenrod" w:date="2025-09-12T13:45:00Z" w16du:dateUtc="2025-09-12T20:45:00Z">
        <w:r w:rsidR="007A65BB" w:rsidDel="002D44C9">
          <w:rPr>
            <w:sz w:val="24"/>
            <w:szCs w:val="24"/>
          </w:rPr>
          <w:delText xml:space="preserve">observed in co-culture compared to monoculture. </w:delText>
        </w:r>
        <w:r w:rsidR="00AA3F9A" w:rsidDel="002D44C9">
          <w:rPr>
            <w:sz w:val="24"/>
            <w:szCs w:val="24"/>
          </w:rPr>
          <w:delText>Similar</w:delText>
        </w:r>
        <w:r w:rsidR="007A65BB" w:rsidDel="002D44C9">
          <w:rPr>
            <w:sz w:val="24"/>
            <w:szCs w:val="24"/>
          </w:rPr>
          <w:delText xml:space="preserve"> </w:delText>
        </w:r>
        <w:r w:rsidR="008E3E22" w:rsidDel="002D44C9">
          <w:rPr>
            <w:sz w:val="24"/>
            <w:szCs w:val="24"/>
          </w:rPr>
          <w:delText xml:space="preserve">to </w:delText>
        </w:r>
        <w:r w:rsidR="007A65BB" w:rsidDel="002D44C9">
          <w:rPr>
            <w:sz w:val="24"/>
            <w:szCs w:val="24"/>
          </w:rPr>
          <w:delText xml:space="preserve">findings under static temperatures (Greenrod et al., unpublished), </w:delText>
        </w:r>
        <w:r w:rsidR="0025290F" w:rsidDel="002D44C9">
          <w:rPr>
            <w:rFonts w:cstheme="minorHAnsi"/>
            <w:sz w:val="24"/>
            <w:szCs w:val="24"/>
          </w:rPr>
          <w:delText>φ</w:delText>
        </w:r>
        <w:r w:rsidR="007A65BB" w:rsidDel="002D44C9">
          <w:rPr>
            <w:sz w:val="24"/>
            <w:szCs w:val="24"/>
          </w:rPr>
          <w:delText xml:space="preserve">14-1 </w:delText>
        </w:r>
        <w:r w:rsidR="0025290F" w:rsidDel="002D44C9">
          <w:rPr>
            <w:sz w:val="24"/>
            <w:szCs w:val="24"/>
          </w:rPr>
          <w:delText xml:space="preserve">fluctuating co-culture </w:delText>
        </w:r>
        <w:r w:rsidR="007A65BB" w:rsidDel="002D44C9">
          <w:rPr>
            <w:sz w:val="24"/>
            <w:szCs w:val="24"/>
          </w:rPr>
          <w:delText xml:space="preserve">lines all acquired a SNP or deletion in a putative DNA ligase. </w:delText>
        </w:r>
      </w:del>
      <w:del w:id="545" w:author="Samuel Greenrod" w:date="2025-09-12T13:47:00Z" w16du:dateUtc="2025-09-12T20:47:00Z">
        <w:r w:rsidR="007A65BB" w:rsidDel="00275E12">
          <w:rPr>
            <w:sz w:val="24"/>
            <w:szCs w:val="24"/>
          </w:rPr>
          <w:delText>This mutation was previously identified in 42</w:delText>
        </w:r>
        <w:r w:rsidR="0025290F" w:rsidDel="00275E12">
          <w:rPr>
            <w:rFonts w:cstheme="minorHAnsi"/>
            <w:sz w:val="24"/>
            <w:szCs w:val="24"/>
          </w:rPr>
          <w:delText>°</w:delText>
        </w:r>
        <w:r w:rsidR="007A65BB" w:rsidDel="00275E12">
          <w:rPr>
            <w:sz w:val="24"/>
            <w:szCs w:val="24"/>
          </w:rPr>
          <w:delText xml:space="preserve">C static evolved lines and is thought to contribute to high temperature adaptation. </w:delText>
        </w:r>
      </w:del>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del w:id="546" w:author="Samuel Greenrod" w:date="2025-09-12T13:48:00Z" w16du:dateUtc="2025-09-12T20:48:00Z">
        <w:r w:rsidR="0025290F" w:rsidDel="00275E12">
          <w:rPr>
            <w:sz w:val="24"/>
            <w:szCs w:val="24"/>
          </w:rPr>
          <w:delText xml:space="preserve">a small number of </w:delText>
        </w:r>
      </w:del>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w:t>
      </w:r>
      <w:ins w:id="547" w:author="Samuel Greenrod" w:date="2025-09-12T13:48:00Z" w16du:dateUtc="2025-09-12T20:48:00Z">
        <w:r w:rsidR="00275E12">
          <w:rPr>
            <w:sz w:val="24"/>
            <w:szCs w:val="24"/>
          </w:rPr>
          <w:t xml:space="preserve">no longer acquired singleton mutations or </w:t>
        </w:r>
      </w:ins>
      <w:del w:id="548" w:author="Samuel Greenrod" w:date="2025-09-12T13:48:00Z" w16du:dateUtc="2025-09-12T20:48:00Z">
        <w:r w:rsidR="007A65BB" w:rsidDel="00275E12">
          <w:rPr>
            <w:sz w:val="24"/>
            <w:szCs w:val="24"/>
          </w:rPr>
          <w:delText xml:space="preserve">no longer acquired </w:delText>
        </w:r>
      </w:del>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39BB9218" w14:textId="066351A1" w:rsidR="007A65BB" w:rsidDel="00F72FD0" w:rsidRDefault="007A65BB" w:rsidP="00AD4206">
      <w:pPr>
        <w:jc w:val="both"/>
        <w:rPr>
          <w:del w:id="549" w:author="Samuel Greenrod" w:date="2025-09-12T14:57:00Z" w16du:dateUtc="2025-09-12T21:57:00Z"/>
          <w:sz w:val="24"/>
          <w:szCs w:val="24"/>
        </w:rPr>
      </w:pPr>
      <w:del w:id="550" w:author="Samuel Greenrod" w:date="2025-09-12T14:57:00Z" w16du:dateUtc="2025-09-12T21:57:00Z">
        <w:r w:rsidDel="00F72FD0">
          <w:rPr>
            <w:sz w:val="24"/>
            <w:szCs w:val="24"/>
          </w:rPr>
          <w:delText xml:space="preserve">These findings indicate that, for </w:delText>
        </w:r>
        <w:r w:rsidR="0025290F" w:rsidDel="00F72FD0">
          <w:rPr>
            <w:rFonts w:cstheme="minorHAnsi"/>
            <w:sz w:val="24"/>
            <w:szCs w:val="24"/>
          </w:rPr>
          <w:delText>φ</w:delText>
        </w:r>
        <w:r w:rsidDel="00F72FD0">
          <w:rPr>
            <w:sz w:val="24"/>
            <w:szCs w:val="24"/>
          </w:rPr>
          <w:delText xml:space="preserve">14-1, </w:delText>
        </w:r>
      </w:del>
      <w:del w:id="551" w:author="Samuel Greenrod" w:date="2025-09-12T13:49:00Z" w16du:dateUtc="2025-09-12T20:49:00Z">
        <w:r w:rsidR="008E2355" w:rsidDel="00275E12">
          <w:rPr>
            <w:sz w:val="24"/>
            <w:szCs w:val="24"/>
          </w:rPr>
          <w:delText xml:space="preserve">fluctuating temperatures and </w:delText>
        </w:r>
      </w:del>
      <w:del w:id="552" w:author="Samuel Greenrod" w:date="2025-09-12T14:57:00Z" w16du:dateUtc="2025-09-12T21:57:00Z">
        <w:r w:rsidR="008E2355" w:rsidDel="00F72FD0">
          <w:rPr>
            <w:sz w:val="24"/>
            <w:szCs w:val="24"/>
          </w:rPr>
          <w:delText xml:space="preserve">competition </w:delText>
        </w:r>
      </w:del>
      <w:del w:id="553" w:author="Samuel Greenrod" w:date="2025-09-12T13:51:00Z" w16du:dateUtc="2025-09-12T20:51:00Z">
        <w:r w:rsidR="008E2355" w:rsidDel="00275E12">
          <w:rPr>
            <w:sz w:val="24"/>
            <w:szCs w:val="24"/>
          </w:rPr>
          <w:delText xml:space="preserve">synergised to promote high temperature adaptation by selecting </w:delText>
        </w:r>
      </w:del>
      <w:del w:id="554" w:author="Samuel Greenrod" w:date="2025-09-12T14:57:00Z" w16du:dateUtc="2025-09-12T21:57:00Z">
        <w:r w:rsidR="008E2355" w:rsidDel="00F72FD0">
          <w:rPr>
            <w:sz w:val="24"/>
            <w:szCs w:val="24"/>
          </w:rPr>
          <w:delText xml:space="preserve">on a putative DNA ligase. </w:delText>
        </w:r>
        <w:r w:rsidDel="00F72FD0">
          <w:rPr>
            <w:sz w:val="24"/>
            <w:szCs w:val="24"/>
          </w:rPr>
          <w:delText xml:space="preserve">In contrast, for </w:delText>
        </w:r>
        <w:r w:rsidR="0025290F" w:rsidDel="00F72FD0">
          <w:rPr>
            <w:rFonts w:cstheme="minorHAnsi"/>
            <w:sz w:val="24"/>
            <w:szCs w:val="24"/>
          </w:rPr>
          <w:delText>φ</w:delText>
        </w:r>
        <w:r w:rsidDel="00F72FD0">
          <w:rPr>
            <w:sz w:val="24"/>
            <w:szCs w:val="24"/>
          </w:rPr>
          <w:delText>LUZ19</w:delText>
        </w:r>
        <w:r w:rsidR="0025290F" w:rsidDel="00F72FD0">
          <w:rPr>
            <w:sz w:val="24"/>
            <w:szCs w:val="24"/>
          </w:rPr>
          <w:delText>,</w:delText>
        </w:r>
        <w:r w:rsidDel="00F72FD0">
          <w:rPr>
            <w:sz w:val="24"/>
            <w:szCs w:val="24"/>
          </w:rPr>
          <w:delText xml:space="preserve"> </w:delText>
        </w:r>
        <w:r w:rsidR="008E2355" w:rsidDel="00F72FD0">
          <w:rPr>
            <w:sz w:val="24"/>
            <w:szCs w:val="24"/>
          </w:rPr>
          <w:delText>combined selection</w:delText>
        </w:r>
        <w:r w:rsidDel="00F72FD0">
          <w:rPr>
            <w:sz w:val="24"/>
            <w:szCs w:val="24"/>
          </w:rPr>
          <w:delText xml:space="preserve"> constrained evolution rates and </w:delText>
        </w:r>
        <w:r w:rsidR="0025290F" w:rsidDel="00F72FD0">
          <w:rPr>
            <w:sz w:val="24"/>
            <w:szCs w:val="24"/>
          </w:rPr>
          <w:delText>led to</w:delText>
        </w:r>
        <w:r w:rsidDel="00F72FD0">
          <w:rPr>
            <w:sz w:val="24"/>
            <w:szCs w:val="24"/>
          </w:rPr>
          <w:delText xml:space="preserve"> loss of </w:delText>
        </w:r>
      </w:del>
      <w:del w:id="555" w:author="Samuel Greenrod" w:date="2025-09-12T13:52:00Z" w16du:dateUtc="2025-09-12T20:52:00Z">
        <w:r w:rsidDel="00275E12">
          <w:rPr>
            <w:sz w:val="24"/>
            <w:szCs w:val="24"/>
          </w:rPr>
          <w:delText>putative adaptive</w:delText>
        </w:r>
      </w:del>
      <w:del w:id="556" w:author="Samuel Greenrod" w:date="2025-09-12T14:57:00Z" w16du:dateUtc="2025-09-12T21:57:00Z">
        <w:r w:rsidDel="00F72FD0">
          <w:rPr>
            <w:sz w:val="24"/>
            <w:szCs w:val="24"/>
          </w:rPr>
          <w:delText xml:space="preserve"> mutations.  </w:delText>
        </w:r>
      </w:del>
    </w:p>
    <w:p w14:paraId="5CA5373A" w14:textId="77777777" w:rsidR="00A51BE9" w:rsidRDefault="00A51BE9" w:rsidP="00F72FD0">
      <w:pPr>
        <w:jc w:val="both"/>
        <w:rPr>
          <w:sz w:val="24"/>
          <w:szCs w:val="24"/>
        </w:rPr>
        <w:pPrChange w:id="557" w:author="Samuel Greenrod" w:date="2025-09-12T14:57:00Z" w16du:dateUtc="2025-09-12T21:57:00Z">
          <w:pPr/>
        </w:pPrChange>
      </w:pPr>
    </w:p>
    <w:p w14:paraId="6C8999BF" w14:textId="6674881C" w:rsidR="00A51BE9" w:rsidRPr="00CD4A82" w:rsidRDefault="00066540" w:rsidP="00CD4A82">
      <w:pPr>
        <w:rPr>
          <w:sz w:val="24"/>
          <w:szCs w:val="24"/>
        </w:rPr>
      </w:pPr>
      <w:del w:id="558" w:author="Samuel Greenrod" w:date="2025-09-12T12:55:00Z" w16du:dateUtc="2025-09-12T19:55:00Z">
        <w:r w:rsidDel="007D1010">
          <w:rPr>
            <w:noProof/>
            <w:sz w:val="24"/>
            <w:szCs w:val="24"/>
          </w:rPr>
          <w:lastRenderedPageBreak/>
          <w:drawing>
            <wp:inline distT="0" distB="0" distL="0" distR="0" wp14:anchorId="6FAC49D0" wp14:editId="7AD82643">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del>
      <w:ins w:id="559" w:author="Samuel Greenrod" w:date="2025-09-12T13:38:00Z" w16du:dateUtc="2025-09-12T20:38:00Z">
        <w:r w:rsidR="002D44C9">
          <w:rPr>
            <w:noProof/>
            <w:sz w:val="24"/>
            <w:szCs w:val="24"/>
          </w:rPr>
          <w:drawing>
            <wp:inline distT="0" distB="0" distL="0" distR="0" wp14:anchorId="1F968805" wp14:editId="70C448C2">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ins>
    </w:p>
    <w:p w14:paraId="1172AF12" w14:textId="31ED9FEE" w:rsidR="005A73B6" w:rsidRPr="0025290F" w:rsidRDefault="0025290F" w:rsidP="0025290F">
      <w:pPr>
        <w:jc w:val="both"/>
        <w:rPr>
          <w:sz w:val="24"/>
          <w:szCs w:val="24"/>
        </w:rPr>
      </w:pPr>
      <w:commentRangeStart w:id="560"/>
      <w:commentRangeStart w:id="561"/>
      <w:r w:rsidRPr="0025290F">
        <w:rPr>
          <w:b/>
          <w:bCs/>
          <w:sz w:val="24"/>
          <w:szCs w:val="24"/>
        </w:rPr>
        <w:t xml:space="preserve">Figure 4. </w:t>
      </w:r>
      <w:commentRangeEnd w:id="560"/>
      <w:r w:rsidR="00FF6C97">
        <w:rPr>
          <w:rStyle w:val="CommentReference"/>
        </w:rPr>
        <w:commentReference w:id="560"/>
      </w:r>
      <w:commentRangeEnd w:id="561"/>
      <w:r w:rsidR="00FF6C97">
        <w:rPr>
          <w:rStyle w:val="CommentReference"/>
        </w:rPr>
        <w:commentReference w:id="561"/>
      </w:r>
      <w:r w:rsidRPr="0025290F">
        <w:rPr>
          <w:b/>
          <w:bCs/>
          <w:sz w:val="24"/>
          <w:szCs w:val="24"/>
        </w:rPr>
        <w:t>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 xml:space="preserve">genetic distance from the ancestor, for </w:t>
      </w:r>
      <w:del w:id="562" w:author="Samuel Greenrod" w:date="2025-09-12T13:53:00Z" w16du:dateUtc="2025-09-12T20:53:00Z">
        <w:r w:rsidRPr="0025290F" w:rsidDel="00275E12">
          <w:rPr>
            <w:sz w:val="24"/>
            <w:szCs w:val="24"/>
          </w:rPr>
          <w:delText xml:space="preserve">each </w:delText>
        </w:r>
      </w:del>
      <w:ins w:id="563" w:author="Samuel Greenrod" w:date="2025-09-12T13:53:00Z" w16du:dateUtc="2025-09-12T20:53:00Z">
        <w:r w:rsidR="00275E12">
          <w:rPr>
            <w:sz w:val="24"/>
            <w:szCs w:val="24"/>
          </w:rPr>
          <w:t>phage populations evolved under fluctuating temperatures in monoculture (deep purple) and co-culture (light purple).</w:t>
        </w:r>
        <w:r w:rsidR="00275E12" w:rsidRPr="0025290F">
          <w:rPr>
            <w:sz w:val="24"/>
            <w:szCs w:val="24"/>
          </w:rPr>
          <w:t xml:space="preserve"> </w:t>
        </w:r>
      </w:ins>
      <w:del w:id="564" w:author="Samuel Greenrod" w:date="2025-09-12T13:56:00Z" w16du:dateUtc="2025-09-12T20:56:00Z">
        <w:r w:rsidRPr="0025290F" w:rsidDel="00275E12">
          <w:rPr>
            <w:sz w:val="24"/>
            <w:szCs w:val="24"/>
          </w:rPr>
          <w:delText xml:space="preserve">evolved phage line. </w:delText>
        </w:r>
      </w:del>
      <w:del w:id="565" w:author="Samuel Greenrod" w:date="2025-09-12T13:53:00Z" w16du:dateUtc="2025-09-12T20:53:00Z">
        <w:r w:rsidRPr="0025290F" w:rsidDel="00275E12">
          <w:rPr>
            <w:sz w:val="24"/>
            <w:szCs w:val="24"/>
          </w:rPr>
          <w:delText xml:space="preserve">Error bars show standard errors and </w:delText>
        </w:r>
      </w:del>
      <w:del w:id="566" w:author="Samuel Greenrod" w:date="2025-09-12T14:58:00Z" w16du:dateUtc="2025-09-12T21:58:00Z">
        <w:r w:rsidRPr="0025290F" w:rsidDel="00F72FD0">
          <w:rPr>
            <w:sz w:val="24"/>
            <w:szCs w:val="24"/>
          </w:rPr>
          <w:delText>*** = p &lt; 0.001. N.S is used to denote lack of statistical significance.</w:delText>
        </w:r>
        <w:r w:rsidDel="00F72FD0">
          <w:rPr>
            <w:sz w:val="24"/>
            <w:szCs w:val="24"/>
          </w:rPr>
          <w:delText xml:space="preserve"> </w:delText>
        </w:r>
      </w:del>
      <w:r w:rsidRPr="0025290F">
        <w:rPr>
          <w:b/>
          <w:bCs/>
          <w:sz w:val="24"/>
          <w:szCs w:val="24"/>
        </w:rPr>
        <w:t>B</w:t>
      </w:r>
      <w:r>
        <w:rPr>
          <w:sz w:val="24"/>
          <w:szCs w:val="24"/>
        </w:rPr>
        <w:t xml:space="preserve">) </w:t>
      </w:r>
      <w:del w:id="567" w:author="Samuel Greenrod" w:date="2025-09-12T13:54:00Z" w16du:dateUtc="2025-09-12T20:54:00Z">
        <w:r w:rsidDel="00275E12">
          <w:rPr>
            <w:sz w:val="24"/>
            <w:szCs w:val="24"/>
          </w:rPr>
          <w:delText>Mutation plots are shown for fluctuating co-culture populations. Plot layout is the same as in Figure 3</w:delText>
        </w:r>
        <w:r w:rsidR="008F752D" w:rsidDel="00275E12">
          <w:rPr>
            <w:sz w:val="24"/>
            <w:szCs w:val="24"/>
          </w:rPr>
          <w:delText>c</w:delText>
        </w:r>
        <w:r w:rsidDel="00275E12">
          <w:rPr>
            <w:sz w:val="24"/>
            <w:szCs w:val="24"/>
          </w:rPr>
          <w:delText>.</w:delText>
        </w:r>
      </w:del>
      <w:ins w:id="568" w:author="Samuel Greenrod" w:date="2025-09-12T13:54:00Z" w16du:dateUtc="2025-09-12T20:54:00Z">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ins>
      <w:ins w:id="569" w:author="Samuel Greenrod" w:date="2025-09-12T14:58:00Z" w16du:dateUtc="2025-09-12T21:58:00Z">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 xml:space="preserve">Greenrod et al </w:t>
        </w:r>
        <w:commentRangeStart w:id="570"/>
        <w:r w:rsidR="00F72FD0" w:rsidRPr="002A7CDC">
          <w:rPr>
            <w:sz w:val="24"/>
            <w:szCs w:val="24"/>
            <w:highlight w:val="yellow"/>
          </w:rPr>
          <w:t>(unpublished</w:t>
        </w:r>
        <w:commentRangeEnd w:id="570"/>
        <w:r w:rsidR="00F72FD0" w:rsidRPr="002A7CDC">
          <w:rPr>
            <w:rStyle w:val="CommentReference"/>
            <w:highlight w:val="yellow"/>
          </w:rPr>
          <w:commentReference w:id="570"/>
        </w:r>
        <w:r w:rsidR="00F72FD0" w:rsidRPr="002A7CDC">
          <w:rPr>
            <w:sz w:val="24"/>
            <w:szCs w:val="24"/>
            <w:highlight w:val="yellow"/>
          </w:rPr>
          <w:t>).</w:t>
        </w:r>
      </w:ins>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2F70D3EE" w:rsidR="008855F2" w:rsidRDefault="001A59F6" w:rsidP="00A4788D">
      <w:pPr>
        <w:jc w:val="both"/>
        <w:rPr>
          <w:sz w:val="24"/>
          <w:szCs w:val="24"/>
        </w:rPr>
      </w:pPr>
      <w:r>
        <w:rPr>
          <w:sz w:val="24"/>
          <w:szCs w:val="24"/>
        </w:rPr>
        <w:t>Thermal</w:t>
      </w:r>
      <w:r w:rsidR="008D5A1A">
        <w:rPr>
          <w:sz w:val="24"/>
          <w:szCs w:val="24"/>
        </w:rPr>
        <w:t xml:space="preserve"> heterogeneity </w:t>
      </w:r>
      <w:r>
        <w:rPr>
          <w:sz w:val="24"/>
          <w:szCs w:val="24"/>
        </w:rPr>
        <w:t xml:space="preserve">is expected to select for generalist strategies which yield intermediate </w:t>
      </w:r>
      <w:del w:id="571" w:author="Samuel Greenrod" w:date="2025-09-12T14:58:00Z" w16du:dateUtc="2025-09-12T21:58:00Z">
        <w:r w:rsidDel="00F72FD0">
          <w:rPr>
            <w:sz w:val="24"/>
            <w:szCs w:val="24"/>
          </w:rPr>
          <w:delText xml:space="preserve">fitness </w:delText>
        </w:r>
      </w:del>
      <w:ins w:id="572" w:author="Samuel Greenrod" w:date="2025-09-12T14:58:00Z" w16du:dateUtc="2025-09-12T21:58:00Z">
        <w:r w:rsidR="00F72FD0">
          <w:rPr>
            <w:sz w:val="24"/>
            <w:szCs w:val="24"/>
          </w:rPr>
          <w:t>phenotypes</w:t>
        </w:r>
        <w:r w:rsidR="00F72FD0">
          <w:rPr>
            <w:sz w:val="24"/>
            <w:szCs w:val="24"/>
          </w:rPr>
          <w:t xml:space="preserve"> </w:t>
        </w:r>
      </w:ins>
      <w:r>
        <w:rPr>
          <w:sz w:val="24"/>
          <w:szCs w:val="24"/>
        </w:rPr>
        <w:t xml:space="preserve">across temperatures. For </w:t>
      </w:r>
      <w:r w:rsidR="006C7B57">
        <w:rPr>
          <w:sz w:val="24"/>
          <w:szCs w:val="24"/>
        </w:rPr>
        <w:t xml:space="preserve">phage </w:t>
      </w:r>
      <w:r w:rsidR="006C7B57">
        <w:rPr>
          <w:rFonts w:cstheme="minorHAnsi"/>
          <w:sz w:val="24"/>
          <w:szCs w:val="24"/>
        </w:rPr>
        <w:t>φ</w:t>
      </w:r>
      <w:r>
        <w:rPr>
          <w:sz w:val="24"/>
          <w:szCs w:val="24"/>
        </w:rPr>
        <w:t>14-1, w</w:t>
      </w:r>
      <w:r w:rsidR="008D5A1A">
        <w:rPr>
          <w:sz w:val="24"/>
          <w:szCs w:val="24"/>
        </w:rPr>
        <w:t xml:space="preserve">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select</w:t>
      </w:r>
      <w:r>
        <w:rPr>
          <w:sz w:val="24"/>
          <w:szCs w:val="24"/>
        </w:rPr>
        <w:t>ed</w:t>
      </w:r>
      <w:r w:rsidR="00BA2A4A">
        <w:rPr>
          <w:sz w:val="24"/>
          <w:szCs w:val="24"/>
        </w:rPr>
        <w:t xml:space="preserve"> for </w:t>
      </w:r>
      <w:r>
        <w:rPr>
          <w:sz w:val="24"/>
          <w:szCs w:val="24"/>
        </w:rPr>
        <w:t xml:space="preserve">intermediate </w:t>
      </w:r>
      <w:commentRangeStart w:id="573"/>
      <w:del w:id="574" w:author="Samuel Greenrod" w:date="2025-09-12T13:59:00Z" w16du:dateUtc="2025-09-12T20:59:00Z">
        <w:r w:rsidDel="00790182">
          <w:rPr>
            <w:sz w:val="24"/>
            <w:szCs w:val="24"/>
          </w:rPr>
          <w:delText xml:space="preserve">fitness </w:delText>
        </w:r>
      </w:del>
      <w:commentRangeEnd w:id="573"/>
      <w:ins w:id="575" w:author="Samuel Greenrod" w:date="2025-09-12T13:59:00Z" w16du:dateUtc="2025-09-12T20:59:00Z">
        <w:r w:rsidR="00790182">
          <w:rPr>
            <w:sz w:val="24"/>
            <w:szCs w:val="24"/>
          </w:rPr>
          <w:t>thermal</w:t>
        </w:r>
        <w:r w:rsidR="00790182">
          <w:rPr>
            <w:sz w:val="24"/>
            <w:szCs w:val="24"/>
          </w:rPr>
          <w:t xml:space="preserve"> </w:t>
        </w:r>
      </w:ins>
      <w:r w:rsidR="00FE5440">
        <w:rPr>
          <w:rStyle w:val="CommentReference"/>
        </w:rPr>
        <w:commentReference w:id="573"/>
      </w:r>
      <w:r>
        <w:rPr>
          <w:sz w:val="24"/>
          <w:szCs w:val="24"/>
        </w:rPr>
        <w:t xml:space="preserve">phenotypes </w:t>
      </w:r>
      <w:ins w:id="576" w:author="Samuel Greenrod" w:date="2025-09-12T13:59:00Z" w16du:dateUtc="2025-09-12T20:59:00Z">
        <w:r w:rsidR="00790182">
          <w:rPr>
            <w:sz w:val="24"/>
            <w:szCs w:val="24"/>
          </w:rPr>
          <w:t xml:space="preserve">at high temperatures </w:t>
        </w:r>
      </w:ins>
      <w:r>
        <w:rPr>
          <w:sz w:val="24"/>
          <w:szCs w:val="24"/>
        </w:rPr>
        <w:t xml:space="preserve">compared to </w:t>
      </w:r>
      <w:proofErr w:type="spellStart"/>
      <w:ins w:id="577" w:author="Samuel Greenrod" w:date="2025-09-12T14:00:00Z" w16du:dateUtc="2025-09-12T21:00:00Z">
        <w:r w:rsidR="00790182">
          <w:rPr>
            <w:sz w:val="24"/>
            <w:szCs w:val="24"/>
          </w:rPr>
          <w:t>phages</w:t>
        </w:r>
        <w:proofErr w:type="spellEnd"/>
        <w:r w:rsidR="00790182">
          <w:rPr>
            <w:sz w:val="24"/>
            <w:szCs w:val="24"/>
          </w:rPr>
          <w:t xml:space="preserve"> evolved under </w:t>
        </w:r>
      </w:ins>
      <w:r>
        <w:rPr>
          <w:sz w:val="24"/>
          <w:szCs w:val="24"/>
        </w:rPr>
        <w:t>static</w:t>
      </w:r>
      <w:ins w:id="578" w:author="Samuel Greenrod" w:date="2025-09-12T14:00:00Z" w16du:dateUtc="2025-09-12T21:00:00Z">
        <w:r w:rsidR="00790182">
          <w:rPr>
            <w:sz w:val="24"/>
            <w:szCs w:val="24"/>
          </w:rPr>
          <w:t xml:space="preserve"> temperatures. </w:t>
        </w:r>
      </w:ins>
      <w:del w:id="579" w:author="Samuel Greenrod" w:date="2025-09-12T14:04:00Z" w16du:dateUtc="2025-09-12T21:04:00Z">
        <w:r w:rsidDel="00790182">
          <w:rPr>
            <w:sz w:val="24"/>
            <w:szCs w:val="24"/>
          </w:rPr>
          <w:delText xml:space="preserve"> </w:delText>
        </w:r>
      </w:del>
      <w:ins w:id="580" w:author="Samuel Greenrod" w:date="2025-09-12T14:04:00Z" w16du:dateUtc="2025-09-12T21:04:00Z">
        <w:r w:rsidR="00790182">
          <w:rPr>
            <w:sz w:val="24"/>
            <w:szCs w:val="24"/>
          </w:rPr>
          <w:t xml:space="preserve">The </w:t>
        </w:r>
      </w:ins>
      <w:del w:id="581" w:author="Samuel Greenrod" w:date="2025-09-12T14:04:00Z" w16du:dateUtc="2025-09-12T21:04:00Z">
        <w:r w:rsidDel="00790182">
          <w:rPr>
            <w:sz w:val="24"/>
            <w:szCs w:val="24"/>
          </w:rPr>
          <w:delText xml:space="preserve">temperatures </w:delText>
        </w:r>
        <w:commentRangeStart w:id="582"/>
        <w:commentRangeStart w:id="583"/>
        <w:r w:rsidR="006C7B57" w:rsidDel="00790182">
          <w:rPr>
            <w:sz w:val="24"/>
            <w:szCs w:val="24"/>
          </w:rPr>
          <w:delText>indicative of thermal generalism</w:delText>
        </w:r>
        <w:commentRangeEnd w:id="582"/>
        <w:r w:rsidR="00FE5440" w:rsidDel="00790182">
          <w:rPr>
            <w:rStyle w:val="CommentReference"/>
          </w:rPr>
          <w:commentReference w:id="582"/>
        </w:r>
        <w:commentRangeEnd w:id="583"/>
        <w:r w:rsidR="00FE5440" w:rsidDel="00790182">
          <w:rPr>
            <w:rStyle w:val="CommentReference"/>
          </w:rPr>
          <w:commentReference w:id="583"/>
        </w:r>
        <w:r w:rsidDel="00790182">
          <w:rPr>
            <w:sz w:val="24"/>
            <w:szCs w:val="24"/>
          </w:rPr>
          <w:delText xml:space="preserve">. </w:delText>
        </w:r>
        <w:r w:rsidR="00984787" w:rsidDel="00790182">
          <w:rPr>
            <w:sz w:val="24"/>
            <w:szCs w:val="24"/>
          </w:rPr>
          <w:delText xml:space="preserve">The </w:delText>
        </w:r>
      </w:del>
      <w:r w:rsidR="00984787">
        <w:rPr>
          <w:sz w:val="24"/>
          <w:szCs w:val="24"/>
        </w:rPr>
        <w:t>evolution of i</w:t>
      </w:r>
      <w:r w:rsidR="008D5A1A">
        <w:rPr>
          <w:sz w:val="24"/>
          <w:szCs w:val="24"/>
        </w:rPr>
        <w:t>ntermediate</w:t>
      </w:r>
      <w:r w:rsidR="003F1BE1">
        <w:rPr>
          <w:sz w:val="24"/>
          <w:szCs w:val="24"/>
        </w:rPr>
        <w:t xml:space="preserve"> </w:t>
      </w:r>
      <w:del w:id="584" w:author="Samuel Greenrod" w:date="2025-09-12T14:58:00Z" w16du:dateUtc="2025-09-12T21:58:00Z">
        <w:r w:rsidR="003F1BE1" w:rsidDel="00034E63">
          <w:rPr>
            <w:sz w:val="24"/>
            <w:szCs w:val="24"/>
          </w:rPr>
          <w:delText>fitness</w:delText>
        </w:r>
        <w:r w:rsidR="008D5A1A" w:rsidDel="00034E63">
          <w:rPr>
            <w:sz w:val="24"/>
            <w:szCs w:val="24"/>
          </w:rPr>
          <w:delText xml:space="preserve"> </w:delText>
        </w:r>
      </w:del>
      <w:ins w:id="585" w:author="Samuel Greenrod" w:date="2025-09-12T14:58:00Z" w16du:dateUtc="2025-09-12T21:58:00Z">
        <w:r w:rsidR="00034E63">
          <w:rPr>
            <w:sz w:val="24"/>
            <w:szCs w:val="24"/>
          </w:rPr>
          <w:t>phenotypes</w:t>
        </w:r>
        <w:r w:rsidR="00034E63">
          <w:rPr>
            <w:sz w:val="24"/>
            <w:szCs w:val="24"/>
          </w:rPr>
          <w:t xml:space="preserve"> </w:t>
        </w:r>
      </w:ins>
      <w:r w:rsidR="008D5A1A">
        <w:rPr>
          <w:sz w:val="24"/>
          <w:szCs w:val="24"/>
        </w:rPr>
        <w:t xml:space="preserve">is </w:t>
      </w:r>
      <w:del w:id="586" w:author="Samuel Greenrod" w:date="2025-09-12T14:01:00Z" w16du:dateUtc="2025-09-12T21:01:00Z">
        <w:r w:rsidR="008D5A1A" w:rsidDel="00790182">
          <w:rPr>
            <w:sz w:val="24"/>
            <w:szCs w:val="24"/>
          </w:rPr>
          <w:delText xml:space="preserve">typically </w:delText>
        </w:r>
      </w:del>
      <w:ins w:id="587" w:author="Samuel Greenrod" w:date="2025-09-12T14:01:00Z" w16du:dateUtc="2025-09-12T21:01:00Z">
        <w:r w:rsidR="00790182">
          <w:rPr>
            <w:sz w:val="24"/>
            <w:szCs w:val="24"/>
          </w:rPr>
          <w:t>lik</w:t>
        </w:r>
      </w:ins>
      <w:ins w:id="588" w:author="Samuel Greenrod" w:date="2025-09-12T14:02:00Z" w16du:dateUtc="2025-09-12T21:02:00Z">
        <w:r w:rsidR="00790182">
          <w:rPr>
            <w:sz w:val="24"/>
            <w:szCs w:val="24"/>
          </w:rPr>
          <w:t>ely</w:t>
        </w:r>
      </w:ins>
      <w:ins w:id="589" w:author="Samuel Greenrod" w:date="2025-09-12T14:01:00Z" w16du:dateUtc="2025-09-12T21:01:00Z">
        <w:r w:rsidR="00790182">
          <w:rPr>
            <w:sz w:val="24"/>
            <w:szCs w:val="24"/>
          </w:rPr>
          <w:t xml:space="preserve"> </w:t>
        </w:r>
      </w:ins>
      <w:del w:id="590" w:author="Samuel Greenrod" w:date="2025-09-12T14:02:00Z" w16du:dateUtc="2025-09-12T21:02:00Z">
        <w:r w:rsidR="008D5A1A" w:rsidDel="00790182">
          <w:rPr>
            <w:sz w:val="24"/>
            <w:szCs w:val="24"/>
          </w:rPr>
          <w:delText xml:space="preserve">associated </w:delText>
        </w:r>
      </w:del>
      <w:ins w:id="591" w:author="Samuel Greenrod" w:date="2025-09-12T14:02:00Z" w16du:dateUtc="2025-09-12T21:02:00Z">
        <w:r w:rsidR="00790182">
          <w:rPr>
            <w:sz w:val="24"/>
            <w:szCs w:val="24"/>
          </w:rPr>
          <w:t>due to</w:t>
        </w:r>
        <w:r w:rsidR="00790182">
          <w:rPr>
            <w:sz w:val="24"/>
            <w:szCs w:val="24"/>
          </w:rPr>
          <w:t xml:space="preserve"> </w:t>
        </w:r>
      </w:ins>
      <w:del w:id="592" w:author="Samuel Greenrod" w:date="2025-09-12T14:02:00Z" w16du:dateUtc="2025-09-12T21:02:00Z">
        <w:r w:rsidR="008D5A1A" w:rsidDel="00790182">
          <w:rPr>
            <w:sz w:val="24"/>
            <w:szCs w:val="24"/>
          </w:rPr>
          <w:delText xml:space="preserve">with </w:delText>
        </w:r>
      </w:del>
      <w:del w:id="593" w:author="Samuel Greenrod" w:date="2025-09-12T14:03:00Z" w16du:dateUtc="2025-09-12T21:03:00Z">
        <w:r w:rsidR="008D5A1A" w:rsidDel="00790182">
          <w:rPr>
            <w:sz w:val="24"/>
            <w:szCs w:val="24"/>
          </w:rPr>
          <w:delText xml:space="preserve">either </w:delText>
        </w:r>
      </w:del>
      <w:ins w:id="594" w:author="Samuel Greenrod" w:date="2025-09-12T14:02:00Z" w16du:dateUtc="2025-09-12T21:02:00Z">
        <w:r w:rsidR="00790182">
          <w:rPr>
            <w:sz w:val="24"/>
            <w:szCs w:val="24"/>
          </w:rPr>
          <w:t xml:space="preserve">weaker </w:t>
        </w:r>
      </w:ins>
      <w:r w:rsidR="003F1BE1">
        <w:rPr>
          <w:sz w:val="24"/>
          <w:szCs w:val="24"/>
        </w:rPr>
        <w:t xml:space="preserve">selection </w:t>
      </w:r>
      <w:del w:id="595" w:author="Samuel Greenrod" w:date="2025-09-12T14:02:00Z" w16du:dateUtc="2025-09-12T21:02:00Z">
        <w:r w:rsidR="003F1BE1" w:rsidDel="00790182">
          <w:rPr>
            <w:sz w:val="24"/>
            <w:szCs w:val="24"/>
          </w:rPr>
          <w:delText>being weaker in</w:delText>
        </w:r>
        <w:r w:rsidR="00984787" w:rsidDel="00790182">
          <w:rPr>
            <w:sz w:val="24"/>
            <w:szCs w:val="24"/>
          </w:rPr>
          <w:delText xml:space="preserve"> fluctuati</w:delText>
        </w:r>
        <w:r w:rsidR="003F1BE1" w:rsidDel="00790182">
          <w:rPr>
            <w:sz w:val="24"/>
            <w:szCs w:val="24"/>
          </w:rPr>
          <w:delText>ng environments</w:delText>
        </w:r>
      </w:del>
      <w:ins w:id="596" w:author="Samuel Greenrod" w:date="2025-09-12T14:02:00Z" w16du:dateUtc="2025-09-12T21:02:00Z">
        <w:r w:rsidR="00790182">
          <w:rPr>
            <w:sz w:val="24"/>
            <w:szCs w:val="24"/>
          </w:rPr>
          <w:t>for high temperature adaptation</w:t>
        </w:r>
      </w:ins>
      <w:r w:rsidR="008D5A1A">
        <w:rPr>
          <w:sz w:val="24"/>
          <w:szCs w:val="24"/>
        </w:rPr>
        <w:t xml:space="preserve"> </w:t>
      </w:r>
      <w:ins w:id="597" w:author="Samuel Greenrod" w:date="2025-09-12T14:05:00Z" w16du:dateUtc="2025-09-12T21:05:00Z">
        <w:r w:rsidR="00790182">
          <w:rPr>
            <w:sz w:val="24"/>
            <w:szCs w:val="24"/>
          </w:rPr>
          <w:t>in the</w:t>
        </w:r>
      </w:ins>
      <w:ins w:id="598" w:author="Samuel Greenrod" w:date="2025-09-12T14:03:00Z" w16du:dateUtc="2025-09-12T21:03:00Z">
        <w:r w:rsidR="00790182">
          <w:rPr>
            <w:sz w:val="24"/>
            <w:szCs w:val="24"/>
          </w:rPr>
          <w:t xml:space="preserve"> fluctuating </w:t>
        </w:r>
      </w:ins>
      <w:ins w:id="599" w:author="Samuel Greenrod" w:date="2025-09-12T14:05:00Z" w16du:dateUtc="2025-09-12T21:05:00Z">
        <w:r w:rsidR="00790182">
          <w:rPr>
            <w:sz w:val="24"/>
            <w:szCs w:val="24"/>
          </w:rPr>
          <w:t>temperature treatment</w:t>
        </w:r>
      </w:ins>
      <w:ins w:id="600" w:author="Samuel Greenrod" w:date="2025-09-12T14:03:00Z" w16du:dateUtc="2025-09-12T21:03:00Z">
        <w:r w:rsidR="00790182">
          <w:rPr>
            <w:sz w:val="24"/>
            <w:szCs w:val="24"/>
          </w:rPr>
          <w:t xml:space="preserve">. Alternatively, </w:t>
        </w:r>
      </w:ins>
      <w:ins w:id="601" w:author="Samuel Greenrod" w:date="2025-09-12T14:04:00Z" w16du:dateUtc="2025-09-12T21:04:00Z">
        <w:r w:rsidR="00790182">
          <w:rPr>
            <w:sz w:val="24"/>
            <w:szCs w:val="24"/>
          </w:rPr>
          <w:t>high temperature</w:t>
        </w:r>
      </w:ins>
      <w:ins w:id="602" w:author="Samuel Greenrod" w:date="2025-09-12T14:05:00Z" w16du:dateUtc="2025-09-12T21:05:00Z">
        <w:r w:rsidR="00790182">
          <w:rPr>
            <w:sz w:val="24"/>
            <w:szCs w:val="24"/>
          </w:rPr>
          <w:t xml:space="preserve"> </w:t>
        </w:r>
      </w:ins>
      <w:del w:id="603" w:author="Samuel Greenrod" w:date="2025-09-12T14:04:00Z" w16du:dateUtc="2025-09-12T21:04:00Z">
        <w:r w:rsidR="008D5A1A" w:rsidDel="00790182">
          <w:rPr>
            <w:sz w:val="24"/>
            <w:szCs w:val="24"/>
          </w:rPr>
          <w:delText xml:space="preserve">or </w:delText>
        </w:r>
      </w:del>
      <w:r w:rsidR="00AA3F9A">
        <w:rPr>
          <w:sz w:val="24"/>
          <w:szCs w:val="24"/>
        </w:rPr>
        <w:t xml:space="preserve">adaptation </w:t>
      </w:r>
      <w:ins w:id="604" w:author="Samuel Greenrod" w:date="2025-09-12T14:04:00Z" w16du:dateUtc="2025-09-12T21:04:00Z">
        <w:r w:rsidR="00790182">
          <w:rPr>
            <w:sz w:val="24"/>
            <w:szCs w:val="24"/>
          </w:rPr>
          <w:t xml:space="preserve">may be constrained during fluctuations due to </w:t>
        </w:r>
      </w:ins>
      <w:del w:id="605" w:author="Samuel Greenrod" w:date="2025-09-12T14:04:00Z" w16du:dateUtc="2025-09-12T21:04:00Z">
        <w:r w:rsidR="00AA3F9A" w:rsidDel="00790182">
          <w:rPr>
            <w:sz w:val="24"/>
            <w:szCs w:val="24"/>
          </w:rPr>
          <w:lastRenderedPageBreak/>
          <w:delText xml:space="preserve">leading to </w:delText>
        </w:r>
      </w:del>
      <w:r w:rsidR="008D5A1A">
        <w:rPr>
          <w:sz w:val="24"/>
          <w:szCs w:val="24"/>
        </w:rPr>
        <w:t>fitness trade-offs</w:t>
      </w:r>
      <w:ins w:id="606" w:author="Samuel Greenrod" w:date="2025-09-12T14:04:00Z" w16du:dateUtc="2025-09-12T21:04:00Z">
        <w:r w:rsidR="00790182">
          <w:rPr>
            <w:sz w:val="24"/>
            <w:szCs w:val="24"/>
          </w:rPr>
          <w:t xml:space="preserve"> at lower temperatures</w:t>
        </w:r>
      </w:ins>
      <w:r w:rsidR="003F1BE1">
        <w:rPr>
          <w:sz w:val="24"/>
          <w:szCs w:val="24"/>
        </w:rPr>
        <w:t xml:space="preserve"> </w:t>
      </w:r>
      <w:r w:rsidR="003F1BE1">
        <w:rPr>
          <w:sz w:val="24"/>
          <w:szCs w:val="24"/>
        </w:rPr>
        <w:fldChar w:fldCharType="begin"/>
      </w:r>
      <w:r w:rsidR="0084092A">
        <w:rPr>
          <w:sz w:val="24"/>
          <w:szCs w:val="24"/>
        </w:rPr>
        <w:instrText xml:space="preserve"> ADDIN ZOTERO_ITEM CSL_CITATION {"citationID":"6oKkh6Nn","properties":{"formattedCitation":"[43]","plainCitation":"[43]","noteIndex":0},"citationItems":[{"id":3498,"uris":["http://zotero.org/users/local/sgFDdPY0/items/C76IUQYV"],"itemData":{"id":3498,"type":"article-journal","abstract":"Many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84092A" w:rsidRPr="0084092A">
        <w:rPr>
          <w:rFonts w:ascii="Calibri" w:hAnsi="Calibri" w:cs="Calibri"/>
          <w:sz w:val="24"/>
        </w:rPr>
        <w:t>[43]</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we found that fluctuating </w:t>
      </w:r>
      <w:ins w:id="607" w:author="Samuel Greenrod" w:date="2025-09-12T14:05:00Z" w16du:dateUtc="2025-09-12T21:05:00Z">
        <w:r w:rsidR="00790182">
          <w:rPr>
            <w:sz w:val="24"/>
            <w:szCs w:val="24"/>
          </w:rPr>
          <w:t xml:space="preserve">temperature </w:t>
        </w:r>
      </w:ins>
      <w:r w:rsidR="003F1BE1">
        <w:rPr>
          <w:sz w:val="24"/>
          <w:szCs w:val="24"/>
        </w:rPr>
        <w:t>population</w:t>
      </w:r>
      <w:ins w:id="608" w:author="Samuel Greenrod" w:date="2025-09-12T14:05:00Z" w16du:dateUtc="2025-09-12T21:05:00Z">
        <w:r w:rsidR="00790182">
          <w:rPr>
            <w:sz w:val="24"/>
            <w:szCs w:val="24"/>
          </w:rPr>
          <w:t>s had the same</w:t>
        </w:r>
      </w:ins>
      <w:r w:rsidR="008D5A1A">
        <w:rPr>
          <w:sz w:val="24"/>
          <w:szCs w:val="24"/>
        </w:rPr>
        <w:t xml:space="preserve"> thermal </w:t>
      </w:r>
      <w:del w:id="609" w:author="Samuel Greenrod" w:date="2025-09-12T14:06:00Z" w16du:dateUtc="2025-09-12T21:06:00Z">
        <w:r w:rsidR="008D5A1A" w:rsidDel="00790182">
          <w:rPr>
            <w:sz w:val="24"/>
            <w:szCs w:val="24"/>
          </w:rPr>
          <w:delText xml:space="preserve">fitness </w:delText>
        </w:r>
      </w:del>
      <w:ins w:id="610" w:author="Samuel Greenrod" w:date="2025-09-12T14:06:00Z" w16du:dateUtc="2025-09-12T21:06:00Z">
        <w:r w:rsidR="00790182">
          <w:rPr>
            <w:sz w:val="24"/>
            <w:szCs w:val="24"/>
          </w:rPr>
          <w:t>phenotypes</w:t>
        </w:r>
        <w:r w:rsidR="00790182">
          <w:rPr>
            <w:sz w:val="24"/>
            <w:szCs w:val="24"/>
          </w:rPr>
          <w:t xml:space="preserve"> </w:t>
        </w:r>
      </w:ins>
      <w:del w:id="611" w:author="Samuel Greenrod" w:date="2025-09-12T14:06:00Z" w16du:dateUtc="2025-09-12T21:06:00Z">
        <w:r w:rsidR="008D5A1A" w:rsidDel="00790182">
          <w:rPr>
            <w:sz w:val="24"/>
            <w:szCs w:val="24"/>
          </w:rPr>
          <w:delText xml:space="preserve">was the same </w:delText>
        </w:r>
      </w:del>
      <w:r w:rsidR="008D5A1A">
        <w:rPr>
          <w:sz w:val="24"/>
          <w:szCs w:val="24"/>
        </w:rPr>
        <w:t xml:space="preserve">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del w:id="612" w:author="Samuel Greenrod" w:date="2025-09-12T14:59:00Z" w16du:dateUtc="2025-09-12T21:59:00Z">
        <w:r w:rsidR="008855F2" w:rsidDel="00034E63">
          <w:rPr>
            <w:sz w:val="24"/>
            <w:szCs w:val="24"/>
          </w:rPr>
          <w:delText xml:space="preserve">costs </w:delText>
        </w:r>
      </w:del>
      <w:ins w:id="613" w:author="Samuel Greenrod" w:date="2025-09-12T14:59:00Z" w16du:dateUtc="2025-09-12T21:59:00Z">
        <w:r w:rsidR="00034E63">
          <w:rPr>
            <w:sz w:val="24"/>
            <w:szCs w:val="24"/>
          </w:rPr>
          <w:t>trade-offs</w:t>
        </w:r>
        <w:r w:rsidR="00034E63">
          <w:rPr>
            <w:sz w:val="24"/>
            <w:szCs w:val="24"/>
          </w:rPr>
          <w:t xml:space="preserve"> </w:t>
        </w:r>
      </w:ins>
      <w:r w:rsidR="008855F2">
        <w:rPr>
          <w:sz w:val="24"/>
          <w:szCs w:val="24"/>
        </w:rPr>
        <w:t>under static selection</w:t>
      </w:r>
      <w:r w:rsidR="00057F49">
        <w:rPr>
          <w:sz w:val="24"/>
          <w:szCs w:val="24"/>
        </w:rPr>
        <w:t xml:space="preserve"> </w:t>
      </w:r>
      <w:r w:rsidR="00057F49" w:rsidRPr="00F42F85">
        <w:rPr>
          <w:sz w:val="24"/>
          <w:szCs w:val="24"/>
          <w:highlight w:val="yellow"/>
          <w:rPrChange w:id="614" w:author="Samuel Greenrod" w:date="2025-09-12T14:30:00Z" w16du:dateUtc="2025-09-12T21:30:00Z">
            <w:rPr>
              <w:sz w:val="24"/>
              <w:szCs w:val="24"/>
            </w:rPr>
          </w:rPrChange>
        </w:rPr>
        <w:t>(Greenrod et al., unpublished)</w:t>
      </w:r>
      <w:r w:rsidR="008855F2" w:rsidRPr="00F42F85">
        <w:rPr>
          <w:sz w:val="24"/>
          <w:szCs w:val="24"/>
          <w:highlight w:val="yellow"/>
          <w:rPrChange w:id="615" w:author="Samuel Greenrod" w:date="2025-09-12T14:30:00Z" w16du:dateUtc="2025-09-12T21:30:00Z">
            <w:rPr>
              <w:sz w:val="24"/>
              <w:szCs w:val="24"/>
            </w:rPr>
          </w:rPrChange>
        </w:rPr>
        <w:t>,</w:t>
      </w:r>
      <w:r w:rsidR="008855F2">
        <w:rPr>
          <w:sz w:val="24"/>
          <w:szCs w:val="24"/>
        </w:rPr>
        <w:t xml:space="preserve"> this 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84092A">
        <w:rPr>
          <w:sz w:val="24"/>
          <w:szCs w:val="24"/>
        </w:rPr>
        <w:instrText xml:space="preserve"> ADDIN ZOTERO_ITEM CSL_CITATION {"citationID":"0YxCDlAH","properties":{"formattedCitation":"[44]","plainCitation":"[44]","noteIndex":0},"citationItems":[{"id":3487,"uris":["http://zotero.org/users/local/sgFDdPY0/items/EINPGVCU"],"itemData":{"id":3487,"type":"article-journal","abstract":"Specialism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84092A" w:rsidRPr="0084092A">
        <w:rPr>
          <w:rFonts w:ascii="Calibri" w:hAnsi="Calibri" w:cs="Calibri"/>
          <w:sz w:val="24"/>
        </w:rPr>
        <w:t>[44]</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84092A">
        <w:rPr>
          <w:sz w:val="24"/>
          <w:szCs w:val="24"/>
        </w:rPr>
        <w:instrText xml:space="preserve"> ADDIN ZOTERO_ITEM CSL_CITATION {"citationID":"wCTUmpEv","properties":{"formattedCitation":"[44]","plainCitation":"[44]","noteIndex":0},"citationItems":[{"id":3487,"uris":["http://zotero.org/users/local/sgFDdPY0/items/EINPGVCU"],"itemData":{"id":3487,"type":"article-journal","abstract":"Specialism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84092A" w:rsidRPr="0084092A">
        <w:rPr>
          <w:rFonts w:ascii="Calibri" w:hAnsi="Calibri" w:cs="Calibri"/>
          <w:sz w:val="24"/>
        </w:rPr>
        <w:t>[44]</w:t>
      </w:r>
      <w:r w:rsidR="001F56F5">
        <w:rPr>
          <w:sz w:val="24"/>
          <w:szCs w:val="24"/>
        </w:rPr>
        <w:fldChar w:fldCharType="end"/>
      </w:r>
      <w:r w:rsidR="001F56F5">
        <w:rPr>
          <w:sz w:val="24"/>
          <w:szCs w:val="24"/>
        </w:rPr>
        <w:t xml:space="preserve">. Alternatively, costs may instead 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84092A">
        <w:rPr>
          <w:sz w:val="24"/>
          <w:szCs w:val="24"/>
        </w:rPr>
        <w:instrText xml:space="preserve"> ADDIN ZOTERO_ITEM CSL_CITATION {"citationID":"gqUadEd1","properties":{"formattedCitation":"[45]","plainCitation":"[45]","noteIndex":0},"citationItems":[{"id":978,"uris":["http://zotero.org/users/local/sgFDdPY0/items/JUVF7EL3"],"itemData":{"id":978,"type":"article-journal","abstract":"Predicting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84092A" w:rsidRPr="0084092A">
        <w:rPr>
          <w:rFonts w:ascii="Calibri" w:hAnsi="Calibri" w:cs="Calibri"/>
          <w:sz w:val="24"/>
        </w:rPr>
        <w:t>[45]</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102EE8">
        <w:rPr>
          <w:sz w:val="24"/>
          <w:szCs w:val="24"/>
        </w:rPr>
        <w:instrText xml:space="preserve"> ADDIN ZOTERO_ITEM CSL_CITATION {"citationID":"zrQVhdNU","properties":{"formattedCitation":"[13]","plainCitation":"[13]","noteIndex":0},"citationItems":[{"id":3097,"uris":["http://zotero.org/users/local/sgFDdPY0/items/SRBALDVC"],"itemData":{"id":3097,"type":"article-journal","abstract":"The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102EE8" w:rsidRPr="00102EE8">
        <w:rPr>
          <w:rFonts w:ascii="Calibri" w:hAnsi="Calibri" w:cs="Calibri"/>
          <w:sz w:val="24"/>
        </w:rPr>
        <w:t>[13]</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ins w:id="616" w:author="Craig Maclean" w:date="2025-09-08T10:13:00Z" w16du:dateUtc="2025-09-08T09:13:00Z">
        <w:del w:id="617" w:author="Samuel Greenrod" w:date="2025-09-12T14:06:00Z" w16du:dateUtc="2025-09-12T21:06:00Z">
          <w:r w:rsidR="00FE5440" w:rsidDel="00790182">
            <w:rPr>
              <w:sz w:val="24"/>
              <w:szCs w:val="24"/>
            </w:rPr>
            <w:delText xml:space="preserve">My take: </w:delText>
          </w:r>
        </w:del>
      </w:ins>
      <w:ins w:id="618" w:author="Craig Maclean" w:date="2025-09-08T10:12:00Z" w16du:dateUtc="2025-09-08T09:12:00Z">
        <w:del w:id="619" w:author="Samuel Greenrod" w:date="2025-09-12T14:06:00Z" w16du:dateUtc="2025-09-12T21:06:00Z">
          <w:r w:rsidR="00FE5440" w:rsidDel="00790182">
            <w:rPr>
              <w:sz w:val="24"/>
              <w:szCs w:val="24"/>
            </w:rPr>
            <w:delText xml:space="preserve"> The 42C selected lines had reduced fitness compared to the anc at 37C, so some mutastions associated with therma</w:delText>
          </w:r>
        </w:del>
      </w:ins>
      <w:ins w:id="620" w:author="Craig Maclean" w:date="2025-09-08T10:13:00Z" w16du:dateUtc="2025-09-08T09:13:00Z">
        <w:del w:id="621" w:author="Samuel Greenrod" w:date="2025-09-12T14:06:00Z" w16du:dateUtc="2025-09-12T21:06:00Z">
          <w:r w:rsidR="00FE5440" w:rsidDel="00790182">
            <w:rPr>
              <w:sz w:val="24"/>
              <w:szCs w:val="24"/>
            </w:rPr>
            <w:delText xml:space="preserve">l adaptation are associated with pleiotropic fitness trade-offs. However, the ability of the fluctuating lines to adapt to both temperatures shows that these mutatiosn are </w:delText>
          </w:r>
        </w:del>
      </w:ins>
      <w:ins w:id="622" w:author="Craig Maclean" w:date="2025-09-08T10:14:00Z" w16du:dateUtc="2025-09-08T09:14:00Z">
        <w:del w:id="623" w:author="Samuel Greenrod" w:date="2025-09-12T14:06:00Z" w16du:dateUtc="2025-09-12T21:06:00Z">
          <w:r w:rsidR="00FE5440" w:rsidDel="00790182">
            <w:rPr>
              <w:sz w:val="24"/>
              <w:szCs w:val="24"/>
            </w:rPr>
            <w:delText xml:space="preserve">pleiotropy is not strong enough to to constrain the evolution of </w:delText>
          </w:r>
        </w:del>
      </w:ins>
      <w:ins w:id="624" w:author="Craig Maclean" w:date="2025-09-08T10:15:00Z" w16du:dateUtc="2025-09-08T09:15:00Z">
        <w:del w:id="625" w:author="Samuel Greenrod" w:date="2025-09-12T14:06:00Z" w16du:dateUtc="2025-09-12T21:06:00Z">
          <w:r w:rsidR="00FE5440" w:rsidDel="00790182">
            <w:rPr>
              <w:sz w:val="24"/>
              <w:szCs w:val="24"/>
            </w:rPr>
            <w:delText>theral generalism, presubmably because some m</w:delText>
          </w:r>
          <w:r w:rsidR="001D1479" w:rsidDel="00790182">
            <w:rPr>
              <w:sz w:val="24"/>
              <w:szCs w:val="24"/>
            </w:rPr>
            <w:delText>utations are effectively cost-free at these temperature.s</w:delText>
          </w:r>
        </w:del>
      </w:ins>
    </w:p>
    <w:p w14:paraId="56297E8D" w14:textId="649F6F86" w:rsidR="00AE115F" w:rsidRDefault="005B18CE" w:rsidP="00A4788D">
      <w:pPr>
        <w:jc w:val="both"/>
        <w:rPr>
          <w:sz w:val="24"/>
          <w:szCs w:val="24"/>
        </w:rPr>
      </w:pPr>
      <w:r>
        <w:rPr>
          <w:sz w:val="24"/>
          <w:szCs w:val="24"/>
        </w:rPr>
        <w:t xml:space="preserve">Fluctuating environments generally select for </w:t>
      </w:r>
      <w:del w:id="626" w:author="Samuel Greenrod" w:date="2025-09-12T14:07:00Z" w16du:dateUtc="2025-09-12T21:07:00Z">
        <w:r w:rsidDel="00931818">
          <w:rPr>
            <w:sz w:val="24"/>
            <w:szCs w:val="24"/>
          </w:rPr>
          <w:delText>pleiotropic mutations</w:delText>
        </w:r>
        <w:r w:rsidR="00C74CD8" w:rsidDel="00931818">
          <w:rPr>
            <w:sz w:val="24"/>
            <w:szCs w:val="24"/>
          </w:rPr>
          <w:delText xml:space="preserve"> </w:delText>
        </w:r>
        <w:r w:rsidR="00C74CD8" w:rsidDel="00931818">
          <w:rPr>
            <w:sz w:val="24"/>
            <w:szCs w:val="24"/>
          </w:rPr>
          <w:fldChar w:fldCharType="begin"/>
        </w:r>
        <w:r w:rsidR="00093FA2" w:rsidDel="00931818">
          <w:rPr>
            <w:sz w:val="24"/>
            <w:szCs w:val="24"/>
          </w:rPr>
          <w:delInstrText xml:space="preserve"> ADDIN ZOTERO_ITEM CSL_CITATION {"citationID":"Zz8b7r2m","properties":{"formattedCitation":"[3]","plainCitation":"[3]","noteIndex":0},"citationItems":[{"id":3475,"uris":["http://zotero.org/users/local/sgFDdPY0/items/RER4SZ6V"],"itemData":{"id":3475,"type":"article-journal","abstract":"Adaptive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delInstrText>
        </w:r>
        <w:r w:rsidR="00C74CD8" w:rsidDel="00931818">
          <w:rPr>
            <w:sz w:val="24"/>
            <w:szCs w:val="24"/>
          </w:rPr>
          <w:fldChar w:fldCharType="separate"/>
        </w:r>
        <w:r w:rsidR="00093FA2" w:rsidRPr="00093FA2" w:rsidDel="00931818">
          <w:rPr>
            <w:rFonts w:ascii="Calibri" w:hAnsi="Calibri" w:cs="Calibri"/>
            <w:sz w:val="24"/>
          </w:rPr>
          <w:delText>[3]</w:delText>
        </w:r>
        <w:r w:rsidR="00C74CD8" w:rsidDel="00931818">
          <w:rPr>
            <w:sz w:val="24"/>
            <w:szCs w:val="24"/>
          </w:rPr>
          <w:fldChar w:fldCharType="end"/>
        </w:r>
        <w:r w:rsidDel="00931818">
          <w:rPr>
            <w:sz w:val="24"/>
            <w:szCs w:val="24"/>
          </w:rPr>
          <w:delText xml:space="preserve"> or </w:delText>
        </w:r>
      </w:del>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{"citationID":"vOF84Ad9","properties":{"formattedCitation":"[4]","plainCitation":"[4]","noteIndex":0},"citationItems":[{"id":1854,"uris":["http://zotero.org/users/local/sgFDdPY0/items/YSI93GCP"],"itemData":{"id":1854,"type":"article-journal","abstract":"Generalists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093FA2" w:rsidRPr="00093FA2">
        <w:rPr>
          <w:rFonts w:ascii="Calibri" w:hAnsi="Calibri" w:cs="Calibri"/>
          <w:sz w:val="24"/>
        </w:rPr>
        <w:t>[4]</w:t>
      </w:r>
      <w:r w:rsidR="00C74CD8">
        <w:rPr>
          <w:sz w:val="24"/>
          <w:szCs w:val="24"/>
        </w:rPr>
        <w:fldChar w:fldCharType="end"/>
      </w:r>
      <w:r>
        <w:rPr>
          <w:sz w:val="24"/>
          <w:szCs w:val="24"/>
        </w:rPr>
        <w:t xml:space="preserve">. We found that fluctuating </w:t>
      </w:r>
      <w:del w:id="627" w:author="Samuel Greenrod" w:date="2025-09-12T14:08:00Z" w16du:dateUtc="2025-09-12T21:08:00Z">
        <w:r w:rsidDel="00931818">
          <w:rPr>
            <w:sz w:val="24"/>
            <w:szCs w:val="24"/>
          </w:rPr>
          <w:delText>evolved populations</w:delText>
        </w:r>
      </w:del>
      <w:ins w:id="628" w:author="Samuel Greenrod" w:date="2025-09-12T14:08:00Z" w16du:dateUtc="2025-09-12T21:08:00Z">
        <w:r w:rsidR="00931818">
          <w:rPr>
            <w:sz w:val="24"/>
            <w:szCs w:val="24"/>
          </w:rPr>
          <w:t>temperatures resu</w:t>
        </w:r>
      </w:ins>
      <w:ins w:id="629" w:author="Samuel Greenrod" w:date="2025-09-12T14:09:00Z" w16du:dateUtc="2025-09-12T21:09:00Z">
        <w:r w:rsidR="00931818">
          <w:rPr>
            <w:sz w:val="24"/>
            <w:szCs w:val="24"/>
          </w:rPr>
          <w:t>lted in</w:t>
        </w:r>
      </w:ins>
      <w:r>
        <w:rPr>
          <w:sz w:val="24"/>
          <w:szCs w:val="24"/>
        </w:rPr>
        <w:t xml:space="preserve"> </w:t>
      </w:r>
      <w:ins w:id="630" w:author="Samuel Greenrod" w:date="2025-09-12T14:08:00Z" w16du:dateUtc="2025-09-12T21:08:00Z">
        <w:r w:rsidR="00931818">
          <w:rPr>
            <w:sz w:val="24"/>
            <w:szCs w:val="24"/>
          </w:rPr>
          <w:t>more variable evolutionary trajectories</w:t>
        </w:r>
      </w:ins>
      <w:ins w:id="631" w:author="Samuel Greenrod" w:date="2025-09-12T14:17:00Z" w16du:dateUtc="2025-09-12T21:17:00Z">
        <w:r w:rsidR="004958A4">
          <w:rPr>
            <w:sz w:val="24"/>
            <w:szCs w:val="24"/>
          </w:rPr>
          <w:t xml:space="preserve">; </w:t>
        </w:r>
      </w:ins>
      <w:ins w:id="632" w:author="Samuel Greenrod" w:date="2025-09-12T14:59:00Z" w16du:dateUtc="2025-09-12T21:59:00Z">
        <w:r w:rsidR="00034E63">
          <w:rPr>
            <w:sz w:val="24"/>
            <w:szCs w:val="24"/>
          </w:rPr>
          <w:t xml:space="preserve">while static </w:t>
        </w:r>
      </w:ins>
      <w:ins w:id="633" w:author="Samuel Greenrod" w:date="2025-09-12T15:00:00Z" w16du:dateUtc="2025-09-12T22:00:00Z">
        <w:r w:rsidR="00034E63">
          <w:rPr>
            <w:sz w:val="24"/>
            <w:szCs w:val="24"/>
          </w:rPr>
          <w:t xml:space="preserve">evolved populations formed clusters, fluctuating </w:t>
        </w:r>
      </w:ins>
      <w:ins w:id="634" w:author="Samuel Greenrod" w:date="2025-09-12T14:08:00Z" w16du:dateUtc="2025-09-12T21:08:00Z">
        <w:r w:rsidR="00931818">
          <w:rPr>
            <w:sz w:val="24"/>
            <w:szCs w:val="24"/>
          </w:rPr>
          <w:t>populations</w:t>
        </w:r>
      </w:ins>
      <w:ins w:id="635" w:author="Samuel Greenrod" w:date="2025-09-12T14:09:00Z" w16du:dateUtc="2025-09-12T21:09:00Z">
        <w:r w:rsidR="00931818">
          <w:rPr>
            <w:sz w:val="24"/>
            <w:szCs w:val="24"/>
          </w:rPr>
          <w:t xml:space="preserve"> </w:t>
        </w:r>
      </w:ins>
      <w:r>
        <w:rPr>
          <w:sz w:val="24"/>
          <w:szCs w:val="24"/>
        </w:rPr>
        <w:t xml:space="preserve">were genetically </w:t>
      </w:r>
      <w:proofErr w:type="gramStart"/>
      <w:r>
        <w:rPr>
          <w:sz w:val="24"/>
          <w:szCs w:val="24"/>
        </w:rPr>
        <w:t>similar to</w:t>
      </w:r>
      <w:proofErr w:type="gramEnd"/>
      <w:r>
        <w:rPr>
          <w:sz w:val="24"/>
          <w:szCs w:val="24"/>
        </w:rPr>
        <w:t xml:space="preserve"> </w:t>
      </w:r>
      <w:ins w:id="636" w:author="Samuel Greenrod" w:date="2025-09-12T14:18:00Z" w16du:dateUtc="2025-09-12T21:18:00Z">
        <w:r w:rsidR="004958A4">
          <w:rPr>
            <w:sz w:val="24"/>
            <w:szCs w:val="24"/>
          </w:rPr>
          <w:t>either</w:t>
        </w:r>
      </w:ins>
      <w:ins w:id="637" w:author="Samuel Greenrod" w:date="2025-09-12T14:09:00Z" w16du:dateUtc="2025-09-12T21:09:00Z">
        <w:r w:rsidR="00931818">
          <w:rPr>
            <w:sz w:val="24"/>
            <w:szCs w:val="24"/>
          </w:rPr>
          <w:t xml:space="preserve"> 37</w:t>
        </w:r>
      </w:ins>
      <w:ins w:id="638" w:author="Samuel Greenrod" w:date="2025-09-12T14:17:00Z" w16du:dateUtc="2025-09-12T21:17:00Z">
        <w:r w:rsidR="004958A4">
          <w:rPr>
            <w:rFonts w:cstheme="minorHAnsi"/>
            <w:sz w:val="24"/>
            <w:szCs w:val="24"/>
          </w:rPr>
          <w:t>°</w:t>
        </w:r>
      </w:ins>
      <w:ins w:id="639" w:author="Samuel Greenrod" w:date="2025-09-12T14:09:00Z" w16du:dateUtc="2025-09-12T21:09:00Z">
        <w:r w:rsidR="00931818">
          <w:rPr>
            <w:sz w:val="24"/>
            <w:szCs w:val="24"/>
          </w:rPr>
          <w:t xml:space="preserve">C </w:t>
        </w:r>
      </w:ins>
      <w:ins w:id="640" w:author="Samuel Greenrod" w:date="2025-09-12T14:18:00Z" w16du:dateUtc="2025-09-12T21:18:00Z">
        <w:r w:rsidR="004958A4">
          <w:rPr>
            <w:sz w:val="24"/>
            <w:szCs w:val="24"/>
          </w:rPr>
          <w:t>or</w:t>
        </w:r>
      </w:ins>
      <w:ins w:id="641" w:author="Samuel Greenrod" w:date="2025-09-12T14:09:00Z" w16du:dateUtc="2025-09-12T21:09:00Z">
        <w:r w:rsidR="00931818">
          <w:rPr>
            <w:sz w:val="24"/>
            <w:szCs w:val="24"/>
          </w:rPr>
          <w:t xml:space="preserve"> 42</w:t>
        </w:r>
      </w:ins>
      <w:ins w:id="642" w:author="Samuel Greenrod" w:date="2025-09-12T14:17:00Z" w16du:dateUtc="2025-09-12T21:17:00Z">
        <w:r w:rsidR="004958A4">
          <w:rPr>
            <w:rFonts w:cstheme="minorHAnsi"/>
            <w:sz w:val="24"/>
            <w:szCs w:val="24"/>
          </w:rPr>
          <w:t>°</w:t>
        </w:r>
      </w:ins>
      <w:ins w:id="643" w:author="Samuel Greenrod" w:date="2025-09-12T14:09:00Z" w16du:dateUtc="2025-09-12T21:09:00Z">
        <w:r w:rsidR="00931818">
          <w:rPr>
            <w:sz w:val="24"/>
            <w:szCs w:val="24"/>
          </w:rPr>
          <w:t xml:space="preserve">C </w:t>
        </w:r>
      </w:ins>
      <w:r>
        <w:rPr>
          <w:sz w:val="24"/>
          <w:szCs w:val="24"/>
        </w:rPr>
        <w:t>static evolved populations</w:t>
      </w:r>
      <w:ins w:id="644" w:author="Samuel Greenrod" w:date="2025-09-12T14:09:00Z" w16du:dateUtc="2025-09-12T21:09:00Z">
        <w:r w:rsidR="00931818">
          <w:rPr>
            <w:sz w:val="24"/>
            <w:szCs w:val="24"/>
          </w:rPr>
          <w:t>.</w:t>
        </w:r>
      </w:ins>
      <w:r>
        <w:rPr>
          <w:sz w:val="24"/>
          <w:szCs w:val="24"/>
        </w:rPr>
        <w:t xml:space="preserve"> </w:t>
      </w:r>
      <w:del w:id="645" w:author="Samuel Greenrod" w:date="2025-09-12T14:09:00Z" w16du:dateUtc="2025-09-12T21:09:00Z">
        <w:r w:rsidDel="00931818">
          <w:rPr>
            <w:sz w:val="24"/>
            <w:szCs w:val="24"/>
          </w:rPr>
          <w:delText>with one phage clustering with the 42</w:delText>
        </w:r>
        <w:r w:rsidR="002536E6" w:rsidDel="00931818">
          <w:rPr>
            <w:rFonts w:cstheme="minorHAnsi"/>
            <w:sz w:val="24"/>
            <w:szCs w:val="24"/>
          </w:rPr>
          <w:delText>°</w:delText>
        </w:r>
        <w:r w:rsidDel="00931818">
          <w:rPr>
            <w:sz w:val="24"/>
            <w:szCs w:val="24"/>
          </w:rPr>
          <w:delText xml:space="preserve">C clade. </w:delText>
        </w:r>
      </w:del>
      <w:r>
        <w:rPr>
          <w:sz w:val="24"/>
          <w:szCs w:val="24"/>
        </w:rPr>
        <w:t xml:space="preserve">Further, we found that </w:t>
      </w:r>
      <w:del w:id="646" w:author="Samuel Greenrod" w:date="2025-09-12T14:09:00Z" w16du:dateUtc="2025-09-12T21:09:00Z">
        <w:r w:rsidDel="00931818">
          <w:rPr>
            <w:sz w:val="24"/>
            <w:szCs w:val="24"/>
          </w:rPr>
          <w:delText xml:space="preserve">the </w:delText>
        </w:r>
      </w:del>
      <w:ins w:id="647" w:author="Samuel Greenrod" w:date="2025-09-12T14:09:00Z" w16du:dateUtc="2025-09-12T21:09:00Z">
        <w:r w:rsidR="00931818">
          <w:rPr>
            <w:sz w:val="24"/>
            <w:szCs w:val="24"/>
          </w:rPr>
          <w:t>parallel</w:t>
        </w:r>
        <w:r w:rsidR="00931818">
          <w:rPr>
            <w:sz w:val="24"/>
            <w:szCs w:val="24"/>
          </w:rPr>
          <w:t xml:space="preserve"> </w:t>
        </w:r>
      </w:ins>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w:t>
      </w:r>
      <w:r w:rsidRPr="00F42F85">
        <w:rPr>
          <w:sz w:val="24"/>
          <w:szCs w:val="24"/>
          <w:highlight w:val="yellow"/>
          <w:rPrChange w:id="648" w:author="Samuel Greenrod" w:date="2025-09-12T14:30:00Z" w16du:dateUtc="2025-09-12T21:30:00Z">
            <w:rPr>
              <w:sz w:val="24"/>
              <w:szCs w:val="24"/>
            </w:rPr>
          </w:rPrChange>
        </w:rPr>
        <w:t>Greenrod et al., unpublished</w:t>
      </w:r>
      <w:r>
        <w:rPr>
          <w:sz w:val="24"/>
          <w:szCs w:val="24"/>
        </w:rPr>
        <w:t xml:space="preserve">). </w:t>
      </w:r>
      <w:r w:rsidR="00AE115F">
        <w:rPr>
          <w:sz w:val="24"/>
          <w:szCs w:val="24"/>
        </w:rPr>
        <w:t xml:space="preserve">These findings could be explained by </w:t>
      </w:r>
      <w:ins w:id="649" w:author="Samuel Greenrod" w:date="2025-09-12T14:14:00Z" w16du:dateUtc="2025-09-12T21:14:00Z">
        <w:r w:rsidR="00931818">
          <w:rPr>
            <w:sz w:val="24"/>
            <w:szCs w:val="24"/>
          </w:rPr>
          <w:t>historical contingency</w:t>
        </w:r>
      </w:ins>
      <w:ins w:id="650" w:author="Samuel Greenrod" w:date="2025-09-12T14:16:00Z" w16du:dateUtc="2025-09-12T21:16:00Z">
        <w:r w:rsidR="00931818">
          <w:rPr>
            <w:sz w:val="24"/>
            <w:szCs w:val="24"/>
          </w:rPr>
          <w:t xml:space="preserve"> </w:t>
        </w:r>
      </w:ins>
      <w:r w:rsidR="00931818">
        <w:rPr>
          <w:sz w:val="24"/>
          <w:szCs w:val="24"/>
        </w:rPr>
        <w:fldChar w:fldCharType="begin"/>
      </w:r>
      <w:r w:rsidR="00931818">
        <w:rPr>
          <w:sz w:val="24"/>
          <w:szCs w:val="24"/>
        </w:rPr>
        <w:instrText xml:space="preserve"> ADDIN ZOTERO_ITEM CSL_CITATION {"citationID":"Zo44u3lz","properties":{"formattedCitation":"[46]","plainCitation":"[46]","noteIndex":0},"citationItems":[{"id":3594,"uris":["http://zotero.org/users/local/sgFDdPY0/items/RRSTHNMX"],"itemData":{"id":3594,"type":"article-journal","abstract":"Historical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931818" w:rsidRPr="00931818">
        <w:rPr>
          <w:rFonts w:ascii="Calibri" w:hAnsi="Calibri" w:cs="Calibri"/>
          <w:sz w:val="24"/>
        </w:rPr>
        <w:t>[46]</w:t>
      </w:r>
      <w:r w:rsidR="00931818">
        <w:rPr>
          <w:sz w:val="24"/>
          <w:szCs w:val="24"/>
        </w:rPr>
        <w:fldChar w:fldCharType="end"/>
      </w:r>
      <w:ins w:id="651" w:author="Samuel Greenrod" w:date="2025-09-12T14:14:00Z" w16du:dateUtc="2025-09-12T21:14:00Z">
        <w:r w:rsidR="00931818">
          <w:rPr>
            <w:sz w:val="24"/>
            <w:szCs w:val="24"/>
          </w:rPr>
          <w:t xml:space="preserve"> </w:t>
        </w:r>
      </w:ins>
      <w:del w:id="652" w:author="Samuel Greenrod" w:date="2025-09-12T14:14:00Z" w16du:dateUtc="2025-09-12T21:14:00Z">
        <w:r w:rsidR="00AE115F" w:rsidDel="00931818">
          <w:rPr>
            <w:sz w:val="24"/>
            <w:szCs w:val="24"/>
          </w:rPr>
          <w:delText xml:space="preserve">selective sweeps </w:delText>
        </w:r>
      </w:del>
      <w:r w:rsidR="00AE115F">
        <w:rPr>
          <w:sz w:val="24"/>
          <w:szCs w:val="24"/>
        </w:rPr>
        <w:t xml:space="preserve">whereby </w:t>
      </w:r>
      <w:ins w:id="653" w:author="Samuel Greenrod" w:date="2025-09-12T14:14:00Z" w16du:dateUtc="2025-09-12T21:14:00Z">
        <w:r w:rsidR="00931818">
          <w:rPr>
            <w:sz w:val="24"/>
            <w:szCs w:val="24"/>
          </w:rPr>
          <w:t xml:space="preserve">random </w:t>
        </w:r>
      </w:ins>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del w:id="654" w:author="Samuel Greenrod" w:date="2025-09-12T15:00:00Z" w16du:dateUtc="2025-09-12T22:00:00Z">
        <w:r w:rsidR="00AE115F" w:rsidDel="00034E63">
          <w:rPr>
            <w:sz w:val="24"/>
            <w:szCs w:val="24"/>
          </w:rPr>
          <w:delText xml:space="preserve">previously </w:delText>
        </w:r>
      </w:del>
      <w:r w:rsidR="00AE115F">
        <w:rPr>
          <w:sz w:val="24"/>
          <w:szCs w:val="24"/>
        </w:rPr>
        <w:t xml:space="preserve">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931818">
        <w:rPr>
          <w:sz w:val="24"/>
          <w:szCs w:val="24"/>
        </w:rPr>
        <w:instrText xml:space="preserve"> ADDIN ZOTERO_ITEM CSL_CITATION {"citationID":"5fiOvwEn","properties":{"formattedCitation":"[47]","plainCitation":"[47]","noteIndex":0},"citationItems":[{"id":2547,"uris":["http://zotero.org/users/local/sgFDdPY0/items/8ZIHQDZL"],"itemData":{"id":2547,"type":"article-journal","abstract":"The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931818" w:rsidRPr="00931818">
        <w:rPr>
          <w:rFonts w:ascii="Calibri" w:hAnsi="Calibri" w:cs="Calibri"/>
          <w:sz w:val="24"/>
        </w:rPr>
        <w:t>[47]</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ins w:id="655" w:author="Craig Maclean" w:date="2025-09-08T10:16:00Z" w16du:dateUtc="2025-09-08T09:16:00Z">
        <w:del w:id="656" w:author="Samuel Greenrod" w:date="2025-09-12T14:17:00Z" w16du:dateUtc="2025-09-12T21:17:00Z">
          <w:r w:rsidR="001D1479" w:rsidDel="004958A4">
            <w:rPr>
              <w:sz w:val="24"/>
              <w:szCs w:val="24"/>
            </w:rPr>
            <w:delText xml:space="preserve">Good point. </w:delText>
          </w:r>
        </w:del>
      </w:ins>
    </w:p>
    <w:p w14:paraId="6816B894" w14:textId="4250DA3B" w:rsidR="003018D1" w:rsidRDefault="008F3FC8" w:rsidP="00A4788D">
      <w:pPr>
        <w:jc w:val="both"/>
        <w:rPr>
          <w:sz w:val="24"/>
          <w:szCs w:val="24"/>
        </w:rPr>
      </w:pPr>
      <w:r>
        <w:rPr>
          <w:sz w:val="24"/>
          <w:szCs w:val="24"/>
        </w:rPr>
        <w:t xml:space="preserve">While fluctuating environments can promote genetic diversification, </w:t>
      </w:r>
      <w:del w:id="657" w:author="Samuel Greenrod" w:date="2025-09-12T14:18:00Z" w16du:dateUtc="2025-09-12T21:18:00Z">
        <w:r w:rsidDel="004958A4">
          <w:rPr>
            <w:sz w:val="24"/>
            <w:szCs w:val="24"/>
          </w:rPr>
          <w:delText xml:space="preserve">they are expected to constrain adaptation </w:delText>
        </w:r>
      </w:del>
      <w:ins w:id="658" w:author="Samuel Greenrod" w:date="2025-09-12T14:18:00Z" w16du:dateUtc="2025-09-12T21:18:00Z">
        <w:r w:rsidR="004958A4">
          <w:rPr>
            <w:sz w:val="24"/>
            <w:szCs w:val="24"/>
          </w:rPr>
          <w:t xml:space="preserve">adaptation can be constrained </w:t>
        </w:r>
      </w:ins>
      <w:r>
        <w:rPr>
          <w:sz w:val="24"/>
          <w:szCs w:val="24"/>
        </w:rPr>
        <w:t>when combined with other selection pressures</w:t>
      </w:r>
      <w:r w:rsidR="00B235B4">
        <w:rPr>
          <w:sz w:val="24"/>
          <w:szCs w:val="24"/>
        </w:rPr>
        <w:t xml:space="preserve"> </w:t>
      </w:r>
      <w:r w:rsidR="00C11700">
        <w:rPr>
          <w:sz w:val="24"/>
          <w:szCs w:val="24"/>
        </w:rPr>
        <w:fldChar w:fldCharType="begin"/>
      </w:r>
      <w:r w:rsidR="00102EE8">
        <w:rPr>
          <w:sz w:val="24"/>
          <w:szCs w:val="24"/>
        </w:rPr>
        <w:instrText xml:space="preserve"> ADDIN ZOTERO_ITEM CSL_CITATION {"citationID":"J23HeVr8","properties":{"formattedCitation":"[10]","plainCitation":"[10]","noteIndex":0},"citationItems":[{"id":3430,"uris":["http://zotero.org/users/local/sgFDdPY0/items/27D5JGTI"],"itemData":{"id":3430,"type":"article-journal","abstract":"Humans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102EE8" w:rsidRPr="00102EE8">
        <w:rPr>
          <w:rFonts w:ascii="Calibri" w:hAnsi="Calibri" w:cs="Calibri"/>
          <w:sz w:val="24"/>
        </w:rPr>
        <w:t>[10]</w:t>
      </w:r>
      <w:r w:rsidR="00C11700">
        <w:rPr>
          <w:sz w:val="24"/>
          <w:szCs w:val="24"/>
        </w:rPr>
        <w:fldChar w:fldCharType="end"/>
      </w:r>
      <w:r w:rsidR="00A4788D">
        <w:rPr>
          <w:sz w:val="24"/>
          <w:szCs w:val="24"/>
        </w:rPr>
        <w:t xml:space="preserve">. </w:t>
      </w:r>
      <w:r w:rsidR="00600907">
        <w:rPr>
          <w:sz w:val="24"/>
          <w:szCs w:val="24"/>
        </w:rPr>
        <w:t xml:space="preserve">For example,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84092A">
        <w:rPr>
          <w:sz w:val="24"/>
          <w:szCs w:val="24"/>
        </w:rPr>
        <w:instrText xml:space="preserve"> ADDIN ZOTERO_ITEM CSL_CITATION {"citationID":"HhXjEwnn","properties":{"formattedCitation":"[17]","plainCitation":"[17]","noteIndex":0},"citationItems":[{"id":3507,"uris":["http://zotero.org/users/local/sgFDdPY0/items/AU3MMBRT"],"itemData":{"id":3507,"type":"article-journal","abstract":"The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84092A" w:rsidRPr="0084092A">
        <w:rPr>
          <w:rFonts w:ascii="Calibri" w:hAnsi="Calibri" w:cs="Calibri"/>
          <w:sz w:val="24"/>
        </w:rPr>
        <w:t>[17]</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ins w:id="659" w:author="Samuel Greenrod" w:date="2025-09-12T15:01:00Z" w16du:dateUtc="2025-09-12T22:01:00Z">
        <w:r w:rsidR="00034E63">
          <w:rPr>
            <w:sz w:val="24"/>
            <w:szCs w:val="24"/>
          </w:rPr>
          <w:t xml:space="preserve">combined selection by </w:t>
        </w:r>
      </w:ins>
      <w:r w:rsidR="00FD40E2">
        <w:rPr>
          <w:sz w:val="24"/>
          <w:szCs w:val="24"/>
        </w:rPr>
        <w:t xml:space="preserve">thermal fluctuations </w:t>
      </w:r>
      <w:ins w:id="660" w:author="Samuel Greenrod" w:date="2025-09-12T15:01:00Z" w16du:dateUtc="2025-09-12T22:01:00Z">
        <w:r w:rsidR="00034E63">
          <w:rPr>
            <w:sz w:val="24"/>
            <w:szCs w:val="24"/>
          </w:rPr>
          <w:t xml:space="preserve">and </w:t>
        </w:r>
      </w:ins>
      <w:del w:id="661" w:author="Samuel Greenrod" w:date="2025-09-12T15:01:00Z" w16du:dateUtc="2025-09-12T22:01:00Z">
        <w:r w:rsidR="008E3E22" w:rsidDel="00034E63">
          <w:rPr>
            <w:sz w:val="24"/>
            <w:szCs w:val="24"/>
          </w:rPr>
          <w:delText>co-selecting</w:delText>
        </w:r>
        <w:r w:rsidR="006C7B57" w:rsidDel="00034E63">
          <w:rPr>
            <w:sz w:val="24"/>
            <w:szCs w:val="24"/>
          </w:rPr>
          <w:delText xml:space="preserve"> with both</w:delText>
        </w:r>
        <w:r w:rsidR="00FD40E2" w:rsidDel="00034E63">
          <w:rPr>
            <w:sz w:val="24"/>
            <w:szCs w:val="24"/>
          </w:rPr>
          <w:delText xml:space="preserve"> </w:delText>
        </w:r>
      </w:del>
      <w:r w:rsidR="00FD40E2">
        <w:rPr>
          <w:sz w:val="24"/>
          <w:szCs w:val="24"/>
        </w:rPr>
        <w:t>predation</w:t>
      </w:r>
      <w:ins w:id="662" w:author="Samuel Greenrod" w:date="2025-09-12T15:01:00Z" w16du:dateUtc="2025-09-12T22:01:00Z">
        <w:r w:rsidR="00034E63">
          <w:rPr>
            <w:sz w:val="24"/>
            <w:szCs w:val="24"/>
          </w:rPr>
          <w:t>/</w:t>
        </w:r>
      </w:ins>
      <w:del w:id="663" w:author="Samuel Greenrod" w:date="2025-09-12T15:01:00Z" w16du:dateUtc="2025-09-12T22:01:00Z">
        <w:r w:rsidR="00FD40E2" w:rsidDel="00034E63">
          <w:rPr>
            <w:sz w:val="24"/>
            <w:szCs w:val="24"/>
          </w:rPr>
          <w:delText xml:space="preserve"> and </w:delText>
        </w:r>
      </w:del>
      <w:r w:rsidR="001940B6">
        <w:rPr>
          <w:sz w:val="24"/>
          <w:szCs w:val="24"/>
        </w:rPr>
        <w:t xml:space="preserve">pollutants </w:t>
      </w:r>
      <w:r w:rsidR="00A87E6A">
        <w:rPr>
          <w:sz w:val="24"/>
          <w:szCs w:val="24"/>
        </w:rPr>
        <w:fldChar w:fldCharType="begin"/>
      </w:r>
      <w:r w:rsidR="00931818">
        <w:rPr>
          <w:sz w:val="24"/>
          <w:szCs w:val="24"/>
        </w:rPr>
        <w:instrText xml:space="preserve"> ADDIN ZOTERO_ITEM CSL_CITATION {"citationID":"MPWxZPyM","properties":{"formattedCitation":"[18,48]","plainCitation":"[18,48]","noteIndex":0},"citationItems":[{"id":3510,"uris":["http://zotero.org/users/local/sgFDdPY0/items/T9YSU94V"],"itemData":{"id":3510,"type":"article-journal","abstract":"The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931818" w:rsidRPr="00931818">
        <w:rPr>
          <w:rFonts w:ascii="Calibri" w:hAnsi="Calibri" w:cs="Calibri"/>
          <w:sz w:val="24"/>
        </w:rPr>
        <w:t>[18,48]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constrain</w:t>
      </w:r>
      <w:ins w:id="664" w:author="Samuel Greenrod" w:date="2025-09-12T15:01:00Z" w16du:dateUtc="2025-09-12T22:01:00Z">
        <w:r w:rsidR="00034E63">
          <w:rPr>
            <w:sz w:val="24"/>
            <w:szCs w:val="24"/>
          </w:rPr>
          <w:t>ed</w:t>
        </w:r>
      </w:ins>
      <w:del w:id="665" w:author="Samuel Greenrod" w:date="2025-09-12T15:01:00Z" w16du:dateUtc="2025-09-12T22:01:00Z">
        <w:r w:rsidR="00A4788D" w:rsidDel="00034E63">
          <w:rPr>
            <w:sz w:val="24"/>
            <w:szCs w:val="24"/>
          </w:rPr>
          <w:delText>s</w:delText>
        </w:r>
      </w:del>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w:t>
      </w:r>
      <w:ins w:id="666" w:author="Samuel Greenrod" w:date="2025-09-12T15:02:00Z" w16du:dateUtc="2025-09-12T22:02:00Z">
        <w:r w:rsidR="00034E63">
          <w:rPr>
            <w:sz w:val="24"/>
            <w:szCs w:val="24"/>
          </w:rPr>
          <w:t xml:space="preserve">co-selection </w:t>
        </w:r>
      </w:ins>
      <w:del w:id="667" w:author="Samuel Greenrod" w:date="2025-09-12T15:02:00Z" w16du:dateUtc="2025-09-12T22:02:00Z">
        <w:r w:rsidDel="00034E63">
          <w:rPr>
            <w:sz w:val="24"/>
            <w:szCs w:val="24"/>
          </w:rPr>
          <w:delText xml:space="preserve">fluctuating temperatures </w:delText>
        </w:r>
      </w:del>
      <w:r>
        <w:rPr>
          <w:sz w:val="24"/>
          <w:szCs w:val="24"/>
        </w:rPr>
        <w:t xml:space="preserve">resulted in greater evolutionary constraint </w:t>
      </w:r>
      <w:del w:id="668" w:author="Samuel Greenrod" w:date="2025-09-12T15:02:00Z" w16du:dateUtc="2025-09-12T22:02:00Z">
        <w:r w:rsidR="00984787" w:rsidDel="00034E63">
          <w:rPr>
            <w:sz w:val="24"/>
            <w:szCs w:val="24"/>
          </w:rPr>
          <w:delText>during co-selection</w:delText>
        </w:r>
      </w:del>
      <w:ins w:id="669" w:author="Samuel Greenrod" w:date="2025-09-12T15:02:00Z" w16du:dateUtc="2025-09-12T22:02:00Z">
        <w:r w:rsidR="00034E63">
          <w:rPr>
            <w:sz w:val="24"/>
            <w:szCs w:val="24"/>
          </w:rPr>
          <w:t xml:space="preserve">with </w:t>
        </w:r>
        <w:r w:rsidR="00034E63">
          <w:rPr>
            <w:sz w:val="24"/>
            <w:szCs w:val="24"/>
          </w:rPr>
          <w:t>fluctuating temperatures</w:t>
        </w:r>
      </w:ins>
      <w:r w:rsidR="00984787">
        <w:rPr>
          <w:sz w:val="24"/>
          <w:szCs w:val="24"/>
        </w:rPr>
        <w:t xml:space="preserve">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102EE8">
        <w:rPr>
          <w:sz w:val="24"/>
          <w:szCs w:val="24"/>
        </w:rPr>
        <w:instrText xml:space="preserve"> ADDIN ZOTERO_ITEM CSL_CITATION {"citationID":"V1NoFJLz","properties":{"formattedCitation":"[10]","plainCitation":"[10]","noteIndex":0},"citationItems":[{"id":3430,"uris":["http://zotero.org/users/local/sgFDdPY0/items/27D5JGTI"],"itemData":{"id":3430,"type":"article-journal","abstract":"Humans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102EE8" w:rsidRPr="00102EE8">
        <w:rPr>
          <w:rFonts w:ascii="Calibri" w:hAnsi="Calibri" w:cs="Calibri"/>
          <w:sz w:val="24"/>
        </w:rPr>
        <w:t>[10]</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w:t>
      </w:r>
      <w:r w:rsidR="006E5451" w:rsidRPr="00F42F85">
        <w:rPr>
          <w:sz w:val="24"/>
          <w:szCs w:val="24"/>
          <w:highlight w:val="yellow"/>
          <w:rPrChange w:id="670" w:author="Samuel Greenrod" w:date="2025-09-12T14:30:00Z" w16du:dateUtc="2025-09-12T21:30:00Z">
            <w:rPr>
              <w:sz w:val="24"/>
              <w:szCs w:val="24"/>
            </w:rPr>
          </w:rPrChange>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ins w:id="671" w:author="Samuel Greenrod" w:date="2025-09-12T15:03:00Z" w16du:dateUtc="2025-09-12T22:03:00Z">
        <w:r w:rsidR="00034E63">
          <w:rPr>
            <w:sz w:val="24"/>
            <w:szCs w:val="24"/>
          </w:rPr>
          <w:t xml:space="preserve">the selective synergy between temperature and </w:t>
        </w:r>
      </w:ins>
      <w:ins w:id="672" w:author="Samuel Greenrod" w:date="2025-09-12T14:20:00Z" w16du:dateUtc="2025-09-12T21:20:00Z">
        <w:r w:rsidR="004958A4">
          <w:rPr>
            <w:sz w:val="24"/>
            <w:szCs w:val="24"/>
          </w:rPr>
          <w:t xml:space="preserve">competition </w:t>
        </w:r>
      </w:ins>
      <w:ins w:id="673" w:author="Samuel Greenrod" w:date="2025-09-12T15:03:00Z" w16du:dateUtc="2025-09-12T22:03:00Z">
        <w:r w:rsidR="00034E63">
          <w:rPr>
            <w:sz w:val="24"/>
            <w:szCs w:val="24"/>
          </w:rPr>
          <w:t>is greater</w:t>
        </w:r>
      </w:ins>
      <w:ins w:id="674" w:author="Samuel Greenrod" w:date="2025-09-12T14:21:00Z" w16du:dateUtc="2025-09-12T21:21:00Z">
        <w:r w:rsidR="004958A4">
          <w:rPr>
            <w:sz w:val="24"/>
            <w:szCs w:val="24"/>
          </w:rPr>
          <w:t xml:space="preserve"> under fluctuating temperatures </w:t>
        </w:r>
      </w:ins>
      <w:ins w:id="675" w:author="Samuel Greenrod" w:date="2025-09-12T15:03:00Z" w16du:dateUtc="2025-09-12T22:03:00Z">
        <w:r w:rsidR="00034E63">
          <w:rPr>
            <w:sz w:val="24"/>
            <w:szCs w:val="24"/>
          </w:rPr>
          <w:t>than</w:t>
        </w:r>
      </w:ins>
      <w:ins w:id="676" w:author="Samuel Greenrod" w:date="2025-09-12T14:21:00Z" w16du:dateUtc="2025-09-12T21:21:00Z">
        <w:r w:rsidR="004958A4">
          <w:rPr>
            <w:sz w:val="24"/>
            <w:szCs w:val="24"/>
          </w:rPr>
          <w:t xml:space="preserve"> static temperatures. </w:t>
        </w:r>
      </w:ins>
      <w:del w:id="677" w:author="Samuel Greenrod" w:date="2025-09-12T14:21:00Z" w16du:dateUtc="2025-09-12T21:21:00Z">
        <w:r w:rsidR="006E5451" w:rsidDel="004958A4">
          <w:rPr>
            <w:sz w:val="24"/>
            <w:szCs w:val="24"/>
          </w:rPr>
          <w:delText xml:space="preserve">evolutionary constraint is further exacerbated through synergies between competition and </w:delText>
        </w:r>
        <w:r w:rsidR="006C7B57" w:rsidDel="004958A4">
          <w:rPr>
            <w:sz w:val="24"/>
            <w:szCs w:val="24"/>
          </w:rPr>
          <w:delText xml:space="preserve">thermal </w:delText>
        </w:r>
        <w:r w:rsidR="006E5451" w:rsidDel="004958A4">
          <w:rPr>
            <w:sz w:val="24"/>
            <w:szCs w:val="24"/>
          </w:rPr>
          <w:delText xml:space="preserve">heterogeneity. </w:delText>
        </w:r>
      </w:del>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931818">
        <w:rPr>
          <w:sz w:val="24"/>
          <w:szCs w:val="24"/>
        </w:rPr>
        <w:instrText xml:space="preserve"> ADDIN ZOTERO_ITEM CSL_CITATION {"citationID":"ENsOoZ4p","properties":{"formattedCitation":"[49]","plainCitation":"[49]","noteIndex":0},"citationItems":[{"id":2888,"uris":["http://zotero.org/users/local/sgFDdPY0/items/GESMRT8W"],"itemData":{"id":2888,"type":"article-journal","abstract":"Evolution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931818" w:rsidRPr="00931818">
        <w:rPr>
          <w:rFonts w:ascii="Calibri" w:hAnsi="Calibri" w:cs="Calibri"/>
          <w:sz w:val="24"/>
        </w:rPr>
        <w:t>[49]</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ins w:id="678" w:author="Samuel Greenrod" w:date="2025-09-12T15:04:00Z" w16du:dateUtc="2025-09-12T22:04:00Z">
        <w:r w:rsidR="00034E63">
          <w:rPr>
            <w:sz w:val="24"/>
            <w:szCs w:val="24"/>
          </w:rPr>
          <w:t xml:space="preserve">particularly </w:t>
        </w:r>
      </w:ins>
      <w:r w:rsidR="00DB63D4">
        <w:rPr>
          <w:sz w:val="24"/>
          <w:szCs w:val="24"/>
        </w:rPr>
        <w:t>low evolution rates.</w:t>
      </w:r>
      <w:ins w:id="679" w:author="Craig Maclean" w:date="2025-09-08T10:17:00Z" w16du:dateUtc="2025-09-08T09:17:00Z">
        <w:r w:rsidR="001D1479">
          <w:rPr>
            <w:sz w:val="24"/>
            <w:szCs w:val="24"/>
          </w:rPr>
          <w:t xml:space="preserve"> </w:t>
        </w:r>
        <w:del w:id="680" w:author="Samuel Greenrod" w:date="2025-09-12T14:22:00Z" w16du:dateUtc="2025-09-12T21:22:00Z">
          <w:r w:rsidR="001D1479" w:rsidDel="004958A4">
            <w:rPr>
              <w:sz w:val="24"/>
              <w:szCs w:val="24"/>
            </w:rPr>
            <w:delText xml:space="preserve">In your experiment the ecological suppression effect for Luz19 is huge – its population size goes down by about 100 times and this should </w:delText>
          </w:r>
        </w:del>
      </w:ins>
      <w:ins w:id="681" w:author="Craig Maclean" w:date="2025-09-08T10:18:00Z" w16du:dateUtc="2025-09-08T09:18:00Z">
        <w:del w:id="682" w:author="Samuel Greenrod" w:date="2025-09-12T14:22:00Z" w16du:dateUtc="2025-09-12T21:22:00Z">
          <w:r w:rsidR="001D1479" w:rsidDel="004958A4">
            <w:rPr>
              <w:sz w:val="24"/>
              <w:szCs w:val="24"/>
            </w:rPr>
            <w:delText xml:space="preserve">impose a strong evolutionary constraint – here is a classic paper showing this effect </w:delText>
          </w:r>
          <w:r w:rsidR="001D1479" w:rsidDel="004958A4">
            <w:fldChar w:fldCharType="begin"/>
          </w:r>
          <w:r w:rsidR="001D1479" w:rsidDel="004958A4">
            <w:delInstrText>HYPERLINK "https://www.ncbi.nlm.nih.gov/pubmed/9888858"</w:delInstrText>
          </w:r>
          <w:r w:rsidR="001D1479" w:rsidDel="004958A4">
            <w:fldChar w:fldCharType="separate"/>
          </w:r>
          <w:r w:rsidR="001D1479" w:rsidDel="004958A4">
            <w:rPr>
              <w:rStyle w:val="apple-converted-space"/>
              <w:rFonts w:ascii="system-ui" w:hAnsi="system-ui"/>
              <w:color w:val="0000FF"/>
              <w:sz w:val="21"/>
              <w:szCs w:val="21"/>
            </w:rPr>
            <w:delText> </w:delText>
          </w:r>
          <w:r w:rsidR="001D1479" w:rsidDel="004958A4">
            <w:rPr>
              <w:rStyle w:val="en-link-text"/>
              <w:rFonts w:ascii="system-ui" w:hAnsi="system-ui"/>
              <w:color w:val="0000FF"/>
              <w:sz w:val="21"/>
              <w:szCs w:val="21"/>
            </w:rPr>
            <w:delText>https://www.ncbi.nlm.nih.gov</w:delText>
          </w:r>
          <w:r w:rsidR="001D1479" w:rsidDel="004958A4">
            <w:rPr>
              <w:rStyle w:val="en-link-text"/>
              <w:rFonts w:ascii="system-ui" w:hAnsi="system-ui"/>
              <w:color w:val="0000FF"/>
              <w:sz w:val="21"/>
              <w:szCs w:val="21"/>
            </w:rPr>
            <w:delText>/</w:delText>
          </w:r>
          <w:r w:rsidR="001D1479" w:rsidDel="004958A4">
            <w:rPr>
              <w:rStyle w:val="en-link-text"/>
              <w:rFonts w:ascii="system-ui" w:hAnsi="system-ui"/>
              <w:color w:val="0000FF"/>
              <w:sz w:val="21"/>
              <w:szCs w:val="21"/>
            </w:rPr>
            <w:delText>pubmed/9888858</w:delText>
          </w:r>
          <w:r w:rsidR="001D1479" w:rsidDel="004958A4">
            <w:fldChar w:fldCharType="end"/>
          </w:r>
        </w:del>
      </w:ins>
    </w:p>
    <w:p w14:paraId="11F80CCC" w14:textId="53147FA5"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931818">
        <w:rPr>
          <w:sz w:val="24"/>
          <w:szCs w:val="24"/>
        </w:rPr>
        <w:instrText xml:space="preserve"> ADDIN ZOTERO_ITEM CSL_CITATION {"citationID":"2ob44rwZ","properties":{"formattedCitation":"[50]","plainCitation":"[50]","noteIndex":0},"citationItems":[{"id":3337,"uris":["http://zotero.org/users/local/sgFDdPY0/items/RRPMEQTY"],"itemData":{"id":3337,"type":"article-journal","abstract":"Effective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931818" w:rsidRPr="00931818">
        <w:rPr>
          <w:rFonts w:ascii="Calibri" w:hAnsi="Calibri" w:cs="Calibri"/>
          <w:sz w:val="24"/>
        </w:rPr>
        <w:t>[50]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combined </w:t>
      </w:r>
      <w:r w:rsidR="002536E6">
        <w:rPr>
          <w:sz w:val="24"/>
          <w:szCs w:val="24"/>
        </w:rPr>
        <w:lastRenderedPageBreak/>
        <w:t xml:space="preserve">selection with </w:t>
      </w:r>
      <w:r w:rsidR="00984787">
        <w:rPr>
          <w:sz w:val="24"/>
          <w:szCs w:val="24"/>
        </w:rPr>
        <w:t xml:space="preserve">other stressors </w:t>
      </w:r>
      <w:r w:rsidR="001940B6">
        <w:rPr>
          <w:sz w:val="24"/>
          <w:szCs w:val="24"/>
        </w:rPr>
        <w:t xml:space="preserve">such as competition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 and host immune responses. Evolutionary constraint caused by multiple stressor selection may exacerbate</w:t>
      </w:r>
      <w:r w:rsidR="00970ABF">
        <w:rPr>
          <w:sz w:val="24"/>
          <w:szCs w:val="24"/>
        </w:rPr>
        <w:t xml:space="preserve"> the threat to parasite biodiversity posed by climate change </w:t>
      </w:r>
      <w:r w:rsidR="00970ABF">
        <w:rPr>
          <w:sz w:val="24"/>
          <w:szCs w:val="24"/>
        </w:rPr>
        <w:fldChar w:fldCharType="begin"/>
      </w:r>
      <w:r w:rsidR="0084092A">
        <w:rPr>
          <w:sz w:val="24"/>
          <w:szCs w:val="24"/>
        </w:rPr>
        <w:instrText xml:space="preserve"> ADDIN ZOTERO_ITEM CSL_CITATION {"citationID":"lEt2ndUz","properties":{"formattedCitation":"[25]","plainCitation":"[25]","noteIndex":0},"citationItems":[{"id":3185,"uris":["http://zotero.org/users/local/sgFDdPY0/items/YPC63ZJ4"],"itemData":{"id":3185,"type":"article-journal","abstract":"Climate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970ABF">
        <w:rPr>
          <w:sz w:val="24"/>
          <w:szCs w:val="24"/>
        </w:rPr>
        <w:fldChar w:fldCharType="separate"/>
      </w:r>
      <w:r w:rsidR="0084092A" w:rsidRPr="0084092A">
        <w:rPr>
          <w:rFonts w:ascii="Calibri" w:hAnsi="Calibri" w:cs="Calibri"/>
          <w:sz w:val="24"/>
        </w:rPr>
        <w:t>[25]</w:t>
      </w:r>
      <w:r w:rsidR="00970ABF">
        <w:rPr>
          <w:sz w:val="24"/>
          <w:szCs w:val="24"/>
        </w:rPr>
        <w:fldChar w:fldCharType="end"/>
      </w:r>
      <w:r w:rsidR="00970ABF">
        <w:rPr>
          <w:sz w:val="24"/>
          <w:szCs w:val="24"/>
        </w:rPr>
        <w:t xml:space="preserve">. </w:t>
      </w:r>
      <w:r w:rsidR="006C7B57">
        <w:rPr>
          <w:sz w:val="24"/>
          <w:szCs w:val="24"/>
        </w:rPr>
        <w:t>We propose that both</w:t>
      </w:r>
      <w:r w:rsidR="00005C5A">
        <w:rPr>
          <w:sz w:val="24"/>
          <w:szCs w:val="24"/>
        </w:rPr>
        <w:t xml:space="preserve"> environmental extremes and environmental variability </w:t>
      </w:r>
      <w:r w:rsidR="006C7B57">
        <w:rPr>
          <w:sz w:val="24"/>
          <w:szCs w:val="24"/>
        </w:rPr>
        <w:t xml:space="preserve">should </w:t>
      </w:r>
      <w:r w:rsidR="00005C5A">
        <w:rPr>
          <w:sz w:val="24"/>
          <w:szCs w:val="24"/>
        </w:rPr>
        <w:t>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0AB993F4" w14:textId="77777777" w:rsidR="00931818" w:rsidRPr="00931818" w:rsidRDefault="00AC2555" w:rsidP="00931818">
      <w:pPr>
        <w:pStyle w:val="Bibliography"/>
        <w:rPr>
          <w:rFonts w:ascii="Calibri" w:hAnsi="Calibri" w:cs="Calibri"/>
        </w:rPr>
      </w:pPr>
      <w:r>
        <w:fldChar w:fldCharType="begin"/>
      </w:r>
      <w:r>
        <w:instrText xml:space="preserve"> ADDIN ZOTERO_BIBL {"uncited":[],"omitted":[],"custom":[]} CSL_BIBLIOGRAPHY </w:instrText>
      </w:r>
      <w:r>
        <w:fldChar w:fldCharType="separate"/>
      </w:r>
      <w:r w:rsidR="00931818" w:rsidRPr="00931818">
        <w:rPr>
          <w:rFonts w:ascii="Calibri" w:hAnsi="Calibri" w:cs="Calibri"/>
        </w:rPr>
        <w:t xml:space="preserve">1. </w:t>
      </w:r>
      <w:r w:rsidR="00931818" w:rsidRPr="00931818">
        <w:rPr>
          <w:rFonts w:ascii="Calibri" w:hAnsi="Calibri" w:cs="Calibri"/>
        </w:rPr>
        <w:tab/>
        <w:t xml:space="preserve">Kassen R. The experimental evolution of specialists, generalists, and the maintenance of diversity. Journal of Evolutionary Biology. 2002;15(2):173–90. </w:t>
      </w:r>
    </w:p>
    <w:p w14:paraId="0C6DA7E6" w14:textId="77777777" w:rsidR="00931818" w:rsidRPr="00931818" w:rsidRDefault="00931818" w:rsidP="00931818">
      <w:pPr>
        <w:pStyle w:val="Bibliography"/>
        <w:rPr>
          <w:rFonts w:ascii="Calibri" w:hAnsi="Calibri" w:cs="Calibri"/>
        </w:rPr>
      </w:pPr>
      <w:r w:rsidRPr="00931818">
        <w:rPr>
          <w:rFonts w:ascii="Calibri" w:hAnsi="Calibri" w:cs="Calibri"/>
        </w:rPr>
        <w:t xml:space="preserve">2. </w:t>
      </w:r>
      <w:r w:rsidRPr="00931818">
        <w:rPr>
          <w:rFonts w:ascii="Calibri" w:hAnsi="Calibri" w:cs="Calibri"/>
        </w:rPr>
        <w:tab/>
        <w:t xml:space="preserve">Sachdeva V, Husain K, Sheng J, Wang S, Murugan A. Tuning environmental timescales to evolve and maintain generalists. Proceedings of the National Academy of Sciences. 2020 Jun 9;117(23):12693–9. </w:t>
      </w:r>
    </w:p>
    <w:p w14:paraId="65CED521" w14:textId="77777777" w:rsidR="00931818" w:rsidRPr="00931818" w:rsidRDefault="00931818" w:rsidP="00931818">
      <w:pPr>
        <w:pStyle w:val="Bibliography"/>
        <w:rPr>
          <w:rFonts w:ascii="Calibri" w:hAnsi="Calibri" w:cs="Calibri"/>
        </w:rPr>
      </w:pPr>
      <w:r w:rsidRPr="00931818">
        <w:rPr>
          <w:rFonts w:ascii="Calibri" w:hAnsi="Calibri" w:cs="Calibri"/>
        </w:rPr>
        <w:t xml:space="preserve">3. </w:t>
      </w:r>
      <w:r w:rsidRPr="00931818">
        <w:rPr>
          <w:rFonts w:ascii="Calibri" w:hAnsi="Calibri" w:cs="Calibri"/>
        </w:rPr>
        <w:tab/>
        <w:t xml:space="preserve">Sandberg TE, Lloyd CJ, Palsson BO, Feist AM. Laboratory Evolution to Alternating Substrate Environments Yields Distinct Phenotypic and Genetic Adaptive Strategies. Appl Environ </w:t>
      </w:r>
      <w:proofErr w:type="spellStart"/>
      <w:r w:rsidRPr="00931818">
        <w:rPr>
          <w:rFonts w:ascii="Calibri" w:hAnsi="Calibri" w:cs="Calibri"/>
        </w:rPr>
        <w:t>Microbiol</w:t>
      </w:r>
      <w:proofErr w:type="spellEnd"/>
      <w:r w:rsidRPr="00931818">
        <w:rPr>
          <w:rFonts w:ascii="Calibri" w:hAnsi="Calibri" w:cs="Calibri"/>
        </w:rPr>
        <w:t>. 2017 Jun 16;83(13</w:t>
      </w:r>
      <w:proofErr w:type="gramStart"/>
      <w:r w:rsidRPr="00931818">
        <w:rPr>
          <w:rFonts w:ascii="Calibri" w:hAnsi="Calibri" w:cs="Calibri"/>
        </w:rPr>
        <w:t>):e</w:t>
      </w:r>
      <w:proofErr w:type="gramEnd"/>
      <w:r w:rsidRPr="00931818">
        <w:rPr>
          <w:rFonts w:ascii="Calibri" w:hAnsi="Calibri" w:cs="Calibri"/>
        </w:rPr>
        <w:t xml:space="preserve">00410-17. </w:t>
      </w:r>
    </w:p>
    <w:p w14:paraId="4AD34421" w14:textId="77777777" w:rsidR="00931818" w:rsidRPr="00931818" w:rsidRDefault="00931818" w:rsidP="00931818">
      <w:pPr>
        <w:pStyle w:val="Bibliography"/>
        <w:rPr>
          <w:rFonts w:ascii="Calibri" w:hAnsi="Calibri" w:cs="Calibri"/>
        </w:rPr>
      </w:pPr>
      <w:r w:rsidRPr="00931818">
        <w:rPr>
          <w:rFonts w:ascii="Calibri" w:hAnsi="Calibri" w:cs="Calibri"/>
        </w:rPr>
        <w:t xml:space="preserve">4. </w:t>
      </w:r>
      <w:r w:rsidRPr="00931818">
        <w:rPr>
          <w:rFonts w:ascii="Calibri" w:hAnsi="Calibri" w:cs="Calibri"/>
        </w:rPr>
        <w:tab/>
        <w:t xml:space="preserve">Lambros M, </w:t>
      </w:r>
      <w:proofErr w:type="spellStart"/>
      <w:r w:rsidRPr="00931818">
        <w:rPr>
          <w:rFonts w:ascii="Calibri" w:hAnsi="Calibri" w:cs="Calibri"/>
        </w:rPr>
        <w:t>Pechuan</w:t>
      </w:r>
      <w:proofErr w:type="spellEnd"/>
      <w:r w:rsidRPr="00931818">
        <w:rPr>
          <w:rFonts w:ascii="Calibri" w:hAnsi="Calibri" w:cs="Calibri"/>
        </w:rPr>
        <w:t xml:space="preserve">-Jorge X, Biro D, Ye K, Bergman A. Emerging Adaptive Strategies Under Temperature Fluctuations in a Laboratory Evolution Experiment of Escherichia Coli. Front </w:t>
      </w:r>
      <w:proofErr w:type="spellStart"/>
      <w:r w:rsidRPr="00931818">
        <w:rPr>
          <w:rFonts w:ascii="Calibri" w:hAnsi="Calibri" w:cs="Calibri"/>
        </w:rPr>
        <w:t>Microbiol</w:t>
      </w:r>
      <w:proofErr w:type="spellEnd"/>
      <w:r w:rsidRPr="00931818">
        <w:rPr>
          <w:rFonts w:ascii="Calibri" w:hAnsi="Calibri" w:cs="Calibri"/>
        </w:rPr>
        <w:t xml:space="preserve">. 2021 Oct </w:t>
      </w:r>
      <w:proofErr w:type="gramStart"/>
      <w:r w:rsidRPr="00931818">
        <w:rPr>
          <w:rFonts w:ascii="Calibri" w:hAnsi="Calibri" w:cs="Calibri"/>
        </w:rPr>
        <w:t>22;12:724982</w:t>
      </w:r>
      <w:proofErr w:type="gramEnd"/>
      <w:r w:rsidRPr="00931818">
        <w:rPr>
          <w:rFonts w:ascii="Calibri" w:hAnsi="Calibri" w:cs="Calibri"/>
        </w:rPr>
        <w:t xml:space="preserve">. </w:t>
      </w:r>
    </w:p>
    <w:p w14:paraId="25E98A78" w14:textId="77777777" w:rsidR="00931818" w:rsidRPr="00931818" w:rsidRDefault="00931818" w:rsidP="00931818">
      <w:pPr>
        <w:pStyle w:val="Bibliography"/>
        <w:rPr>
          <w:rFonts w:ascii="Calibri" w:hAnsi="Calibri" w:cs="Calibri"/>
        </w:rPr>
      </w:pPr>
      <w:r w:rsidRPr="00931818">
        <w:rPr>
          <w:rFonts w:ascii="Calibri" w:hAnsi="Calibri" w:cs="Calibri"/>
        </w:rPr>
        <w:t xml:space="preserve">5. </w:t>
      </w:r>
      <w:r w:rsidRPr="00931818">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0B71E754" w14:textId="77777777" w:rsidR="00931818" w:rsidRPr="00931818" w:rsidRDefault="00931818" w:rsidP="00931818">
      <w:pPr>
        <w:pStyle w:val="Bibliography"/>
        <w:rPr>
          <w:rFonts w:ascii="Calibri" w:hAnsi="Calibri" w:cs="Calibri"/>
        </w:rPr>
      </w:pPr>
      <w:r w:rsidRPr="00931818">
        <w:rPr>
          <w:rFonts w:ascii="Calibri" w:hAnsi="Calibri" w:cs="Calibri"/>
        </w:rPr>
        <w:t xml:space="preserve">6. </w:t>
      </w:r>
      <w:r w:rsidRPr="00931818">
        <w:rPr>
          <w:rFonts w:ascii="Calibri" w:hAnsi="Calibri" w:cs="Calibri"/>
        </w:rPr>
        <w:tab/>
        <w:t xml:space="preserve">Harrison E, Laine AL, Hietala M, </w:t>
      </w:r>
      <w:proofErr w:type="spellStart"/>
      <w:r w:rsidRPr="00931818">
        <w:rPr>
          <w:rFonts w:ascii="Calibri" w:hAnsi="Calibri" w:cs="Calibri"/>
        </w:rPr>
        <w:t>Brockhurst</w:t>
      </w:r>
      <w:proofErr w:type="spellEnd"/>
      <w:r w:rsidRPr="00931818">
        <w:rPr>
          <w:rFonts w:ascii="Calibri" w:hAnsi="Calibri" w:cs="Calibri"/>
        </w:rPr>
        <w:t xml:space="preserve"> MA. Rapidly fluctuating environments constrain coevolutionary arms races by impeding selective sweeps. Proc </w:t>
      </w:r>
      <w:proofErr w:type="spellStart"/>
      <w:r w:rsidRPr="00931818">
        <w:rPr>
          <w:rFonts w:ascii="Calibri" w:hAnsi="Calibri" w:cs="Calibri"/>
        </w:rPr>
        <w:t>Biol</w:t>
      </w:r>
      <w:proofErr w:type="spellEnd"/>
      <w:r w:rsidRPr="00931818">
        <w:rPr>
          <w:rFonts w:ascii="Calibri" w:hAnsi="Calibri" w:cs="Calibri"/>
        </w:rPr>
        <w:t xml:space="preserve"> Sci. 2013 Aug 7;280(1764):20130937. </w:t>
      </w:r>
    </w:p>
    <w:p w14:paraId="2BC42ACD" w14:textId="77777777" w:rsidR="00931818" w:rsidRPr="00931818" w:rsidRDefault="00931818" w:rsidP="00931818">
      <w:pPr>
        <w:pStyle w:val="Bibliography"/>
        <w:rPr>
          <w:rFonts w:ascii="Calibri" w:hAnsi="Calibri" w:cs="Calibri"/>
        </w:rPr>
      </w:pPr>
      <w:r w:rsidRPr="00931818">
        <w:rPr>
          <w:rFonts w:ascii="Calibri" w:hAnsi="Calibri" w:cs="Calibri"/>
        </w:rPr>
        <w:t xml:space="preserve">7. </w:t>
      </w:r>
      <w:r w:rsidRPr="00931818">
        <w:rPr>
          <w:rFonts w:ascii="Calibri" w:hAnsi="Calibri" w:cs="Calibri"/>
        </w:rPr>
        <w:tab/>
        <w:t xml:space="preserve">Chesson P. Mechanisms of Maintenance of Species Diversity. Annual Review of Ecology, Evolution, and Systematics. 2000 Nov 1;31(Volume 31, 2000):343–66. </w:t>
      </w:r>
    </w:p>
    <w:p w14:paraId="1FAAD789" w14:textId="77777777" w:rsidR="00931818" w:rsidRPr="00931818" w:rsidRDefault="00931818" w:rsidP="00931818">
      <w:pPr>
        <w:pStyle w:val="Bibliography"/>
        <w:rPr>
          <w:rFonts w:ascii="Calibri" w:hAnsi="Calibri" w:cs="Calibri"/>
        </w:rPr>
      </w:pPr>
      <w:r w:rsidRPr="00931818">
        <w:rPr>
          <w:rFonts w:ascii="Calibri" w:hAnsi="Calibri" w:cs="Calibri"/>
        </w:rPr>
        <w:t xml:space="preserve">8. </w:t>
      </w:r>
      <w:r w:rsidRPr="00931818">
        <w:rPr>
          <w:rFonts w:ascii="Calibri" w:hAnsi="Calibri" w:cs="Calibri"/>
        </w:rPr>
        <w:tab/>
        <w:t xml:space="preserve">Gilchrist GW. Specialists and Generalists in Changing Environments. I. Fitness Landscapes of Thermal Sensitivity. The American Naturalist. 1995;146(2):252–70. </w:t>
      </w:r>
    </w:p>
    <w:p w14:paraId="781B6D2C"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9. </w:t>
      </w:r>
      <w:r w:rsidRPr="00931818">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4F3818FC" w14:textId="77777777" w:rsidR="00931818" w:rsidRPr="00931818" w:rsidRDefault="00931818" w:rsidP="00931818">
      <w:pPr>
        <w:pStyle w:val="Bibliography"/>
        <w:rPr>
          <w:rFonts w:ascii="Calibri" w:hAnsi="Calibri" w:cs="Calibri"/>
        </w:rPr>
      </w:pPr>
      <w:r w:rsidRPr="00931818">
        <w:rPr>
          <w:rFonts w:ascii="Calibri" w:hAnsi="Calibri" w:cs="Calibri"/>
        </w:rPr>
        <w:t xml:space="preserve">10. </w:t>
      </w:r>
      <w:r w:rsidRPr="00931818">
        <w:rPr>
          <w:rFonts w:ascii="Calibri" w:hAnsi="Calibri" w:cs="Calibri"/>
        </w:rPr>
        <w:tab/>
        <w:t xml:space="preserve">Crain CM, Kroeker K, Halpern BS. Interactive and cumulative effects of multiple human stressors in marine systems. Ecology Letters. 2008;11(12):1304–15. </w:t>
      </w:r>
    </w:p>
    <w:p w14:paraId="362359E2" w14:textId="77777777" w:rsidR="00931818" w:rsidRPr="00931818" w:rsidRDefault="00931818" w:rsidP="00931818">
      <w:pPr>
        <w:pStyle w:val="Bibliography"/>
        <w:rPr>
          <w:rFonts w:ascii="Calibri" w:hAnsi="Calibri" w:cs="Calibri"/>
        </w:rPr>
      </w:pPr>
      <w:r w:rsidRPr="00931818">
        <w:rPr>
          <w:rFonts w:ascii="Calibri" w:hAnsi="Calibri" w:cs="Calibri"/>
        </w:rPr>
        <w:t xml:space="preserve">11. </w:t>
      </w:r>
      <w:r w:rsidRPr="00931818">
        <w:rPr>
          <w:rFonts w:ascii="Calibri" w:hAnsi="Calibri" w:cs="Calibri"/>
        </w:rPr>
        <w:tab/>
        <w:t xml:space="preserve">Hiltunen T, Cairns J, Frickel J, </w:t>
      </w:r>
      <w:proofErr w:type="spellStart"/>
      <w:r w:rsidRPr="00931818">
        <w:rPr>
          <w:rFonts w:ascii="Calibri" w:hAnsi="Calibri" w:cs="Calibri"/>
        </w:rPr>
        <w:t>Jalasvuori</w:t>
      </w:r>
      <w:proofErr w:type="spellEnd"/>
      <w:r w:rsidRPr="00931818">
        <w:rPr>
          <w:rFonts w:ascii="Calibri" w:hAnsi="Calibri" w:cs="Calibri"/>
        </w:rPr>
        <w:t xml:space="preserve"> M, Laakso J, </w:t>
      </w:r>
      <w:proofErr w:type="spellStart"/>
      <w:r w:rsidRPr="00931818">
        <w:rPr>
          <w:rFonts w:ascii="Calibri" w:hAnsi="Calibri" w:cs="Calibri"/>
        </w:rPr>
        <w:t>Kaitala</w:t>
      </w:r>
      <w:proofErr w:type="spellEnd"/>
      <w:r w:rsidRPr="00931818">
        <w:rPr>
          <w:rFonts w:ascii="Calibri" w:hAnsi="Calibri" w:cs="Calibri"/>
        </w:rPr>
        <w:t xml:space="preserve"> V, et al. Dual-stressor selection alters eco-evolutionary dynamics in experimental communities. Nat </w:t>
      </w:r>
      <w:proofErr w:type="spellStart"/>
      <w:r w:rsidRPr="00931818">
        <w:rPr>
          <w:rFonts w:ascii="Calibri" w:hAnsi="Calibri" w:cs="Calibri"/>
        </w:rPr>
        <w:t>Ecol</w:t>
      </w:r>
      <w:proofErr w:type="spellEnd"/>
      <w:r w:rsidRPr="00931818">
        <w:rPr>
          <w:rFonts w:ascii="Calibri" w:hAnsi="Calibri" w:cs="Calibri"/>
        </w:rPr>
        <w:t xml:space="preserve"> Evol. 2018 Dec;2(12):1974–81. </w:t>
      </w:r>
    </w:p>
    <w:p w14:paraId="053C00E2" w14:textId="77777777" w:rsidR="00931818" w:rsidRPr="00931818" w:rsidRDefault="00931818" w:rsidP="00931818">
      <w:pPr>
        <w:pStyle w:val="Bibliography"/>
        <w:rPr>
          <w:rFonts w:ascii="Calibri" w:hAnsi="Calibri" w:cs="Calibri"/>
        </w:rPr>
      </w:pPr>
      <w:r w:rsidRPr="00931818">
        <w:rPr>
          <w:rFonts w:ascii="Calibri" w:hAnsi="Calibri" w:cs="Calibri"/>
        </w:rPr>
        <w:t xml:space="preserve">12. </w:t>
      </w:r>
      <w:r w:rsidRPr="00931818">
        <w:rPr>
          <w:rFonts w:ascii="Calibri" w:hAnsi="Calibri" w:cs="Calibri"/>
        </w:rPr>
        <w:tab/>
        <w:t xml:space="preserve">Burmeister AR, Fortier A, Roush C, Lessing AJ, Bender RG, </w:t>
      </w:r>
      <w:proofErr w:type="spellStart"/>
      <w:r w:rsidRPr="00931818">
        <w:rPr>
          <w:rFonts w:ascii="Calibri" w:hAnsi="Calibri" w:cs="Calibri"/>
        </w:rPr>
        <w:t>Barahman</w:t>
      </w:r>
      <w:proofErr w:type="spellEnd"/>
      <w:r w:rsidRPr="00931818">
        <w:rPr>
          <w:rFonts w:ascii="Calibri" w:hAnsi="Calibri" w:cs="Calibri"/>
        </w:rPr>
        <w:t xml:space="preserve"> R, et al. Pleiotropy complicates a trade-off between phage resistance and antibiotic resistance. Proceedings of the National Academy of Sciences. 2020 May 26;117(21):11207–16. </w:t>
      </w:r>
    </w:p>
    <w:p w14:paraId="69FA800B" w14:textId="77777777" w:rsidR="00931818" w:rsidRPr="00931818" w:rsidRDefault="00931818" w:rsidP="00931818">
      <w:pPr>
        <w:pStyle w:val="Bibliography"/>
        <w:rPr>
          <w:rFonts w:ascii="Calibri" w:hAnsi="Calibri" w:cs="Calibri"/>
        </w:rPr>
      </w:pPr>
      <w:r w:rsidRPr="00931818">
        <w:rPr>
          <w:rFonts w:ascii="Calibri" w:hAnsi="Calibri" w:cs="Calibri"/>
        </w:rPr>
        <w:t xml:space="preserve">13. </w:t>
      </w:r>
      <w:r w:rsidRPr="00931818">
        <w:rPr>
          <w:rFonts w:ascii="Calibri" w:hAnsi="Calibri" w:cs="Calibri"/>
        </w:rPr>
        <w:tab/>
        <w:t>Schou MF, Engelbrecht A, Brand Z, Svensson EI, Cloete S, Cornwallis CK. Evolutionary trade-offs between heat and cold tolerance limit responses to fluctuating climates. Science Advances. 2022 May 27;8(21</w:t>
      </w:r>
      <w:proofErr w:type="gramStart"/>
      <w:r w:rsidRPr="00931818">
        <w:rPr>
          <w:rFonts w:ascii="Calibri" w:hAnsi="Calibri" w:cs="Calibri"/>
        </w:rPr>
        <w:t>):eabn</w:t>
      </w:r>
      <w:proofErr w:type="gramEnd"/>
      <w:r w:rsidRPr="00931818">
        <w:rPr>
          <w:rFonts w:ascii="Calibri" w:hAnsi="Calibri" w:cs="Calibri"/>
        </w:rPr>
        <w:t xml:space="preserve">9580. </w:t>
      </w:r>
    </w:p>
    <w:p w14:paraId="4A0F0AB3" w14:textId="77777777" w:rsidR="00931818" w:rsidRPr="00931818" w:rsidRDefault="00931818" w:rsidP="00931818">
      <w:pPr>
        <w:pStyle w:val="Bibliography"/>
        <w:rPr>
          <w:rFonts w:ascii="Calibri" w:hAnsi="Calibri" w:cs="Calibri"/>
        </w:rPr>
      </w:pPr>
      <w:r w:rsidRPr="00931818">
        <w:rPr>
          <w:rFonts w:ascii="Calibri" w:hAnsi="Calibri" w:cs="Calibri"/>
        </w:rPr>
        <w:t xml:space="preserve">14. </w:t>
      </w:r>
      <w:r w:rsidRPr="00931818">
        <w:rPr>
          <w:rFonts w:ascii="Calibri" w:hAnsi="Calibri" w:cs="Calibri"/>
        </w:rPr>
        <w:tab/>
        <w:t xml:space="preserve">van Houte S, Padfield D, Gómez P, </w:t>
      </w:r>
      <w:proofErr w:type="spellStart"/>
      <w:r w:rsidRPr="00931818">
        <w:rPr>
          <w:rFonts w:ascii="Calibri" w:hAnsi="Calibri" w:cs="Calibri"/>
        </w:rPr>
        <w:t>Luján</w:t>
      </w:r>
      <w:proofErr w:type="spellEnd"/>
      <w:r w:rsidRPr="00931818">
        <w:rPr>
          <w:rFonts w:ascii="Calibri" w:hAnsi="Calibri" w:cs="Calibri"/>
        </w:rPr>
        <w:t xml:space="preserve"> AM, </w:t>
      </w:r>
      <w:proofErr w:type="spellStart"/>
      <w:r w:rsidRPr="00931818">
        <w:rPr>
          <w:rFonts w:ascii="Calibri" w:hAnsi="Calibri" w:cs="Calibri"/>
        </w:rPr>
        <w:t>Brockhurst</w:t>
      </w:r>
      <w:proofErr w:type="spellEnd"/>
      <w:r w:rsidRPr="00931818">
        <w:rPr>
          <w:rFonts w:ascii="Calibri" w:hAnsi="Calibri" w:cs="Calibri"/>
        </w:rPr>
        <w:t xml:space="preserve"> MA, Paterson S, et al. Compost spatial heterogeneity promotes evolutionary diversification of a bacterium. J Evol Biol. 2021 Feb;34(2):246–55. </w:t>
      </w:r>
    </w:p>
    <w:p w14:paraId="3E1A53AA" w14:textId="77777777" w:rsidR="00931818" w:rsidRPr="00931818" w:rsidRDefault="00931818" w:rsidP="00931818">
      <w:pPr>
        <w:pStyle w:val="Bibliography"/>
        <w:rPr>
          <w:rFonts w:ascii="Calibri" w:hAnsi="Calibri" w:cs="Calibri"/>
        </w:rPr>
      </w:pPr>
      <w:r w:rsidRPr="00931818">
        <w:rPr>
          <w:rFonts w:ascii="Calibri" w:hAnsi="Calibri" w:cs="Calibri"/>
        </w:rPr>
        <w:t xml:space="preserve">15. </w:t>
      </w:r>
      <w:r w:rsidRPr="00931818">
        <w:rPr>
          <w:rFonts w:ascii="Calibri" w:hAnsi="Calibri" w:cs="Calibri"/>
        </w:rPr>
        <w:tab/>
      </w:r>
      <w:proofErr w:type="spellStart"/>
      <w:r w:rsidRPr="00931818">
        <w:rPr>
          <w:rFonts w:ascii="Calibri" w:hAnsi="Calibri" w:cs="Calibri"/>
        </w:rPr>
        <w:t>Yamamichi</w:t>
      </w:r>
      <w:proofErr w:type="spellEnd"/>
      <w:r w:rsidRPr="00931818">
        <w:rPr>
          <w:rFonts w:ascii="Calibri" w:hAnsi="Calibri" w:cs="Calibri"/>
        </w:rPr>
        <w:t xml:space="preserve"> M, Letten AD, Schreiber SJ. Eco-evolutionary maintenance of diversity in fluctuating environments. </w:t>
      </w:r>
      <w:proofErr w:type="spellStart"/>
      <w:r w:rsidRPr="00931818">
        <w:rPr>
          <w:rFonts w:ascii="Calibri" w:hAnsi="Calibri" w:cs="Calibri"/>
        </w:rPr>
        <w:t>Ecol</w:t>
      </w:r>
      <w:proofErr w:type="spellEnd"/>
      <w:r w:rsidRPr="00931818">
        <w:rPr>
          <w:rFonts w:ascii="Calibri" w:hAnsi="Calibri" w:cs="Calibri"/>
        </w:rPr>
        <w:t xml:space="preserve"> Lett. 2023 Sep;26 </w:t>
      </w:r>
      <w:proofErr w:type="spellStart"/>
      <w:r w:rsidRPr="00931818">
        <w:rPr>
          <w:rFonts w:ascii="Calibri" w:hAnsi="Calibri" w:cs="Calibri"/>
        </w:rPr>
        <w:t>Suppl</w:t>
      </w:r>
      <w:proofErr w:type="spellEnd"/>
      <w:r w:rsidRPr="00931818">
        <w:rPr>
          <w:rFonts w:ascii="Calibri" w:hAnsi="Calibri" w:cs="Calibri"/>
        </w:rPr>
        <w:t xml:space="preserve"> </w:t>
      </w:r>
      <w:proofErr w:type="gramStart"/>
      <w:r w:rsidRPr="00931818">
        <w:rPr>
          <w:rFonts w:ascii="Calibri" w:hAnsi="Calibri" w:cs="Calibri"/>
        </w:rPr>
        <w:t>1:S</w:t>
      </w:r>
      <w:proofErr w:type="gramEnd"/>
      <w:r w:rsidRPr="00931818">
        <w:rPr>
          <w:rFonts w:ascii="Calibri" w:hAnsi="Calibri" w:cs="Calibri"/>
        </w:rPr>
        <w:t xml:space="preserve">152–67. </w:t>
      </w:r>
    </w:p>
    <w:p w14:paraId="1308640C" w14:textId="77777777" w:rsidR="00931818" w:rsidRPr="00931818" w:rsidRDefault="00931818" w:rsidP="00931818">
      <w:pPr>
        <w:pStyle w:val="Bibliography"/>
        <w:rPr>
          <w:rFonts w:ascii="Calibri" w:hAnsi="Calibri" w:cs="Calibri"/>
        </w:rPr>
      </w:pPr>
      <w:r w:rsidRPr="00931818">
        <w:rPr>
          <w:rFonts w:ascii="Calibri" w:hAnsi="Calibri" w:cs="Calibri"/>
        </w:rPr>
        <w:t xml:space="preserve">16. </w:t>
      </w:r>
      <w:r w:rsidRPr="00931818">
        <w:rPr>
          <w:rFonts w:ascii="Calibri" w:hAnsi="Calibri" w:cs="Calibri"/>
        </w:rPr>
        <w:tab/>
        <w:t xml:space="preserve">Cairns J, Borse F, Mononen T, Hiltunen T, Mustonen V. Strong selective environments determine evolutionary outcome in time-dependent fitness seascapes. Evol Lett. 2022 Jun 1;6(3):266–79. </w:t>
      </w:r>
    </w:p>
    <w:p w14:paraId="43F2D82E" w14:textId="77777777" w:rsidR="00931818" w:rsidRPr="00931818" w:rsidRDefault="00931818" w:rsidP="00931818">
      <w:pPr>
        <w:pStyle w:val="Bibliography"/>
        <w:rPr>
          <w:rFonts w:ascii="Calibri" w:hAnsi="Calibri" w:cs="Calibri"/>
        </w:rPr>
      </w:pPr>
      <w:r w:rsidRPr="00931818">
        <w:rPr>
          <w:rFonts w:ascii="Calibri" w:hAnsi="Calibri" w:cs="Calibri"/>
        </w:rPr>
        <w:t xml:space="preserve">17. </w:t>
      </w:r>
      <w:r w:rsidRPr="00931818">
        <w:rPr>
          <w:rFonts w:ascii="Calibri" w:hAnsi="Calibri" w:cs="Calibri"/>
        </w:rPr>
        <w:tab/>
      </w:r>
      <w:proofErr w:type="spellStart"/>
      <w:r w:rsidRPr="00931818">
        <w:rPr>
          <w:rFonts w:ascii="Calibri" w:hAnsi="Calibri" w:cs="Calibri"/>
        </w:rPr>
        <w:t>Uiterwaal</w:t>
      </w:r>
      <w:proofErr w:type="spellEnd"/>
      <w:r w:rsidRPr="00931818">
        <w:rPr>
          <w:rFonts w:ascii="Calibri" w:hAnsi="Calibri" w:cs="Calibri"/>
        </w:rPr>
        <w:t xml:space="preserve"> SF, Lagerstrom IT, Luhring TM, Salsbery ME, DeLong JP. Trade-offs between morphology and thermal niches mediate adaptation in response to competing selective pressures. Ecology and Evolution. 2020;10(3):1368–77. </w:t>
      </w:r>
    </w:p>
    <w:p w14:paraId="565C42E9" w14:textId="77777777" w:rsidR="00931818" w:rsidRPr="00931818" w:rsidRDefault="00931818" w:rsidP="00931818">
      <w:pPr>
        <w:pStyle w:val="Bibliography"/>
        <w:rPr>
          <w:rFonts w:ascii="Calibri" w:hAnsi="Calibri" w:cs="Calibri"/>
        </w:rPr>
      </w:pPr>
      <w:r w:rsidRPr="00931818">
        <w:rPr>
          <w:rFonts w:ascii="Calibri" w:hAnsi="Calibri" w:cs="Calibri"/>
        </w:rPr>
        <w:t xml:space="preserve">18. </w:t>
      </w:r>
      <w:r w:rsidRPr="00931818">
        <w:rPr>
          <w:rFonts w:ascii="Calibri" w:hAnsi="Calibri" w:cs="Calibri"/>
        </w:rPr>
        <w:tab/>
        <w:t xml:space="preserve">Barbosa M, Pestana J, Soares AMVM. Predation Life History Responses to Increased Temperature Variability. </w:t>
      </w:r>
      <w:proofErr w:type="spellStart"/>
      <w:r w:rsidRPr="00931818">
        <w:rPr>
          <w:rFonts w:ascii="Calibri" w:hAnsi="Calibri" w:cs="Calibri"/>
        </w:rPr>
        <w:t>PLoS</w:t>
      </w:r>
      <w:proofErr w:type="spellEnd"/>
      <w:r w:rsidRPr="00931818">
        <w:rPr>
          <w:rFonts w:ascii="Calibri" w:hAnsi="Calibri" w:cs="Calibri"/>
        </w:rPr>
        <w:t xml:space="preserve"> One. 2014 Sep 24;9(9</w:t>
      </w:r>
      <w:proofErr w:type="gramStart"/>
      <w:r w:rsidRPr="00931818">
        <w:rPr>
          <w:rFonts w:ascii="Calibri" w:hAnsi="Calibri" w:cs="Calibri"/>
        </w:rPr>
        <w:t>):e</w:t>
      </w:r>
      <w:proofErr w:type="gramEnd"/>
      <w:r w:rsidRPr="00931818">
        <w:rPr>
          <w:rFonts w:ascii="Calibri" w:hAnsi="Calibri" w:cs="Calibri"/>
        </w:rPr>
        <w:t xml:space="preserve">107971. </w:t>
      </w:r>
    </w:p>
    <w:p w14:paraId="2C7FDB8F" w14:textId="77777777" w:rsidR="00931818" w:rsidRPr="00931818" w:rsidRDefault="00931818" w:rsidP="00931818">
      <w:pPr>
        <w:pStyle w:val="Bibliography"/>
        <w:rPr>
          <w:rFonts w:ascii="Calibri" w:hAnsi="Calibri" w:cs="Calibri"/>
        </w:rPr>
      </w:pPr>
      <w:r w:rsidRPr="00931818">
        <w:rPr>
          <w:rFonts w:ascii="Calibri" w:hAnsi="Calibri" w:cs="Calibri"/>
        </w:rPr>
        <w:t xml:space="preserve">19. </w:t>
      </w:r>
      <w:r w:rsidRPr="00931818">
        <w:rPr>
          <w:rFonts w:ascii="Calibri" w:hAnsi="Calibri" w:cs="Calibri"/>
        </w:rPr>
        <w:tab/>
        <w:t xml:space="preserve">D. </w:t>
      </w:r>
      <w:proofErr w:type="spellStart"/>
      <w:r w:rsidRPr="00931818">
        <w:rPr>
          <w:rFonts w:ascii="Calibri" w:hAnsi="Calibri" w:cs="Calibri"/>
        </w:rPr>
        <w:t>Vinebrooke</w:t>
      </w:r>
      <w:proofErr w:type="spellEnd"/>
      <w:r w:rsidRPr="00931818">
        <w:rPr>
          <w:rFonts w:ascii="Calibri" w:hAnsi="Calibri" w:cs="Calibri"/>
        </w:rPr>
        <w:t xml:space="preserve"> R, L. Cottingham K, Norberg J Marten Scheffer, I. Dodson S, C. Maberly S, Sommer U. Impacts of multiple stressors on biodiversity and ecosystem functioning: the role of species co-tolerance. Oikos. 2004;104(3):451–7. </w:t>
      </w:r>
    </w:p>
    <w:p w14:paraId="4016BA8A" w14:textId="77777777" w:rsidR="00931818" w:rsidRPr="00931818" w:rsidRDefault="00931818" w:rsidP="00931818">
      <w:pPr>
        <w:pStyle w:val="Bibliography"/>
        <w:rPr>
          <w:rFonts w:ascii="Calibri" w:hAnsi="Calibri" w:cs="Calibri"/>
        </w:rPr>
      </w:pPr>
      <w:r w:rsidRPr="00931818">
        <w:rPr>
          <w:rFonts w:ascii="Calibri" w:hAnsi="Calibri" w:cs="Calibri"/>
        </w:rPr>
        <w:t xml:space="preserve">20. </w:t>
      </w:r>
      <w:r w:rsidRPr="00931818">
        <w:rPr>
          <w:rFonts w:ascii="Calibri" w:hAnsi="Calibri" w:cs="Calibri"/>
        </w:rPr>
        <w:tab/>
        <w:t xml:space="preserve">Halpern BS, Walbridge S, </w:t>
      </w:r>
      <w:proofErr w:type="spellStart"/>
      <w:r w:rsidRPr="00931818">
        <w:rPr>
          <w:rFonts w:ascii="Calibri" w:hAnsi="Calibri" w:cs="Calibri"/>
        </w:rPr>
        <w:t>Selkoe</w:t>
      </w:r>
      <w:proofErr w:type="spellEnd"/>
      <w:r w:rsidRPr="00931818">
        <w:rPr>
          <w:rFonts w:ascii="Calibri" w:hAnsi="Calibri" w:cs="Calibri"/>
        </w:rPr>
        <w:t xml:space="preserve"> KA, Kappel CV, Micheli F, </w:t>
      </w:r>
      <w:proofErr w:type="spellStart"/>
      <w:r w:rsidRPr="00931818">
        <w:rPr>
          <w:rFonts w:ascii="Calibri" w:hAnsi="Calibri" w:cs="Calibri"/>
        </w:rPr>
        <w:t>D’Agrosa</w:t>
      </w:r>
      <w:proofErr w:type="spellEnd"/>
      <w:r w:rsidRPr="00931818">
        <w:rPr>
          <w:rFonts w:ascii="Calibri" w:hAnsi="Calibri" w:cs="Calibri"/>
        </w:rPr>
        <w:t xml:space="preserve"> C, et al. A Global Map of Human Impact on Marine Ecosystems. Science. 2008 Feb 15;319(5865):948–52. </w:t>
      </w:r>
    </w:p>
    <w:p w14:paraId="42FF25D0" w14:textId="77777777" w:rsidR="00931818" w:rsidRPr="00931818" w:rsidRDefault="00931818" w:rsidP="00931818">
      <w:pPr>
        <w:pStyle w:val="Bibliography"/>
        <w:rPr>
          <w:rFonts w:ascii="Calibri" w:hAnsi="Calibri" w:cs="Calibri"/>
        </w:rPr>
      </w:pPr>
      <w:r w:rsidRPr="00931818">
        <w:rPr>
          <w:rFonts w:ascii="Calibri" w:hAnsi="Calibri" w:cs="Calibri"/>
        </w:rPr>
        <w:t xml:space="preserve">21. </w:t>
      </w:r>
      <w:r w:rsidRPr="00931818">
        <w:rPr>
          <w:rFonts w:ascii="Calibri" w:hAnsi="Calibri" w:cs="Calibri"/>
        </w:rPr>
        <w:tab/>
        <w:t xml:space="preserve">Bellard C, </w:t>
      </w:r>
      <w:proofErr w:type="spellStart"/>
      <w:r w:rsidRPr="00931818">
        <w:rPr>
          <w:rFonts w:ascii="Calibri" w:hAnsi="Calibri" w:cs="Calibri"/>
        </w:rPr>
        <w:t>Bertelsmeier</w:t>
      </w:r>
      <w:proofErr w:type="spellEnd"/>
      <w:r w:rsidRPr="00931818">
        <w:rPr>
          <w:rFonts w:ascii="Calibri" w:hAnsi="Calibri" w:cs="Calibri"/>
        </w:rPr>
        <w:t xml:space="preserve"> C, Leadley P, </w:t>
      </w:r>
      <w:proofErr w:type="spellStart"/>
      <w:r w:rsidRPr="00931818">
        <w:rPr>
          <w:rFonts w:ascii="Calibri" w:hAnsi="Calibri" w:cs="Calibri"/>
        </w:rPr>
        <w:t>Thuiller</w:t>
      </w:r>
      <w:proofErr w:type="spellEnd"/>
      <w:r w:rsidRPr="00931818">
        <w:rPr>
          <w:rFonts w:ascii="Calibri" w:hAnsi="Calibri" w:cs="Calibri"/>
        </w:rPr>
        <w:t xml:space="preserve"> W, </w:t>
      </w:r>
      <w:proofErr w:type="spellStart"/>
      <w:r w:rsidRPr="00931818">
        <w:rPr>
          <w:rFonts w:ascii="Calibri" w:hAnsi="Calibri" w:cs="Calibri"/>
        </w:rPr>
        <w:t>Courchamp</w:t>
      </w:r>
      <w:proofErr w:type="spellEnd"/>
      <w:r w:rsidRPr="00931818">
        <w:rPr>
          <w:rFonts w:ascii="Calibri" w:hAnsi="Calibri" w:cs="Calibri"/>
        </w:rPr>
        <w:t xml:space="preserve"> F. Impacts of climate change on the future of biodiversity. Ecology Letters. 2012;15(4):365–77. </w:t>
      </w:r>
    </w:p>
    <w:p w14:paraId="515A62B2" w14:textId="77777777" w:rsidR="00931818" w:rsidRPr="00931818" w:rsidRDefault="00931818" w:rsidP="00931818">
      <w:pPr>
        <w:pStyle w:val="Bibliography"/>
        <w:rPr>
          <w:rFonts w:ascii="Calibri" w:hAnsi="Calibri" w:cs="Calibri"/>
        </w:rPr>
      </w:pPr>
      <w:r w:rsidRPr="00931818">
        <w:rPr>
          <w:rFonts w:ascii="Calibri" w:hAnsi="Calibri" w:cs="Calibri"/>
        </w:rPr>
        <w:t xml:space="preserve">22. </w:t>
      </w:r>
      <w:r w:rsidRPr="00931818">
        <w:rPr>
          <w:rFonts w:ascii="Calibri" w:hAnsi="Calibri" w:cs="Calibri"/>
        </w:rPr>
        <w:tab/>
        <w:t>Nguyen PL, Gokhale CS. On multiple infections by parasites with complex life cycles. Oikos. 2025;2025(4</w:t>
      </w:r>
      <w:proofErr w:type="gramStart"/>
      <w:r w:rsidRPr="00931818">
        <w:rPr>
          <w:rFonts w:ascii="Calibri" w:hAnsi="Calibri" w:cs="Calibri"/>
        </w:rPr>
        <w:t>):e</w:t>
      </w:r>
      <w:proofErr w:type="gramEnd"/>
      <w:r w:rsidRPr="00931818">
        <w:rPr>
          <w:rFonts w:ascii="Calibri" w:hAnsi="Calibri" w:cs="Calibri"/>
        </w:rPr>
        <w:t xml:space="preserve">10493. </w:t>
      </w:r>
    </w:p>
    <w:p w14:paraId="1389211B" w14:textId="77777777" w:rsidR="00931818" w:rsidRPr="00931818" w:rsidRDefault="00931818" w:rsidP="00931818">
      <w:pPr>
        <w:pStyle w:val="Bibliography"/>
        <w:rPr>
          <w:rFonts w:ascii="Calibri" w:hAnsi="Calibri" w:cs="Calibri"/>
        </w:rPr>
      </w:pPr>
      <w:r w:rsidRPr="00931818">
        <w:rPr>
          <w:rFonts w:ascii="Calibri" w:hAnsi="Calibri" w:cs="Calibri"/>
        </w:rPr>
        <w:t xml:space="preserve">23. </w:t>
      </w:r>
      <w:r w:rsidRPr="00931818">
        <w:rPr>
          <w:rFonts w:ascii="Calibri" w:hAnsi="Calibri" w:cs="Calibri"/>
        </w:rPr>
        <w:tab/>
        <w:t xml:space="preserve">Silva LM, King KC, </w:t>
      </w:r>
      <w:proofErr w:type="spellStart"/>
      <w:r w:rsidRPr="00931818">
        <w:rPr>
          <w:rFonts w:ascii="Calibri" w:hAnsi="Calibri" w:cs="Calibri"/>
        </w:rPr>
        <w:t>Koella</w:t>
      </w:r>
      <w:proofErr w:type="spellEnd"/>
      <w:r w:rsidRPr="00931818">
        <w:rPr>
          <w:rFonts w:ascii="Calibri" w:hAnsi="Calibri" w:cs="Calibri"/>
        </w:rPr>
        <w:t xml:space="preserve"> JC. Dissecting transmission to understand parasite evolution. </w:t>
      </w:r>
      <w:proofErr w:type="spellStart"/>
      <w:r w:rsidRPr="00931818">
        <w:rPr>
          <w:rFonts w:ascii="Calibri" w:hAnsi="Calibri" w:cs="Calibri"/>
        </w:rPr>
        <w:t>PLoS</w:t>
      </w:r>
      <w:proofErr w:type="spellEnd"/>
      <w:r w:rsidRPr="00931818">
        <w:rPr>
          <w:rFonts w:ascii="Calibri" w:hAnsi="Calibri" w:cs="Calibri"/>
        </w:rPr>
        <w:t xml:space="preserve"> </w:t>
      </w:r>
      <w:proofErr w:type="spellStart"/>
      <w:r w:rsidRPr="00931818">
        <w:rPr>
          <w:rFonts w:ascii="Calibri" w:hAnsi="Calibri" w:cs="Calibri"/>
        </w:rPr>
        <w:t>Pathog</w:t>
      </w:r>
      <w:proofErr w:type="spellEnd"/>
      <w:r w:rsidRPr="00931818">
        <w:rPr>
          <w:rFonts w:ascii="Calibri" w:hAnsi="Calibri" w:cs="Calibri"/>
        </w:rPr>
        <w:t>. 2025 Mar 25;21(3</w:t>
      </w:r>
      <w:proofErr w:type="gramStart"/>
      <w:r w:rsidRPr="00931818">
        <w:rPr>
          <w:rFonts w:ascii="Calibri" w:hAnsi="Calibri" w:cs="Calibri"/>
        </w:rPr>
        <w:t>):e</w:t>
      </w:r>
      <w:proofErr w:type="gramEnd"/>
      <w:r w:rsidRPr="00931818">
        <w:rPr>
          <w:rFonts w:ascii="Calibri" w:hAnsi="Calibri" w:cs="Calibri"/>
        </w:rPr>
        <w:t xml:space="preserve">1012964. </w:t>
      </w:r>
    </w:p>
    <w:p w14:paraId="0EC7C581"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24. </w:t>
      </w:r>
      <w:r w:rsidRPr="00931818">
        <w:rPr>
          <w:rFonts w:ascii="Calibri" w:hAnsi="Calibri" w:cs="Calibri"/>
        </w:rPr>
        <w:tab/>
        <w:t xml:space="preserve">Oakley MS, Gerald N, McCutchan TF, Aravind L, Kumar S. Clinical and molecular aspects of malaria fever. Trends in Parasitology. 2011 Oct 1;27(10):442–9. </w:t>
      </w:r>
    </w:p>
    <w:p w14:paraId="20F09E49" w14:textId="77777777" w:rsidR="00931818" w:rsidRPr="00931818" w:rsidRDefault="00931818" w:rsidP="00931818">
      <w:pPr>
        <w:pStyle w:val="Bibliography"/>
        <w:rPr>
          <w:rFonts w:ascii="Calibri" w:hAnsi="Calibri" w:cs="Calibri"/>
        </w:rPr>
      </w:pPr>
      <w:r w:rsidRPr="00931818">
        <w:rPr>
          <w:rFonts w:ascii="Calibri" w:hAnsi="Calibri" w:cs="Calibri"/>
        </w:rPr>
        <w:t xml:space="preserve">25. </w:t>
      </w:r>
      <w:r w:rsidRPr="00931818">
        <w:rPr>
          <w:rFonts w:ascii="Calibri" w:hAnsi="Calibri" w:cs="Calibri"/>
        </w:rPr>
        <w:tab/>
        <w:t>Carlson CJ, Burgio KR, Dougherty ER, Phillips AJ, Bueno VM, Clements CF, et al. Parasite biodiversity faces extinction and redistribution in a changing climate. Science Advances. 2017 Sep 6;3(9</w:t>
      </w:r>
      <w:proofErr w:type="gramStart"/>
      <w:r w:rsidRPr="00931818">
        <w:rPr>
          <w:rFonts w:ascii="Calibri" w:hAnsi="Calibri" w:cs="Calibri"/>
        </w:rPr>
        <w:t>):e</w:t>
      </w:r>
      <w:proofErr w:type="gramEnd"/>
      <w:r w:rsidRPr="00931818">
        <w:rPr>
          <w:rFonts w:ascii="Calibri" w:hAnsi="Calibri" w:cs="Calibri"/>
        </w:rPr>
        <w:t xml:space="preserve">1602422. </w:t>
      </w:r>
    </w:p>
    <w:p w14:paraId="49F527BE" w14:textId="77777777" w:rsidR="00931818" w:rsidRPr="00931818" w:rsidRDefault="00931818" w:rsidP="00931818">
      <w:pPr>
        <w:pStyle w:val="Bibliography"/>
        <w:rPr>
          <w:rFonts w:ascii="Calibri" w:hAnsi="Calibri" w:cs="Calibri"/>
        </w:rPr>
      </w:pPr>
      <w:r w:rsidRPr="00931818">
        <w:rPr>
          <w:rFonts w:ascii="Calibri" w:hAnsi="Calibri" w:cs="Calibri"/>
        </w:rPr>
        <w:t xml:space="preserve">26. </w:t>
      </w:r>
      <w:r w:rsidRPr="00931818">
        <w:rPr>
          <w:rFonts w:ascii="Calibri" w:hAnsi="Calibri" w:cs="Calibri"/>
        </w:rPr>
        <w:tab/>
        <w:t xml:space="preserve">Buckingham LJ, Ashby B. Coevolutionary theory of hosts and parasites. j </w:t>
      </w:r>
      <w:proofErr w:type="spellStart"/>
      <w:r w:rsidRPr="00931818">
        <w:rPr>
          <w:rFonts w:ascii="Calibri" w:hAnsi="Calibri" w:cs="Calibri"/>
        </w:rPr>
        <w:t>evol</w:t>
      </w:r>
      <w:proofErr w:type="spellEnd"/>
      <w:r w:rsidRPr="00931818">
        <w:rPr>
          <w:rFonts w:ascii="Calibri" w:hAnsi="Calibri" w:cs="Calibri"/>
        </w:rPr>
        <w:t xml:space="preserve"> Biol. 2022 Feb 1;35(2):205–24. </w:t>
      </w:r>
    </w:p>
    <w:p w14:paraId="5D0279F7" w14:textId="77777777" w:rsidR="00931818" w:rsidRPr="00931818" w:rsidRDefault="00931818" w:rsidP="00931818">
      <w:pPr>
        <w:pStyle w:val="Bibliography"/>
        <w:rPr>
          <w:rFonts w:ascii="Calibri" w:hAnsi="Calibri" w:cs="Calibri"/>
        </w:rPr>
      </w:pPr>
      <w:r w:rsidRPr="00931818">
        <w:rPr>
          <w:rFonts w:ascii="Calibri" w:hAnsi="Calibri" w:cs="Calibri"/>
        </w:rPr>
        <w:t xml:space="preserve">27. </w:t>
      </w:r>
      <w:r w:rsidRPr="00931818">
        <w:rPr>
          <w:rFonts w:ascii="Calibri" w:hAnsi="Calibri" w:cs="Calibri"/>
        </w:rPr>
        <w:tab/>
        <w:t xml:space="preserve">Pedersen AB, Fenton A. Emphasizing the ecology in parasite community ecology. Trends in Ecology &amp; Evolution. 2007 Mar 1;22(3):133–9. </w:t>
      </w:r>
    </w:p>
    <w:p w14:paraId="430DDFAF" w14:textId="77777777" w:rsidR="00931818" w:rsidRPr="00931818" w:rsidRDefault="00931818" w:rsidP="00931818">
      <w:pPr>
        <w:pStyle w:val="Bibliography"/>
        <w:rPr>
          <w:rFonts w:ascii="Calibri" w:hAnsi="Calibri" w:cs="Calibri"/>
        </w:rPr>
      </w:pPr>
      <w:r w:rsidRPr="00931818">
        <w:rPr>
          <w:rFonts w:ascii="Calibri" w:hAnsi="Calibri" w:cs="Calibri"/>
        </w:rPr>
        <w:t xml:space="preserve">28. </w:t>
      </w:r>
      <w:r w:rsidRPr="00931818">
        <w:rPr>
          <w:rFonts w:ascii="Calibri" w:hAnsi="Calibri" w:cs="Calibri"/>
        </w:rPr>
        <w:tab/>
        <w:t xml:space="preserve">Hasik AZ, King KC, </w:t>
      </w:r>
      <w:proofErr w:type="spellStart"/>
      <w:r w:rsidRPr="00931818">
        <w:rPr>
          <w:rFonts w:ascii="Calibri" w:hAnsi="Calibri" w:cs="Calibri"/>
        </w:rPr>
        <w:t>Hawlena</w:t>
      </w:r>
      <w:proofErr w:type="spellEnd"/>
      <w:r w:rsidRPr="00931818">
        <w:rPr>
          <w:rFonts w:ascii="Calibri" w:hAnsi="Calibri" w:cs="Calibri"/>
        </w:rPr>
        <w:t xml:space="preserve"> H. Interspecific host competition and parasite virulence evolution. Biology Letters. 2023 May 3;19(5):20220553. </w:t>
      </w:r>
    </w:p>
    <w:p w14:paraId="064B0615" w14:textId="77777777" w:rsidR="00931818" w:rsidRPr="00931818" w:rsidRDefault="00931818" w:rsidP="00931818">
      <w:pPr>
        <w:pStyle w:val="Bibliography"/>
        <w:rPr>
          <w:rFonts w:ascii="Calibri" w:hAnsi="Calibri" w:cs="Calibri"/>
        </w:rPr>
      </w:pPr>
      <w:r w:rsidRPr="00931818">
        <w:rPr>
          <w:rFonts w:ascii="Calibri" w:hAnsi="Calibri" w:cs="Calibri"/>
        </w:rPr>
        <w:t xml:space="preserve">29. </w:t>
      </w:r>
      <w:r w:rsidRPr="00931818">
        <w:rPr>
          <w:rFonts w:ascii="Calibri" w:hAnsi="Calibri" w:cs="Calibri"/>
        </w:rPr>
        <w:tab/>
        <w:t xml:space="preserve">Limberger R, </w:t>
      </w:r>
      <w:proofErr w:type="spellStart"/>
      <w:r w:rsidRPr="00931818">
        <w:rPr>
          <w:rFonts w:ascii="Calibri" w:hAnsi="Calibri" w:cs="Calibri"/>
        </w:rPr>
        <w:t>Fussmann</w:t>
      </w:r>
      <w:proofErr w:type="spellEnd"/>
      <w:r w:rsidRPr="00931818">
        <w:rPr>
          <w:rFonts w:ascii="Calibri" w:hAnsi="Calibri" w:cs="Calibri"/>
        </w:rPr>
        <w:t xml:space="preserve"> GF. Adaptation and competition in deteriorating environments. Proceedings of the Royal Society B: Biological Sciences. 2021 Mar 10;288(1946):20202967. </w:t>
      </w:r>
    </w:p>
    <w:p w14:paraId="07350E60" w14:textId="77777777" w:rsidR="00931818" w:rsidRPr="00931818" w:rsidRDefault="00931818" w:rsidP="00931818">
      <w:pPr>
        <w:pStyle w:val="Bibliography"/>
        <w:rPr>
          <w:rFonts w:ascii="Calibri" w:hAnsi="Calibri" w:cs="Calibri"/>
        </w:rPr>
      </w:pPr>
      <w:r w:rsidRPr="00931818">
        <w:rPr>
          <w:rFonts w:ascii="Calibri" w:hAnsi="Calibri" w:cs="Calibri"/>
        </w:rPr>
        <w:t xml:space="preserve">30. </w:t>
      </w:r>
      <w:r w:rsidRPr="00931818">
        <w:rPr>
          <w:rFonts w:ascii="Calibri" w:hAnsi="Calibri" w:cs="Calibri"/>
        </w:rPr>
        <w:tab/>
        <w:t>Greenrod STE, Cazares D, Johnson S, Hector TE, Stevens EJ, MacLean RC, et al. Warming alters life-history traits and competition in a phage community. Applied and Environmental Microbiology. 2024 Apr 16;0(0</w:t>
      </w:r>
      <w:proofErr w:type="gramStart"/>
      <w:r w:rsidRPr="00931818">
        <w:rPr>
          <w:rFonts w:ascii="Calibri" w:hAnsi="Calibri" w:cs="Calibri"/>
        </w:rPr>
        <w:t>):e</w:t>
      </w:r>
      <w:proofErr w:type="gramEnd"/>
      <w:r w:rsidRPr="00931818">
        <w:rPr>
          <w:rFonts w:ascii="Calibri" w:hAnsi="Calibri" w:cs="Calibri"/>
        </w:rPr>
        <w:t xml:space="preserve">00286-24. </w:t>
      </w:r>
    </w:p>
    <w:p w14:paraId="19753BF0" w14:textId="77777777" w:rsidR="00931818" w:rsidRPr="00931818" w:rsidRDefault="00931818" w:rsidP="00931818">
      <w:pPr>
        <w:pStyle w:val="Bibliography"/>
        <w:rPr>
          <w:rFonts w:ascii="Calibri" w:hAnsi="Calibri" w:cs="Calibri"/>
        </w:rPr>
      </w:pPr>
      <w:r w:rsidRPr="00931818">
        <w:rPr>
          <w:rFonts w:ascii="Calibri" w:hAnsi="Calibri" w:cs="Calibri"/>
        </w:rPr>
        <w:t xml:space="preserve">31. </w:t>
      </w:r>
      <w:r w:rsidRPr="00931818">
        <w:rPr>
          <w:rFonts w:ascii="Calibri" w:hAnsi="Calibri" w:cs="Calibri"/>
        </w:rPr>
        <w:tab/>
      </w:r>
      <w:proofErr w:type="spellStart"/>
      <w:r w:rsidRPr="00931818">
        <w:rPr>
          <w:rFonts w:ascii="Calibri" w:hAnsi="Calibri" w:cs="Calibri"/>
        </w:rPr>
        <w:t>Kropinski</w:t>
      </w:r>
      <w:proofErr w:type="spellEnd"/>
      <w:r w:rsidRPr="00931818">
        <w:rPr>
          <w:rFonts w:ascii="Calibri" w:hAnsi="Calibri" w:cs="Calibri"/>
        </w:rPr>
        <w:t xml:space="preserve"> AM, Mazzocco A, Waddell TE, </w:t>
      </w:r>
      <w:proofErr w:type="spellStart"/>
      <w:r w:rsidRPr="00931818">
        <w:rPr>
          <w:rFonts w:ascii="Calibri" w:hAnsi="Calibri" w:cs="Calibri"/>
        </w:rPr>
        <w:t>Lingohr</w:t>
      </w:r>
      <w:proofErr w:type="spellEnd"/>
      <w:r w:rsidRPr="00931818">
        <w:rPr>
          <w:rFonts w:ascii="Calibri" w:hAnsi="Calibri" w:cs="Calibri"/>
        </w:rPr>
        <w:t xml:space="preserve"> E, Johnson RP. Enumeration of Bacteriophages by Double Agar Overlay Plaque Assay. In: </w:t>
      </w:r>
      <w:proofErr w:type="spellStart"/>
      <w:r w:rsidRPr="00931818">
        <w:rPr>
          <w:rFonts w:ascii="Calibri" w:hAnsi="Calibri" w:cs="Calibri"/>
        </w:rPr>
        <w:t>Clokie</w:t>
      </w:r>
      <w:proofErr w:type="spellEnd"/>
      <w:r w:rsidRPr="00931818">
        <w:rPr>
          <w:rFonts w:ascii="Calibri" w:hAnsi="Calibri" w:cs="Calibri"/>
        </w:rPr>
        <w:t xml:space="preserve"> MRJ, </w:t>
      </w:r>
      <w:proofErr w:type="spellStart"/>
      <w:r w:rsidRPr="00931818">
        <w:rPr>
          <w:rFonts w:ascii="Calibri" w:hAnsi="Calibri" w:cs="Calibri"/>
        </w:rPr>
        <w:t>Kropinski</w:t>
      </w:r>
      <w:proofErr w:type="spellEnd"/>
      <w:r w:rsidRPr="00931818">
        <w:rPr>
          <w:rFonts w:ascii="Calibri" w:hAnsi="Calibri" w:cs="Calibri"/>
        </w:rPr>
        <w:t xml:space="preserve"> AM, editors. Bacteriophages: Methods and Protocols, Volume 1: Isolation, Characterization, and Interactions [Internet]. Totowa, NJ: Humana Press; 2009 [cited 2023 Jun 2]. p. 69–76. (Methods in Molecular </w:t>
      </w:r>
      <w:proofErr w:type="spellStart"/>
      <w:r w:rsidRPr="00931818">
        <w:rPr>
          <w:rFonts w:ascii="Calibri" w:hAnsi="Calibri" w:cs="Calibri"/>
        </w:rPr>
        <w:t>Biology</w:t>
      </w:r>
      <w:r w:rsidRPr="00931818">
        <w:rPr>
          <w:rFonts w:ascii="Calibri" w:hAnsi="Calibri" w:cs="Calibri"/>
          <w:vertAlign w:val="superscript"/>
        </w:rPr>
        <w:t>TM</w:t>
      </w:r>
      <w:proofErr w:type="spellEnd"/>
      <w:r w:rsidRPr="00931818">
        <w:rPr>
          <w:rFonts w:ascii="Calibri" w:hAnsi="Calibri" w:cs="Calibri"/>
        </w:rPr>
        <w:t>). Available from: https://doi.org/10.1007/978-1-60327-164-6_7</w:t>
      </w:r>
    </w:p>
    <w:p w14:paraId="41892F78" w14:textId="77777777" w:rsidR="00931818" w:rsidRPr="00931818" w:rsidRDefault="00931818" w:rsidP="00931818">
      <w:pPr>
        <w:pStyle w:val="Bibliography"/>
        <w:rPr>
          <w:rFonts w:ascii="Calibri" w:hAnsi="Calibri" w:cs="Calibri"/>
        </w:rPr>
      </w:pPr>
      <w:r w:rsidRPr="00931818">
        <w:rPr>
          <w:rFonts w:ascii="Calibri" w:hAnsi="Calibri" w:cs="Calibri"/>
        </w:rPr>
        <w:t xml:space="preserve">32. </w:t>
      </w:r>
      <w:r w:rsidRPr="00931818">
        <w:rPr>
          <w:rFonts w:ascii="Calibri" w:hAnsi="Calibri" w:cs="Calibri"/>
        </w:rPr>
        <w:tab/>
        <w:t xml:space="preserve">Lenski RE, Rose MR, Simpson SC, </w:t>
      </w:r>
      <w:proofErr w:type="spellStart"/>
      <w:r w:rsidRPr="00931818">
        <w:rPr>
          <w:rFonts w:ascii="Calibri" w:hAnsi="Calibri" w:cs="Calibri"/>
        </w:rPr>
        <w:t>Tadler</w:t>
      </w:r>
      <w:proofErr w:type="spellEnd"/>
      <w:r w:rsidRPr="00931818">
        <w:rPr>
          <w:rFonts w:ascii="Calibri" w:hAnsi="Calibri" w:cs="Calibri"/>
        </w:rPr>
        <w:t xml:space="preserve"> SC. Long-Term Experimental Evolution in Escherichia coli. I. Adaptation and Divergence </w:t>
      </w:r>
      <w:proofErr w:type="gramStart"/>
      <w:r w:rsidRPr="00931818">
        <w:rPr>
          <w:rFonts w:ascii="Calibri" w:hAnsi="Calibri" w:cs="Calibri"/>
        </w:rPr>
        <w:t>During</w:t>
      </w:r>
      <w:proofErr w:type="gramEnd"/>
      <w:r w:rsidRPr="00931818">
        <w:rPr>
          <w:rFonts w:ascii="Calibri" w:hAnsi="Calibri" w:cs="Calibri"/>
        </w:rPr>
        <w:t xml:space="preserve"> 2,000 Generations. The American Naturalist. 1991;138(6):1315–41. </w:t>
      </w:r>
    </w:p>
    <w:p w14:paraId="46EEDACC" w14:textId="77777777" w:rsidR="00931818" w:rsidRPr="00931818" w:rsidRDefault="00931818" w:rsidP="00931818">
      <w:pPr>
        <w:pStyle w:val="Bibliography"/>
        <w:rPr>
          <w:rFonts w:ascii="Calibri" w:hAnsi="Calibri" w:cs="Calibri"/>
        </w:rPr>
      </w:pPr>
      <w:r w:rsidRPr="00931818">
        <w:rPr>
          <w:rFonts w:ascii="Calibri" w:hAnsi="Calibri" w:cs="Calibri"/>
        </w:rPr>
        <w:t xml:space="preserve">33. </w:t>
      </w:r>
      <w:r w:rsidRPr="00931818">
        <w:rPr>
          <w:rFonts w:ascii="Calibri" w:hAnsi="Calibri" w:cs="Calibri"/>
        </w:rPr>
        <w:tab/>
        <w:t xml:space="preserve">Langmead B, Salzberg SL. Fast gapped-read alignment with Bowtie 2. Nat Methods. 2012 Apr;9(4):357–9. </w:t>
      </w:r>
    </w:p>
    <w:p w14:paraId="544C9388" w14:textId="77777777" w:rsidR="00931818" w:rsidRPr="00931818" w:rsidRDefault="00931818" w:rsidP="00931818">
      <w:pPr>
        <w:pStyle w:val="Bibliography"/>
        <w:rPr>
          <w:rFonts w:ascii="Calibri" w:hAnsi="Calibri" w:cs="Calibri"/>
        </w:rPr>
      </w:pPr>
      <w:r w:rsidRPr="00931818">
        <w:rPr>
          <w:rFonts w:ascii="Calibri" w:hAnsi="Calibri" w:cs="Calibri"/>
        </w:rPr>
        <w:t xml:space="preserve">34. </w:t>
      </w:r>
      <w:r w:rsidRPr="00931818">
        <w:rPr>
          <w:rFonts w:ascii="Calibri" w:hAnsi="Calibri" w:cs="Calibri"/>
        </w:rPr>
        <w:tab/>
        <w:t xml:space="preserve">Deatherage DE, Barrick JE. Identification of mutations in laboratory evolved microbes from next-generation sequencing data using </w:t>
      </w:r>
      <w:proofErr w:type="spellStart"/>
      <w:r w:rsidRPr="00931818">
        <w:rPr>
          <w:rFonts w:ascii="Calibri" w:hAnsi="Calibri" w:cs="Calibri"/>
        </w:rPr>
        <w:t>breseq</w:t>
      </w:r>
      <w:proofErr w:type="spellEnd"/>
      <w:r w:rsidRPr="00931818">
        <w:rPr>
          <w:rFonts w:ascii="Calibri" w:hAnsi="Calibri" w:cs="Calibri"/>
        </w:rPr>
        <w:t xml:space="preserve">. Methods Mol Biol. </w:t>
      </w:r>
      <w:proofErr w:type="gramStart"/>
      <w:r w:rsidRPr="00931818">
        <w:rPr>
          <w:rFonts w:ascii="Calibri" w:hAnsi="Calibri" w:cs="Calibri"/>
        </w:rPr>
        <w:t>2014;1151:165</w:t>
      </w:r>
      <w:proofErr w:type="gramEnd"/>
      <w:r w:rsidRPr="00931818">
        <w:rPr>
          <w:rFonts w:ascii="Calibri" w:hAnsi="Calibri" w:cs="Calibri"/>
        </w:rPr>
        <w:t xml:space="preserve">–88. </w:t>
      </w:r>
    </w:p>
    <w:p w14:paraId="18C4B6EE" w14:textId="77777777" w:rsidR="00931818" w:rsidRPr="00931818" w:rsidRDefault="00931818" w:rsidP="00931818">
      <w:pPr>
        <w:pStyle w:val="Bibliography"/>
        <w:rPr>
          <w:rFonts w:ascii="Calibri" w:hAnsi="Calibri" w:cs="Calibri"/>
        </w:rPr>
      </w:pPr>
      <w:r w:rsidRPr="00931818">
        <w:rPr>
          <w:rFonts w:ascii="Calibri" w:hAnsi="Calibri" w:cs="Calibri"/>
        </w:rPr>
        <w:t xml:space="preserve">35. </w:t>
      </w:r>
      <w:r w:rsidRPr="00931818">
        <w:rPr>
          <w:rFonts w:ascii="Calibri" w:hAnsi="Calibri" w:cs="Calibri"/>
        </w:rPr>
        <w:tab/>
        <w:t xml:space="preserve">Seemann T. </w:t>
      </w:r>
      <w:proofErr w:type="spellStart"/>
      <w:r w:rsidRPr="00931818">
        <w:rPr>
          <w:rFonts w:ascii="Calibri" w:hAnsi="Calibri" w:cs="Calibri"/>
        </w:rPr>
        <w:t>Prokka</w:t>
      </w:r>
      <w:proofErr w:type="spellEnd"/>
      <w:r w:rsidRPr="00931818">
        <w:rPr>
          <w:rFonts w:ascii="Calibri" w:hAnsi="Calibri" w:cs="Calibri"/>
        </w:rPr>
        <w:t xml:space="preserve">: rapid prokaryotic genome annotation. Bioinformatics. 2014 Jul 15;30(14):2068–9. </w:t>
      </w:r>
    </w:p>
    <w:p w14:paraId="4DAA78DD" w14:textId="77777777" w:rsidR="00931818" w:rsidRPr="00931818" w:rsidRDefault="00931818" w:rsidP="00931818">
      <w:pPr>
        <w:pStyle w:val="Bibliography"/>
        <w:rPr>
          <w:rFonts w:ascii="Calibri" w:hAnsi="Calibri" w:cs="Calibri"/>
        </w:rPr>
      </w:pPr>
      <w:r w:rsidRPr="00931818">
        <w:rPr>
          <w:rFonts w:ascii="Calibri" w:hAnsi="Calibri" w:cs="Calibri"/>
        </w:rPr>
        <w:t xml:space="preserve">36. </w:t>
      </w:r>
      <w:r w:rsidRPr="00931818">
        <w:rPr>
          <w:rFonts w:ascii="Calibri" w:hAnsi="Calibri" w:cs="Calibri"/>
        </w:rPr>
        <w:tab/>
        <w:t xml:space="preserve">Wick RR, Howden BP, </w:t>
      </w:r>
      <w:proofErr w:type="spellStart"/>
      <w:r w:rsidRPr="00931818">
        <w:rPr>
          <w:rFonts w:ascii="Calibri" w:hAnsi="Calibri" w:cs="Calibri"/>
        </w:rPr>
        <w:t>Stinear</w:t>
      </w:r>
      <w:proofErr w:type="spellEnd"/>
      <w:r w:rsidRPr="00931818">
        <w:rPr>
          <w:rFonts w:ascii="Calibri" w:hAnsi="Calibri" w:cs="Calibri"/>
        </w:rPr>
        <w:t xml:space="preserve"> TP. </w:t>
      </w:r>
      <w:proofErr w:type="spellStart"/>
      <w:r w:rsidRPr="00931818">
        <w:rPr>
          <w:rFonts w:ascii="Calibri" w:hAnsi="Calibri" w:cs="Calibri"/>
        </w:rPr>
        <w:t>Autocycler</w:t>
      </w:r>
      <w:proofErr w:type="spellEnd"/>
      <w:r w:rsidRPr="00931818">
        <w:rPr>
          <w:rFonts w:ascii="Calibri" w:hAnsi="Calibri" w:cs="Calibri"/>
        </w:rPr>
        <w:t xml:space="preserve">: long-read consensus assembly for bacterial genomes [Internet]. </w:t>
      </w:r>
      <w:proofErr w:type="spellStart"/>
      <w:r w:rsidRPr="00931818">
        <w:rPr>
          <w:rFonts w:ascii="Calibri" w:hAnsi="Calibri" w:cs="Calibri"/>
        </w:rPr>
        <w:t>bioRxiv</w:t>
      </w:r>
      <w:proofErr w:type="spellEnd"/>
      <w:r w:rsidRPr="00931818">
        <w:rPr>
          <w:rFonts w:ascii="Calibri" w:hAnsi="Calibri" w:cs="Calibri"/>
        </w:rPr>
        <w:t>; 2025 [cited 2025 Jul 29]. p. 2025.05.12.653612. Available from: https://www.biorxiv.org/content/10.1101/2025.05.12.653612v1</w:t>
      </w:r>
    </w:p>
    <w:p w14:paraId="1FEB9D2A" w14:textId="77777777" w:rsidR="00931818" w:rsidRPr="00931818" w:rsidRDefault="00931818" w:rsidP="00931818">
      <w:pPr>
        <w:pStyle w:val="Bibliography"/>
        <w:rPr>
          <w:rFonts w:ascii="Calibri" w:hAnsi="Calibri" w:cs="Calibri"/>
        </w:rPr>
      </w:pPr>
      <w:r w:rsidRPr="00931818">
        <w:rPr>
          <w:rFonts w:ascii="Calibri" w:hAnsi="Calibri" w:cs="Calibri"/>
        </w:rPr>
        <w:t xml:space="preserve">37. </w:t>
      </w:r>
      <w:r w:rsidRPr="00931818">
        <w:rPr>
          <w:rFonts w:ascii="Calibri" w:hAnsi="Calibri" w:cs="Calibri"/>
        </w:rPr>
        <w:tab/>
        <w:t xml:space="preserve">Wick RR, Holt KE. </w:t>
      </w:r>
      <w:proofErr w:type="spellStart"/>
      <w:r w:rsidRPr="00931818">
        <w:rPr>
          <w:rFonts w:ascii="Calibri" w:hAnsi="Calibri" w:cs="Calibri"/>
        </w:rPr>
        <w:t>Polypolish</w:t>
      </w:r>
      <w:proofErr w:type="spellEnd"/>
      <w:r w:rsidRPr="00931818">
        <w:rPr>
          <w:rFonts w:ascii="Calibri" w:hAnsi="Calibri" w:cs="Calibri"/>
        </w:rPr>
        <w:t>: Short-read polishing of long-read bacterial genome assemblies. PLOS Computational Biology. 2022 Jan 24;18(1</w:t>
      </w:r>
      <w:proofErr w:type="gramStart"/>
      <w:r w:rsidRPr="00931818">
        <w:rPr>
          <w:rFonts w:ascii="Calibri" w:hAnsi="Calibri" w:cs="Calibri"/>
        </w:rPr>
        <w:t>):e</w:t>
      </w:r>
      <w:proofErr w:type="gramEnd"/>
      <w:r w:rsidRPr="00931818">
        <w:rPr>
          <w:rFonts w:ascii="Calibri" w:hAnsi="Calibri" w:cs="Calibri"/>
        </w:rPr>
        <w:t xml:space="preserve">1009802. </w:t>
      </w:r>
    </w:p>
    <w:p w14:paraId="2CF916CC" w14:textId="77777777" w:rsidR="00931818" w:rsidRPr="00931818" w:rsidRDefault="00931818" w:rsidP="00931818">
      <w:pPr>
        <w:pStyle w:val="Bibliography"/>
        <w:rPr>
          <w:rFonts w:ascii="Calibri" w:hAnsi="Calibri" w:cs="Calibri"/>
        </w:rPr>
      </w:pPr>
      <w:r w:rsidRPr="00931818">
        <w:rPr>
          <w:rFonts w:ascii="Calibri" w:hAnsi="Calibri" w:cs="Calibri"/>
        </w:rPr>
        <w:t xml:space="preserve">38. </w:t>
      </w:r>
      <w:r w:rsidRPr="00931818">
        <w:rPr>
          <w:rFonts w:ascii="Calibri" w:hAnsi="Calibri" w:cs="Calibri"/>
        </w:rPr>
        <w:tab/>
        <w:t xml:space="preserve">Bouras G, Grigson SR, </w:t>
      </w:r>
      <w:proofErr w:type="spellStart"/>
      <w:r w:rsidRPr="00931818">
        <w:rPr>
          <w:rFonts w:ascii="Calibri" w:hAnsi="Calibri" w:cs="Calibri"/>
        </w:rPr>
        <w:t>Papudeshi</w:t>
      </w:r>
      <w:proofErr w:type="spellEnd"/>
      <w:r w:rsidRPr="00931818">
        <w:rPr>
          <w:rFonts w:ascii="Calibri" w:hAnsi="Calibri" w:cs="Calibri"/>
        </w:rPr>
        <w:t xml:space="preserve"> B, Mallawaarachchi V, Roach MJ. </w:t>
      </w:r>
      <w:proofErr w:type="spellStart"/>
      <w:r w:rsidRPr="00931818">
        <w:rPr>
          <w:rFonts w:ascii="Calibri" w:hAnsi="Calibri" w:cs="Calibri"/>
        </w:rPr>
        <w:t>Dnaapler</w:t>
      </w:r>
      <w:proofErr w:type="spellEnd"/>
      <w:r w:rsidRPr="00931818">
        <w:rPr>
          <w:rFonts w:ascii="Calibri" w:hAnsi="Calibri" w:cs="Calibri"/>
        </w:rPr>
        <w:t xml:space="preserve">: A tool to reorient circular microbial genomes. Journal of </w:t>
      </w:r>
      <w:proofErr w:type="gramStart"/>
      <w:r w:rsidRPr="00931818">
        <w:rPr>
          <w:rFonts w:ascii="Calibri" w:hAnsi="Calibri" w:cs="Calibri"/>
        </w:rPr>
        <w:t>Open Source</w:t>
      </w:r>
      <w:proofErr w:type="gramEnd"/>
      <w:r w:rsidRPr="00931818">
        <w:rPr>
          <w:rFonts w:ascii="Calibri" w:hAnsi="Calibri" w:cs="Calibri"/>
        </w:rPr>
        <w:t xml:space="preserve"> Software. 2024 Jan 11;9(93):5968. </w:t>
      </w:r>
    </w:p>
    <w:p w14:paraId="6AEC4EF9" w14:textId="77777777" w:rsidR="00931818" w:rsidRPr="00931818" w:rsidRDefault="00931818" w:rsidP="00931818">
      <w:pPr>
        <w:pStyle w:val="Bibliography"/>
        <w:rPr>
          <w:rFonts w:ascii="Calibri" w:hAnsi="Calibri" w:cs="Calibri"/>
        </w:rPr>
      </w:pPr>
      <w:r w:rsidRPr="00931818">
        <w:rPr>
          <w:rFonts w:ascii="Calibri" w:hAnsi="Calibri" w:cs="Calibri"/>
        </w:rPr>
        <w:lastRenderedPageBreak/>
        <w:t xml:space="preserve">39. </w:t>
      </w:r>
      <w:r w:rsidRPr="00931818">
        <w:rPr>
          <w:rFonts w:ascii="Calibri" w:hAnsi="Calibri" w:cs="Calibri"/>
        </w:rPr>
        <w:tab/>
        <w:t xml:space="preserve">Li H. Minimap2: pairwise alignment for nucleotide sequences. Bioinformatics. 2018 Sep 15;34(18):3094–100. </w:t>
      </w:r>
    </w:p>
    <w:p w14:paraId="069E8F83" w14:textId="77777777" w:rsidR="00931818" w:rsidRPr="00931818" w:rsidRDefault="00931818" w:rsidP="00931818">
      <w:pPr>
        <w:pStyle w:val="Bibliography"/>
        <w:rPr>
          <w:rFonts w:ascii="Calibri" w:hAnsi="Calibri" w:cs="Calibri"/>
        </w:rPr>
      </w:pPr>
      <w:r w:rsidRPr="00931818">
        <w:rPr>
          <w:rFonts w:ascii="Calibri" w:hAnsi="Calibri" w:cs="Calibri"/>
        </w:rPr>
        <w:t xml:space="preserve">40. </w:t>
      </w:r>
      <w:r w:rsidRPr="00931818">
        <w:rPr>
          <w:rFonts w:ascii="Calibri" w:hAnsi="Calibri" w:cs="Calibri"/>
        </w:rPr>
        <w:tab/>
        <w:t>RStudio Team. RStudio: Integrated Development for R. [Internet]. RStudio, PBC, Boston, M; 2020. Available from: http://www.rstudio.com/</w:t>
      </w:r>
    </w:p>
    <w:p w14:paraId="0BF43B2E" w14:textId="77777777" w:rsidR="00931818" w:rsidRPr="00931818" w:rsidRDefault="00931818" w:rsidP="00931818">
      <w:pPr>
        <w:pStyle w:val="Bibliography"/>
        <w:rPr>
          <w:rFonts w:ascii="Calibri" w:hAnsi="Calibri" w:cs="Calibri"/>
        </w:rPr>
      </w:pPr>
      <w:r w:rsidRPr="00931818">
        <w:rPr>
          <w:rFonts w:ascii="Calibri" w:hAnsi="Calibri" w:cs="Calibri"/>
        </w:rPr>
        <w:t xml:space="preserve">41. </w:t>
      </w:r>
      <w:r w:rsidRPr="00931818">
        <w:rPr>
          <w:rFonts w:ascii="Calibri" w:hAnsi="Calibri" w:cs="Calibri"/>
        </w:rPr>
        <w:tab/>
        <w:t>R Core Team. R: A language and environment for statistical computing. [Internet]. Foundation for Statistical Computing, Vienna, Austria.; 2021. Available from: https://www.R-project.org/</w:t>
      </w:r>
    </w:p>
    <w:p w14:paraId="338F1C18" w14:textId="77777777" w:rsidR="00931818" w:rsidRPr="00931818" w:rsidRDefault="00931818" w:rsidP="00931818">
      <w:pPr>
        <w:pStyle w:val="Bibliography"/>
        <w:rPr>
          <w:rFonts w:ascii="Calibri" w:hAnsi="Calibri" w:cs="Calibri"/>
        </w:rPr>
      </w:pPr>
      <w:r w:rsidRPr="00931818">
        <w:rPr>
          <w:rFonts w:ascii="Calibri" w:hAnsi="Calibri" w:cs="Calibri"/>
        </w:rPr>
        <w:t xml:space="preserve">42. </w:t>
      </w:r>
      <w:r w:rsidRPr="00931818">
        <w:rPr>
          <w:rFonts w:ascii="Calibri" w:hAnsi="Calibri" w:cs="Calibri"/>
        </w:rPr>
        <w:tab/>
        <w:t xml:space="preserve">Tabare E, Glonti T, </w:t>
      </w:r>
      <w:proofErr w:type="spellStart"/>
      <w:r w:rsidRPr="00931818">
        <w:rPr>
          <w:rFonts w:ascii="Calibri" w:hAnsi="Calibri" w:cs="Calibri"/>
        </w:rPr>
        <w:t>Cochez</w:t>
      </w:r>
      <w:proofErr w:type="spellEnd"/>
      <w:r w:rsidRPr="00931818">
        <w:rPr>
          <w:rFonts w:ascii="Calibri" w:hAnsi="Calibri" w:cs="Calibri"/>
        </w:rPr>
        <w:t xml:space="preserve"> C, Ngassam C, </w:t>
      </w:r>
      <w:proofErr w:type="spellStart"/>
      <w:r w:rsidRPr="00931818">
        <w:rPr>
          <w:rFonts w:ascii="Calibri" w:hAnsi="Calibri" w:cs="Calibri"/>
        </w:rPr>
        <w:t>Pirnay</w:t>
      </w:r>
      <w:proofErr w:type="spellEnd"/>
      <w:r w:rsidRPr="00931818">
        <w:rPr>
          <w:rFonts w:ascii="Calibri" w:hAnsi="Calibri" w:cs="Calibri"/>
        </w:rPr>
        <w:t xml:space="preserve"> JP, </w:t>
      </w:r>
      <w:proofErr w:type="spellStart"/>
      <w:r w:rsidRPr="00931818">
        <w:rPr>
          <w:rFonts w:ascii="Calibri" w:hAnsi="Calibri" w:cs="Calibri"/>
        </w:rPr>
        <w:t>Amighi</w:t>
      </w:r>
      <w:proofErr w:type="spellEnd"/>
      <w:r w:rsidRPr="00931818">
        <w:rPr>
          <w:rFonts w:ascii="Calibri" w:hAnsi="Calibri" w:cs="Calibri"/>
        </w:rPr>
        <w:t xml:space="preserve"> K, et al. A Design of Experiment Approach to Optimize Spray-Dried Powders Containing Pseudomonas </w:t>
      </w:r>
      <w:proofErr w:type="spellStart"/>
      <w:r w:rsidRPr="00931818">
        <w:rPr>
          <w:rFonts w:ascii="Calibri" w:hAnsi="Calibri" w:cs="Calibri"/>
        </w:rPr>
        <w:t>aeruginosaPodoviridae</w:t>
      </w:r>
      <w:proofErr w:type="spellEnd"/>
      <w:r w:rsidRPr="00931818">
        <w:rPr>
          <w:rFonts w:ascii="Calibri" w:hAnsi="Calibri" w:cs="Calibri"/>
        </w:rPr>
        <w:t xml:space="preserve"> and Myoviridae Bacteriophages. Viruses. 2021 Oct;13(10):1926. </w:t>
      </w:r>
    </w:p>
    <w:p w14:paraId="14358A08" w14:textId="77777777" w:rsidR="00931818" w:rsidRPr="00931818" w:rsidRDefault="00931818" w:rsidP="00931818">
      <w:pPr>
        <w:pStyle w:val="Bibliography"/>
        <w:rPr>
          <w:rFonts w:ascii="Calibri" w:hAnsi="Calibri" w:cs="Calibri"/>
        </w:rPr>
      </w:pPr>
      <w:r w:rsidRPr="00931818">
        <w:rPr>
          <w:rFonts w:ascii="Calibri" w:hAnsi="Calibri" w:cs="Calibri"/>
        </w:rPr>
        <w:t xml:space="preserve">43. </w:t>
      </w:r>
      <w:r w:rsidRPr="00931818">
        <w:rPr>
          <w:rFonts w:ascii="Calibri" w:hAnsi="Calibri" w:cs="Calibri"/>
        </w:rPr>
        <w:tab/>
        <w:t xml:space="preserve">Visher E, Boots M. The problem of mediocre generalists: population genetics and eco-evolutionary perspectives on host breadth evolution in pathogens. Proc </w:t>
      </w:r>
      <w:proofErr w:type="spellStart"/>
      <w:r w:rsidRPr="00931818">
        <w:rPr>
          <w:rFonts w:ascii="Calibri" w:hAnsi="Calibri" w:cs="Calibri"/>
        </w:rPr>
        <w:t>Biol</w:t>
      </w:r>
      <w:proofErr w:type="spellEnd"/>
      <w:r w:rsidRPr="00931818">
        <w:rPr>
          <w:rFonts w:ascii="Calibri" w:hAnsi="Calibri" w:cs="Calibri"/>
        </w:rPr>
        <w:t xml:space="preserve"> Sci. 2020 Aug 26;287(1933):20201230. </w:t>
      </w:r>
    </w:p>
    <w:p w14:paraId="64FD090E" w14:textId="77777777" w:rsidR="00931818" w:rsidRPr="00931818" w:rsidRDefault="00931818" w:rsidP="00931818">
      <w:pPr>
        <w:pStyle w:val="Bibliography"/>
        <w:rPr>
          <w:rFonts w:ascii="Calibri" w:hAnsi="Calibri" w:cs="Calibri"/>
        </w:rPr>
      </w:pPr>
      <w:r w:rsidRPr="00931818">
        <w:rPr>
          <w:rFonts w:ascii="Calibri" w:hAnsi="Calibri" w:cs="Calibri"/>
        </w:rPr>
        <w:t xml:space="preserve">44. </w:t>
      </w:r>
      <w:r w:rsidRPr="00931818">
        <w:rPr>
          <w:rFonts w:ascii="Calibri" w:hAnsi="Calibri" w:cs="Calibri"/>
        </w:rPr>
        <w:tab/>
      </w:r>
      <w:proofErr w:type="spellStart"/>
      <w:r w:rsidRPr="00931818">
        <w:rPr>
          <w:rFonts w:ascii="Calibri" w:hAnsi="Calibri" w:cs="Calibri"/>
        </w:rPr>
        <w:t>Remold</w:t>
      </w:r>
      <w:proofErr w:type="spellEnd"/>
      <w:r w:rsidRPr="00931818">
        <w:rPr>
          <w:rFonts w:ascii="Calibri" w:hAnsi="Calibri" w:cs="Calibri"/>
        </w:rPr>
        <w:t xml:space="preserve"> S. Understanding specialism when the jack of all trades can be the master of all. Proceedings of the Royal Society B: Biological Sciences. 2012 Oct 24;279(1749):4861–9. </w:t>
      </w:r>
    </w:p>
    <w:p w14:paraId="5A51481C" w14:textId="77777777" w:rsidR="00931818" w:rsidRPr="00931818" w:rsidRDefault="00931818" w:rsidP="00931818">
      <w:pPr>
        <w:pStyle w:val="Bibliography"/>
        <w:rPr>
          <w:rFonts w:ascii="Calibri" w:hAnsi="Calibri" w:cs="Calibri"/>
        </w:rPr>
      </w:pPr>
      <w:r w:rsidRPr="00931818">
        <w:rPr>
          <w:rFonts w:ascii="Calibri" w:hAnsi="Calibri" w:cs="Calibri"/>
        </w:rPr>
        <w:t xml:space="preserve">45. </w:t>
      </w:r>
      <w:r w:rsidRPr="00931818">
        <w:rPr>
          <w:rFonts w:ascii="Calibri" w:hAnsi="Calibri" w:cs="Calibri"/>
        </w:rPr>
        <w:tab/>
        <w:t xml:space="preserve">Ashrafi R, </w:t>
      </w:r>
      <w:proofErr w:type="spellStart"/>
      <w:r w:rsidRPr="00931818">
        <w:rPr>
          <w:rFonts w:ascii="Calibri" w:hAnsi="Calibri" w:cs="Calibri"/>
        </w:rPr>
        <w:t>Bruneaux</w:t>
      </w:r>
      <w:proofErr w:type="spellEnd"/>
      <w:r w:rsidRPr="00931818">
        <w:rPr>
          <w:rFonts w:ascii="Calibri" w:hAnsi="Calibri" w:cs="Calibri"/>
        </w:rPr>
        <w:t xml:space="preserve"> M, Sundberg LR, Pulkkinen K, Valkonen J, Ketola T. Broad thermal tolerance is negatively correlated with virulence in an opportunistic bacterial pathogen. Evolutionary Applications. 2018;11(9):1700–14. </w:t>
      </w:r>
    </w:p>
    <w:p w14:paraId="7B4834D5" w14:textId="77777777" w:rsidR="00931818" w:rsidRPr="00931818" w:rsidRDefault="00931818" w:rsidP="00931818">
      <w:pPr>
        <w:pStyle w:val="Bibliography"/>
        <w:rPr>
          <w:rFonts w:ascii="Calibri" w:hAnsi="Calibri" w:cs="Calibri"/>
        </w:rPr>
      </w:pPr>
      <w:r w:rsidRPr="00931818">
        <w:rPr>
          <w:rFonts w:ascii="Calibri" w:hAnsi="Calibri" w:cs="Calibri"/>
        </w:rPr>
        <w:t xml:space="preserve">46. </w:t>
      </w:r>
      <w:r w:rsidRPr="00931818">
        <w:rPr>
          <w:rFonts w:ascii="Calibri" w:hAnsi="Calibri" w:cs="Calibri"/>
        </w:rPr>
        <w:tab/>
        <w:t xml:space="preserve">Blount ZD, Lenski RE, </w:t>
      </w:r>
      <w:proofErr w:type="spellStart"/>
      <w:r w:rsidRPr="00931818">
        <w:rPr>
          <w:rFonts w:ascii="Calibri" w:hAnsi="Calibri" w:cs="Calibri"/>
        </w:rPr>
        <w:t>Losos</w:t>
      </w:r>
      <w:proofErr w:type="spellEnd"/>
      <w:r w:rsidRPr="00931818">
        <w:rPr>
          <w:rFonts w:ascii="Calibri" w:hAnsi="Calibri" w:cs="Calibri"/>
        </w:rPr>
        <w:t xml:space="preserve"> JB. Contingency and determinism in evolution: Replaying life’s tape. Science. 2018 Nov 9;362(6415</w:t>
      </w:r>
      <w:proofErr w:type="gramStart"/>
      <w:r w:rsidRPr="00931818">
        <w:rPr>
          <w:rFonts w:ascii="Calibri" w:hAnsi="Calibri" w:cs="Calibri"/>
        </w:rPr>
        <w:t>):eaam</w:t>
      </w:r>
      <w:proofErr w:type="gramEnd"/>
      <w:r w:rsidRPr="00931818">
        <w:rPr>
          <w:rFonts w:ascii="Calibri" w:hAnsi="Calibri" w:cs="Calibri"/>
        </w:rPr>
        <w:t xml:space="preserve">5979. </w:t>
      </w:r>
    </w:p>
    <w:p w14:paraId="1C1FC757" w14:textId="77777777" w:rsidR="00931818" w:rsidRPr="00931818" w:rsidRDefault="00931818" w:rsidP="00931818">
      <w:pPr>
        <w:pStyle w:val="Bibliography"/>
        <w:rPr>
          <w:rFonts w:ascii="Calibri" w:hAnsi="Calibri" w:cs="Calibri"/>
        </w:rPr>
      </w:pPr>
      <w:r w:rsidRPr="00931818">
        <w:rPr>
          <w:rFonts w:ascii="Calibri" w:hAnsi="Calibri" w:cs="Calibri"/>
        </w:rPr>
        <w:t xml:space="preserve">47. </w:t>
      </w:r>
      <w:r w:rsidRPr="00931818">
        <w:rPr>
          <w:rFonts w:ascii="Calibri" w:hAnsi="Calibri" w:cs="Calibri"/>
        </w:rPr>
        <w:tab/>
        <w:t>Arribas M, Kubota K, Cabanillas L, Lázaro E. Adaptation to Fluctuating Temperatures in an RNA Virus Is Driven by the Most Stringent Selective Pressure. PLOS ONE. 2014 Jun 25;9(6</w:t>
      </w:r>
      <w:proofErr w:type="gramStart"/>
      <w:r w:rsidRPr="00931818">
        <w:rPr>
          <w:rFonts w:ascii="Calibri" w:hAnsi="Calibri" w:cs="Calibri"/>
        </w:rPr>
        <w:t>):e</w:t>
      </w:r>
      <w:proofErr w:type="gramEnd"/>
      <w:r w:rsidRPr="00931818">
        <w:rPr>
          <w:rFonts w:ascii="Calibri" w:hAnsi="Calibri" w:cs="Calibri"/>
        </w:rPr>
        <w:t xml:space="preserve">100940. </w:t>
      </w:r>
    </w:p>
    <w:p w14:paraId="0A2F271B" w14:textId="77777777" w:rsidR="00931818" w:rsidRPr="00931818" w:rsidRDefault="00931818" w:rsidP="00931818">
      <w:pPr>
        <w:pStyle w:val="Bibliography"/>
        <w:rPr>
          <w:rFonts w:ascii="Calibri" w:hAnsi="Calibri" w:cs="Calibri"/>
        </w:rPr>
      </w:pPr>
      <w:r w:rsidRPr="00931818">
        <w:rPr>
          <w:rFonts w:ascii="Calibri" w:hAnsi="Calibri" w:cs="Calibri"/>
        </w:rPr>
        <w:t xml:space="preserve">48. </w:t>
      </w:r>
      <w:r w:rsidRPr="00931818">
        <w:rPr>
          <w:rFonts w:ascii="Calibri" w:hAnsi="Calibri" w:cs="Calibri"/>
        </w:rPr>
        <w:tab/>
        <w:t xml:space="preserve">Barbosa M, Inocentes N, Soares AMVM, Oliveira M. Synergy effects of fluoxetine and variability in temperature lead to proportionally greater fitness costs in Daphnia: A multigenerational test. Aquatic Toxicology. 2017 Dec </w:t>
      </w:r>
      <w:proofErr w:type="gramStart"/>
      <w:r w:rsidRPr="00931818">
        <w:rPr>
          <w:rFonts w:ascii="Calibri" w:hAnsi="Calibri" w:cs="Calibri"/>
        </w:rPr>
        <w:t>1;193:268</w:t>
      </w:r>
      <w:proofErr w:type="gramEnd"/>
      <w:r w:rsidRPr="00931818">
        <w:rPr>
          <w:rFonts w:ascii="Calibri" w:hAnsi="Calibri" w:cs="Calibri"/>
        </w:rPr>
        <w:t xml:space="preserve">–75. </w:t>
      </w:r>
    </w:p>
    <w:p w14:paraId="4DFBE9C2" w14:textId="77777777" w:rsidR="00931818" w:rsidRPr="00931818" w:rsidRDefault="00931818" w:rsidP="00931818">
      <w:pPr>
        <w:pStyle w:val="Bibliography"/>
        <w:rPr>
          <w:rFonts w:ascii="Calibri" w:hAnsi="Calibri" w:cs="Calibri"/>
        </w:rPr>
      </w:pPr>
      <w:r w:rsidRPr="00931818">
        <w:rPr>
          <w:rFonts w:ascii="Calibri" w:hAnsi="Calibri" w:cs="Calibri"/>
        </w:rPr>
        <w:t xml:space="preserve">49. </w:t>
      </w:r>
      <w:r w:rsidRPr="00931818">
        <w:rPr>
          <w:rFonts w:ascii="Calibri" w:hAnsi="Calibri" w:cs="Calibri"/>
        </w:rPr>
        <w:tab/>
      </w:r>
      <w:proofErr w:type="spellStart"/>
      <w:r w:rsidRPr="00931818">
        <w:rPr>
          <w:rFonts w:ascii="Calibri" w:hAnsi="Calibri" w:cs="Calibri"/>
        </w:rPr>
        <w:t>Cvijović</w:t>
      </w:r>
      <w:proofErr w:type="spellEnd"/>
      <w:r w:rsidRPr="00931818">
        <w:rPr>
          <w:rFonts w:ascii="Calibri" w:hAnsi="Calibri" w:cs="Calibri"/>
        </w:rPr>
        <w:t xml:space="preserve"> I, Good BH, Jerison ER, Desai MM. Fate of a mutation in a fluctuating environment. Proc Natl </w:t>
      </w:r>
      <w:proofErr w:type="spellStart"/>
      <w:r w:rsidRPr="00931818">
        <w:rPr>
          <w:rFonts w:ascii="Calibri" w:hAnsi="Calibri" w:cs="Calibri"/>
        </w:rPr>
        <w:t>Acad</w:t>
      </w:r>
      <w:proofErr w:type="spellEnd"/>
      <w:r w:rsidRPr="00931818">
        <w:rPr>
          <w:rFonts w:ascii="Calibri" w:hAnsi="Calibri" w:cs="Calibri"/>
        </w:rPr>
        <w:t xml:space="preserve"> Sci U S A. 2015 Sep 8;112(36</w:t>
      </w:r>
      <w:proofErr w:type="gramStart"/>
      <w:r w:rsidRPr="00931818">
        <w:rPr>
          <w:rFonts w:ascii="Calibri" w:hAnsi="Calibri" w:cs="Calibri"/>
        </w:rPr>
        <w:t>):E</w:t>
      </w:r>
      <w:proofErr w:type="gramEnd"/>
      <w:r w:rsidRPr="00931818">
        <w:rPr>
          <w:rFonts w:ascii="Calibri" w:hAnsi="Calibri" w:cs="Calibri"/>
        </w:rPr>
        <w:t xml:space="preserve">5021–8. </w:t>
      </w:r>
    </w:p>
    <w:p w14:paraId="5443A519" w14:textId="77777777" w:rsidR="00931818" w:rsidRPr="00931818" w:rsidRDefault="00931818" w:rsidP="00931818">
      <w:pPr>
        <w:pStyle w:val="Bibliography"/>
        <w:rPr>
          <w:rFonts w:ascii="Calibri" w:hAnsi="Calibri" w:cs="Calibri"/>
        </w:rPr>
      </w:pPr>
      <w:r w:rsidRPr="00931818">
        <w:rPr>
          <w:rFonts w:ascii="Calibri" w:hAnsi="Calibri" w:cs="Calibri"/>
        </w:rPr>
        <w:t xml:space="preserve">50. </w:t>
      </w:r>
      <w:r w:rsidRPr="00931818">
        <w:rPr>
          <w:rFonts w:ascii="Calibri" w:hAnsi="Calibri" w:cs="Calibri"/>
        </w:rPr>
        <w:tab/>
      </w:r>
      <w:proofErr w:type="spellStart"/>
      <w:r w:rsidRPr="00931818">
        <w:rPr>
          <w:rFonts w:ascii="Calibri" w:hAnsi="Calibri" w:cs="Calibri"/>
        </w:rPr>
        <w:t>Jaureguiberry</w:t>
      </w:r>
      <w:proofErr w:type="spellEnd"/>
      <w:r w:rsidRPr="00931818">
        <w:rPr>
          <w:rFonts w:ascii="Calibri" w:hAnsi="Calibri" w:cs="Calibri"/>
        </w:rPr>
        <w:t xml:space="preserve"> P, </w:t>
      </w:r>
      <w:proofErr w:type="spellStart"/>
      <w:r w:rsidRPr="00931818">
        <w:rPr>
          <w:rFonts w:ascii="Calibri" w:hAnsi="Calibri" w:cs="Calibri"/>
        </w:rPr>
        <w:t>Titeux</w:t>
      </w:r>
      <w:proofErr w:type="spellEnd"/>
      <w:r w:rsidRPr="00931818">
        <w:rPr>
          <w:rFonts w:ascii="Calibri" w:hAnsi="Calibri" w:cs="Calibri"/>
        </w:rPr>
        <w:t xml:space="preserve"> N, Wiemers M, Bowler DE, </w:t>
      </w:r>
      <w:proofErr w:type="spellStart"/>
      <w:r w:rsidRPr="00931818">
        <w:rPr>
          <w:rFonts w:ascii="Calibri" w:hAnsi="Calibri" w:cs="Calibri"/>
        </w:rPr>
        <w:t>Coscieme</w:t>
      </w:r>
      <w:proofErr w:type="spellEnd"/>
      <w:r w:rsidRPr="00931818">
        <w:rPr>
          <w:rFonts w:ascii="Calibri" w:hAnsi="Calibri" w:cs="Calibri"/>
        </w:rPr>
        <w:t xml:space="preserve"> L, Golden AS, et al. The direct drivers of recent global anthropogenic biodiversity loss. Science Advances. 2022 Nov 9;8(45</w:t>
      </w:r>
      <w:proofErr w:type="gramStart"/>
      <w:r w:rsidRPr="00931818">
        <w:rPr>
          <w:rFonts w:ascii="Calibri" w:hAnsi="Calibri" w:cs="Calibri"/>
        </w:rPr>
        <w:t>):eabm</w:t>
      </w:r>
      <w:proofErr w:type="gramEnd"/>
      <w:r w:rsidRPr="00931818">
        <w:rPr>
          <w:rFonts w:ascii="Calibri" w:hAnsi="Calibri" w:cs="Calibri"/>
        </w:rPr>
        <w:t xml:space="preserve">9982. </w:t>
      </w:r>
    </w:p>
    <w:p w14:paraId="10777A05" w14:textId="3D7C0FB7" w:rsidR="003F6D0D" w:rsidRDefault="00AC2555">
      <w:r>
        <w:fldChar w:fldCharType="end"/>
      </w:r>
    </w:p>
    <w:p w14:paraId="4E9E44B6" w14:textId="77777777" w:rsidR="00570068" w:rsidRDefault="00570068">
      <w:pPr>
        <w:rPr>
          <w:ins w:id="683" w:author="Samuel Greenrod" w:date="2025-09-12T15:04:00Z" w16du:dateUtc="2025-09-12T22:04:00Z"/>
        </w:rPr>
      </w:pPr>
    </w:p>
    <w:p w14:paraId="0DEA7689" w14:textId="77777777" w:rsidR="00034E63" w:rsidRDefault="00034E63">
      <w:pPr>
        <w:rPr>
          <w:ins w:id="684" w:author="Samuel Greenrod" w:date="2025-09-12T15:04:00Z" w16du:dateUtc="2025-09-12T22:04:00Z"/>
        </w:rPr>
      </w:pPr>
    </w:p>
    <w:p w14:paraId="424CCA18" w14:textId="77777777" w:rsidR="00034E63" w:rsidRDefault="00034E63">
      <w:pPr>
        <w:rPr>
          <w:ins w:id="685" w:author="Samuel Greenrod" w:date="2025-09-12T15:04:00Z" w16du:dateUtc="2025-09-12T22:04:00Z"/>
        </w:rPr>
      </w:pPr>
    </w:p>
    <w:p w14:paraId="72EF47FE" w14:textId="77777777" w:rsidR="00034E63" w:rsidRDefault="00034E63">
      <w:pPr>
        <w:rPr>
          <w:ins w:id="686" w:author="Samuel Greenrod" w:date="2025-09-12T15:04:00Z" w16du:dateUtc="2025-09-12T22:04:00Z"/>
        </w:rPr>
      </w:pPr>
    </w:p>
    <w:p w14:paraId="0C42FD53" w14:textId="77777777" w:rsidR="00034E63" w:rsidRDefault="00034E63">
      <w:pPr>
        <w:rPr>
          <w:ins w:id="687" w:author="Samuel Greenrod" w:date="2025-09-12T15:04:00Z" w16du:dateUtc="2025-09-12T22:04:00Z"/>
        </w:rPr>
      </w:pPr>
    </w:p>
    <w:p w14:paraId="62EEE048" w14:textId="77777777" w:rsidR="00034E63" w:rsidRDefault="00034E63">
      <w:pPr>
        <w:rPr>
          <w:ins w:id="688" w:author="Samuel Greenrod" w:date="2025-09-12T15:04:00Z" w16du:dateUtc="2025-09-12T22:04:00Z"/>
        </w:rPr>
      </w:pPr>
    </w:p>
    <w:p w14:paraId="15509114" w14:textId="00CC80DB" w:rsidR="00034E63" w:rsidRPr="00034E63" w:rsidRDefault="00034E63">
      <w:pPr>
        <w:rPr>
          <w:ins w:id="689" w:author="Samuel Greenrod" w:date="2025-09-12T15:04:00Z" w16du:dateUtc="2025-09-12T22:04:00Z"/>
          <w:b/>
          <w:bCs/>
          <w:sz w:val="28"/>
          <w:szCs w:val="28"/>
          <w:rPrChange w:id="690" w:author="Samuel Greenrod" w:date="2025-09-12T15:08:00Z" w16du:dateUtc="2025-09-12T22:08:00Z">
            <w:rPr>
              <w:ins w:id="691" w:author="Samuel Greenrod" w:date="2025-09-12T15:04:00Z" w16du:dateUtc="2025-09-12T22:04:00Z"/>
            </w:rPr>
          </w:rPrChange>
        </w:rPr>
      </w:pPr>
      <w:ins w:id="692" w:author="Samuel Greenrod" w:date="2025-09-12T15:04:00Z" w16du:dateUtc="2025-09-12T22:04:00Z">
        <w:r w:rsidRPr="00034E63">
          <w:rPr>
            <w:b/>
            <w:bCs/>
            <w:sz w:val="28"/>
            <w:szCs w:val="28"/>
            <w:rPrChange w:id="693" w:author="Samuel Greenrod" w:date="2025-09-12T15:08:00Z" w16du:dateUtc="2025-09-12T22:08:00Z">
              <w:rPr/>
            </w:rPrChange>
          </w:rPr>
          <w:lastRenderedPageBreak/>
          <w:t>Extended data</w:t>
        </w:r>
      </w:ins>
    </w:p>
    <w:p w14:paraId="3A219835" w14:textId="07F3ACA5" w:rsidR="00034E63" w:rsidRDefault="00034E63" w:rsidP="00034E63">
      <w:pPr>
        <w:jc w:val="both"/>
        <w:rPr>
          <w:ins w:id="694" w:author="Samuel Greenrod" w:date="2025-09-12T15:04:00Z" w16du:dateUtc="2025-09-12T22:04:00Z"/>
          <w:noProof/>
        </w:rPr>
        <w:pPrChange w:id="695" w:author="Samuel Greenrod" w:date="2025-09-12T15:08:00Z" w16du:dateUtc="2025-09-12T22:08:00Z">
          <w:pPr/>
        </w:pPrChange>
      </w:pPr>
      <w:ins w:id="696" w:author="Samuel Greenrod" w:date="2025-09-12T15:04:00Z" w16du:dateUtc="2025-09-12T22:04:00Z">
        <w:r>
          <w:rPr>
            <w:noProof/>
          </w:rPr>
          <w:drawing>
            <wp:inline distT="0" distB="0" distL="0" distR="0" wp14:anchorId="2A32F555" wp14:editId="6F594D8A">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ins>
    </w:p>
    <w:p w14:paraId="5F6A4458" w14:textId="0A706A2B" w:rsidR="00034E63" w:rsidRDefault="00034E63" w:rsidP="00034E63">
      <w:pPr>
        <w:jc w:val="both"/>
        <w:rPr>
          <w:ins w:id="697" w:author="Samuel Greenrod" w:date="2025-09-12T15:07:00Z" w16du:dateUtc="2025-09-12T22:07:00Z"/>
          <w:sz w:val="24"/>
          <w:szCs w:val="24"/>
        </w:rPr>
        <w:pPrChange w:id="698" w:author="Samuel Greenrod" w:date="2025-09-12T15:08:00Z" w16du:dateUtc="2025-09-12T22:08:00Z">
          <w:pPr/>
        </w:pPrChange>
      </w:pPr>
      <w:ins w:id="699" w:author="Samuel Greenrod" w:date="2025-09-12T15:04:00Z" w16du:dateUtc="2025-09-12T22:04:00Z">
        <w:r w:rsidRPr="00034E63">
          <w:rPr>
            <w:b/>
            <w:bCs/>
            <w:sz w:val="24"/>
            <w:szCs w:val="24"/>
            <w:rPrChange w:id="700" w:author="Samuel Greenrod" w:date="2025-09-12T15:05:00Z" w16du:dateUtc="2025-09-12T22:05:00Z">
              <w:rPr/>
            </w:rPrChange>
          </w:rPr>
          <w:t>Figure S1. Fluctuating temperatures select for specialist mutations.</w:t>
        </w:r>
        <w:r w:rsidRPr="00034E63">
          <w:rPr>
            <w:sz w:val="24"/>
            <w:szCs w:val="24"/>
            <w:rPrChange w:id="701" w:author="Samuel Greenrod" w:date="2025-09-12T15:05:00Z" w16du:dateUtc="2025-09-12T22:05:00Z">
              <w:rPr/>
            </w:rPrChange>
          </w:rPr>
          <w:t xml:space="preserve"> </w:t>
        </w:r>
      </w:ins>
      <w:ins w:id="702" w:author="Samuel Greenrod" w:date="2025-09-12T15:05:00Z" w16du:dateUtc="2025-09-12T22:05:00Z">
        <w:r w:rsidRPr="00034E63">
          <w:rPr>
            <w:sz w:val="24"/>
            <w:szCs w:val="24"/>
            <w:rPrChange w:id="703" w:author="Samuel Greenrod" w:date="2025-09-12T15:05:00Z" w16du:dateUtc="2025-09-12T22:05:00Z">
              <w:rPr/>
            </w:rPrChange>
          </w:rPr>
          <w:t xml:space="preserve">Mutation plots show genetic variants associated with </w:t>
        </w:r>
      </w:ins>
      <w:ins w:id="704" w:author="Samuel Greenrod" w:date="2025-09-12T15:06:00Z" w16du:dateUtc="2025-09-12T22:06:00Z">
        <w:r>
          <w:rPr>
            <w:sz w:val="24"/>
            <w:szCs w:val="24"/>
          </w:rPr>
          <w:t>fluctuating temperatures in monoculture</w:t>
        </w:r>
      </w:ins>
      <w:ins w:id="705" w:author="Samuel Greenrod" w:date="2025-09-12T15:05:00Z" w16du:dateUtc="2025-09-12T22:05:00Z">
        <w:r w:rsidRPr="00034E63">
          <w:rPr>
            <w:sz w:val="24"/>
            <w:szCs w:val="24"/>
            <w:rPrChange w:id="706" w:author="Samuel Greenrod" w:date="2025-09-12T15:05:00Z" w16du:dateUtc="2025-09-12T22:05:00Z">
              <w:rPr/>
            </w:rPrChange>
          </w:rPr>
          <w:t xml:space="preserv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034E63">
          <w:rPr>
            <w:rFonts w:cstheme="minorHAnsi"/>
            <w:sz w:val="24"/>
            <w:szCs w:val="24"/>
            <w:rPrChange w:id="707" w:author="Samuel Greenrod" w:date="2025-09-12T15:05:00Z" w16du:dateUtc="2025-09-12T22:05:00Z">
              <w:rPr>
                <w:rFonts w:cstheme="minorHAnsi"/>
              </w:rPr>
            </w:rPrChange>
          </w:rPr>
          <w:t>φ</w:t>
        </w:r>
        <w:r w:rsidRPr="00034E63">
          <w:rPr>
            <w:sz w:val="24"/>
            <w:szCs w:val="24"/>
            <w:rPrChange w:id="708" w:author="Samuel Greenrod" w:date="2025-09-12T15:05:00Z" w16du:dateUtc="2025-09-12T22:05:00Z">
              <w:rPr/>
            </w:rPrChange>
          </w:rPr>
          <w:t>14-1 deletion at ~48kb which is a 1bp deletion but given a fixed size for visibility.</w:t>
        </w:r>
      </w:ins>
    </w:p>
    <w:p w14:paraId="2191E105" w14:textId="77777777" w:rsidR="00034E63" w:rsidRDefault="00034E63" w:rsidP="00034E63">
      <w:pPr>
        <w:rPr>
          <w:ins w:id="709" w:author="Samuel Greenrod" w:date="2025-09-12T15:06:00Z" w16du:dateUtc="2025-09-12T22:06:00Z"/>
          <w:sz w:val="24"/>
          <w:szCs w:val="24"/>
        </w:rPr>
      </w:pPr>
    </w:p>
    <w:p w14:paraId="1C97A205" w14:textId="09DD2B8D" w:rsidR="00034E63" w:rsidRDefault="00034E63" w:rsidP="00034E63">
      <w:pPr>
        <w:rPr>
          <w:ins w:id="710" w:author="Samuel Greenrod" w:date="2025-09-12T15:07:00Z" w16du:dateUtc="2025-09-12T22:07:00Z"/>
          <w:sz w:val="24"/>
          <w:szCs w:val="24"/>
        </w:rPr>
      </w:pPr>
      <w:ins w:id="711" w:author="Samuel Greenrod" w:date="2025-09-12T15:07:00Z" w16du:dateUtc="2025-09-12T22:07:00Z">
        <w:r>
          <w:rPr>
            <w:noProof/>
            <w:sz w:val="24"/>
            <w:szCs w:val="24"/>
          </w:rPr>
          <w:lastRenderedPageBreak/>
          <w:drawing>
            <wp:inline distT="0" distB="0" distL="0" distR="0" wp14:anchorId="04DC7DED" wp14:editId="6F962D6B">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2CE0DBE4" w:rsidR="00034E63" w:rsidRDefault="00034E63" w:rsidP="00034E63">
      <w:pPr>
        <w:jc w:val="both"/>
        <w:rPr>
          <w:ins w:id="712" w:author="Samuel Greenrod" w:date="2025-09-12T15:07:00Z" w16du:dateUtc="2025-09-12T22:07:00Z"/>
          <w:sz w:val="24"/>
          <w:szCs w:val="24"/>
        </w:rPr>
        <w:pPrChange w:id="713" w:author="Samuel Greenrod" w:date="2025-09-12T15:08:00Z" w16du:dateUtc="2025-09-12T22:08:00Z">
          <w:pPr/>
        </w:pPrChange>
      </w:pPr>
      <w:ins w:id="714" w:author="Samuel Greenrod" w:date="2025-09-12T15:07:00Z" w16du:dateUtc="2025-09-12T22:07:00Z">
        <w:r w:rsidRPr="002A7CDC">
          <w:rPr>
            <w:b/>
            <w:bCs/>
            <w:sz w:val="24"/>
            <w:szCs w:val="24"/>
          </w:rPr>
          <w:t>Figure S</w:t>
        </w:r>
        <w:r>
          <w:rPr>
            <w:b/>
            <w:bCs/>
            <w:sz w:val="24"/>
            <w:szCs w:val="24"/>
          </w:rPr>
          <w:t>2</w:t>
        </w:r>
        <w:r w:rsidRPr="002A7CDC">
          <w:rPr>
            <w:b/>
            <w:bCs/>
            <w:sz w:val="24"/>
            <w:szCs w:val="24"/>
          </w:rPr>
          <w:t xml:space="preserve">. </w:t>
        </w:r>
        <w:r>
          <w:rPr>
            <w:b/>
            <w:bCs/>
            <w:sz w:val="24"/>
            <w:szCs w:val="24"/>
          </w:rPr>
          <w:t>Competition restricts the acquisition of high frequency mutations</w:t>
        </w:r>
        <w:r w:rsidRPr="002A7CDC">
          <w:rPr>
            <w:b/>
            <w:bCs/>
            <w:sz w:val="24"/>
            <w:szCs w:val="24"/>
          </w:rPr>
          <w:t>.</w:t>
        </w:r>
        <w:r w:rsidRPr="002A7CDC">
          <w:rPr>
            <w:sz w:val="24"/>
            <w:szCs w:val="24"/>
          </w:rPr>
          <w:t xml:space="preserve"> Mutation plots show genetic variants associated with </w:t>
        </w:r>
        <w:r>
          <w:rPr>
            <w:sz w:val="24"/>
            <w:szCs w:val="24"/>
          </w:rPr>
          <w:t xml:space="preserve">fluctuating temperatures in </w:t>
        </w:r>
        <w:r>
          <w:rPr>
            <w:sz w:val="24"/>
            <w:szCs w:val="24"/>
          </w:rPr>
          <w:t>co-culture</w:t>
        </w:r>
        <w:r w:rsidRPr="002A7CDC">
          <w:rPr>
            <w:sz w:val="24"/>
            <w:szCs w:val="24"/>
          </w:rPr>
          <w:t xml:space="preserv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A7CDC">
          <w:rPr>
            <w:rFonts w:cstheme="minorHAnsi"/>
            <w:sz w:val="24"/>
            <w:szCs w:val="24"/>
          </w:rPr>
          <w:t>φ</w:t>
        </w:r>
        <w:r w:rsidRPr="002A7CDC">
          <w:rPr>
            <w:sz w:val="24"/>
            <w:szCs w:val="24"/>
          </w:rPr>
          <w:t>14-1 deletion at ~48kb which is a 1bp deletion but given a fixed size for visibility.</w:t>
        </w:r>
      </w:ins>
    </w:p>
    <w:p w14:paraId="47661F23" w14:textId="77777777" w:rsidR="00034E63" w:rsidRPr="00034E63" w:rsidRDefault="00034E63" w:rsidP="00034E63">
      <w:pPr>
        <w:rPr>
          <w:sz w:val="24"/>
          <w:szCs w:val="24"/>
          <w:rPrChange w:id="715" w:author="Samuel Greenrod" w:date="2025-09-12T15:05:00Z" w16du:dateUtc="2025-09-12T22:05:00Z">
            <w:rPr/>
          </w:rPrChange>
        </w:rPr>
      </w:pPr>
    </w:p>
    <w:sectPr w:rsidR="00034E63" w:rsidRPr="00034E63"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Craig Maclean" w:date="2025-09-08T08:44:00Z" w:initials="CM">
    <w:p w14:paraId="4719421B" w14:textId="77777777" w:rsidR="00647ECA" w:rsidRDefault="00647ECA" w:rsidP="00647ECA">
      <w:r>
        <w:rPr>
          <w:rStyle w:val="CommentReference"/>
        </w:rPr>
        <w:annotationRef/>
      </w:r>
      <w:r>
        <w:rPr>
          <w:sz w:val="20"/>
          <w:szCs w:val="20"/>
        </w:rPr>
        <w:t>thermal adaptation?</w:t>
      </w:r>
    </w:p>
  </w:comment>
  <w:comment w:id="43" w:author="Craig Maclean" w:date="2025-09-08T08:50:00Z" w:initials="CM">
    <w:p w14:paraId="51150D6A" w14:textId="77777777" w:rsidR="00647ECA" w:rsidRDefault="00647ECA" w:rsidP="00647ECA">
      <w:r>
        <w:rPr>
          <w:rStyle w:val="CommentReference"/>
        </w:rPr>
        <w:annotationRef/>
      </w:r>
      <w:r>
        <w:rPr>
          <w:sz w:val="20"/>
          <w:szCs w:val="20"/>
        </w:rPr>
        <w:t>this doesn't make sense to me. Is this thermal shifts?</w:t>
      </w:r>
    </w:p>
  </w:comment>
  <w:comment w:id="47" w:author="Craig Maclean" w:date="2025-09-08T08:49:00Z" w:initials="CM">
    <w:p w14:paraId="74D026D4" w14:textId="63919E9F" w:rsidR="00647ECA" w:rsidRDefault="00647ECA" w:rsidP="00647ECA">
      <w:r>
        <w:rPr>
          <w:rStyle w:val="CommentReference"/>
        </w:rPr>
        <w:annotationRef/>
      </w:r>
      <w:r>
        <w:rPr>
          <w:sz w:val="20"/>
          <w:szCs w:val="20"/>
        </w:rPr>
        <w:t>adaptation?</w:t>
      </w:r>
    </w:p>
  </w:comment>
  <w:comment w:id="60" w:author="Craig Maclean" w:date="2025-09-08T08:52:00Z" w:initials="CM">
    <w:p w14:paraId="3DF8E104" w14:textId="77777777" w:rsidR="00647ECA" w:rsidRDefault="00647ECA" w:rsidP="00647ECA">
      <w:r>
        <w:rPr>
          <w:rStyle w:val="CommentReference"/>
        </w:rPr>
        <w:annotationRef/>
      </w:r>
      <w:r>
        <w:rPr>
          <w:sz w:val="20"/>
          <w:szCs w:val="20"/>
        </w:rPr>
        <w:t>what do you mean by synergistic here. Is this term needed?</w:t>
      </w:r>
    </w:p>
  </w:comment>
  <w:comment w:id="81" w:author="Craig Maclean" w:date="2025-09-08T08:54:00Z" w:initials="CM">
    <w:p w14:paraId="28E01F07" w14:textId="77777777" w:rsidR="003B65A4" w:rsidRDefault="003B65A4" w:rsidP="003B65A4">
      <w:r>
        <w:rPr>
          <w:rStyle w:val="CommentReference"/>
        </w:rPr>
        <w:annotationRef/>
      </w:r>
      <w:r>
        <w:rPr>
          <w:sz w:val="20"/>
          <w:szCs w:val="20"/>
        </w:rPr>
        <w:t>Is this spatial or temporal environmental heterogeneity - it might be good to distinguish between them. Spatial heterogeneity promotes diversity, temporal heterogeneity is classicaly thought to eliminate diversity.</w:t>
      </w:r>
    </w:p>
  </w:comment>
  <w:comment w:id="96" w:author="Craig Maclean" w:date="2025-09-08T08:58:00Z" w:initials="CM">
    <w:p w14:paraId="1CFD5E46" w14:textId="77777777" w:rsidR="003B65A4" w:rsidRDefault="003B65A4" w:rsidP="003B65A4">
      <w:r>
        <w:rPr>
          <w:rStyle w:val="CommentReference"/>
        </w:rPr>
        <w:annotationRef/>
      </w:r>
      <w:r>
        <w:rPr>
          <w:sz w:val="20"/>
          <w:szCs w:val="20"/>
        </w:rPr>
        <w:t>I suggest writing out the equation used here.</w:t>
      </w:r>
    </w:p>
  </w:comment>
  <w:comment w:id="113" w:author="Craig Maclean" w:date="2025-09-08T09:03:00Z" w:initials="CM">
    <w:p w14:paraId="6F261ACF" w14:textId="77777777" w:rsidR="00A45D1B" w:rsidRDefault="00A45D1B" w:rsidP="00A45D1B">
      <w:r>
        <w:rPr>
          <w:rStyle w:val="CommentReference"/>
        </w:rPr>
        <w:annotationRef/>
      </w:r>
      <w:r>
        <w:rPr>
          <w:sz w:val="20"/>
          <w:szCs w:val="20"/>
        </w:rPr>
        <w:t>Figure 1A legend should only say monoculture.</w:t>
      </w:r>
    </w:p>
  </w:comment>
  <w:comment w:id="114" w:author="Craig Maclean" w:date="2025-09-08T09:04:00Z" w:initials="CM">
    <w:p w14:paraId="6436DEFE" w14:textId="77777777" w:rsidR="00A45D1B" w:rsidRDefault="00A45D1B" w:rsidP="00A45D1B">
      <w:r>
        <w:rPr>
          <w:rStyle w:val="CommentReference"/>
        </w:rPr>
        <w:annotationRef/>
      </w:r>
      <w:r>
        <w:rPr>
          <w:sz w:val="20"/>
          <w:szCs w:val="20"/>
        </w:rPr>
        <w:t>Above B I suggest putting some text saying assay conditions</w:t>
      </w:r>
    </w:p>
  </w:comment>
  <w:comment w:id="115" w:author="Craig Maclean" w:date="2025-09-08T09:08:00Z" w:initials="CM">
    <w:p w14:paraId="1EC5404E" w14:textId="77777777" w:rsidR="00A45D1B" w:rsidRDefault="00A45D1B" w:rsidP="00A45D1B">
      <w:r>
        <w:rPr>
          <w:rStyle w:val="CommentReference"/>
        </w:rPr>
        <w:annotationRef/>
      </w:r>
      <w:r>
        <w:rPr>
          <w:sz w:val="20"/>
          <w:szCs w:val="20"/>
        </w:rPr>
        <w:t>What does grey zone around growth rate indicate? Should show error in measurement of ancestral growth rate.</w:t>
      </w:r>
    </w:p>
  </w:comment>
  <w:comment w:id="118" w:author="Craig Maclean" w:date="2025-09-08T09:11:00Z" w:initials="CM">
    <w:p w14:paraId="62CF05F8" w14:textId="77777777" w:rsidR="00A45D1B" w:rsidRDefault="00A45D1B" w:rsidP="00A45D1B">
      <w:r>
        <w:rPr>
          <w:rStyle w:val="CommentReference"/>
        </w:rPr>
        <w:annotationRef/>
      </w:r>
      <w:r>
        <w:rPr>
          <w:sz w:val="20"/>
          <w:szCs w:val="20"/>
        </w:rPr>
        <w:t xml:space="preserve">Would save this for discussion. To me it looks like at luz19 37C selected lines adapt to 37C, whereas selection at 42C leads to adaptation that are not temperature specific. </w:t>
      </w:r>
    </w:p>
  </w:comment>
  <w:comment w:id="119" w:author="Samuel Greenrod" w:date="2025-09-10T15:12:00Z" w:initials="SG">
    <w:p w14:paraId="4F5D2BA9" w14:textId="77777777" w:rsidR="001B3986" w:rsidRDefault="001B3986" w:rsidP="001B3986">
      <w:pPr>
        <w:pStyle w:val="CommentText"/>
      </w:pPr>
      <w:r>
        <w:rPr>
          <w:rStyle w:val="CommentReference"/>
        </w:rPr>
        <w:annotationRef/>
      </w:r>
      <w:r>
        <w:t>Change fluctuating to purple</w:t>
      </w:r>
    </w:p>
  </w:comment>
  <w:comment w:id="145" w:author="Craig Maclean" w:date="2025-09-08T09:05:00Z" w:initials="CM">
    <w:p w14:paraId="16A0C687" w14:textId="74E1BAA8" w:rsidR="00A45D1B" w:rsidRDefault="00A45D1B" w:rsidP="00A45D1B">
      <w:r>
        <w:rPr>
          <w:rStyle w:val="CommentReference"/>
        </w:rPr>
        <w:annotationRef/>
      </w:r>
      <w:r>
        <w:rPr>
          <w:sz w:val="20"/>
          <w:szCs w:val="20"/>
        </w:rPr>
        <w:t>Will need to be included as a supplement, we need to make sure that all data is accessible.</w:t>
      </w:r>
    </w:p>
  </w:comment>
  <w:comment w:id="156" w:author="Craig Maclean" w:date="2025-09-08T09:05:00Z" w:initials="CM">
    <w:p w14:paraId="2E277C0D"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169" w:author="Craig Maclean" w:date="2025-09-08T09:19:00Z" w:initials="CM">
    <w:p w14:paraId="46636B97" w14:textId="77777777" w:rsidR="00A724DC" w:rsidRDefault="00A724DC" w:rsidP="00A724DC">
      <w:r>
        <w:rPr>
          <w:rStyle w:val="CommentReference"/>
        </w:rPr>
        <w:annotationRef/>
      </w:r>
      <w:r>
        <w:rPr>
          <w:sz w:val="20"/>
          <w:szCs w:val="20"/>
        </w:rPr>
        <w:t xml:space="preserve">again, not sure if synergy is the right term. To me synergy suggests that there is a greater than additive effect of temperature and competition. </w:t>
      </w:r>
    </w:p>
  </w:comment>
  <w:comment w:id="180" w:author="Craig Maclean" w:date="2025-09-08T09:14:00Z" w:initials="CM">
    <w:p w14:paraId="44CB897E" w14:textId="0C6A30AB" w:rsidR="00A724DC" w:rsidRDefault="00A724DC" w:rsidP="00A724DC">
      <w:r>
        <w:rPr>
          <w:rStyle w:val="CommentReference"/>
        </w:rPr>
        <w:annotationRef/>
      </w:r>
      <w:r>
        <w:rPr>
          <w:sz w:val="20"/>
          <w:szCs w:val="20"/>
        </w:rPr>
        <w:t>I am confused. I am guessing that this shows monoculture and co-culture results, but no legend in A.</w:t>
      </w:r>
    </w:p>
  </w:comment>
  <w:comment w:id="181" w:author="Samuel Greenrod" w:date="2025-09-12T09:05:00Z" w:initials="SG">
    <w:p w14:paraId="6DDBC369" w14:textId="77777777" w:rsidR="0079377F" w:rsidRDefault="0079377F" w:rsidP="0079377F">
      <w:pPr>
        <w:pStyle w:val="CommentText"/>
      </w:pPr>
      <w:r>
        <w:rPr>
          <w:rStyle w:val="CommentReference"/>
        </w:rPr>
        <w:annotationRef/>
      </w:r>
      <w:r>
        <w:t>Make all monoculture black and all co-cultures grey for publication.</w:t>
      </w:r>
    </w:p>
  </w:comment>
  <w:comment w:id="188" w:author="Craig Maclean" w:date="2025-09-08T09:21:00Z" w:initials="CM">
    <w:p w14:paraId="195757EF" w14:textId="3CD86FAD" w:rsidR="00A724DC" w:rsidRDefault="00A724DC" w:rsidP="00A724DC">
      <w:r>
        <w:rPr>
          <w:rStyle w:val="CommentReference"/>
        </w:rPr>
        <w:annotationRef/>
      </w:r>
      <w:r>
        <w:rPr>
          <w:sz w:val="20"/>
          <w:szCs w:val="20"/>
        </w:rPr>
        <w:t>something wrong here, orange and black not used consistently</w:t>
      </w:r>
    </w:p>
  </w:comment>
  <w:comment w:id="189" w:author="Samuel Greenrod" w:date="2025-09-10T15:16:00Z" w:initials="SG">
    <w:p w14:paraId="7865A398" w14:textId="77777777" w:rsidR="001B3986" w:rsidRDefault="001B3986" w:rsidP="001B3986">
      <w:pPr>
        <w:pStyle w:val="CommentText"/>
      </w:pPr>
      <w:r>
        <w:rPr>
          <w:rStyle w:val="CommentReference"/>
        </w:rPr>
        <w:annotationRef/>
      </w:r>
      <w:r>
        <w:t>Add reference to which data is being re-used</w:t>
      </w:r>
    </w:p>
  </w:comment>
  <w:comment w:id="190" w:author="Samuel Greenrod" w:date="2025-09-10T15:21:00Z" w:initials="SG">
    <w:p w14:paraId="7D9780AD" w14:textId="77777777" w:rsidR="001B3986" w:rsidRDefault="001B3986" w:rsidP="001B3986">
      <w:pPr>
        <w:pStyle w:val="CommentText"/>
      </w:pPr>
      <w:r>
        <w:rPr>
          <w:rStyle w:val="CommentReference"/>
        </w:rPr>
        <w:annotationRef/>
      </w:r>
      <w:r>
        <w:t>Remove black and use variations in shades for monoculture and co-culture</w:t>
      </w:r>
    </w:p>
  </w:comment>
  <w:comment w:id="221" w:author="Craig Maclean" w:date="2025-09-08T09:05:00Z" w:initials="CM">
    <w:p w14:paraId="0E4399F4"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225" w:author="Craig Maclean" w:date="2025-09-08T09:24:00Z" w:initials="CM">
    <w:p w14:paraId="7EAF8E4B" w14:textId="44CD68B0" w:rsidR="00924740" w:rsidRDefault="00924740" w:rsidP="00924740">
      <w:r>
        <w:rPr>
          <w:rStyle w:val="CommentReference"/>
        </w:rPr>
        <w:annotationRef/>
      </w:r>
      <w:r>
        <w:rPr>
          <w:sz w:val="20"/>
          <w:szCs w:val="20"/>
        </w:rPr>
        <w:t>I think that this could be simplified - people often (or at least 20 yrs ago) associate pleiotropy with trade-offs, but here you are talking about mutations that show positive pleiotropy.</w:t>
      </w:r>
    </w:p>
  </w:comment>
  <w:comment w:id="226" w:author="Samuel Greenrod" w:date="2025-09-10T15:28:00Z" w:initials="SG">
    <w:p w14:paraId="4051088D" w14:textId="77777777" w:rsidR="006A7ABD" w:rsidRDefault="006A7ABD" w:rsidP="006A7ABD">
      <w:pPr>
        <w:pStyle w:val="CommentText"/>
      </w:pPr>
      <w:r>
        <w:rPr>
          <w:rStyle w:val="CommentReference"/>
        </w:rPr>
        <w:annotationRef/>
      </w:r>
      <w:r>
        <w:t>Focus on multiple specialist mutations not unique generalist ones</w:t>
      </w:r>
    </w:p>
  </w:comment>
  <w:comment w:id="223" w:author="Craig Maclean" w:date="2025-09-08T09:27:00Z" w:initials="CM">
    <w:p w14:paraId="1EB507A8" w14:textId="0569CD0E" w:rsidR="00924740" w:rsidRDefault="00924740" w:rsidP="00924740">
      <w:r>
        <w:rPr>
          <w:rStyle w:val="CommentReference"/>
        </w:rPr>
        <w:annotationRef/>
      </w:r>
      <w:r>
        <w:rPr>
          <w:sz w:val="20"/>
          <w:szCs w:val="20"/>
        </w:rPr>
        <w:t>Would break this up into two scentences to talk about the prediction and then the test.</w:t>
      </w:r>
    </w:p>
  </w:comment>
  <w:comment w:id="241" w:author="Craig Maclean" w:date="2025-09-08T09:28:00Z" w:initials="CM">
    <w:p w14:paraId="4A8AA41C" w14:textId="77777777" w:rsidR="00924740" w:rsidRDefault="00924740" w:rsidP="00924740">
      <w:r>
        <w:rPr>
          <w:rStyle w:val="CommentReference"/>
        </w:rPr>
        <w:annotationRef/>
      </w:r>
      <w:r>
        <w:rPr>
          <w:sz w:val="20"/>
          <w:szCs w:val="20"/>
        </w:rPr>
        <w:t xml:space="preserve">How did you idenfity putative adaptive variants. </w:t>
      </w:r>
    </w:p>
  </w:comment>
  <w:comment w:id="242" w:author="Craig Maclean" w:date="2025-09-08T09:30:00Z" w:initials="CM">
    <w:p w14:paraId="5B9D848A" w14:textId="77777777" w:rsidR="00924740" w:rsidRDefault="00924740" w:rsidP="00924740">
      <w:r>
        <w:rPr>
          <w:rStyle w:val="CommentReference"/>
        </w:rPr>
        <w:annotationRef/>
      </w:r>
      <w:r>
        <w:rPr>
          <w:sz w:val="20"/>
          <w:szCs w:val="20"/>
        </w:rPr>
        <w:t xml:space="preserve">We used to start papers like this giving some kind of an overview of the mutations. The key thing to focus on here is prevalence of non-synonymous and intergenic mutatiosn relative to silent mutations. Also the prevalence of parallel evolution. In a lot of our experiments these simple numbers suggested that close to 100% of mutations were beneficial. </w:t>
      </w:r>
    </w:p>
  </w:comment>
  <w:comment w:id="246" w:author="Craig Maclean" w:date="2025-09-08T09:32:00Z" w:initials="CM">
    <w:p w14:paraId="5D0357D3" w14:textId="77777777" w:rsidR="00924740" w:rsidRDefault="00924740" w:rsidP="00924740">
      <w:r>
        <w:rPr>
          <w:rStyle w:val="CommentReference"/>
        </w:rPr>
        <w:annotationRef/>
      </w:r>
      <w:r>
        <w:rPr>
          <w:sz w:val="20"/>
          <w:szCs w:val="20"/>
        </w:rPr>
        <w:t>I don't see how you could tell the difference between unique mutations or a mix of 37C and 42C mutations using this approach. Both would lead to clustering of fluctuating popuations.</w:t>
      </w:r>
    </w:p>
  </w:comment>
  <w:comment w:id="243" w:author="Samuel Greenrod" w:date="2025-09-10T15:48:00Z" w:initials="SG">
    <w:p w14:paraId="2E7BAF4E" w14:textId="77777777" w:rsidR="00FF6C97" w:rsidRDefault="00FF6C97" w:rsidP="00FF6C97">
      <w:pPr>
        <w:pStyle w:val="CommentText"/>
      </w:pPr>
      <w:r>
        <w:rPr>
          <w:rStyle w:val="CommentReference"/>
        </w:rPr>
        <w:annotationRef/>
      </w:r>
      <w:r>
        <w:t>Add analysis of diversification among groups</w:t>
      </w:r>
    </w:p>
  </w:comment>
  <w:comment w:id="259" w:author="Craig Maclean" w:date="2025-09-08T09:34:00Z" w:initials="CM">
    <w:p w14:paraId="2B687A78" w14:textId="6F3306EC" w:rsidR="001E065A" w:rsidRDefault="001E065A" w:rsidP="001E065A">
      <w:r>
        <w:rPr>
          <w:rStyle w:val="CommentReference"/>
        </w:rPr>
        <w:annotationRef/>
      </w:r>
      <w:r>
        <w:rPr>
          <w:sz w:val="20"/>
          <w:szCs w:val="20"/>
        </w:rPr>
        <w:t>For 14-1 the 37C poulationd do not form a clear clade - they form more of a starburst around teh ancestor. You could test this by comparing the difference between populations from the same evolution treatment with the average difference to the anc</w:t>
      </w:r>
    </w:p>
  </w:comment>
  <w:comment w:id="260" w:author="Samuel Greenrod" w:date="2025-09-10T15:38:00Z" w:initials="SG">
    <w:p w14:paraId="43A3940F" w14:textId="77777777" w:rsidR="00330015" w:rsidRDefault="00330015" w:rsidP="00330015">
      <w:pPr>
        <w:pStyle w:val="CommentText"/>
      </w:pPr>
      <w:r>
        <w:rPr>
          <w:rStyle w:val="CommentReference"/>
        </w:rPr>
        <w:annotationRef/>
      </w:r>
      <w:r>
        <w:t>Do F-test to show analyse the spread of distance to ancestor among groups</w:t>
      </w:r>
    </w:p>
  </w:comment>
  <w:comment w:id="261" w:author="Samuel Greenrod" w:date="2025-09-10T15:41:00Z" w:initials="SG">
    <w:p w14:paraId="7E35DC25" w14:textId="77777777" w:rsidR="00330015" w:rsidRDefault="00330015" w:rsidP="00330015">
      <w:pPr>
        <w:pStyle w:val="CommentText"/>
      </w:pPr>
      <w:r>
        <w:rPr>
          <w:rStyle w:val="CommentReference"/>
        </w:rPr>
        <w:annotationRef/>
      </w:r>
      <w:r>
        <w:t>Make this a focus in abstract and discussion</w:t>
      </w:r>
    </w:p>
  </w:comment>
  <w:comment w:id="430" w:author="Craig Maclean" w:date="2025-09-08T09:43:00Z" w:initials="CM">
    <w:p w14:paraId="33A39588" w14:textId="1436BBAF" w:rsidR="000303E6" w:rsidRDefault="000303E6" w:rsidP="000303E6">
      <w:r>
        <w:rPr>
          <w:rStyle w:val="CommentReference"/>
        </w:rPr>
        <w:annotationRef/>
      </w:r>
      <w:r>
        <w:rPr>
          <w:sz w:val="20"/>
          <w:szCs w:val="20"/>
        </w:rPr>
        <w:t>populations?</w:t>
      </w:r>
    </w:p>
  </w:comment>
  <w:comment w:id="433" w:author="Craig Maclean" w:date="2025-09-08T09:44:00Z" w:initials="CM">
    <w:p w14:paraId="747C1E73" w14:textId="77777777" w:rsidR="000303E6" w:rsidRDefault="000303E6" w:rsidP="000303E6">
      <w:r>
        <w:rPr>
          <w:rStyle w:val="CommentReference"/>
        </w:rPr>
        <w:annotationRef/>
      </w:r>
      <w:r>
        <w:rPr>
          <w:sz w:val="20"/>
          <w:szCs w:val="20"/>
        </w:rPr>
        <w:t>populations</w:t>
      </w:r>
    </w:p>
  </w:comment>
  <w:comment w:id="442" w:author="Craig Maclean" w:date="2025-09-08T09:39:00Z" w:initials="CM">
    <w:p w14:paraId="4CC2945F" w14:textId="14E6E7F3" w:rsidR="001E065A" w:rsidRDefault="001E065A" w:rsidP="001E065A">
      <w:r>
        <w:rPr>
          <w:rStyle w:val="CommentReference"/>
        </w:rPr>
        <w:annotationRef/>
      </w:r>
      <w:r>
        <w:rPr>
          <w:sz w:val="20"/>
          <w:szCs w:val="20"/>
        </w:rPr>
        <w:t>In 3 label any genes that you discuss in the text.</w:t>
      </w:r>
    </w:p>
  </w:comment>
  <w:comment w:id="443" w:author="Samuel Greenrod" w:date="2025-09-10T15:49:00Z" w:initials="SG">
    <w:p w14:paraId="3205AFB2" w14:textId="77777777" w:rsidR="00FF6C97" w:rsidRDefault="00FF6C97" w:rsidP="00FF6C97">
      <w:pPr>
        <w:pStyle w:val="CommentText"/>
      </w:pPr>
      <w:r>
        <w:rPr>
          <w:rStyle w:val="CommentReference"/>
        </w:rPr>
        <w:annotationRef/>
      </w:r>
      <w:r>
        <w:t>Add diversification among groups as panel B</w:t>
      </w:r>
    </w:p>
  </w:comment>
  <w:comment w:id="445" w:author="Samuel Greenrod" w:date="2025-09-12T09:13:00Z" w:initials="SG">
    <w:p w14:paraId="45BFB1E5" w14:textId="77777777" w:rsidR="0079377F" w:rsidRDefault="0079377F" w:rsidP="0079377F">
      <w:pPr>
        <w:pStyle w:val="CommentText"/>
      </w:pPr>
      <w:r>
        <w:rPr>
          <w:rStyle w:val="CommentReference"/>
        </w:rPr>
        <w:annotationRef/>
      </w:r>
      <w:r>
        <w:t>F-test to look at spread</w:t>
      </w:r>
    </w:p>
  </w:comment>
  <w:comment w:id="446" w:author="Samuel Greenrod" w:date="2025-09-12T09:16:00Z" w:initials="SG">
    <w:p w14:paraId="2023A633" w14:textId="77777777" w:rsidR="00BB1343" w:rsidRDefault="00BB1343" w:rsidP="00BB1343">
      <w:pPr>
        <w:pStyle w:val="CommentText"/>
      </w:pPr>
      <w:r>
        <w:rPr>
          <w:rStyle w:val="CommentReference"/>
        </w:rPr>
        <w:annotationRef/>
      </w:r>
      <w:r>
        <w:t>Mention different evolution rate in abstract</w:t>
      </w:r>
    </w:p>
  </w:comment>
  <w:comment w:id="447" w:author="Samuel Greenrod" w:date="2025-09-12T09:23:00Z" w:initials="SG">
    <w:p w14:paraId="3CB6FB97" w14:textId="77777777" w:rsidR="00BB1343" w:rsidRDefault="00BB1343" w:rsidP="00BB1343">
      <w:pPr>
        <w:pStyle w:val="CommentText"/>
      </w:pPr>
      <w:r>
        <w:rPr>
          <w:rStyle w:val="CommentReference"/>
        </w:rPr>
        <w:annotationRef/>
      </w:r>
      <w:r>
        <w:t>In 14-1, state that two replicateshave faster evol rates, cluster with 42C, and contain dna ligase mutation. Greater spread in distance from ancestor linked to early historical contingency.</w:t>
      </w:r>
    </w:p>
  </w:comment>
  <w:comment w:id="448" w:author="Samuel Greenrod" w:date="2025-09-12T09:24:00Z" w:initials="SG">
    <w:p w14:paraId="01813EDA" w14:textId="77777777" w:rsidR="00BB1343" w:rsidRDefault="00BB1343" w:rsidP="00BB1343">
      <w:pPr>
        <w:pStyle w:val="CommentText"/>
      </w:pPr>
      <w:r>
        <w:rPr>
          <w:rStyle w:val="CommentReference"/>
        </w:rPr>
        <w:annotationRef/>
      </w:r>
      <w:r>
        <w:t>Do chi-squared on unique v shared bar chart</w:t>
      </w:r>
    </w:p>
  </w:comment>
  <w:comment w:id="463" w:author="Craig Maclean" w:date="2025-09-08T09:05:00Z" w:initials="CM">
    <w:p w14:paraId="7D2C57E0"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560" w:author="Samuel Greenrod" w:date="2025-09-10T15:45:00Z" w:initials="SG">
    <w:p w14:paraId="6E62E6F0" w14:textId="736B8BAD" w:rsidR="00FF6C97" w:rsidRDefault="00FF6C97" w:rsidP="00FF6C97">
      <w:pPr>
        <w:pStyle w:val="CommentText"/>
      </w:pPr>
      <w:r>
        <w:rPr>
          <w:rStyle w:val="CommentReference"/>
        </w:rPr>
        <w:annotationRef/>
      </w:r>
      <w:r>
        <w:t>Only statistical comparisons marked are novel to this manuscript</w:t>
      </w:r>
    </w:p>
  </w:comment>
  <w:comment w:id="561" w:author="Samuel Greenrod" w:date="2025-09-10T15:51:00Z" w:initials="SG">
    <w:p w14:paraId="5BCA6C45" w14:textId="77777777" w:rsidR="00F47B99" w:rsidRDefault="00FF6C97" w:rsidP="00F47B99">
      <w:pPr>
        <w:pStyle w:val="CommentText"/>
      </w:pPr>
      <w:r>
        <w:rPr>
          <w:rStyle w:val="CommentReference"/>
        </w:rPr>
        <w:annotationRef/>
      </w:r>
      <w:r w:rsidR="00F47B99">
        <w:t>Panel A - fluctuating monoculture vs co-culture. Panel B - stat comparison between co-culture treatments. Add table (as supplementary) of putative adaptive SNPs</w:t>
      </w:r>
    </w:p>
  </w:comment>
  <w:comment w:id="570" w:author="Craig Maclean" w:date="2025-09-08T09:05:00Z" w:initials="CM">
    <w:p w14:paraId="1BA04D87" w14:textId="77777777" w:rsidR="00F72FD0" w:rsidRDefault="00F72FD0" w:rsidP="00F72FD0">
      <w:r>
        <w:rPr>
          <w:rStyle w:val="CommentReference"/>
        </w:rPr>
        <w:annotationRef/>
      </w:r>
      <w:r>
        <w:rPr>
          <w:sz w:val="20"/>
          <w:szCs w:val="20"/>
        </w:rPr>
        <w:t>Will need to be included as a supplement, we need to make sure that all data is accessible.</w:t>
      </w:r>
    </w:p>
  </w:comment>
  <w:comment w:id="573" w:author="Craig Maclean" w:date="2025-09-08T10:08:00Z" w:initials="CM">
    <w:p w14:paraId="54E4B18B" w14:textId="06CF2AC6" w:rsidR="00FE5440" w:rsidRDefault="00FE5440" w:rsidP="00FE5440">
      <w:r>
        <w:rPr>
          <w:rStyle w:val="CommentReference"/>
        </w:rPr>
        <w:annotationRef/>
      </w:r>
      <w:r>
        <w:rPr>
          <w:sz w:val="20"/>
          <w:szCs w:val="20"/>
        </w:rPr>
        <w:t>what do you mean by fitness phenotype? Intermediate thermal phenotype?</w:t>
      </w:r>
    </w:p>
  </w:comment>
  <w:comment w:id="582" w:author="Craig Maclean" w:date="2025-09-08T10:10:00Z" w:initials="CM">
    <w:p w14:paraId="4C826DB4" w14:textId="77777777" w:rsidR="00FE5440" w:rsidRDefault="00FE5440" w:rsidP="00FE5440">
      <w:r>
        <w:rPr>
          <w:rStyle w:val="CommentReference"/>
        </w:rPr>
        <w:annotationRef/>
      </w:r>
      <w:r>
        <w:rPr>
          <w:sz w:val="20"/>
          <w:szCs w:val="20"/>
        </w:rPr>
        <w:t>I'm not sure that I agree with this. For 14-1 we see no evidence for adaptation to 37C, but clear adaptation to 42C. Given this the simplest explanaiton is that for the phenotype associated with the fluctuating lines is just that selection for high temp adaptaiton is weak in teh fluctuating treatment compared to the just hot treatment.</w:t>
      </w:r>
    </w:p>
    <w:p w14:paraId="5988661F" w14:textId="77777777" w:rsidR="00FE5440" w:rsidRDefault="00FE5440" w:rsidP="00FE5440"/>
  </w:comment>
  <w:comment w:id="583" w:author="Craig Maclean" w:date="2025-09-08T10:10:00Z" w:initials="CM">
    <w:p w14:paraId="1ACC21AE" w14:textId="77777777" w:rsidR="00FE5440" w:rsidRDefault="00FE5440" w:rsidP="00FE5440">
      <w:r>
        <w:rPr>
          <w:rStyle w:val="CommentReference"/>
        </w:rPr>
        <w:annotationRef/>
      </w:r>
      <w:r>
        <w:rPr>
          <w:sz w:val="20"/>
          <w:szCs w:val="20"/>
        </w:rPr>
        <w:t>this isn't the same as generalism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19421B" w15:done="1"/>
  <w15:commentEx w15:paraId="51150D6A" w15:done="1"/>
  <w15:commentEx w15:paraId="74D026D4" w15:done="1"/>
  <w15:commentEx w15:paraId="3DF8E104" w15:done="1"/>
  <w15:commentEx w15:paraId="28E01F07" w15:done="1"/>
  <w15:commentEx w15:paraId="1CFD5E46" w15:done="0"/>
  <w15:commentEx w15:paraId="6F261ACF" w15:done="0"/>
  <w15:commentEx w15:paraId="6436DEFE" w15:paraIdParent="6F261ACF" w15:done="0"/>
  <w15:commentEx w15:paraId="1EC5404E" w15:paraIdParent="6F261ACF" w15:done="0"/>
  <w15:commentEx w15:paraId="62CF05F8" w15:done="0"/>
  <w15:commentEx w15:paraId="4F5D2BA9" w15:paraIdParent="62CF05F8" w15:done="0"/>
  <w15:commentEx w15:paraId="16A0C687" w15:done="1"/>
  <w15:commentEx w15:paraId="2E277C0D" w15:done="1"/>
  <w15:commentEx w15:paraId="46636B97" w15:done="1"/>
  <w15:commentEx w15:paraId="44CB897E" w15:done="0"/>
  <w15:commentEx w15:paraId="6DDBC369" w15:done="0"/>
  <w15:commentEx w15:paraId="195757EF" w15:done="1"/>
  <w15:commentEx w15:paraId="7865A398" w15:paraIdParent="195757EF" w15:done="1"/>
  <w15:commentEx w15:paraId="7D9780AD" w15:paraIdParent="195757EF" w15:done="1"/>
  <w15:commentEx w15:paraId="0E4399F4" w15:done="1"/>
  <w15:commentEx w15:paraId="7EAF8E4B" w15:done="0"/>
  <w15:commentEx w15:paraId="4051088D" w15:paraIdParent="7EAF8E4B" w15:done="0"/>
  <w15:commentEx w15:paraId="1EB507A8" w15:done="1"/>
  <w15:commentEx w15:paraId="4A8AA41C" w15:done="0"/>
  <w15:commentEx w15:paraId="5B9D848A" w15:paraIdParent="4A8AA41C" w15:done="0"/>
  <w15:commentEx w15:paraId="5D0357D3" w15:done="1"/>
  <w15:commentEx w15:paraId="2E7BAF4E" w15:done="1"/>
  <w15:commentEx w15:paraId="2B687A78" w15:done="0"/>
  <w15:commentEx w15:paraId="43A3940F" w15:paraIdParent="2B687A78" w15:done="0"/>
  <w15:commentEx w15:paraId="7E35DC25" w15:paraIdParent="2B687A78" w15:done="0"/>
  <w15:commentEx w15:paraId="33A39588" w15:done="0"/>
  <w15:commentEx w15:paraId="747C1E73" w15:done="0"/>
  <w15:commentEx w15:paraId="4CC2945F" w15:done="0"/>
  <w15:commentEx w15:paraId="3205AFB2" w15:paraIdParent="4CC2945F" w15:done="0"/>
  <w15:commentEx w15:paraId="45BFB1E5" w15:done="1"/>
  <w15:commentEx w15:paraId="2023A633" w15:paraIdParent="45BFB1E5" w15:done="1"/>
  <w15:commentEx w15:paraId="3CB6FB97" w15:paraIdParent="45BFB1E5" w15:done="1"/>
  <w15:commentEx w15:paraId="01813EDA" w15:paraIdParent="45BFB1E5" w15:done="1"/>
  <w15:commentEx w15:paraId="7D2C57E0" w15:done="1"/>
  <w15:commentEx w15:paraId="6E62E6F0" w15:done="1"/>
  <w15:commentEx w15:paraId="5BCA6C45" w15:paraIdParent="6E62E6F0" w15:done="1"/>
  <w15:commentEx w15:paraId="1BA04D87" w15:done="1"/>
  <w15:commentEx w15:paraId="54E4B18B" w15:done="0"/>
  <w15:commentEx w15:paraId="5988661F" w15:done="0"/>
  <w15:commentEx w15:paraId="1ACC21AE" w15:paraIdParent="598866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E7767E" w16cex:dateUtc="2025-09-08T07:44:00Z"/>
  <w16cex:commentExtensible w16cex:durableId="1A78898A" w16cex:dateUtc="2025-09-08T07:50:00Z"/>
  <w16cex:commentExtensible w16cex:durableId="1E1DF74E" w16cex:dateUtc="2025-09-08T07:49:00Z"/>
  <w16cex:commentExtensible w16cex:durableId="07937D0E" w16cex:dateUtc="2025-09-08T07:52:00Z"/>
  <w16cex:commentExtensible w16cex:durableId="73E9471B" w16cex:dateUtc="2025-09-08T07:54:00Z"/>
  <w16cex:commentExtensible w16cex:durableId="0FA37187" w16cex:dateUtc="2025-09-08T07:58:00Z"/>
  <w16cex:commentExtensible w16cex:durableId="49CC0EB6" w16cex:dateUtc="2025-09-08T08:03:00Z"/>
  <w16cex:commentExtensible w16cex:durableId="1B283754" w16cex:dateUtc="2025-09-08T08:04:00Z"/>
  <w16cex:commentExtensible w16cex:durableId="2B976D92" w16cex:dateUtc="2025-09-08T08:08:00Z"/>
  <w16cex:commentExtensible w16cex:durableId="27E7CDAD" w16cex:dateUtc="2025-09-08T08:11:00Z"/>
  <w16cex:commentExtensible w16cex:durableId="4ED98E00" w16cex:dateUtc="2025-09-10T22:12:00Z"/>
  <w16cex:commentExtensible w16cex:durableId="2C84E362" w16cex:dateUtc="2025-09-08T08:05:00Z"/>
  <w16cex:commentExtensible w16cex:durableId="35DB53B7" w16cex:dateUtc="2025-09-08T08:05:00Z"/>
  <w16cex:commentExtensible w16cex:durableId="314E5521" w16cex:dateUtc="2025-09-08T08:19:00Z"/>
  <w16cex:commentExtensible w16cex:durableId="44C34B2D" w16cex:dateUtc="2025-09-08T08:14:00Z"/>
  <w16cex:commentExtensible w16cex:durableId="5DB7DF2C" w16cex:dateUtc="2025-09-12T16:05:00Z"/>
  <w16cex:commentExtensible w16cex:durableId="5AE17C4C" w16cex:dateUtc="2025-09-08T08:21:00Z"/>
  <w16cex:commentExtensible w16cex:durableId="04E81D85" w16cex:dateUtc="2025-09-10T22:16:00Z"/>
  <w16cex:commentExtensible w16cex:durableId="14F16F4E" w16cex:dateUtc="2025-09-10T22:21:00Z"/>
  <w16cex:commentExtensible w16cex:durableId="726DA8A3" w16cex:dateUtc="2025-09-08T08:05:00Z"/>
  <w16cex:commentExtensible w16cex:durableId="04F31B4E" w16cex:dateUtc="2025-09-08T08:24:00Z"/>
  <w16cex:commentExtensible w16cex:durableId="44C345B6" w16cex:dateUtc="2025-09-10T22:28:00Z"/>
  <w16cex:commentExtensible w16cex:durableId="5826DE71" w16cex:dateUtc="2025-09-08T08:27:00Z"/>
  <w16cex:commentExtensible w16cex:durableId="6FF74676" w16cex:dateUtc="2025-09-08T08:28:00Z"/>
  <w16cex:commentExtensible w16cex:durableId="2A6B947D" w16cex:dateUtc="2025-09-08T08:30:00Z"/>
  <w16cex:commentExtensible w16cex:durableId="0F7622F5" w16cex:dateUtc="2025-09-08T08:32:00Z"/>
  <w16cex:commentExtensible w16cex:durableId="40644F70" w16cex:dateUtc="2025-09-10T22:48:00Z"/>
  <w16cex:commentExtensible w16cex:durableId="19BC337D" w16cex:dateUtc="2025-09-08T08:34:00Z"/>
  <w16cex:commentExtensible w16cex:durableId="43220B18" w16cex:dateUtc="2025-09-10T22:38:00Z"/>
  <w16cex:commentExtensible w16cex:durableId="61F6DE55" w16cex:dateUtc="2025-09-10T22:41:00Z"/>
  <w16cex:commentExtensible w16cex:durableId="4C3F638E" w16cex:dateUtc="2025-09-08T08:43:00Z"/>
  <w16cex:commentExtensible w16cex:durableId="6942A590" w16cex:dateUtc="2025-09-08T08:44:00Z"/>
  <w16cex:commentExtensible w16cex:durableId="2A42451A" w16cex:dateUtc="2025-09-08T08:39:00Z"/>
  <w16cex:commentExtensible w16cex:durableId="684D574F" w16cex:dateUtc="2025-09-10T22:49:00Z"/>
  <w16cex:commentExtensible w16cex:durableId="4C4065E0" w16cex:dateUtc="2025-09-12T16:13:00Z"/>
  <w16cex:commentExtensible w16cex:durableId="3BED1CD6" w16cex:dateUtc="2025-09-12T16:16:00Z"/>
  <w16cex:commentExtensible w16cex:durableId="74A17840" w16cex:dateUtc="2025-09-12T16:23:00Z"/>
  <w16cex:commentExtensible w16cex:durableId="51EC428A" w16cex:dateUtc="2025-09-12T16:24:00Z"/>
  <w16cex:commentExtensible w16cex:durableId="44C554FD" w16cex:dateUtc="2025-09-08T08:05:00Z"/>
  <w16cex:commentExtensible w16cex:durableId="19827409" w16cex:dateUtc="2025-09-10T22:45:00Z"/>
  <w16cex:commentExtensible w16cex:durableId="762D948C" w16cex:dateUtc="2025-09-10T22:51:00Z"/>
  <w16cex:commentExtensible w16cex:durableId="479E310D" w16cex:dateUtc="2025-09-08T08:05:00Z"/>
  <w16cex:commentExtensible w16cex:durableId="34782A45" w16cex:dateUtc="2025-09-08T09:08:00Z"/>
  <w16cex:commentExtensible w16cex:durableId="2A772C64" w16cex:dateUtc="2025-09-08T09:10:00Z"/>
  <w16cex:commentExtensible w16cex:durableId="42684737" w16cex:dateUtc="2025-09-0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19421B" w16cid:durableId="63E7767E"/>
  <w16cid:commentId w16cid:paraId="51150D6A" w16cid:durableId="1A78898A"/>
  <w16cid:commentId w16cid:paraId="74D026D4" w16cid:durableId="1E1DF74E"/>
  <w16cid:commentId w16cid:paraId="3DF8E104" w16cid:durableId="07937D0E"/>
  <w16cid:commentId w16cid:paraId="28E01F07" w16cid:durableId="73E9471B"/>
  <w16cid:commentId w16cid:paraId="1CFD5E46" w16cid:durableId="0FA37187"/>
  <w16cid:commentId w16cid:paraId="6F261ACF" w16cid:durableId="49CC0EB6"/>
  <w16cid:commentId w16cid:paraId="6436DEFE" w16cid:durableId="1B283754"/>
  <w16cid:commentId w16cid:paraId="1EC5404E" w16cid:durableId="2B976D92"/>
  <w16cid:commentId w16cid:paraId="62CF05F8" w16cid:durableId="27E7CDAD"/>
  <w16cid:commentId w16cid:paraId="4F5D2BA9" w16cid:durableId="4ED98E00"/>
  <w16cid:commentId w16cid:paraId="16A0C687" w16cid:durableId="2C84E362"/>
  <w16cid:commentId w16cid:paraId="2E277C0D" w16cid:durableId="35DB53B7"/>
  <w16cid:commentId w16cid:paraId="46636B97" w16cid:durableId="314E5521"/>
  <w16cid:commentId w16cid:paraId="44CB897E" w16cid:durableId="44C34B2D"/>
  <w16cid:commentId w16cid:paraId="6DDBC369" w16cid:durableId="5DB7DF2C"/>
  <w16cid:commentId w16cid:paraId="195757EF" w16cid:durableId="5AE17C4C"/>
  <w16cid:commentId w16cid:paraId="7865A398" w16cid:durableId="04E81D85"/>
  <w16cid:commentId w16cid:paraId="7D9780AD" w16cid:durableId="14F16F4E"/>
  <w16cid:commentId w16cid:paraId="0E4399F4" w16cid:durableId="726DA8A3"/>
  <w16cid:commentId w16cid:paraId="7EAF8E4B" w16cid:durableId="04F31B4E"/>
  <w16cid:commentId w16cid:paraId="4051088D" w16cid:durableId="44C345B6"/>
  <w16cid:commentId w16cid:paraId="1EB507A8" w16cid:durableId="5826DE71"/>
  <w16cid:commentId w16cid:paraId="4A8AA41C" w16cid:durableId="6FF74676"/>
  <w16cid:commentId w16cid:paraId="5B9D848A" w16cid:durableId="2A6B947D"/>
  <w16cid:commentId w16cid:paraId="5D0357D3" w16cid:durableId="0F7622F5"/>
  <w16cid:commentId w16cid:paraId="2E7BAF4E" w16cid:durableId="40644F70"/>
  <w16cid:commentId w16cid:paraId="2B687A78" w16cid:durableId="19BC337D"/>
  <w16cid:commentId w16cid:paraId="43A3940F" w16cid:durableId="43220B18"/>
  <w16cid:commentId w16cid:paraId="7E35DC25" w16cid:durableId="61F6DE55"/>
  <w16cid:commentId w16cid:paraId="33A39588" w16cid:durableId="4C3F638E"/>
  <w16cid:commentId w16cid:paraId="747C1E73" w16cid:durableId="6942A590"/>
  <w16cid:commentId w16cid:paraId="4CC2945F" w16cid:durableId="2A42451A"/>
  <w16cid:commentId w16cid:paraId="3205AFB2" w16cid:durableId="684D574F"/>
  <w16cid:commentId w16cid:paraId="45BFB1E5" w16cid:durableId="4C4065E0"/>
  <w16cid:commentId w16cid:paraId="2023A633" w16cid:durableId="3BED1CD6"/>
  <w16cid:commentId w16cid:paraId="3CB6FB97" w16cid:durableId="74A17840"/>
  <w16cid:commentId w16cid:paraId="01813EDA" w16cid:durableId="51EC428A"/>
  <w16cid:commentId w16cid:paraId="7D2C57E0" w16cid:durableId="44C554FD"/>
  <w16cid:commentId w16cid:paraId="6E62E6F0" w16cid:durableId="19827409"/>
  <w16cid:commentId w16cid:paraId="5BCA6C45" w16cid:durableId="762D948C"/>
  <w16cid:commentId w16cid:paraId="1BA04D87" w16cid:durableId="479E310D"/>
  <w16cid:commentId w16cid:paraId="54E4B18B" w16cid:durableId="34782A45"/>
  <w16cid:commentId w16cid:paraId="5988661F" w16cid:durableId="2A772C64"/>
  <w16cid:commentId w16cid:paraId="1ACC21AE" w16cid:durableId="426847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B5ED" w14:textId="77777777" w:rsidR="004B6473" w:rsidRDefault="004B6473" w:rsidP="00034E63">
      <w:pPr>
        <w:spacing w:after="0" w:line="240" w:lineRule="auto"/>
      </w:pPr>
      <w:r>
        <w:separator/>
      </w:r>
    </w:p>
  </w:endnote>
  <w:endnote w:type="continuationSeparator" w:id="0">
    <w:p w14:paraId="7A75D33D" w14:textId="77777777" w:rsidR="004B6473" w:rsidRDefault="004B6473"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4B8A" w14:textId="77777777" w:rsidR="004B6473" w:rsidRDefault="004B6473" w:rsidP="00034E63">
      <w:pPr>
        <w:spacing w:after="0" w:line="240" w:lineRule="auto"/>
      </w:pPr>
      <w:r>
        <w:separator/>
      </w:r>
    </w:p>
  </w:footnote>
  <w:footnote w:type="continuationSeparator" w:id="0">
    <w:p w14:paraId="27CEC7A7" w14:textId="77777777" w:rsidR="004B6473" w:rsidRDefault="004B6473"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Maclean">
    <w15:presenceInfo w15:providerId="AD" w15:userId="S::zool0780@ox.ac.uk::f34957f1-43a2-4b2d-aaa8-8b74445a2337"/>
  </w15:person>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14CD6"/>
    <w:rsid w:val="00020DB8"/>
    <w:rsid w:val="000259FD"/>
    <w:rsid w:val="000303E6"/>
    <w:rsid w:val="00034E63"/>
    <w:rsid w:val="00044539"/>
    <w:rsid w:val="00053974"/>
    <w:rsid w:val="00057F49"/>
    <w:rsid w:val="00066540"/>
    <w:rsid w:val="00075842"/>
    <w:rsid w:val="0009336C"/>
    <w:rsid w:val="00093FA2"/>
    <w:rsid w:val="000A5812"/>
    <w:rsid w:val="000C090B"/>
    <w:rsid w:val="000C5BA6"/>
    <w:rsid w:val="000D3A8C"/>
    <w:rsid w:val="000E333B"/>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B3986"/>
    <w:rsid w:val="001C030C"/>
    <w:rsid w:val="001D1479"/>
    <w:rsid w:val="001E065A"/>
    <w:rsid w:val="001F0C10"/>
    <w:rsid w:val="001F56F5"/>
    <w:rsid w:val="002057E9"/>
    <w:rsid w:val="00217AEB"/>
    <w:rsid w:val="002231F8"/>
    <w:rsid w:val="00232F27"/>
    <w:rsid w:val="0024609A"/>
    <w:rsid w:val="0025290F"/>
    <w:rsid w:val="002536E6"/>
    <w:rsid w:val="00255337"/>
    <w:rsid w:val="002561E1"/>
    <w:rsid w:val="002565F8"/>
    <w:rsid w:val="002569D0"/>
    <w:rsid w:val="00272DB1"/>
    <w:rsid w:val="00275E12"/>
    <w:rsid w:val="002813BE"/>
    <w:rsid w:val="00290E79"/>
    <w:rsid w:val="00291CB0"/>
    <w:rsid w:val="002A41A8"/>
    <w:rsid w:val="002A5B8B"/>
    <w:rsid w:val="002B001F"/>
    <w:rsid w:val="002B0E7A"/>
    <w:rsid w:val="002B495C"/>
    <w:rsid w:val="002B7865"/>
    <w:rsid w:val="002C0D74"/>
    <w:rsid w:val="002C21A2"/>
    <w:rsid w:val="002D44C9"/>
    <w:rsid w:val="002D669D"/>
    <w:rsid w:val="002D773A"/>
    <w:rsid w:val="002E11B9"/>
    <w:rsid w:val="002E46D7"/>
    <w:rsid w:val="002F2C98"/>
    <w:rsid w:val="003018D1"/>
    <w:rsid w:val="00325B0C"/>
    <w:rsid w:val="00330015"/>
    <w:rsid w:val="003379BE"/>
    <w:rsid w:val="00337AF5"/>
    <w:rsid w:val="00361909"/>
    <w:rsid w:val="003657C3"/>
    <w:rsid w:val="003800EF"/>
    <w:rsid w:val="0038605F"/>
    <w:rsid w:val="00397F03"/>
    <w:rsid w:val="003A2BFD"/>
    <w:rsid w:val="003B1C22"/>
    <w:rsid w:val="003B1D61"/>
    <w:rsid w:val="003B65A4"/>
    <w:rsid w:val="003C03C2"/>
    <w:rsid w:val="003D2971"/>
    <w:rsid w:val="003E0B8A"/>
    <w:rsid w:val="003E3456"/>
    <w:rsid w:val="003E468C"/>
    <w:rsid w:val="003F1BE1"/>
    <w:rsid w:val="003F6AF5"/>
    <w:rsid w:val="003F6D0D"/>
    <w:rsid w:val="00400BB4"/>
    <w:rsid w:val="0041000C"/>
    <w:rsid w:val="00420A26"/>
    <w:rsid w:val="00425931"/>
    <w:rsid w:val="00433C4E"/>
    <w:rsid w:val="00440B32"/>
    <w:rsid w:val="00441F88"/>
    <w:rsid w:val="004435B2"/>
    <w:rsid w:val="0044474A"/>
    <w:rsid w:val="004504FA"/>
    <w:rsid w:val="00474F4F"/>
    <w:rsid w:val="00476A54"/>
    <w:rsid w:val="00481C5B"/>
    <w:rsid w:val="00490C68"/>
    <w:rsid w:val="004958A4"/>
    <w:rsid w:val="004A3854"/>
    <w:rsid w:val="004A626F"/>
    <w:rsid w:val="004B55A0"/>
    <w:rsid w:val="004B6473"/>
    <w:rsid w:val="004D1291"/>
    <w:rsid w:val="004D77F2"/>
    <w:rsid w:val="004E6882"/>
    <w:rsid w:val="004F26A0"/>
    <w:rsid w:val="005000C1"/>
    <w:rsid w:val="0051210B"/>
    <w:rsid w:val="005259B8"/>
    <w:rsid w:val="00544562"/>
    <w:rsid w:val="00547F57"/>
    <w:rsid w:val="00570068"/>
    <w:rsid w:val="00576393"/>
    <w:rsid w:val="005769DE"/>
    <w:rsid w:val="00594365"/>
    <w:rsid w:val="005A36E6"/>
    <w:rsid w:val="005A5AEB"/>
    <w:rsid w:val="005A73B6"/>
    <w:rsid w:val="005B18CE"/>
    <w:rsid w:val="005B1C68"/>
    <w:rsid w:val="005B5068"/>
    <w:rsid w:val="005B677E"/>
    <w:rsid w:val="005D1C2C"/>
    <w:rsid w:val="005D782B"/>
    <w:rsid w:val="005E5A28"/>
    <w:rsid w:val="005E6365"/>
    <w:rsid w:val="00600907"/>
    <w:rsid w:val="0060503B"/>
    <w:rsid w:val="006167AD"/>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390A"/>
    <w:rsid w:val="006C7B57"/>
    <w:rsid w:val="006D3B2E"/>
    <w:rsid w:val="006D5FE8"/>
    <w:rsid w:val="006E404A"/>
    <w:rsid w:val="006E5451"/>
    <w:rsid w:val="006F55C8"/>
    <w:rsid w:val="006F69CE"/>
    <w:rsid w:val="0071204D"/>
    <w:rsid w:val="00715B65"/>
    <w:rsid w:val="00721043"/>
    <w:rsid w:val="00721BAA"/>
    <w:rsid w:val="007245D5"/>
    <w:rsid w:val="00733904"/>
    <w:rsid w:val="007349F2"/>
    <w:rsid w:val="00747A2A"/>
    <w:rsid w:val="00750BA0"/>
    <w:rsid w:val="00756BF1"/>
    <w:rsid w:val="007723C7"/>
    <w:rsid w:val="00790182"/>
    <w:rsid w:val="0079377F"/>
    <w:rsid w:val="007959D9"/>
    <w:rsid w:val="007A4F4F"/>
    <w:rsid w:val="007A65BB"/>
    <w:rsid w:val="007B2C90"/>
    <w:rsid w:val="007B38E1"/>
    <w:rsid w:val="007D1010"/>
    <w:rsid w:val="007D1988"/>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A363D"/>
    <w:rsid w:val="008A38DD"/>
    <w:rsid w:val="008A4FC9"/>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70ABF"/>
    <w:rsid w:val="009710D1"/>
    <w:rsid w:val="00980930"/>
    <w:rsid w:val="00984787"/>
    <w:rsid w:val="0099212E"/>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6030"/>
    <w:rsid w:val="00B77C75"/>
    <w:rsid w:val="00B86957"/>
    <w:rsid w:val="00B915F7"/>
    <w:rsid w:val="00B91FE0"/>
    <w:rsid w:val="00BA2A4A"/>
    <w:rsid w:val="00BA76CB"/>
    <w:rsid w:val="00BB070C"/>
    <w:rsid w:val="00BB1343"/>
    <w:rsid w:val="00BB45FC"/>
    <w:rsid w:val="00BC2890"/>
    <w:rsid w:val="00BC6355"/>
    <w:rsid w:val="00BD0AC3"/>
    <w:rsid w:val="00BE00F4"/>
    <w:rsid w:val="00BE7EAB"/>
    <w:rsid w:val="00BF29E6"/>
    <w:rsid w:val="00C11700"/>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D1438"/>
    <w:rsid w:val="00CD4A82"/>
    <w:rsid w:val="00CE2532"/>
    <w:rsid w:val="00CE5B02"/>
    <w:rsid w:val="00CE5B13"/>
    <w:rsid w:val="00D11C25"/>
    <w:rsid w:val="00D22D32"/>
    <w:rsid w:val="00D30C11"/>
    <w:rsid w:val="00D3256E"/>
    <w:rsid w:val="00D36751"/>
    <w:rsid w:val="00D439B7"/>
    <w:rsid w:val="00D43A85"/>
    <w:rsid w:val="00D452E3"/>
    <w:rsid w:val="00D704B6"/>
    <w:rsid w:val="00D91646"/>
    <w:rsid w:val="00D918B8"/>
    <w:rsid w:val="00DA502E"/>
    <w:rsid w:val="00DB22A9"/>
    <w:rsid w:val="00DB63D4"/>
    <w:rsid w:val="00DC3FCC"/>
    <w:rsid w:val="00DC6590"/>
    <w:rsid w:val="00DD0CDB"/>
    <w:rsid w:val="00DD4821"/>
    <w:rsid w:val="00DE2AD1"/>
    <w:rsid w:val="00DE6705"/>
    <w:rsid w:val="00E00527"/>
    <w:rsid w:val="00E0456A"/>
    <w:rsid w:val="00E129B7"/>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31D"/>
    <w:rsid w:val="00EC4F87"/>
    <w:rsid w:val="00EC54EC"/>
    <w:rsid w:val="00EE18CE"/>
    <w:rsid w:val="00EF77C5"/>
    <w:rsid w:val="00F06954"/>
    <w:rsid w:val="00F06A68"/>
    <w:rsid w:val="00F07F61"/>
    <w:rsid w:val="00F1614A"/>
    <w:rsid w:val="00F25939"/>
    <w:rsid w:val="00F32BD7"/>
    <w:rsid w:val="00F42F85"/>
    <w:rsid w:val="00F47B99"/>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1272</TotalTime>
  <Pages>19</Pages>
  <Words>31293</Words>
  <Characters>178376</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16</cp:revision>
  <dcterms:created xsi:type="dcterms:W3CDTF">2025-09-08T07:42:00Z</dcterms:created>
  <dcterms:modified xsi:type="dcterms:W3CDTF">2025-09-12T22:09:00Z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id="dFG2Mrc5"/&gt;&lt;style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