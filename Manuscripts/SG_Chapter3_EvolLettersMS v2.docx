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64C9D63" w:rsidR="00DE6705" w:rsidRPr="005B1C68" w:rsidRDefault="005B1C68">
      <w:pPr>
        <w:rPr>
          <w:b/>
          <w:bCs/>
          <w:sz w:val="28"/>
          <w:szCs w:val="28"/>
        </w:rPr>
      </w:pPr>
      <w:commentRangeStart w:id="0"/>
      <w:commentRangeStart w:id="1"/>
      <w:commentRangeStart w:id="2"/>
      <w:del w:id="3" w:author="Samuel Greenrod" w:date="2025-08-27T11:10:00Z" w16du:dateUtc="2025-08-27T10:10:00Z">
        <w:r w:rsidRPr="005B1C68" w:rsidDel="0024609A">
          <w:rPr>
            <w:b/>
            <w:bCs/>
            <w:sz w:val="28"/>
            <w:szCs w:val="28"/>
          </w:rPr>
          <w:delText xml:space="preserve">Environmental complexity constrains parasite evolution </w:delText>
        </w:r>
        <w:commentRangeEnd w:id="0"/>
        <w:r w:rsidR="007723C7" w:rsidDel="0024609A">
          <w:rPr>
            <w:rStyle w:val="CommentReference"/>
          </w:rPr>
          <w:commentReference w:id="0"/>
        </w:r>
        <w:commentRangeEnd w:id="1"/>
        <w:r w:rsidR="005A36E6" w:rsidDel="0024609A">
          <w:rPr>
            <w:rStyle w:val="CommentReference"/>
          </w:rPr>
          <w:commentReference w:id="1"/>
        </w:r>
      </w:del>
      <w:ins w:id="4" w:author="Samuel Greenrod" w:date="2025-08-27T11:09:00Z" w16du:dateUtc="2025-08-27T10:09:00Z">
        <w:r w:rsidR="0024609A">
          <w:rPr>
            <w:b/>
            <w:bCs/>
            <w:sz w:val="28"/>
            <w:szCs w:val="28"/>
          </w:rPr>
          <w:t>Competition</w:t>
        </w:r>
      </w:ins>
      <w:ins w:id="5" w:author="Samuel Greenrod" w:date="2025-08-27T11:07:00Z" w16du:dateUtc="2025-08-27T10:07:00Z">
        <w:r w:rsidR="0024609A">
          <w:rPr>
            <w:b/>
            <w:bCs/>
            <w:sz w:val="28"/>
            <w:szCs w:val="28"/>
          </w:rPr>
          <w:t xml:space="preserve"> </w:t>
        </w:r>
      </w:ins>
      <w:ins w:id="6" w:author="Samuel Greenrod" w:date="2025-08-27T11:05:00Z" w16du:dateUtc="2025-08-27T10:05:00Z">
        <w:r w:rsidR="00DE6705">
          <w:rPr>
            <w:b/>
            <w:bCs/>
            <w:sz w:val="28"/>
            <w:szCs w:val="28"/>
          </w:rPr>
          <w:t>constrain</w:t>
        </w:r>
      </w:ins>
      <w:ins w:id="7" w:author="Samuel Greenrod" w:date="2025-08-27T11:08:00Z" w16du:dateUtc="2025-08-27T10:08:00Z">
        <w:r w:rsidR="0024609A">
          <w:rPr>
            <w:b/>
            <w:bCs/>
            <w:sz w:val="28"/>
            <w:szCs w:val="28"/>
          </w:rPr>
          <w:t>s</w:t>
        </w:r>
      </w:ins>
      <w:ins w:id="8" w:author="Samuel Greenrod" w:date="2025-08-27T11:05:00Z" w16du:dateUtc="2025-08-27T10:05:00Z">
        <w:r w:rsidR="00DE6705">
          <w:rPr>
            <w:b/>
            <w:bCs/>
            <w:sz w:val="28"/>
            <w:szCs w:val="28"/>
          </w:rPr>
          <w:t xml:space="preserve"> parasite </w:t>
        </w:r>
      </w:ins>
      <w:ins w:id="9" w:author="Samuel Greenrod" w:date="2025-08-27T11:10:00Z" w16du:dateUtc="2025-08-27T10:10:00Z">
        <w:r w:rsidR="0024609A">
          <w:rPr>
            <w:b/>
            <w:bCs/>
            <w:sz w:val="28"/>
            <w:szCs w:val="28"/>
          </w:rPr>
          <w:t>adaptation to thermal heterogeneity</w:t>
        </w:r>
        <w:commentRangeEnd w:id="2"/>
        <w:r w:rsidR="0024609A">
          <w:rPr>
            <w:rStyle w:val="CommentReference"/>
          </w:rPr>
          <w:commentReference w:id="2"/>
        </w:r>
      </w:ins>
    </w:p>
    <w:p w14:paraId="545E995B" w14:textId="77777777" w:rsidR="005B1C68" w:rsidRPr="005A1EFB" w:rsidRDefault="005B1C68" w:rsidP="005B1C68">
      <w:pPr>
        <w:rPr>
          <w:b/>
          <w:bCs/>
          <w:sz w:val="24"/>
          <w:szCs w:val="24"/>
        </w:rPr>
      </w:pPr>
      <w:commentRangeStart w:id="10"/>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commentRangeEnd w:id="10"/>
      <w:r w:rsidR="009F019B">
        <w:rPr>
          <w:rStyle w:val="CommentReference"/>
        </w:rPr>
        <w:commentReference w:id="10"/>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,2,</w:t>
      </w:r>
      <w:proofErr w:type="gramStart"/>
      <w:r>
        <w:rPr>
          <w:b/>
          <w:bCs/>
          <w:sz w:val="24"/>
          <w:szCs w:val="24"/>
          <w:vertAlign w:val="superscript"/>
        </w:rPr>
        <w:t>3,#</w:t>
      </w:r>
      <w:proofErr w:type="gramEnd"/>
    </w:p>
    <w:p w14:paraId="3E942F39" w14:textId="77777777" w:rsidR="005B1C68" w:rsidRPr="00933D71"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55E4706D" w14:textId="77777777" w:rsidR="005B1C68" w:rsidRDefault="005B1C68" w:rsidP="005B1C68">
      <w:pPr>
        <w:widowControl w:val="0"/>
        <w:tabs>
          <w:tab w:val="left" w:pos="793"/>
        </w:tabs>
        <w:autoSpaceDE w:val="0"/>
        <w:autoSpaceDN w:val="0"/>
        <w:spacing w:before="126" w:after="0" w:line="240" w:lineRule="auto"/>
      </w:pPr>
      <w:r w:rsidRPr="00C45599">
        <w:rPr>
          <w:position w:val="7"/>
          <w:vertAlign w:val="superscript"/>
        </w:rPr>
        <w:t>2</w:t>
      </w:r>
      <w:r>
        <w:rPr>
          <w:position w:val="7"/>
        </w:rPr>
        <w:t xml:space="preserve"> </w:t>
      </w:r>
      <w:r w:rsidRPr="00933D71">
        <w:t>Department</w:t>
      </w:r>
      <w:r w:rsidRPr="00933D71">
        <w:rPr>
          <w:spacing w:val="-1"/>
        </w:rPr>
        <w:t xml:space="preserve"> </w:t>
      </w:r>
      <w:r w:rsidRPr="00933D71">
        <w:t xml:space="preserve">of </w:t>
      </w:r>
      <w:r>
        <w:t>Zoology, University of British Columbia, Vancouver, Canada</w:t>
      </w:r>
    </w:p>
    <w:p w14:paraId="37B9F3D1" w14:textId="77777777" w:rsidR="005B1C68" w:rsidRPr="00BD1E52" w:rsidRDefault="005B1C68" w:rsidP="005B1C68">
      <w:pPr>
        <w:widowControl w:val="0"/>
        <w:tabs>
          <w:tab w:val="left" w:pos="793"/>
        </w:tabs>
        <w:autoSpaceDE w:val="0"/>
        <w:autoSpaceDN w:val="0"/>
        <w:spacing w:before="126" w:after="0" w:line="240" w:lineRule="auto"/>
      </w:pPr>
      <w:r>
        <w:rPr>
          <w:vertAlign w:val="superscript"/>
        </w:rPr>
        <w:t>3</w:t>
      </w:r>
      <w:r>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9"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10"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commentRangeStart w:id="11"/>
      <w:r w:rsidRPr="005B1C68">
        <w:rPr>
          <w:b/>
          <w:bCs/>
          <w:sz w:val="28"/>
          <w:szCs w:val="28"/>
        </w:rPr>
        <w:t>Abstract</w:t>
      </w:r>
      <w:commentRangeEnd w:id="11"/>
      <w:r w:rsidR="0051210B">
        <w:rPr>
          <w:rStyle w:val="CommentReference"/>
        </w:rPr>
        <w:commentReference w:id="11"/>
      </w:r>
    </w:p>
    <w:p w14:paraId="438A8C3E" w14:textId="69C62ED0" w:rsidR="005B1C68" w:rsidRDefault="00232F27" w:rsidP="00232F27">
      <w:pPr>
        <w:jc w:val="both"/>
        <w:rPr>
          <w:sz w:val="24"/>
          <w:szCs w:val="24"/>
        </w:rPr>
      </w:pPr>
      <w:del w:id="12" w:author="Samuel Greenrod" w:date="2025-08-27T09:25:00Z" w16du:dateUtc="2025-08-27T08:25:00Z">
        <w:r w:rsidRPr="00232F27" w:rsidDel="00E32992">
          <w:rPr>
            <w:sz w:val="24"/>
            <w:szCs w:val="24"/>
          </w:rPr>
          <w:delText xml:space="preserve">Environmental </w:delText>
        </w:r>
      </w:del>
      <w:ins w:id="13" w:author="Samuel Greenrod" w:date="2025-08-27T09:25:00Z" w16du:dateUtc="2025-08-27T08:25:00Z">
        <w:r w:rsidR="00E32992">
          <w:rPr>
            <w:sz w:val="24"/>
            <w:szCs w:val="24"/>
          </w:rPr>
          <w:t xml:space="preserve">Thermal heterogeneity </w:t>
        </w:r>
      </w:ins>
      <w:del w:id="14" w:author="Samuel Greenrod" w:date="2025-08-27T09:25:00Z" w16du:dateUtc="2025-08-27T08:25:00Z">
        <w:r w:rsidRPr="00232F27" w:rsidDel="00E32992">
          <w:rPr>
            <w:sz w:val="24"/>
            <w:szCs w:val="24"/>
          </w:rPr>
          <w:delText xml:space="preserve">complexity </w:delText>
        </w:r>
      </w:del>
      <w:r w:rsidRPr="00232F27">
        <w:rPr>
          <w:sz w:val="24"/>
          <w:szCs w:val="24"/>
        </w:rPr>
        <w:t xml:space="preserve">shapes evolutionary trajectories by </w:t>
      </w:r>
      <w:ins w:id="15" w:author="Samuel Greenrod" w:date="2025-08-27T09:25:00Z" w16du:dateUtc="2025-08-27T08:25:00Z">
        <w:r w:rsidR="00E32992">
          <w:rPr>
            <w:sz w:val="24"/>
            <w:szCs w:val="24"/>
          </w:rPr>
          <w:t xml:space="preserve">selecting for generalist </w:t>
        </w:r>
      </w:ins>
      <w:ins w:id="16" w:author="Samuel Greenrod" w:date="2025-08-27T09:26:00Z" w16du:dateUtc="2025-08-27T08:26:00Z">
        <w:r w:rsidR="00E32992">
          <w:rPr>
            <w:sz w:val="24"/>
            <w:szCs w:val="24"/>
          </w:rPr>
          <w:t xml:space="preserve">phenotypes. </w:t>
        </w:r>
      </w:ins>
      <w:ins w:id="17" w:author="Samuel Greenrod" w:date="2025-08-27T12:07:00Z" w16du:dateUtc="2025-08-27T11:07:00Z">
        <w:r w:rsidR="002057E9">
          <w:rPr>
            <w:sz w:val="24"/>
            <w:szCs w:val="24"/>
          </w:rPr>
          <w:t>Yet</w:t>
        </w:r>
      </w:ins>
      <w:ins w:id="18" w:author="Samuel Greenrod" w:date="2025-08-27T09:26:00Z" w16du:dateUtc="2025-08-27T08:26:00Z">
        <w:r w:rsidR="00E32992">
          <w:rPr>
            <w:sz w:val="24"/>
            <w:szCs w:val="24"/>
          </w:rPr>
          <w:t xml:space="preserve">, thermal </w:t>
        </w:r>
      </w:ins>
      <w:ins w:id="19" w:author="Samuel Greenrod" w:date="2025-08-27T11:50:00Z" w16du:dateUtc="2025-08-27T10:50:00Z">
        <w:r w:rsidR="00F979B5">
          <w:rPr>
            <w:sz w:val="24"/>
            <w:szCs w:val="24"/>
          </w:rPr>
          <w:t>variation</w:t>
        </w:r>
      </w:ins>
      <w:ins w:id="20" w:author="Samuel Greenrod" w:date="2025-08-27T09:26:00Z" w16du:dateUtc="2025-08-27T08:26:00Z">
        <w:r w:rsidR="00E32992">
          <w:rPr>
            <w:sz w:val="24"/>
            <w:szCs w:val="24"/>
          </w:rPr>
          <w:t xml:space="preserve"> </w:t>
        </w:r>
      </w:ins>
      <w:ins w:id="21" w:author="Samuel Greenrod" w:date="2025-08-27T12:07:00Z" w16du:dateUtc="2025-08-27T11:07:00Z">
        <w:r w:rsidR="002057E9">
          <w:rPr>
            <w:sz w:val="24"/>
            <w:szCs w:val="24"/>
          </w:rPr>
          <w:t>typically</w:t>
        </w:r>
      </w:ins>
      <w:ins w:id="22" w:author="Samuel Greenrod" w:date="2025-08-27T09:26:00Z" w16du:dateUtc="2025-08-27T08:26:00Z">
        <w:r w:rsidR="00E32992">
          <w:rPr>
            <w:sz w:val="24"/>
            <w:szCs w:val="24"/>
          </w:rPr>
          <w:t xml:space="preserve"> occurs in the presence of </w:t>
        </w:r>
      </w:ins>
      <w:ins w:id="23" w:author="Samuel Greenrod" w:date="2025-08-27T11:50:00Z" w16du:dateUtc="2025-08-27T10:50:00Z">
        <w:r w:rsidR="00F979B5">
          <w:rPr>
            <w:sz w:val="24"/>
            <w:szCs w:val="24"/>
          </w:rPr>
          <w:t>additional</w:t>
        </w:r>
      </w:ins>
      <w:ins w:id="24" w:author="Samuel Greenrod" w:date="2025-08-27T09:27:00Z" w16du:dateUtc="2025-08-27T08:27:00Z">
        <w:r w:rsidR="00E32992">
          <w:rPr>
            <w:sz w:val="24"/>
            <w:szCs w:val="24"/>
          </w:rPr>
          <w:t xml:space="preserve"> selection pressures which interact to constrain evolution rates. Whether species can </w:t>
        </w:r>
      </w:ins>
      <w:ins w:id="25" w:author="Samuel Greenrod" w:date="2025-08-27T09:28:00Z" w16du:dateUtc="2025-08-27T08:28:00Z">
        <w:r w:rsidR="00E32992">
          <w:rPr>
            <w:sz w:val="24"/>
            <w:szCs w:val="24"/>
          </w:rPr>
          <w:t xml:space="preserve">adapt to thermal heterogeneity while under simultaneous selection by other environmental stressors remains unclear. </w:t>
        </w:r>
      </w:ins>
      <w:del w:id="26" w:author="Samuel Greenrod" w:date="2025-08-27T09:26:00Z" w16du:dateUtc="2025-08-27T08:26:00Z">
        <w:r w:rsidRPr="00232F27" w:rsidDel="00E32992">
          <w:rPr>
            <w:sz w:val="24"/>
            <w:szCs w:val="24"/>
          </w:rPr>
          <w:delText>im</w:delText>
        </w:r>
      </w:del>
      <w:del w:id="27" w:author="Samuel Greenrod" w:date="2025-08-27T09:28:00Z" w16du:dateUtc="2025-08-27T08:28:00Z">
        <w:r w:rsidRPr="00232F27" w:rsidDel="00E32992">
          <w:rPr>
            <w:sz w:val="24"/>
            <w:szCs w:val="24"/>
          </w:rPr>
          <w:delText xml:space="preserve">posing multiple selection pressures simultaneously. </w:delText>
        </w:r>
        <w:r w:rsidR="00EC4F87" w:rsidDel="00E32992">
          <w:rPr>
            <w:sz w:val="24"/>
            <w:szCs w:val="24"/>
          </w:rPr>
          <w:delText xml:space="preserve">Temporal heterogeneity is </w:delText>
        </w:r>
        <w:r w:rsidR="001C030C" w:rsidDel="00E32992">
          <w:rPr>
            <w:sz w:val="24"/>
            <w:szCs w:val="24"/>
          </w:rPr>
          <w:delText xml:space="preserve">an important </w:delText>
        </w:r>
        <w:r w:rsidR="00E129B7" w:rsidDel="00E32992">
          <w:rPr>
            <w:sz w:val="24"/>
            <w:szCs w:val="24"/>
          </w:rPr>
          <w:delText>aspect</w:delText>
        </w:r>
        <w:r w:rsidR="001C030C" w:rsidDel="00E32992">
          <w:rPr>
            <w:sz w:val="24"/>
            <w:szCs w:val="24"/>
          </w:rPr>
          <w:delText xml:space="preserve"> of environmental complexity and is </w:delText>
        </w:r>
        <w:r w:rsidR="00EC4F87" w:rsidDel="00E32992">
          <w:rPr>
            <w:sz w:val="24"/>
            <w:szCs w:val="24"/>
          </w:rPr>
          <w:delText>generally thought to promote evolution</w:delText>
        </w:r>
      </w:del>
      <w:del w:id="28" w:author="Samuel Greenrod" w:date="2025-08-25T09:02:00Z" w16du:dateUtc="2025-08-25T08:02:00Z">
        <w:r w:rsidR="00EC4F87" w:rsidDel="00C76986">
          <w:rPr>
            <w:sz w:val="24"/>
            <w:szCs w:val="24"/>
          </w:rPr>
          <w:delText xml:space="preserve"> </w:delText>
        </w:r>
        <w:commentRangeStart w:id="29"/>
        <w:commentRangeStart w:id="30"/>
        <w:r w:rsidR="00EC4F87" w:rsidDel="00C76986">
          <w:rPr>
            <w:sz w:val="24"/>
            <w:szCs w:val="24"/>
          </w:rPr>
          <w:delText>through diversifying selection</w:delText>
        </w:r>
        <w:commentRangeEnd w:id="29"/>
        <w:r w:rsidR="00980930" w:rsidDel="00C76986">
          <w:rPr>
            <w:rStyle w:val="CommentReference"/>
          </w:rPr>
          <w:commentReference w:id="29"/>
        </w:r>
      </w:del>
      <w:commentRangeEnd w:id="30"/>
      <w:del w:id="31" w:author="Samuel Greenrod" w:date="2025-08-27T09:28:00Z" w16du:dateUtc="2025-08-27T08:28:00Z">
        <w:r w:rsidR="00C76986" w:rsidDel="00E32992">
          <w:rPr>
            <w:rStyle w:val="CommentReference"/>
          </w:rPr>
          <w:commentReference w:id="30"/>
        </w:r>
        <w:r w:rsidR="001C030C" w:rsidDel="00E32992">
          <w:rPr>
            <w:sz w:val="24"/>
            <w:szCs w:val="24"/>
          </w:rPr>
          <w:delText xml:space="preserve">. </w:delText>
        </w:r>
        <w:r w:rsidRPr="00232F27" w:rsidDel="00E32992">
          <w:rPr>
            <w:sz w:val="24"/>
            <w:szCs w:val="24"/>
          </w:rPr>
          <w:delText xml:space="preserve">However, </w:delText>
        </w:r>
        <w:r w:rsidR="00EC4F87" w:rsidDel="00E32992">
          <w:rPr>
            <w:sz w:val="24"/>
            <w:szCs w:val="24"/>
          </w:rPr>
          <w:delText xml:space="preserve">whether temporal heterogeneity promotes or constrains evolution when combined with </w:delText>
        </w:r>
        <w:commentRangeStart w:id="32"/>
        <w:r w:rsidR="00EC4F87" w:rsidDel="00E32992">
          <w:rPr>
            <w:sz w:val="24"/>
            <w:szCs w:val="24"/>
          </w:rPr>
          <w:delText xml:space="preserve">other selection pressures </w:delText>
        </w:r>
        <w:commentRangeEnd w:id="32"/>
        <w:r w:rsidR="00980930" w:rsidDel="00E32992">
          <w:rPr>
            <w:rStyle w:val="CommentReference"/>
          </w:rPr>
          <w:commentReference w:id="32"/>
        </w:r>
        <w:r w:rsidR="00EC4F87" w:rsidDel="00E32992">
          <w:rPr>
            <w:sz w:val="24"/>
            <w:szCs w:val="24"/>
          </w:rPr>
          <w:delText>remains unclear.</w:delText>
        </w:r>
        <w:r w:rsidRPr="00232F27" w:rsidDel="00E32992">
          <w:rPr>
            <w:sz w:val="24"/>
            <w:szCs w:val="24"/>
          </w:rPr>
          <w:delText xml:space="preserve"> </w:delText>
        </w:r>
      </w:del>
      <w:r w:rsidRPr="00232F27">
        <w:rPr>
          <w:sz w:val="24"/>
          <w:szCs w:val="24"/>
        </w:rPr>
        <w:t xml:space="preserve">In this study, we propagated two </w:t>
      </w:r>
      <w:del w:id="33" w:author="Samuel Greenrod" w:date="2025-08-27T09:28:00Z" w16du:dateUtc="2025-08-27T08:28:00Z">
        <w:r w:rsidRPr="00232F27" w:rsidDel="00E32992">
          <w:rPr>
            <w:sz w:val="24"/>
            <w:szCs w:val="24"/>
          </w:rPr>
          <w:delText xml:space="preserve">bacteriophages </w:delText>
        </w:r>
      </w:del>
      <w:ins w:id="34" w:author="Samuel Greenrod" w:date="2025-08-27T09:28:00Z" w16du:dateUtc="2025-08-27T08:28:00Z">
        <w:r w:rsidR="00E32992">
          <w:rPr>
            <w:sz w:val="24"/>
            <w:szCs w:val="24"/>
          </w:rPr>
          <w:t>l</w:t>
        </w:r>
      </w:ins>
      <w:ins w:id="35" w:author="Samuel Greenrod" w:date="2025-08-27T09:29:00Z" w16du:dateUtc="2025-08-27T08:29:00Z">
        <w:r w:rsidR="00E32992">
          <w:rPr>
            <w:sz w:val="24"/>
            <w:szCs w:val="24"/>
          </w:rPr>
          <w:t>ytic viral parasites (</w:t>
        </w:r>
        <w:proofErr w:type="spellStart"/>
        <w:r w:rsidR="00E32992">
          <w:rPr>
            <w:sz w:val="24"/>
            <w:szCs w:val="24"/>
          </w:rPr>
          <w:t>phages</w:t>
        </w:r>
        <w:proofErr w:type="spellEnd"/>
        <w:r w:rsidR="00E32992">
          <w:rPr>
            <w:sz w:val="24"/>
            <w:szCs w:val="24"/>
          </w:rPr>
          <w:t>) for 15 passages</w:t>
        </w:r>
      </w:ins>
      <w:ins w:id="36" w:author="Samuel Greenrod" w:date="2025-08-27T09:28:00Z" w16du:dateUtc="2025-08-27T08:28:00Z">
        <w:r w:rsidR="00E32992" w:rsidRPr="00232F27">
          <w:rPr>
            <w:sz w:val="24"/>
            <w:szCs w:val="24"/>
          </w:rPr>
          <w:t xml:space="preserve"> </w:t>
        </w:r>
      </w:ins>
      <w:r w:rsidR="00EC4F87">
        <w:rPr>
          <w:sz w:val="24"/>
          <w:szCs w:val="24"/>
        </w:rPr>
        <w:t>under fluctuating temperatures (37-42</w:t>
      </w:r>
      <w:r w:rsidR="001C030C">
        <w:rPr>
          <w:rFonts w:cstheme="minorHAnsi"/>
          <w:sz w:val="24"/>
          <w:szCs w:val="24"/>
        </w:rPr>
        <w:t>°</w:t>
      </w:r>
      <w:r w:rsidR="00EC4F87">
        <w:rPr>
          <w:sz w:val="24"/>
          <w:szCs w:val="24"/>
        </w:rPr>
        <w:t xml:space="preserve">C) in the absence and presence of a phage competitor. </w:t>
      </w:r>
      <w:del w:id="37" w:author="Kayla King" w:date="2025-08-20T15:44:00Z" w16du:dateUtc="2025-08-20T22:44:00Z">
        <w:r w:rsidR="00EC4F87" w:rsidDel="007E6654">
          <w:rPr>
            <w:sz w:val="24"/>
            <w:szCs w:val="24"/>
          </w:rPr>
          <w:delText>Through comparison with previously analysed static lines,</w:delText>
        </w:r>
        <w:r w:rsidRPr="00232F27" w:rsidDel="007E6654">
          <w:rPr>
            <w:sz w:val="24"/>
            <w:szCs w:val="24"/>
          </w:rPr>
          <w:delText xml:space="preserve"> </w:delText>
        </w:r>
        <w:r w:rsidR="00EC4F87" w:rsidDel="007E6654">
          <w:rPr>
            <w:sz w:val="24"/>
            <w:szCs w:val="24"/>
          </w:rPr>
          <w:delText>w</w:delText>
        </w:r>
      </w:del>
      <w:ins w:id="38" w:author="Kayla King" w:date="2025-08-20T15:44:00Z" w16du:dateUtc="2025-08-20T22:44:00Z">
        <w:r w:rsidR="007E6654">
          <w:rPr>
            <w:sz w:val="24"/>
            <w:szCs w:val="24"/>
          </w:rPr>
          <w:t>W</w:t>
        </w:r>
      </w:ins>
      <w:r w:rsidRPr="00232F27">
        <w:rPr>
          <w:sz w:val="24"/>
          <w:szCs w:val="24"/>
        </w:rPr>
        <w:t xml:space="preserve">e show that </w:t>
      </w:r>
      <w:r w:rsidR="00CC2E3A">
        <w:rPr>
          <w:sz w:val="24"/>
          <w:szCs w:val="24"/>
        </w:rPr>
        <w:t xml:space="preserve">fluctuating </w:t>
      </w:r>
      <w:r w:rsidR="00EC4F87">
        <w:rPr>
          <w:sz w:val="24"/>
          <w:szCs w:val="24"/>
        </w:rPr>
        <w:t>temperatures</w:t>
      </w:r>
      <w:r w:rsidRPr="00232F27">
        <w:rPr>
          <w:sz w:val="24"/>
          <w:szCs w:val="24"/>
        </w:rPr>
        <w:t xml:space="preserve"> </w:t>
      </w:r>
      <w:ins w:id="39" w:author="Samuel Greenrod" w:date="2025-08-27T09:29:00Z" w16du:dateUtc="2025-08-27T08:29:00Z">
        <w:r w:rsidR="00E32992">
          <w:rPr>
            <w:sz w:val="24"/>
            <w:szCs w:val="24"/>
          </w:rPr>
          <w:t xml:space="preserve">in isolation </w:t>
        </w:r>
      </w:ins>
      <w:r w:rsidRPr="00232F27">
        <w:rPr>
          <w:sz w:val="24"/>
          <w:szCs w:val="24"/>
        </w:rPr>
        <w:t>select for generalist phenotypes relative to static conditions</w:t>
      </w:r>
      <w:r w:rsidR="00EC4F87">
        <w:rPr>
          <w:sz w:val="24"/>
          <w:szCs w:val="24"/>
        </w:rPr>
        <w:t xml:space="preserve">. However, combined selection </w:t>
      </w:r>
      <w:ins w:id="40" w:author="Kayla King" w:date="2025-08-23T15:50:00Z" w16du:dateUtc="2025-08-23T22:50:00Z">
        <w:r w:rsidR="00146F76">
          <w:rPr>
            <w:sz w:val="24"/>
            <w:szCs w:val="24"/>
          </w:rPr>
          <w:t>from</w:t>
        </w:r>
      </w:ins>
      <w:del w:id="41" w:author="Kayla King" w:date="2025-08-23T15:50:00Z" w16du:dateUtc="2025-08-23T22:50:00Z">
        <w:r w:rsidR="00EC4F87" w:rsidDel="00146F76">
          <w:rPr>
            <w:sz w:val="24"/>
            <w:szCs w:val="24"/>
          </w:rPr>
          <w:delText>by</w:delText>
        </w:r>
      </w:del>
      <w:r w:rsidR="00EC4F87">
        <w:rPr>
          <w:sz w:val="24"/>
          <w:szCs w:val="24"/>
        </w:rPr>
        <w:t xml:space="preserve"> fluctuating temperatures and co</w:t>
      </w:r>
      <w:commentRangeStart w:id="42"/>
      <w:r w:rsidR="00EC4F87">
        <w:rPr>
          <w:sz w:val="24"/>
          <w:szCs w:val="24"/>
        </w:rPr>
        <w:t xml:space="preserve">mpetition </w:t>
      </w:r>
      <w:commentRangeEnd w:id="42"/>
      <w:r w:rsidR="007E6654">
        <w:rPr>
          <w:rStyle w:val="CommentReference"/>
        </w:rPr>
        <w:commentReference w:id="42"/>
      </w:r>
      <w:r w:rsidR="00EC4F87">
        <w:rPr>
          <w:sz w:val="24"/>
          <w:szCs w:val="24"/>
        </w:rPr>
        <w:t>le</w:t>
      </w:r>
      <w:ins w:id="43" w:author="Samuel Greenrod" w:date="2025-09-05T13:53:00Z" w16du:dateUtc="2025-09-05T12:53:00Z">
        <w:r w:rsidR="00721043">
          <w:rPr>
            <w:sz w:val="24"/>
            <w:szCs w:val="24"/>
          </w:rPr>
          <w:t>a</w:t>
        </w:r>
      </w:ins>
      <w:del w:id="44" w:author="Kayla King" w:date="2025-08-23T15:50:00Z" w16du:dateUtc="2025-08-23T22:50:00Z">
        <w:r w:rsidR="00D704B6" w:rsidDel="00146F76">
          <w:rPr>
            <w:sz w:val="24"/>
            <w:szCs w:val="24"/>
          </w:rPr>
          <w:delText>a</w:delText>
        </w:r>
      </w:del>
      <w:r w:rsidR="00EC4F87">
        <w:rPr>
          <w:sz w:val="24"/>
          <w:szCs w:val="24"/>
        </w:rPr>
        <w:t>d to restricted thermal adaptation</w:t>
      </w:r>
      <w:r w:rsidR="00D704B6">
        <w:rPr>
          <w:sz w:val="24"/>
          <w:szCs w:val="24"/>
        </w:rPr>
        <w:t>,</w:t>
      </w:r>
      <w:r w:rsidRPr="00232F27">
        <w:rPr>
          <w:sz w:val="24"/>
          <w:szCs w:val="24"/>
        </w:rPr>
        <w:t xml:space="preserve"> slow</w:t>
      </w:r>
      <w:r w:rsidR="00D704B6">
        <w:rPr>
          <w:sz w:val="24"/>
          <w:szCs w:val="24"/>
        </w:rPr>
        <w:t>er</w:t>
      </w:r>
      <w:r w:rsidRPr="00232F27">
        <w:rPr>
          <w:sz w:val="24"/>
          <w:szCs w:val="24"/>
        </w:rPr>
        <w:t xml:space="preserve"> evolutionary rates and </w:t>
      </w:r>
      <w:r w:rsidR="00D704B6">
        <w:rPr>
          <w:sz w:val="24"/>
          <w:szCs w:val="24"/>
        </w:rPr>
        <w:t>fewer</w:t>
      </w:r>
      <w:r w:rsidRPr="00232F27">
        <w:rPr>
          <w:sz w:val="24"/>
          <w:szCs w:val="24"/>
        </w:rPr>
        <w:t xml:space="preserve"> putative adaptive mutations. These findings suggest that </w:t>
      </w:r>
      <w:ins w:id="45" w:author="Samuel Greenrod" w:date="2025-08-27T09:30:00Z" w16du:dateUtc="2025-08-27T08:30:00Z">
        <w:r w:rsidR="00E32992">
          <w:rPr>
            <w:sz w:val="24"/>
            <w:szCs w:val="24"/>
          </w:rPr>
          <w:t xml:space="preserve">adaptation to </w:t>
        </w:r>
      </w:ins>
      <w:del w:id="46" w:author="Samuel Greenrod" w:date="2025-08-27T09:29:00Z" w16du:dateUtc="2025-08-27T08:29:00Z">
        <w:r w:rsidRPr="00232F27" w:rsidDel="00E32992">
          <w:rPr>
            <w:sz w:val="24"/>
            <w:szCs w:val="24"/>
          </w:rPr>
          <w:delText xml:space="preserve">temporal </w:delText>
        </w:r>
      </w:del>
      <w:ins w:id="47" w:author="Samuel Greenrod" w:date="2025-08-27T09:29:00Z" w16du:dateUtc="2025-08-27T08:29:00Z">
        <w:r w:rsidR="00E32992">
          <w:rPr>
            <w:sz w:val="24"/>
            <w:szCs w:val="24"/>
          </w:rPr>
          <w:t>thermal</w:t>
        </w:r>
        <w:r w:rsidR="00E32992" w:rsidRPr="00232F27">
          <w:rPr>
            <w:sz w:val="24"/>
            <w:szCs w:val="24"/>
          </w:rPr>
          <w:t xml:space="preserve"> </w:t>
        </w:r>
      </w:ins>
      <w:r w:rsidRPr="00232F27">
        <w:rPr>
          <w:sz w:val="24"/>
          <w:szCs w:val="24"/>
        </w:rPr>
        <w:t xml:space="preserve">heterogeneity </w:t>
      </w:r>
      <w:ins w:id="48" w:author="Samuel Greenrod" w:date="2025-08-27T09:30:00Z" w16du:dateUtc="2025-08-27T08:30:00Z">
        <w:r w:rsidR="00E32992">
          <w:rPr>
            <w:sz w:val="24"/>
            <w:szCs w:val="24"/>
          </w:rPr>
          <w:t xml:space="preserve">is constrained in multiple stressor environments. </w:t>
        </w:r>
      </w:ins>
      <w:del w:id="49" w:author="Samuel Greenrod" w:date="2025-08-27T09:30:00Z" w16du:dateUtc="2025-08-27T08:30:00Z">
        <w:r w:rsidR="0060503B" w:rsidDel="00E32992">
          <w:rPr>
            <w:sz w:val="24"/>
            <w:szCs w:val="24"/>
          </w:rPr>
          <w:delText xml:space="preserve">promotes the maintenance of genetic diversity on its own but constrains evolution when combined with other selection pressures. </w:delText>
        </w:r>
      </w:del>
      <w:r w:rsidR="0060503B">
        <w:rPr>
          <w:sz w:val="24"/>
          <w:szCs w:val="24"/>
        </w:rPr>
        <w:t xml:space="preserve">Our </w:t>
      </w:r>
      <w:r>
        <w:rPr>
          <w:sz w:val="24"/>
          <w:szCs w:val="24"/>
        </w:rPr>
        <w:t xml:space="preserve">study </w:t>
      </w:r>
      <w:r w:rsidRPr="00232F27">
        <w:rPr>
          <w:sz w:val="24"/>
          <w:szCs w:val="24"/>
        </w:rPr>
        <w:t>highlight</w:t>
      </w:r>
      <w:r>
        <w:rPr>
          <w:sz w:val="24"/>
          <w:szCs w:val="24"/>
        </w:rPr>
        <w:t>s</w:t>
      </w:r>
      <w:r w:rsidRPr="00232F27">
        <w:rPr>
          <w:sz w:val="24"/>
          <w:szCs w:val="24"/>
        </w:rPr>
        <w:t xml:space="preserve"> the potential for reduced </w:t>
      </w:r>
      <w:r w:rsidR="001C030C">
        <w:rPr>
          <w:sz w:val="24"/>
          <w:szCs w:val="24"/>
        </w:rPr>
        <w:t xml:space="preserve">species </w:t>
      </w:r>
      <w:r w:rsidRPr="00232F27">
        <w:rPr>
          <w:sz w:val="24"/>
          <w:szCs w:val="24"/>
        </w:rPr>
        <w:t>adaptive capacity as environmental perturbations increase under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commentRangeStart w:id="50"/>
      <w:r w:rsidRPr="005B1C68">
        <w:rPr>
          <w:b/>
          <w:bCs/>
          <w:sz w:val="28"/>
          <w:szCs w:val="28"/>
        </w:rPr>
        <w:t>Introduction</w:t>
      </w:r>
      <w:commentRangeEnd w:id="50"/>
      <w:r w:rsidR="0051210B">
        <w:rPr>
          <w:rStyle w:val="CommentReference"/>
        </w:rPr>
        <w:commentReference w:id="50"/>
      </w:r>
    </w:p>
    <w:p w14:paraId="3AEEA22E" w14:textId="577CD83E" w:rsidR="00CA2DED" w:rsidRDefault="0083333C" w:rsidP="0083333C">
      <w:pPr>
        <w:jc w:val="both"/>
        <w:rPr>
          <w:ins w:id="51" w:author="Samuel Greenrod" w:date="2025-08-27T08:44:00Z" w16du:dateUtc="2025-08-27T07:44:00Z"/>
          <w:sz w:val="24"/>
          <w:szCs w:val="24"/>
        </w:rPr>
      </w:pPr>
      <w:ins w:id="52" w:author="Samuel Greenrod" w:date="2025-08-27T07:54:00Z" w16du:dateUtc="2025-08-27T06:54:00Z">
        <w:r>
          <w:rPr>
            <w:sz w:val="24"/>
            <w:szCs w:val="24"/>
          </w:rPr>
          <w:t>Thermal heterogeneity plays a key role in shaping species’ evolutionary trajectories.</w:t>
        </w:r>
      </w:ins>
      <w:ins w:id="53" w:author="Samuel Greenrod" w:date="2025-08-27T09:13:00Z" w16du:dateUtc="2025-08-27T08:13:00Z">
        <w:r w:rsidR="00102EE8">
          <w:rPr>
            <w:sz w:val="24"/>
            <w:szCs w:val="24"/>
          </w:rPr>
          <w:t xml:space="preserve"> Spanning a broad range of timescales,</w:t>
        </w:r>
      </w:ins>
      <w:ins w:id="54" w:author="Samuel Greenrod" w:date="2025-08-27T07:54:00Z" w16du:dateUtc="2025-08-27T06:54:00Z">
        <w:r>
          <w:rPr>
            <w:sz w:val="24"/>
            <w:szCs w:val="24"/>
          </w:rPr>
          <w:t xml:space="preserve"> </w:t>
        </w:r>
      </w:ins>
      <w:ins w:id="55" w:author="Samuel Greenrod" w:date="2025-08-27T12:07:00Z" w16du:dateUtc="2025-08-27T11:07:00Z">
        <w:r w:rsidR="002057E9">
          <w:rPr>
            <w:sz w:val="24"/>
            <w:szCs w:val="24"/>
          </w:rPr>
          <w:t>temperatures fluctuate</w:t>
        </w:r>
      </w:ins>
      <w:ins w:id="56" w:author="Samuel Greenrod" w:date="2025-08-27T08:13:00Z" w16du:dateUtc="2025-08-27T07:13:00Z">
        <w:r w:rsidR="00DA502E">
          <w:rPr>
            <w:sz w:val="24"/>
            <w:szCs w:val="24"/>
          </w:rPr>
          <w:t xml:space="preserve"> </w:t>
        </w:r>
      </w:ins>
      <w:ins w:id="57" w:author="Samuel Greenrod" w:date="2025-08-27T09:14:00Z" w16du:dateUtc="2025-08-27T08:14:00Z">
        <w:r w:rsidR="00102EE8">
          <w:rPr>
            <w:sz w:val="24"/>
            <w:szCs w:val="24"/>
          </w:rPr>
          <w:t xml:space="preserve">across </w:t>
        </w:r>
      </w:ins>
      <w:ins w:id="58" w:author="Samuel Greenrod" w:date="2025-08-27T08:13:00Z" w16du:dateUtc="2025-08-27T07:13:00Z">
        <w:r w:rsidR="00DA502E">
          <w:rPr>
            <w:sz w:val="24"/>
            <w:szCs w:val="24"/>
          </w:rPr>
          <w:t xml:space="preserve">multi-year </w:t>
        </w:r>
      </w:ins>
      <w:ins w:id="59" w:author="Samuel Greenrod" w:date="2025-08-27T09:14:00Z" w16du:dateUtc="2025-08-27T08:14:00Z">
        <w:r w:rsidR="00102EE8">
          <w:rPr>
            <w:sz w:val="24"/>
            <w:szCs w:val="24"/>
          </w:rPr>
          <w:t xml:space="preserve">periods </w:t>
        </w:r>
      </w:ins>
      <w:ins w:id="60" w:author="Samuel Greenrod" w:date="2025-08-27T08:13:00Z" w16du:dateUtc="2025-08-27T07:13:00Z">
        <w:r w:rsidR="00DA502E">
          <w:rPr>
            <w:sz w:val="24"/>
            <w:szCs w:val="24"/>
          </w:rPr>
          <w:t>(ENSO)</w:t>
        </w:r>
      </w:ins>
      <w:ins w:id="61" w:author="Samuel Greenrod" w:date="2025-08-27T08:14:00Z" w16du:dateUtc="2025-08-27T07:14:00Z">
        <w:r w:rsidR="00DA502E">
          <w:rPr>
            <w:sz w:val="24"/>
            <w:szCs w:val="24"/>
          </w:rPr>
          <w:t>,</w:t>
        </w:r>
      </w:ins>
      <w:ins w:id="62" w:author="Samuel Greenrod" w:date="2025-08-27T08:13:00Z" w16du:dateUtc="2025-08-27T07:13:00Z">
        <w:r w:rsidR="00DA502E">
          <w:rPr>
            <w:sz w:val="24"/>
            <w:szCs w:val="24"/>
          </w:rPr>
          <w:t xml:space="preserve"> </w:t>
        </w:r>
      </w:ins>
      <w:ins w:id="63" w:author="Samuel Greenrod" w:date="2025-08-27T09:15:00Z" w16du:dateUtc="2025-08-27T08:15:00Z">
        <w:r w:rsidR="00102EE8">
          <w:rPr>
            <w:sz w:val="24"/>
            <w:szCs w:val="24"/>
          </w:rPr>
          <w:t>between seasons,</w:t>
        </w:r>
      </w:ins>
      <w:ins w:id="64" w:author="Samuel Greenrod" w:date="2025-08-27T08:15:00Z" w16du:dateUtc="2025-08-27T07:15:00Z">
        <w:r w:rsidR="00DA502E">
          <w:rPr>
            <w:sz w:val="24"/>
            <w:szCs w:val="24"/>
          </w:rPr>
          <w:t xml:space="preserve"> and</w:t>
        </w:r>
      </w:ins>
      <w:ins w:id="65" w:author="Samuel Greenrod" w:date="2025-08-27T08:14:00Z" w16du:dateUtc="2025-08-27T07:14:00Z">
        <w:r w:rsidR="00DA502E">
          <w:rPr>
            <w:sz w:val="24"/>
            <w:szCs w:val="24"/>
          </w:rPr>
          <w:t xml:space="preserve"> </w:t>
        </w:r>
      </w:ins>
      <w:ins w:id="66" w:author="Samuel Greenrod" w:date="2025-08-27T09:15:00Z" w16du:dateUtc="2025-08-27T08:15:00Z">
        <w:r w:rsidR="00102EE8">
          <w:rPr>
            <w:sz w:val="24"/>
            <w:szCs w:val="24"/>
          </w:rPr>
          <w:t xml:space="preserve">even on the order of </w:t>
        </w:r>
      </w:ins>
      <w:ins w:id="67" w:author="Samuel Greenrod" w:date="2025-08-27T12:08:00Z" w16du:dateUtc="2025-08-27T11:08:00Z">
        <w:r w:rsidR="002057E9">
          <w:rPr>
            <w:sz w:val="24"/>
            <w:szCs w:val="24"/>
          </w:rPr>
          <w:t>hours</w:t>
        </w:r>
      </w:ins>
      <w:ins w:id="68" w:author="Samuel Greenrod" w:date="2025-08-27T09:15:00Z" w16du:dateUtc="2025-08-27T08:15:00Z">
        <w:r w:rsidR="00102EE8">
          <w:rPr>
            <w:sz w:val="24"/>
            <w:szCs w:val="24"/>
          </w:rPr>
          <w:t xml:space="preserve"> through </w:t>
        </w:r>
      </w:ins>
      <w:ins w:id="69" w:author="Samuel Greenrod" w:date="2025-08-27T08:14:00Z" w16du:dateUtc="2025-08-27T07:14:00Z">
        <w:r w:rsidR="00DA502E">
          <w:rPr>
            <w:sz w:val="24"/>
            <w:szCs w:val="24"/>
          </w:rPr>
          <w:t>diurnal (24 hour</w:t>
        </w:r>
      </w:ins>
      <w:ins w:id="70" w:author="Samuel Greenrod" w:date="2025-08-27T08:15:00Z" w16du:dateUtc="2025-08-27T07:15:00Z">
        <w:r w:rsidR="00DA502E">
          <w:rPr>
            <w:sz w:val="24"/>
            <w:szCs w:val="24"/>
          </w:rPr>
          <w:t>) cycles.</w:t>
        </w:r>
      </w:ins>
      <w:ins w:id="71" w:author="Samuel Greenrod" w:date="2025-08-27T08:14:00Z" w16du:dateUtc="2025-08-27T07:14:00Z">
        <w:r w:rsidR="00DA502E">
          <w:rPr>
            <w:sz w:val="24"/>
            <w:szCs w:val="24"/>
          </w:rPr>
          <w:t xml:space="preserve"> </w:t>
        </w:r>
      </w:ins>
      <w:ins w:id="72" w:author="Samuel Greenrod" w:date="2025-08-27T08:00:00Z" w16du:dateUtc="2025-08-27T07:00:00Z">
        <w:r w:rsidR="0071204D">
          <w:rPr>
            <w:sz w:val="24"/>
            <w:szCs w:val="24"/>
          </w:rPr>
          <w:t xml:space="preserve">Very slow or rapid thermal heterogeneity </w:t>
        </w:r>
      </w:ins>
      <w:ins w:id="73" w:author="Samuel Greenrod" w:date="2025-08-27T09:15:00Z" w16du:dateUtc="2025-08-27T08:15:00Z">
        <w:r w:rsidR="00102EE8">
          <w:rPr>
            <w:sz w:val="24"/>
            <w:szCs w:val="24"/>
          </w:rPr>
          <w:t xml:space="preserve">typically </w:t>
        </w:r>
      </w:ins>
      <w:ins w:id="74" w:author="Samuel Greenrod" w:date="2025-08-27T08:10:00Z" w16du:dateUtc="2025-08-27T07:10:00Z">
        <w:r w:rsidR="00DA502E">
          <w:rPr>
            <w:sz w:val="24"/>
            <w:szCs w:val="24"/>
          </w:rPr>
          <w:t xml:space="preserve">leads </w:t>
        </w:r>
      </w:ins>
      <w:ins w:id="75" w:author="Samuel Greenrod" w:date="2025-08-27T10:38:00Z" w16du:dateUtc="2025-08-27T09:38:00Z">
        <w:r w:rsidR="00E522FB">
          <w:rPr>
            <w:sz w:val="24"/>
            <w:szCs w:val="24"/>
          </w:rPr>
          <w:t xml:space="preserve">to </w:t>
        </w:r>
      </w:ins>
      <w:ins w:id="76" w:author="Samuel Greenrod" w:date="2025-08-27T08:11:00Z" w16du:dateUtc="2025-08-27T07:11:00Z">
        <w:r w:rsidR="00DA502E">
          <w:rPr>
            <w:sz w:val="24"/>
            <w:szCs w:val="24"/>
          </w:rPr>
          <w:t>similar</w:t>
        </w:r>
      </w:ins>
      <w:ins w:id="77" w:author="Samuel Greenrod" w:date="2025-08-27T10:37:00Z" w16du:dateUtc="2025-08-27T09:37:00Z">
        <w:r w:rsidR="00E522FB">
          <w:rPr>
            <w:sz w:val="24"/>
            <w:szCs w:val="24"/>
          </w:rPr>
          <w:t xml:space="preserve"> selection dynamics</w:t>
        </w:r>
      </w:ins>
      <w:ins w:id="78" w:author="Samuel Greenrod" w:date="2025-08-27T08:11:00Z" w16du:dateUtc="2025-08-27T07:11:00Z">
        <w:r w:rsidR="00DA502E">
          <w:rPr>
            <w:sz w:val="24"/>
            <w:szCs w:val="24"/>
          </w:rPr>
          <w:t xml:space="preserve"> to static environments</w:t>
        </w:r>
      </w:ins>
      <w:ins w:id="79" w:author="Samuel Greenrod" w:date="2025-08-27T08:00:00Z" w16du:dateUtc="2025-08-27T07:00:00Z">
        <w:r w:rsidR="0071204D">
          <w:rPr>
            <w:sz w:val="24"/>
            <w:szCs w:val="24"/>
          </w:rPr>
          <w:t xml:space="preserve"> </w:t>
        </w:r>
      </w:ins>
      <w:ins w:id="80" w:author="Samuel Greenrod" w:date="2025-08-27T08:11:00Z" w16du:dateUtc="2025-08-27T07:11:00Z">
        <w:r w:rsidR="00DA502E">
          <w:rPr>
            <w:sz w:val="24"/>
            <w:szCs w:val="24"/>
          </w:rPr>
          <w:t>result</w:t>
        </w:r>
      </w:ins>
      <w:ins w:id="81" w:author="Samuel Greenrod" w:date="2025-08-27T12:08:00Z" w16du:dateUtc="2025-08-27T11:08:00Z">
        <w:r w:rsidR="002057E9">
          <w:rPr>
            <w:sz w:val="24"/>
            <w:szCs w:val="24"/>
          </w:rPr>
          <w:t>ing</w:t>
        </w:r>
      </w:ins>
      <w:ins w:id="82" w:author="Samuel Greenrod" w:date="2025-08-27T08:11:00Z" w16du:dateUtc="2025-08-27T07:11:00Z">
        <w:r w:rsidR="00DA502E">
          <w:rPr>
            <w:sz w:val="24"/>
            <w:szCs w:val="24"/>
          </w:rPr>
          <w:t xml:space="preserve"> in</w:t>
        </w:r>
      </w:ins>
      <w:ins w:id="83" w:author="Samuel Greenrod" w:date="2025-08-27T08:00:00Z" w16du:dateUtc="2025-08-27T07:00:00Z">
        <w:r w:rsidR="0071204D">
          <w:rPr>
            <w:sz w:val="24"/>
            <w:szCs w:val="24"/>
          </w:rPr>
          <w:t xml:space="preserve"> selective sweeps </w:t>
        </w:r>
      </w:ins>
      <w:ins w:id="84" w:author="Samuel Greenrod" w:date="2025-08-27T08:10:00Z" w16du:dateUtc="2025-08-27T07:10:00Z">
        <w:r w:rsidR="00DA502E">
          <w:rPr>
            <w:sz w:val="24"/>
            <w:szCs w:val="24"/>
          </w:rPr>
          <w:t>by specialist</w:t>
        </w:r>
      </w:ins>
      <w:ins w:id="85" w:author="Samuel Greenrod" w:date="2025-08-27T08:00:00Z" w16du:dateUtc="2025-08-27T07:00:00Z">
        <w:r w:rsidR="0071204D">
          <w:rPr>
            <w:sz w:val="24"/>
            <w:szCs w:val="24"/>
          </w:rPr>
          <w:t xml:space="preserve"> variants </w:t>
        </w:r>
      </w:ins>
      <w:ins w:id="86" w:author="Samuel Greenrod" w:date="2025-08-27T08:01:00Z" w16du:dateUtc="2025-08-27T07:01:00Z">
        <w:r w:rsidR="0071204D">
          <w:rPr>
            <w:sz w:val="24"/>
            <w:szCs w:val="24"/>
          </w:rPr>
          <w:fldChar w:fldCharType="begin"/>
        </w:r>
      </w:ins>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ins w:id="87" w:author="Samuel Greenrod" w:date="2025-08-27T08:01:00Z" w16du:dateUtc="2025-08-27T07:01:00Z">
        <w:r w:rsidR="0071204D">
          <w:rPr>
            <w:sz w:val="24"/>
            <w:szCs w:val="24"/>
          </w:rPr>
          <w:fldChar w:fldCharType="separate"/>
        </w:r>
      </w:ins>
      <w:r w:rsidR="00DA502E" w:rsidRPr="00DA502E">
        <w:rPr>
          <w:rFonts w:ascii="Calibri" w:hAnsi="Calibri" w:cs="Calibri"/>
          <w:sz w:val="24"/>
        </w:rPr>
        <w:t>[1,2]</w:t>
      </w:r>
      <w:ins w:id="88" w:author="Samuel Greenrod" w:date="2025-08-27T08:01:00Z" w16du:dateUtc="2025-08-27T07:01:00Z">
        <w:r w:rsidR="0071204D">
          <w:rPr>
            <w:sz w:val="24"/>
            <w:szCs w:val="24"/>
          </w:rPr>
          <w:fldChar w:fldCharType="end"/>
        </w:r>
      </w:ins>
      <w:ins w:id="89" w:author="Samuel Greenrod" w:date="2025-08-27T08:00:00Z" w16du:dateUtc="2025-08-27T07:00:00Z">
        <w:r w:rsidR="0071204D">
          <w:rPr>
            <w:sz w:val="24"/>
            <w:szCs w:val="24"/>
          </w:rPr>
          <w:t xml:space="preserve">. </w:t>
        </w:r>
      </w:ins>
      <w:ins w:id="90" w:author="Samuel Greenrod" w:date="2025-08-27T08:01:00Z" w16du:dateUtc="2025-08-27T07:01:00Z">
        <w:r w:rsidR="0071204D">
          <w:rPr>
            <w:sz w:val="24"/>
            <w:szCs w:val="24"/>
          </w:rPr>
          <w:t xml:space="preserve">In contrast, </w:t>
        </w:r>
      </w:ins>
      <w:ins w:id="91" w:author="Samuel Greenrod" w:date="2025-08-27T08:13:00Z" w16du:dateUtc="2025-08-27T07:13:00Z">
        <w:r w:rsidR="00DA502E">
          <w:rPr>
            <w:sz w:val="24"/>
            <w:szCs w:val="24"/>
          </w:rPr>
          <w:t>moderate</w:t>
        </w:r>
      </w:ins>
      <w:ins w:id="92" w:author="Samuel Greenrod" w:date="2025-08-27T08:01:00Z" w16du:dateUtc="2025-08-27T07:01:00Z">
        <w:r w:rsidR="0071204D">
          <w:rPr>
            <w:sz w:val="24"/>
            <w:szCs w:val="24"/>
          </w:rPr>
          <w:t xml:space="preserve"> heterogeneity </w:t>
        </w:r>
      </w:ins>
      <w:ins w:id="93" w:author="Samuel Greenrod" w:date="2025-08-27T08:12:00Z" w16du:dateUtc="2025-08-27T07:12:00Z">
        <w:r w:rsidR="00DA502E">
          <w:rPr>
            <w:sz w:val="24"/>
            <w:szCs w:val="24"/>
          </w:rPr>
          <w:t xml:space="preserve">selects for </w:t>
        </w:r>
      </w:ins>
      <w:ins w:id="94" w:author="Samuel Greenrod" w:date="2025-08-27T09:16:00Z" w16du:dateUtc="2025-08-27T08:16:00Z">
        <w:r w:rsidR="00102EE8">
          <w:rPr>
            <w:sz w:val="24"/>
            <w:szCs w:val="24"/>
          </w:rPr>
          <w:t xml:space="preserve">thermal </w:t>
        </w:r>
      </w:ins>
      <w:ins w:id="95" w:author="Samuel Greenrod" w:date="2025-08-27T08:12:00Z" w16du:dateUtc="2025-08-27T07:12:00Z">
        <w:r w:rsidR="00DA502E">
          <w:rPr>
            <w:sz w:val="24"/>
            <w:szCs w:val="24"/>
          </w:rPr>
          <w:t xml:space="preserve">generalists which have </w:t>
        </w:r>
      </w:ins>
      <w:ins w:id="96" w:author="Samuel Greenrod" w:date="2025-08-27T08:13:00Z" w16du:dateUtc="2025-08-27T07:13:00Z">
        <w:r w:rsidR="00DA502E">
          <w:rPr>
            <w:sz w:val="24"/>
            <w:szCs w:val="24"/>
          </w:rPr>
          <w:t>intermediate fitness across temperatures</w:t>
        </w:r>
      </w:ins>
      <w:ins w:id="97" w:author="Samuel Greenrod" w:date="2025-08-27T08:16:00Z" w16du:dateUtc="2025-08-27T07:16:00Z">
        <w:r w:rsidR="00DA502E">
          <w:rPr>
            <w:sz w:val="24"/>
            <w:szCs w:val="24"/>
          </w:rPr>
          <w:t xml:space="preserve"> </w:t>
        </w:r>
      </w:ins>
      <w:r w:rsidR="00DA502E">
        <w:rPr>
          <w:sz w:val="24"/>
          <w:szCs w:val="24"/>
        </w:rPr>
        <w:fldChar w:fldCharType="begin"/>
      </w:r>
      <w:r w:rsidR="00DA502E">
        <w:rPr>
          <w:sz w:val="24"/>
          <w:szCs w:val="24"/>
        </w:rPr>
        <w:instrText xml:space="preserve"> ADDIN ZOTERO_ITEM CSL_CITATION {"citationID":"pzXfg4UC","properties":{"formattedCitation":"[1,2]","plainCitation":"[1,2]","noteIndex":0},"citationItems":[{"id":1960,"uris":["http://zotero.org/users/local/sgFDdPY0/items/J3YVC7UI"],"itemData":{"id":1960,"type":"article-journal","abstract":"Environmental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DA502E">
        <w:rPr>
          <w:sz w:val="24"/>
          <w:szCs w:val="24"/>
        </w:rPr>
        <w:fldChar w:fldCharType="separate"/>
      </w:r>
      <w:r w:rsidR="00DA502E" w:rsidRPr="00DA502E">
        <w:rPr>
          <w:rFonts w:ascii="Calibri" w:hAnsi="Calibri" w:cs="Calibri"/>
          <w:sz w:val="24"/>
        </w:rPr>
        <w:t>[1,2]</w:t>
      </w:r>
      <w:r w:rsidR="00DA502E">
        <w:rPr>
          <w:sz w:val="24"/>
          <w:szCs w:val="24"/>
        </w:rPr>
        <w:fldChar w:fldCharType="end"/>
      </w:r>
      <w:ins w:id="98" w:author="Samuel Greenrod" w:date="2025-08-27T08:16:00Z" w16du:dateUtc="2025-08-27T07:16:00Z">
        <w:r w:rsidR="00DA502E">
          <w:rPr>
            <w:sz w:val="24"/>
            <w:szCs w:val="24"/>
          </w:rPr>
          <w:t xml:space="preserve">. </w:t>
        </w:r>
      </w:ins>
      <w:ins w:id="99" w:author="Samuel Greenrod" w:date="2025-08-27T08:18:00Z" w16du:dateUtc="2025-08-27T07:18:00Z">
        <w:r w:rsidR="00DA502E">
          <w:rPr>
            <w:sz w:val="24"/>
            <w:szCs w:val="24"/>
          </w:rPr>
          <w:t>Generalist</w:t>
        </w:r>
      </w:ins>
      <w:ins w:id="100" w:author="Samuel Greenrod" w:date="2025-08-27T08:17:00Z" w16du:dateUtc="2025-08-27T07:17:00Z">
        <w:r w:rsidR="00DA502E">
          <w:rPr>
            <w:sz w:val="24"/>
            <w:szCs w:val="24"/>
          </w:rPr>
          <w:t xml:space="preserve"> phenotypes </w:t>
        </w:r>
      </w:ins>
      <w:ins w:id="101" w:author="Samuel Greenrod" w:date="2025-08-27T08:19:00Z" w16du:dateUtc="2025-08-27T07:19:00Z">
        <w:r w:rsidR="00DA502E">
          <w:rPr>
            <w:sz w:val="24"/>
            <w:szCs w:val="24"/>
          </w:rPr>
          <w:t>often</w:t>
        </w:r>
      </w:ins>
      <w:ins w:id="102" w:author="Samuel Greenrod" w:date="2025-08-27T08:17:00Z" w16du:dateUtc="2025-08-27T07:17:00Z">
        <w:r w:rsidR="00DA502E">
          <w:rPr>
            <w:sz w:val="24"/>
            <w:szCs w:val="24"/>
          </w:rPr>
          <w:t xml:space="preserve"> arise through pleiotropic mutations</w:t>
        </w:r>
      </w:ins>
      <w:ins w:id="103" w:author="Samuel Greenrod" w:date="2025-08-27T08:21:00Z" w16du:dateUtc="2025-08-27T07:21:00Z">
        <w:r w:rsidR="00093FA2">
          <w:rPr>
            <w:sz w:val="24"/>
            <w:szCs w:val="24"/>
          </w:rPr>
          <w:t xml:space="preserve"> </w:t>
        </w:r>
        <w:r w:rsidR="00093FA2">
          <w:rPr>
            <w:sz w:val="24"/>
            <w:szCs w:val="24"/>
          </w:rPr>
          <w:fldChar w:fldCharType="begin"/>
        </w:r>
      </w:ins>
      <w:r w:rsidR="00093FA2">
        <w:rPr>
          <w:sz w:val="24"/>
          <w:szCs w:val="24"/>
        </w:rPr>
        <w:instrText xml:space="preserve"> ADDIN ZOTERO_ITEM CSL_CITATION {"citationID":"QAcyh4lh","properties":{"formattedCitation":"[3]","plainCitation":"[3]","noteIndex":0},"citationItems":[{"id":3475,"uris":["http://zotero.org/users/local/sgFDdPY0/items/RER4SZ6V"],"itemData":{"id":3475,"type":"article-journal","abstract":"Adaptive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ins w:id="104" w:author="Samuel Greenrod" w:date="2025-08-27T08:21:00Z" w16du:dateUtc="2025-08-27T07:21:00Z">
        <w:r w:rsidR="00093FA2">
          <w:rPr>
            <w:sz w:val="24"/>
            <w:szCs w:val="24"/>
          </w:rPr>
          <w:fldChar w:fldCharType="separate"/>
        </w:r>
      </w:ins>
      <w:r w:rsidR="00093FA2" w:rsidRPr="00093FA2">
        <w:rPr>
          <w:rFonts w:ascii="Calibri" w:hAnsi="Calibri" w:cs="Calibri"/>
          <w:sz w:val="24"/>
        </w:rPr>
        <w:t>[3]</w:t>
      </w:r>
      <w:ins w:id="105" w:author="Samuel Greenrod" w:date="2025-08-27T08:21:00Z" w16du:dateUtc="2025-08-27T07:21:00Z">
        <w:r w:rsidR="00093FA2">
          <w:rPr>
            <w:sz w:val="24"/>
            <w:szCs w:val="24"/>
          </w:rPr>
          <w:fldChar w:fldCharType="end"/>
        </w:r>
        <w:r w:rsidR="00093FA2">
          <w:rPr>
            <w:sz w:val="24"/>
            <w:szCs w:val="24"/>
          </w:rPr>
          <w:t xml:space="preserve"> or the acquisition of multiple specialist mutations </w:t>
        </w:r>
        <w:r w:rsidR="00093FA2">
          <w:rPr>
            <w:sz w:val="24"/>
            <w:szCs w:val="24"/>
          </w:rPr>
          <w:fldChar w:fldCharType="begin"/>
        </w:r>
      </w:ins>
      <w:r w:rsidR="00093FA2">
        <w:rPr>
          <w:sz w:val="24"/>
          <w:szCs w:val="24"/>
        </w:rPr>
        <w:instrText xml:space="preserve"> ADDIN ZOTERO_ITEM CSL_CITATION {"citationID":"Vl48yVhj","properties":{"formattedCitation":"[4]","plainCitation":"[4]","noteIndex":0},"citationItems":[{"id":1854,"uris":["http://zotero.org/users/local/sgFDdPY0/items/YSI93GCP"],"itemData":{"id":1854,"type":"article-journal","abstract":"Generalists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ins w:id="106" w:author="Samuel Greenrod" w:date="2025-08-27T08:21:00Z" w16du:dateUtc="2025-08-27T07:21:00Z">
        <w:r w:rsidR="00093FA2">
          <w:rPr>
            <w:sz w:val="24"/>
            <w:szCs w:val="24"/>
          </w:rPr>
          <w:fldChar w:fldCharType="separate"/>
        </w:r>
      </w:ins>
      <w:r w:rsidR="00093FA2" w:rsidRPr="00093FA2">
        <w:rPr>
          <w:rFonts w:ascii="Calibri" w:hAnsi="Calibri" w:cs="Calibri"/>
          <w:sz w:val="24"/>
        </w:rPr>
        <w:t>[4]</w:t>
      </w:r>
      <w:ins w:id="107" w:author="Samuel Greenrod" w:date="2025-08-27T08:21:00Z" w16du:dateUtc="2025-08-27T07:21:00Z">
        <w:r w:rsidR="00093FA2">
          <w:rPr>
            <w:sz w:val="24"/>
            <w:szCs w:val="24"/>
          </w:rPr>
          <w:fldChar w:fldCharType="end"/>
        </w:r>
      </w:ins>
      <w:ins w:id="108" w:author="Samuel Greenrod" w:date="2025-08-27T08:19:00Z" w16du:dateUtc="2025-08-27T07:19:00Z">
        <w:r w:rsidR="00DA502E">
          <w:rPr>
            <w:sz w:val="24"/>
            <w:szCs w:val="24"/>
          </w:rPr>
          <w:t>. Alternatively</w:t>
        </w:r>
      </w:ins>
      <w:ins w:id="109" w:author="Samuel Greenrod" w:date="2025-08-27T08:18:00Z" w16du:dateUtc="2025-08-27T07:18:00Z">
        <w:r w:rsidR="00DA502E">
          <w:rPr>
            <w:sz w:val="24"/>
            <w:szCs w:val="24"/>
          </w:rPr>
          <w:t xml:space="preserve">, thermal heterogeneity can </w:t>
        </w:r>
      </w:ins>
      <w:ins w:id="110" w:author="Samuel Greenrod" w:date="2025-09-05T13:54:00Z" w16du:dateUtc="2025-09-05T12:54:00Z">
        <w:r w:rsidR="00721043">
          <w:rPr>
            <w:sz w:val="24"/>
            <w:szCs w:val="24"/>
          </w:rPr>
          <w:t>promote</w:t>
        </w:r>
      </w:ins>
      <w:ins w:id="111" w:author="Samuel Greenrod" w:date="2025-08-27T08:19:00Z" w16du:dateUtc="2025-08-27T07:19:00Z">
        <w:r w:rsidR="00DA502E">
          <w:rPr>
            <w:sz w:val="24"/>
            <w:szCs w:val="24"/>
          </w:rPr>
          <w:t xml:space="preserve"> </w:t>
        </w:r>
      </w:ins>
      <w:ins w:id="112" w:author="Samuel Greenrod" w:date="2025-08-27T08:01:00Z" w16du:dateUtc="2025-08-27T07:01:00Z">
        <w:r w:rsidR="0071204D">
          <w:rPr>
            <w:sz w:val="24"/>
            <w:szCs w:val="24"/>
          </w:rPr>
          <w:t xml:space="preserve">diversifying selection </w:t>
        </w:r>
        <w:r w:rsidR="0071204D">
          <w:rPr>
            <w:sz w:val="24"/>
            <w:szCs w:val="24"/>
          </w:rPr>
          <w:fldChar w:fldCharType="begin"/>
        </w:r>
      </w:ins>
      <w:r w:rsidR="00093FA2">
        <w:rPr>
          <w:sz w:val="24"/>
          <w:szCs w:val="24"/>
        </w:rPr>
        <w:instrText xml:space="preserve"> ADDIN ZOTERO_ITEM CSL_CITATION {"citationID":"LDe44kx8","properties":{"formattedCitation":"[5\\uc0\\u8211{}7]","plainCitation":"[5–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ins w:id="113" w:author="Samuel Greenrod" w:date="2025-08-27T08:01:00Z" w16du:dateUtc="2025-08-27T07:01:00Z">
        <w:r w:rsidR="0071204D">
          <w:rPr>
            <w:sz w:val="24"/>
            <w:szCs w:val="24"/>
          </w:rPr>
          <w:fldChar w:fldCharType="separate"/>
        </w:r>
      </w:ins>
      <w:r w:rsidR="00093FA2" w:rsidRPr="00093FA2">
        <w:rPr>
          <w:rFonts w:ascii="Calibri" w:hAnsi="Calibri" w:cs="Calibri"/>
          <w:sz w:val="24"/>
        </w:rPr>
        <w:t>[5–7]</w:t>
      </w:r>
      <w:ins w:id="114" w:author="Samuel Greenrod" w:date="2025-08-27T08:01:00Z" w16du:dateUtc="2025-08-27T07:01:00Z">
        <w:r w:rsidR="0071204D">
          <w:rPr>
            <w:sz w:val="24"/>
            <w:szCs w:val="24"/>
          </w:rPr>
          <w:fldChar w:fldCharType="end"/>
        </w:r>
      </w:ins>
      <w:ins w:id="115" w:author="Samuel Greenrod" w:date="2025-08-27T08:19:00Z" w16du:dateUtc="2025-08-27T07:19:00Z">
        <w:r w:rsidR="00DA502E">
          <w:rPr>
            <w:sz w:val="24"/>
            <w:szCs w:val="24"/>
          </w:rPr>
          <w:t xml:space="preserve"> leading to the maintenance of specialist sub-popu</w:t>
        </w:r>
      </w:ins>
      <w:ins w:id="116" w:author="Samuel Greenrod" w:date="2025-08-27T08:20:00Z" w16du:dateUtc="2025-08-27T07:20:00Z">
        <w:r w:rsidR="00DA502E">
          <w:rPr>
            <w:sz w:val="24"/>
            <w:szCs w:val="24"/>
          </w:rPr>
          <w:t>lations</w:t>
        </w:r>
      </w:ins>
      <w:ins w:id="117" w:author="Samuel Greenrod" w:date="2025-08-27T08:21:00Z" w16du:dateUtc="2025-08-27T07:21:00Z">
        <w:r w:rsidR="00093FA2">
          <w:rPr>
            <w:sz w:val="24"/>
            <w:szCs w:val="24"/>
          </w:rPr>
          <w:t xml:space="preserve"> </w:t>
        </w:r>
      </w:ins>
      <w:r w:rsidR="00093FA2">
        <w:rPr>
          <w:sz w:val="24"/>
          <w:szCs w:val="24"/>
        </w:rPr>
        <w:fldChar w:fldCharType="begin"/>
      </w:r>
      <w:r w:rsidR="00093FA2">
        <w:rPr>
          <w:sz w:val="24"/>
          <w:szCs w:val="24"/>
        </w:rPr>
        <w:instrText xml:space="preserve"> ADDIN ZOTERO_ITEM CSL_CITATION {"citationID":"tsEeqTTW","properties":{"formattedCitation":"[6]","plainCitation":"[6]","noteIndex":0},"citationItems":[{"id":3472,"uris":["http://zotero.org/users/local/sgFDdPY0/items/FJ2TAFQ9"],"itemData":{"id":3472,"type":"article-journal","abstract":"Although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093FA2" w:rsidRPr="00093FA2">
        <w:rPr>
          <w:rFonts w:ascii="Calibri" w:hAnsi="Calibri" w:cs="Calibri"/>
          <w:sz w:val="24"/>
        </w:rPr>
        <w:t>[6]</w:t>
      </w:r>
      <w:r w:rsidR="00093FA2">
        <w:rPr>
          <w:sz w:val="24"/>
          <w:szCs w:val="24"/>
        </w:rPr>
        <w:fldChar w:fldCharType="end"/>
      </w:r>
      <w:ins w:id="118" w:author="Samuel Greenrod" w:date="2025-08-27T08:20:00Z" w16du:dateUtc="2025-08-27T07:20:00Z">
        <w:r w:rsidR="00093FA2">
          <w:rPr>
            <w:sz w:val="24"/>
            <w:szCs w:val="24"/>
          </w:rPr>
          <w:t xml:space="preserve">. </w:t>
        </w:r>
      </w:ins>
      <w:ins w:id="119" w:author="Samuel Greenrod" w:date="2025-08-27T08:44:00Z" w16du:dateUtc="2025-08-27T07:44:00Z">
        <w:r w:rsidR="00CA2DED">
          <w:rPr>
            <w:sz w:val="24"/>
            <w:szCs w:val="24"/>
          </w:rPr>
          <w:t xml:space="preserve">The mechanisms of adaptation to thermal heterogeneity depend on the fluctuation frequency </w:t>
        </w:r>
      </w:ins>
      <w:ins w:id="120" w:author="Samuel Greenrod" w:date="2025-08-27T08:45:00Z" w16du:dateUtc="2025-08-27T07:45:00Z">
        <w:r w:rsidR="00CA2DED">
          <w:rPr>
            <w:sz w:val="24"/>
            <w:szCs w:val="24"/>
          </w:rPr>
          <w:t xml:space="preserve">relative to </w:t>
        </w:r>
      </w:ins>
      <w:ins w:id="121" w:author="Samuel Greenrod" w:date="2025-08-27T08:58:00Z" w16du:dateUtc="2025-08-27T07:58:00Z">
        <w:r w:rsidR="00BE00F4">
          <w:rPr>
            <w:sz w:val="24"/>
            <w:szCs w:val="24"/>
          </w:rPr>
          <w:t>generation time</w:t>
        </w:r>
      </w:ins>
      <w:ins w:id="122" w:author="Samuel Greenrod" w:date="2025-08-27T09:20:00Z" w16du:dateUtc="2025-08-27T08:20:00Z">
        <w:r w:rsidR="00102EE8">
          <w:rPr>
            <w:sz w:val="24"/>
            <w:szCs w:val="24"/>
          </w:rPr>
          <w:t xml:space="preserve"> </w:t>
        </w:r>
      </w:ins>
      <w:r w:rsidR="00102EE8">
        <w:rPr>
          <w:sz w:val="24"/>
          <w:szCs w:val="24"/>
        </w:rPr>
        <w:fldChar w:fldCharType="begin"/>
      </w:r>
      <w:r w:rsidR="00102EE8">
        <w:rPr>
          <w:sz w:val="24"/>
          <w:szCs w:val="24"/>
        </w:rPr>
        <w:instrText xml:space="preserve"> ADDIN ZOTERO_ITEM CSL_CITATION {"citationID":"33vUq5cM","properties":{"formattedCitation":"[8]","plainCitation":"[8]","noteIndex":0},"citationItems":[{"id":1893,"uris":["http://zotero.org/users/local/sgFDdPY0/items/Y8GFBLU9"],"itemData":{"id":1893,"type":"article-journal","abstract":"Animals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102EE8" w:rsidRPr="00102EE8">
        <w:rPr>
          <w:rFonts w:ascii="Calibri" w:hAnsi="Calibri" w:cs="Calibri"/>
          <w:sz w:val="24"/>
        </w:rPr>
        <w:t>[8]</w:t>
      </w:r>
      <w:r w:rsidR="00102EE8">
        <w:rPr>
          <w:sz w:val="24"/>
          <w:szCs w:val="24"/>
        </w:rPr>
        <w:fldChar w:fldCharType="end"/>
      </w:r>
      <w:ins w:id="123" w:author="Samuel Greenrod" w:date="2025-08-27T08:45:00Z" w16du:dateUtc="2025-08-27T07:45:00Z">
        <w:r w:rsidR="00CA2DED">
          <w:rPr>
            <w:sz w:val="24"/>
            <w:szCs w:val="24"/>
          </w:rPr>
          <w:t xml:space="preserve">; </w:t>
        </w:r>
      </w:ins>
      <w:ins w:id="124" w:author="Samuel Greenrod" w:date="2025-08-27T10:38:00Z" w16du:dateUtc="2025-08-27T09:38:00Z">
        <w:r w:rsidR="00E522FB">
          <w:rPr>
            <w:sz w:val="24"/>
            <w:szCs w:val="24"/>
          </w:rPr>
          <w:t>fluctuations that</w:t>
        </w:r>
      </w:ins>
      <w:ins w:id="125" w:author="Samuel Greenrod" w:date="2025-08-27T08:45:00Z" w16du:dateUtc="2025-08-27T07:45:00Z">
        <w:r w:rsidR="00CA2DED">
          <w:rPr>
            <w:sz w:val="24"/>
            <w:szCs w:val="24"/>
          </w:rPr>
          <w:t xml:space="preserve"> select for specialis</w:t>
        </w:r>
      </w:ins>
      <w:ins w:id="126" w:author="Samuel Greenrod" w:date="2025-08-27T08:46:00Z" w16du:dateUtc="2025-08-27T07:46:00Z">
        <w:r w:rsidR="00CA2DED">
          <w:rPr>
            <w:sz w:val="24"/>
            <w:szCs w:val="24"/>
          </w:rPr>
          <w:t xml:space="preserve">ts in </w:t>
        </w:r>
      </w:ins>
      <w:ins w:id="127" w:author="Samuel Greenrod" w:date="2025-08-27T12:09:00Z" w16du:dateUtc="2025-08-27T11:09:00Z">
        <w:r w:rsidR="002057E9">
          <w:rPr>
            <w:sz w:val="24"/>
            <w:szCs w:val="24"/>
          </w:rPr>
          <w:t>fast</w:t>
        </w:r>
      </w:ins>
      <w:ins w:id="128" w:author="Samuel Greenrod" w:date="2025-08-27T11:52:00Z" w16du:dateUtc="2025-08-27T10:52:00Z">
        <w:r w:rsidR="00F979B5">
          <w:rPr>
            <w:sz w:val="24"/>
            <w:szCs w:val="24"/>
          </w:rPr>
          <w:t xml:space="preserve"> replicating</w:t>
        </w:r>
      </w:ins>
      <w:ins w:id="129" w:author="Samuel Greenrod" w:date="2025-08-27T08:46:00Z" w16du:dateUtc="2025-08-27T07:46:00Z">
        <w:r w:rsidR="00CA2DED">
          <w:rPr>
            <w:sz w:val="24"/>
            <w:szCs w:val="24"/>
          </w:rPr>
          <w:t xml:space="preserve"> species </w:t>
        </w:r>
      </w:ins>
      <w:ins w:id="130" w:author="Samuel Greenrod" w:date="2025-08-27T10:38:00Z" w16du:dateUtc="2025-08-27T09:38:00Z">
        <w:r w:rsidR="00E522FB">
          <w:rPr>
            <w:sz w:val="24"/>
            <w:szCs w:val="24"/>
          </w:rPr>
          <w:t>may select for</w:t>
        </w:r>
      </w:ins>
      <w:ins w:id="131" w:author="Samuel Greenrod" w:date="2025-08-27T08:46:00Z" w16du:dateUtc="2025-08-27T07:46:00Z">
        <w:r w:rsidR="00CA2DED">
          <w:rPr>
            <w:sz w:val="24"/>
            <w:szCs w:val="24"/>
          </w:rPr>
          <w:t xml:space="preserve"> generalists in </w:t>
        </w:r>
      </w:ins>
      <w:ins w:id="132" w:author="Samuel Greenrod" w:date="2025-08-27T08:45:00Z" w16du:dateUtc="2025-08-27T07:45:00Z">
        <w:r w:rsidR="00CA2DED">
          <w:rPr>
            <w:sz w:val="24"/>
            <w:szCs w:val="24"/>
          </w:rPr>
          <w:t xml:space="preserve">slow </w:t>
        </w:r>
      </w:ins>
      <w:ins w:id="133" w:author="Samuel Greenrod" w:date="2025-08-27T11:52:00Z" w16du:dateUtc="2025-08-27T10:52:00Z">
        <w:r w:rsidR="00F979B5">
          <w:rPr>
            <w:sz w:val="24"/>
            <w:szCs w:val="24"/>
          </w:rPr>
          <w:t>replicating</w:t>
        </w:r>
      </w:ins>
      <w:ins w:id="134" w:author="Samuel Greenrod" w:date="2025-08-27T08:45:00Z" w16du:dateUtc="2025-08-27T07:45:00Z">
        <w:r w:rsidR="00CA2DED">
          <w:rPr>
            <w:sz w:val="24"/>
            <w:szCs w:val="24"/>
          </w:rPr>
          <w:t xml:space="preserve"> </w:t>
        </w:r>
      </w:ins>
      <w:ins w:id="135" w:author="Samuel Greenrod" w:date="2025-08-27T08:46:00Z" w16du:dateUtc="2025-08-27T07:46:00Z">
        <w:r w:rsidR="00CA2DED">
          <w:rPr>
            <w:sz w:val="24"/>
            <w:szCs w:val="24"/>
          </w:rPr>
          <w:t>species.</w:t>
        </w:r>
      </w:ins>
      <w:ins w:id="136" w:author="Samuel Greenrod" w:date="2025-08-27T08:45:00Z" w16du:dateUtc="2025-08-27T07:45:00Z">
        <w:r w:rsidR="00CA2DED">
          <w:rPr>
            <w:sz w:val="24"/>
            <w:szCs w:val="24"/>
          </w:rPr>
          <w:t xml:space="preserve"> </w:t>
        </w:r>
      </w:ins>
    </w:p>
    <w:p w14:paraId="4A9AC7D6" w14:textId="42920C02" w:rsidR="00093FA2" w:rsidRDefault="00093FA2" w:rsidP="0083333C">
      <w:pPr>
        <w:jc w:val="both"/>
        <w:rPr>
          <w:ins w:id="137" w:author="Samuel Greenrod" w:date="2025-08-27T08:20:00Z" w16du:dateUtc="2025-08-27T07:20:00Z"/>
          <w:sz w:val="24"/>
          <w:szCs w:val="24"/>
        </w:rPr>
      </w:pPr>
      <w:ins w:id="138" w:author="Samuel Greenrod" w:date="2025-08-27T08:24:00Z" w16du:dateUtc="2025-08-27T07:24:00Z">
        <w:r>
          <w:rPr>
            <w:sz w:val="24"/>
            <w:szCs w:val="24"/>
          </w:rPr>
          <w:t>Ther</w:t>
        </w:r>
      </w:ins>
      <w:ins w:id="139" w:author="Samuel Greenrod" w:date="2025-08-27T08:25:00Z" w16du:dateUtc="2025-08-27T07:25:00Z">
        <w:r>
          <w:rPr>
            <w:sz w:val="24"/>
            <w:szCs w:val="24"/>
          </w:rPr>
          <w:t>mal heterogeneity typically occurs in the context of multiple stressor environments where</w:t>
        </w:r>
      </w:ins>
      <w:ins w:id="140" w:author="Samuel Greenrod" w:date="2025-08-27T08:44:00Z" w16du:dateUtc="2025-08-27T07:44:00Z">
        <w:r w:rsidR="00CA2DED">
          <w:rPr>
            <w:sz w:val="24"/>
            <w:szCs w:val="24"/>
          </w:rPr>
          <w:t>by</w:t>
        </w:r>
      </w:ins>
      <w:ins w:id="141" w:author="Samuel Greenrod" w:date="2025-08-27T08:25:00Z" w16du:dateUtc="2025-08-27T07:25:00Z">
        <w:r>
          <w:rPr>
            <w:sz w:val="24"/>
            <w:szCs w:val="24"/>
          </w:rPr>
          <w:t xml:space="preserve"> species must simultaneously adapt to abiotic stressors, predation, and competition </w:t>
        </w:r>
      </w:ins>
      <w:ins w:id="142" w:author="Samuel Greenrod" w:date="2025-08-27T08:28:00Z" w16du:dateUtc="2025-08-27T07:28:00Z">
        <w:r>
          <w:rPr>
            <w:sz w:val="24"/>
            <w:szCs w:val="24"/>
          </w:rPr>
          <w:lastRenderedPageBreak/>
          <w:fldChar w:fldCharType="begin"/>
        </w:r>
      </w:ins>
      <w:r w:rsidR="00102EE8">
        <w:rPr>
          <w:sz w:val="24"/>
          <w:szCs w:val="24"/>
        </w:rPr>
        <w:instrText xml:space="preserve"> ADDIN ZOTERO_ITEM CSL_CITATION {"citationID":"Xi4kdALf","properties":{"formattedCitation":"[9]","plainCitation":"[9]","noteIndex":0},"citationItems":[{"id":3458,"uris":["http://zotero.org/users/local/sgFDdPY0/items/PYK9U7KE"],"itemData":{"id":3458,"type":"article-journal","abstract":"Abiotic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H."}],"issued":{"date-parts":[["2016",1,3]]}}}],"schema":"https://github.com/citation-style-language/schema/raw/master/csl-citation.json"} </w:instrText>
      </w:r>
      <w:ins w:id="143" w:author="Samuel Greenrod" w:date="2025-08-27T08:28:00Z" w16du:dateUtc="2025-08-27T07:28:00Z">
        <w:r>
          <w:rPr>
            <w:sz w:val="24"/>
            <w:szCs w:val="24"/>
          </w:rPr>
          <w:fldChar w:fldCharType="separate"/>
        </w:r>
      </w:ins>
      <w:r w:rsidR="00102EE8" w:rsidRPr="00102EE8">
        <w:rPr>
          <w:rFonts w:ascii="Calibri" w:hAnsi="Calibri" w:cs="Calibri"/>
          <w:sz w:val="24"/>
        </w:rPr>
        <w:t>[9]</w:t>
      </w:r>
      <w:ins w:id="144" w:author="Samuel Greenrod" w:date="2025-08-27T08:28:00Z" w16du:dateUtc="2025-08-27T07:28:00Z">
        <w:r>
          <w:rPr>
            <w:sz w:val="24"/>
            <w:szCs w:val="24"/>
          </w:rPr>
          <w:fldChar w:fldCharType="end"/>
        </w:r>
      </w:ins>
      <w:ins w:id="145" w:author="Samuel Greenrod" w:date="2025-08-27T08:25:00Z" w16du:dateUtc="2025-08-27T07:25:00Z">
        <w:r>
          <w:rPr>
            <w:sz w:val="24"/>
            <w:szCs w:val="24"/>
          </w:rPr>
          <w:t xml:space="preserve">. </w:t>
        </w:r>
      </w:ins>
      <w:ins w:id="146" w:author="Samuel Greenrod" w:date="2025-08-27T08:26:00Z" w16du:dateUtc="2025-08-27T07:26:00Z">
        <w:r>
          <w:rPr>
            <w:sz w:val="24"/>
            <w:szCs w:val="24"/>
          </w:rPr>
          <w:t>The presence of multiple selection pressures has been</w:t>
        </w:r>
      </w:ins>
      <w:ins w:id="147" w:author="Samuel Greenrod" w:date="2025-08-27T08:27:00Z" w16du:dateUtc="2025-08-27T07:27:00Z">
        <w:r>
          <w:rPr>
            <w:sz w:val="24"/>
            <w:szCs w:val="24"/>
          </w:rPr>
          <w:t xml:space="preserve"> shown to constrain evolution rates through synergistic negative effects on species fitness which reduce population sizes and mutational supply </w:t>
        </w:r>
        <w:r>
          <w:rPr>
            <w:sz w:val="24"/>
            <w:szCs w:val="24"/>
          </w:rPr>
          <w:fldChar w:fldCharType="begin"/>
        </w:r>
      </w:ins>
      <w:r w:rsidR="00102EE8">
        <w:rPr>
          <w:sz w:val="24"/>
          <w:szCs w:val="24"/>
        </w:rPr>
        <w:instrText xml:space="preserve"> ADDIN ZOTERO_ITEM CSL_CITATION {"citationID":"3k0QdxM4","properties":{"formattedCitation":"[10,11]","plainCitation":"[10,11]","noteIndex":0},"citationItems":[{"id":3430,"uris":["http://zotero.org/users/local/sgFDdPY0/items/27D5JGTI"],"itemData":{"id":3430,"type":"article-journal","abstract":"Humans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ins w:id="148" w:author="Samuel Greenrod" w:date="2025-08-27T08:27:00Z" w16du:dateUtc="2025-08-27T07:27:00Z">
        <w:r>
          <w:rPr>
            <w:sz w:val="24"/>
            <w:szCs w:val="24"/>
          </w:rPr>
          <w:fldChar w:fldCharType="separate"/>
        </w:r>
      </w:ins>
      <w:r w:rsidR="00102EE8" w:rsidRPr="00102EE8">
        <w:rPr>
          <w:rFonts w:ascii="Calibri" w:hAnsi="Calibri" w:cs="Calibri"/>
          <w:sz w:val="24"/>
        </w:rPr>
        <w:t>[10,11]</w:t>
      </w:r>
      <w:ins w:id="149" w:author="Samuel Greenrod" w:date="2025-08-27T08:27:00Z" w16du:dateUtc="2025-08-27T07:27:00Z">
        <w:r>
          <w:rPr>
            <w:sz w:val="24"/>
            <w:szCs w:val="24"/>
          </w:rPr>
          <w:fldChar w:fldCharType="end"/>
        </w:r>
        <w:r>
          <w:rPr>
            <w:sz w:val="24"/>
            <w:szCs w:val="24"/>
          </w:rPr>
          <w:t>.</w:t>
        </w:r>
      </w:ins>
      <w:ins w:id="150" w:author="Samuel Greenrod" w:date="2025-08-27T08:28:00Z" w16du:dateUtc="2025-08-27T07:28:00Z">
        <w:r>
          <w:rPr>
            <w:sz w:val="24"/>
            <w:szCs w:val="24"/>
          </w:rPr>
          <w:t xml:space="preserve"> Multiple selective pressures can also restrict adaptation through fitness trade-offs whereby high fitness under one stressor reduces fitness under another </w:t>
        </w:r>
        <w:r>
          <w:rPr>
            <w:sz w:val="24"/>
            <w:szCs w:val="24"/>
          </w:rPr>
          <w:fldChar w:fldCharType="begin"/>
        </w:r>
      </w:ins>
      <w:r w:rsidR="00102EE8">
        <w:rPr>
          <w:sz w:val="24"/>
          <w:szCs w:val="24"/>
        </w:rPr>
        <w:instrText xml:space="preserve"> ADDIN ZOTERO_ITEM CSL_CITATION {"citationID":"KzDxQjL1","properties":{"formattedCitation":"[12,13]","plainCitation":"[12,13]","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ins w:id="151" w:author="Samuel Greenrod" w:date="2025-08-27T08:28:00Z" w16du:dateUtc="2025-08-27T07:28:00Z">
        <w:r>
          <w:rPr>
            <w:sz w:val="24"/>
            <w:szCs w:val="24"/>
          </w:rPr>
          <w:fldChar w:fldCharType="separate"/>
        </w:r>
      </w:ins>
      <w:r w:rsidR="00102EE8" w:rsidRPr="00102EE8">
        <w:rPr>
          <w:rFonts w:ascii="Calibri" w:hAnsi="Calibri" w:cs="Calibri"/>
          <w:sz w:val="24"/>
        </w:rPr>
        <w:t>[12,13]</w:t>
      </w:r>
      <w:ins w:id="152" w:author="Samuel Greenrod" w:date="2025-08-27T08:28:00Z" w16du:dateUtc="2025-08-27T07:28:00Z">
        <w:r>
          <w:rPr>
            <w:sz w:val="24"/>
            <w:szCs w:val="24"/>
          </w:rPr>
          <w:fldChar w:fldCharType="end"/>
        </w:r>
        <w:r>
          <w:rPr>
            <w:sz w:val="24"/>
            <w:szCs w:val="24"/>
          </w:rPr>
          <w:t xml:space="preserve">. </w:t>
        </w:r>
      </w:ins>
      <w:ins w:id="153" w:author="Samuel Greenrod" w:date="2025-08-27T08:26:00Z" w16du:dateUtc="2025-08-27T07:26:00Z">
        <w:r>
          <w:rPr>
            <w:sz w:val="24"/>
            <w:szCs w:val="24"/>
          </w:rPr>
          <w:t>Recent studies have suggested that</w:t>
        </w:r>
      </w:ins>
      <w:ins w:id="154" w:author="Samuel Greenrod" w:date="2025-08-27T08:28:00Z" w16du:dateUtc="2025-08-27T07:28:00Z">
        <w:r>
          <w:rPr>
            <w:sz w:val="24"/>
            <w:szCs w:val="24"/>
          </w:rPr>
          <w:t xml:space="preserve">, by </w:t>
        </w:r>
      </w:ins>
      <w:ins w:id="155" w:author="Samuel Greenrod" w:date="2025-08-27T08:29:00Z" w16du:dateUtc="2025-08-27T07:29:00Z">
        <w:r>
          <w:rPr>
            <w:sz w:val="24"/>
            <w:szCs w:val="24"/>
          </w:rPr>
          <w:t>increasing genetic diversity,</w:t>
        </w:r>
      </w:ins>
      <w:ins w:id="156" w:author="Samuel Greenrod" w:date="2025-08-27T08:26:00Z" w16du:dateUtc="2025-08-27T07:26:00Z">
        <w:r>
          <w:rPr>
            <w:sz w:val="24"/>
            <w:szCs w:val="24"/>
          </w:rPr>
          <w:t xml:space="preserve"> </w:t>
        </w:r>
      </w:ins>
      <w:ins w:id="157" w:author="Samuel Greenrod" w:date="2025-08-27T10:39:00Z" w16du:dateUtc="2025-08-27T09:39:00Z">
        <w:r w:rsidR="00E522FB">
          <w:rPr>
            <w:sz w:val="24"/>
            <w:szCs w:val="24"/>
          </w:rPr>
          <w:t>environmental heterogeneity</w:t>
        </w:r>
      </w:ins>
      <w:ins w:id="158" w:author="Samuel Greenrod" w:date="2025-08-27T08:26:00Z" w16du:dateUtc="2025-08-27T07:26:00Z">
        <w:r>
          <w:rPr>
            <w:sz w:val="24"/>
            <w:szCs w:val="24"/>
          </w:rPr>
          <w:t xml:space="preserve"> </w:t>
        </w:r>
      </w:ins>
      <w:ins w:id="159" w:author="Samuel Greenrod" w:date="2025-08-27T08:31:00Z" w16du:dateUtc="2025-08-27T07:31:00Z">
        <w:r w:rsidR="008F3BDE">
          <w:rPr>
            <w:sz w:val="24"/>
            <w:szCs w:val="24"/>
          </w:rPr>
          <w:t>may</w:t>
        </w:r>
      </w:ins>
      <w:ins w:id="160" w:author="Samuel Greenrod" w:date="2025-08-27T08:26:00Z" w16du:dateUtc="2025-08-27T07:26:00Z">
        <w:r>
          <w:rPr>
            <w:sz w:val="24"/>
            <w:szCs w:val="24"/>
          </w:rPr>
          <w:t xml:space="preserve"> offset the diversity-suppressing impacts of multiple selection pressures </w:t>
        </w:r>
        <w:r>
          <w:rPr>
            <w:sz w:val="24"/>
            <w:szCs w:val="24"/>
          </w:rPr>
          <w:fldChar w:fldCharType="begin"/>
        </w:r>
      </w:ins>
      <w:r w:rsidR="00102EE8">
        <w:rPr>
          <w:sz w:val="24"/>
          <w:szCs w:val="24"/>
        </w:rPr>
        <w:instrText xml:space="preserve"> ADDIN ZOTERO_ITEM CSL_CITATION {"citationID":"To4b2RHO","properties":{"formattedCitation":"[14]","plainCitation":"[14]","noteIndex":0},"citationItems":[{"id":3187,"uris":["http://zotero.org/users/local/sgFDdPY0/items/7I2BSLY4"],"itemData":{"id":3187,"type":"article-journal","abstract":"Growing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ins w:id="161" w:author="Samuel Greenrod" w:date="2025-08-27T08:26:00Z" w16du:dateUtc="2025-08-27T07:26:00Z">
        <w:r>
          <w:rPr>
            <w:sz w:val="24"/>
            <w:szCs w:val="24"/>
          </w:rPr>
          <w:fldChar w:fldCharType="separate"/>
        </w:r>
      </w:ins>
      <w:r w:rsidR="00102EE8" w:rsidRPr="00102EE8">
        <w:rPr>
          <w:rFonts w:ascii="Calibri" w:hAnsi="Calibri" w:cs="Calibri"/>
          <w:sz w:val="24"/>
        </w:rPr>
        <w:t>[14]</w:t>
      </w:r>
      <w:ins w:id="162" w:author="Samuel Greenrod" w:date="2025-08-27T08:26:00Z" w16du:dateUtc="2025-08-27T07:26:00Z">
        <w:r>
          <w:rPr>
            <w:sz w:val="24"/>
            <w:szCs w:val="24"/>
          </w:rPr>
          <w:fldChar w:fldCharType="end"/>
        </w:r>
      </w:ins>
      <w:ins w:id="163" w:author="Samuel Greenrod" w:date="2025-08-27T08:31:00Z" w16du:dateUtc="2025-08-27T07:31:00Z">
        <w:r w:rsidR="008F3BDE">
          <w:rPr>
            <w:sz w:val="24"/>
            <w:szCs w:val="24"/>
          </w:rPr>
          <w:t>. However, other studies have indicated that heterogeneity can</w:t>
        </w:r>
      </w:ins>
      <w:ins w:id="164" w:author="Samuel Greenrod" w:date="2025-08-27T08:26:00Z" w16du:dateUtc="2025-08-27T07:26:00Z">
        <w:r>
          <w:rPr>
            <w:sz w:val="24"/>
            <w:szCs w:val="24"/>
          </w:rPr>
          <w:t xml:space="preserve"> exacerbate stressor synergies and further constrain evolution </w:t>
        </w:r>
        <w:r>
          <w:rPr>
            <w:sz w:val="24"/>
            <w:szCs w:val="24"/>
          </w:rPr>
          <w:fldChar w:fldCharType="begin"/>
        </w:r>
      </w:ins>
      <w:r w:rsidR="00102EE8">
        <w:rPr>
          <w:sz w:val="24"/>
          <w:szCs w:val="24"/>
        </w:rPr>
        <w:instrText xml:space="preserve"> ADDIN ZOTERO_ITEM CSL_CITATION {"citationID":"1x7NkLhK","properties":{"formattedCitation":"[15\\uc0\\u8211{}17]","plainCitation":"[15–17]","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ins w:id="165" w:author="Samuel Greenrod" w:date="2025-08-27T08:26:00Z" w16du:dateUtc="2025-08-27T07:26:00Z">
        <w:r>
          <w:rPr>
            <w:sz w:val="24"/>
            <w:szCs w:val="24"/>
          </w:rPr>
          <w:fldChar w:fldCharType="separate"/>
        </w:r>
      </w:ins>
      <w:r w:rsidR="00102EE8" w:rsidRPr="00102EE8">
        <w:rPr>
          <w:rFonts w:ascii="Calibri" w:hAnsi="Calibri" w:cs="Calibri"/>
          <w:sz w:val="24"/>
        </w:rPr>
        <w:t>[15–17]</w:t>
      </w:r>
      <w:ins w:id="166" w:author="Samuel Greenrod" w:date="2025-08-27T08:26:00Z" w16du:dateUtc="2025-08-27T07:26:00Z">
        <w:r>
          <w:rPr>
            <w:sz w:val="24"/>
            <w:szCs w:val="24"/>
          </w:rPr>
          <w:fldChar w:fldCharType="end"/>
        </w:r>
        <w:r>
          <w:rPr>
            <w:sz w:val="24"/>
            <w:szCs w:val="24"/>
          </w:rPr>
          <w:t xml:space="preserve">. The ability of species to adapt to </w:t>
        </w:r>
      </w:ins>
      <w:ins w:id="167" w:author="Samuel Greenrod" w:date="2025-08-27T08:31:00Z" w16du:dateUtc="2025-08-27T07:31:00Z">
        <w:r w:rsidR="008F3BDE">
          <w:rPr>
            <w:sz w:val="24"/>
            <w:szCs w:val="24"/>
          </w:rPr>
          <w:t>thermal heterogeneity in</w:t>
        </w:r>
      </w:ins>
      <w:ins w:id="168" w:author="Samuel Greenrod" w:date="2025-08-27T08:32:00Z" w16du:dateUtc="2025-08-27T07:32:00Z">
        <w:r w:rsidR="008F3BDE">
          <w:rPr>
            <w:sz w:val="24"/>
            <w:szCs w:val="24"/>
          </w:rPr>
          <w:t xml:space="preserve"> the presence of other selection pressures </w:t>
        </w:r>
      </w:ins>
      <w:ins w:id="169" w:author="Samuel Greenrod" w:date="2025-08-27T08:26:00Z" w16du:dateUtc="2025-08-27T07:26:00Z">
        <w:r>
          <w:rPr>
            <w:sz w:val="24"/>
            <w:szCs w:val="24"/>
          </w:rPr>
          <w:t xml:space="preserve">plays an important role in the maintenance of global biodiversity and species extinction risk </w:t>
        </w:r>
        <w:r>
          <w:rPr>
            <w:sz w:val="24"/>
            <w:szCs w:val="24"/>
          </w:rPr>
          <w:fldChar w:fldCharType="begin"/>
        </w:r>
      </w:ins>
      <w:r w:rsidR="00102EE8">
        <w:rPr>
          <w:sz w:val="24"/>
          <w:szCs w:val="24"/>
        </w:rPr>
        <w:instrText xml:space="preserve"> ADDIN ZOTERO_ITEM CSL_CITATION {"citationID":"RURWsImG","properties":{"formattedCitation":"[10,18\\uc0\\u8211{}20]","plainCitation":"[10,18–20]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ins w:id="170" w:author="Samuel Greenrod" w:date="2025-08-27T08:26:00Z" w16du:dateUtc="2025-08-27T07:26:00Z">
        <w:r>
          <w:rPr>
            <w:sz w:val="24"/>
            <w:szCs w:val="24"/>
          </w:rPr>
          <w:fldChar w:fldCharType="separate"/>
        </w:r>
      </w:ins>
      <w:r w:rsidR="00102EE8" w:rsidRPr="00102EE8">
        <w:rPr>
          <w:rFonts w:ascii="Calibri" w:hAnsi="Calibri" w:cs="Calibri"/>
          <w:sz w:val="24"/>
        </w:rPr>
        <w:t>[10,18–20]</w:t>
      </w:r>
      <w:ins w:id="171" w:author="Samuel Greenrod" w:date="2025-08-27T08:26:00Z" w16du:dateUtc="2025-08-27T07:26:00Z">
        <w:r>
          <w:rPr>
            <w:sz w:val="24"/>
            <w:szCs w:val="24"/>
          </w:rPr>
          <w:fldChar w:fldCharType="end"/>
        </w:r>
        <w:r>
          <w:rPr>
            <w:sz w:val="24"/>
            <w:szCs w:val="24"/>
          </w:rPr>
          <w:t>.</w:t>
        </w:r>
      </w:ins>
    </w:p>
    <w:p w14:paraId="520328B4" w14:textId="5B7BEFDD" w:rsidR="00747A2A" w:rsidDel="008F3BDE" w:rsidRDefault="008642AD" w:rsidP="004435B2">
      <w:pPr>
        <w:jc w:val="both"/>
        <w:rPr>
          <w:del w:id="172" w:author="Samuel Greenrod" w:date="2025-08-27T08:33:00Z" w16du:dateUtc="2025-08-27T07:33:00Z"/>
          <w:sz w:val="24"/>
          <w:szCs w:val="24"/>
        </w:rPr>
      </w:pPr>
      <w:del w:id="173" w:author="Samuel Greenrod" w:date="2025-08-27T08:33:00Z" w16du:dateUtc="2025-08-27T07:33:00Z">
        <w:r w:rsidRPr="008642AD" w:rsidDel="008F3BDE">
          <w:rPr>
            <w:sz w:val="24"/>
            <w:szCs w:val="24"/>
          </w:rPr>
          <w:delText xml:space="preserve">Environmental complexity plays a key role in shaping species’ evolutionary trajectories. </w:delText>
        </w:r>
        <w:r w:rsidR="006A28C9" w:rsidDel="008F3BDE">
          <w:rPr>
            <w:sz w:val="24"/>
            <w:szCs w:val="24"/>
          </w:rPr>
          <w:delText>In</w:delText>
        </w:r>
        <w:r w:rsidR="004435B2" w:rsidDel="008F3BDE">
          <w:rPr>
            <w:sz w:val="24"/>
            <w:szCs w:val="24"/>
          </w:rPr>
          <w:delText xml:space="preserve"> natural </w:delText>
        </w:r>
        <w:r w:rsidR="006A28C9" w:rsidDel="008F3BDE">
          <w:rPr>
            <w:sz w:val="24"/>
            <w:szCs w:val="24"/>
          </w:rPr>
          <w:delText>populations,</w:delText>
        </w:r>
        <w:r w:rsidR="004435B2" w:rsidDel="008F3BDE">
          <w:rPr>
            <w:sz w:val="24"/>
            <w:szCs w:val="24"/>
          </w:rPr>
          <w:delText xml:space="preserve"> species </w:delText>
        </w:r>
        <w:r w:rsidR="006A28C9" w:rsidDel="008F3BDE">
          <w:rPr>
            <w:sz w:val="24"/>
            <w:szCs w:val="24"/>
          </w:rPr>
          <w:delText>often encounter</w:delText>
        </w:r>
        <w:r w:rsidR="00631797" w:rsidRPr="004435B2" w:rsidDel="008F3BDE">
          <w:rPr>
            <w:sz w:val="24"/>
            <w:szCs w:val="24"/>
          </w:rPr>
          <w:delText xml:space="preserve"> selection</w:delText>
        </w:r>
        <w:r w:rsidR="006A28C9" w:rsidDel="008F3BDE">
          <w:rPr>
            <w:sz w:val="24"/>
            <w:szCs w:val="24"/>
          </w:rPr>
          <w:delText xml:space="preserve"> pressures from multiple environmental stressors simultaneously</w:delText>
        </w:r>
        <w:r w:rsidR="00337AF5" w:rsidDel="008F3BDE">
          <w:rPr>
            <w:sz w:val="24"/>
            <w:szCs w:val="24"/>
          </w:rPr>
          <w:delText xml:space="preserve"> </w:delText>
        </w:r>
        <w:r w:rsidR="00337AF5" w:rsidDel="008F3BDE">
          <w:rPr>
            <w:sz w:val="24"/>
            <w:szCs w:val="24"/>
          </w:rPr>
          <w:fldChar w:fldCharType="begin"/>
        </w:r>
        <w:r w:rsidR="008F3BDE" w:rsidDel="008F3BDE">
          <w:rPr>
            <w:sz w:val="24"/>
            <w:szCs w:val="24"/>
          </w:rPr>
          <w:delInstrText xml:space="preserve"> ADDIN ZOTERO_ITEM CSL_CITATION {"citationID":"fK54IBfR","properties":{"formattedCitation":"[8]","plainCitation":"[8]","noteIndex":0},"citationItems":[{"id":3458,"uris":["http://zotero.org/users/local/sgFDdPY0/items/PYK9U7KE"],"itemData":{"id":3458,"type":"article-journal","abstract":"Abiotic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H."}],"issued":{"date-parts":[["2016",1,3]]}}}],"schema":"https://github.com/citation-style-language/schema/raw/master/csl-citation.json"} </w:delInstrText>
        </w:r>
        <w:r w:rsidR="00337AF5" w:rsidDel="008F3BDE">
          <w:rPr>
            <w:sz w:val="24"/>
            <w:szCs w:val="24"/>
          </w:rPr>
          <w:fldChar w:fldCharType="separate"/>
        </w:r>
        <w:r w:rsidR="00093FA2" w:rsidRPr="00093FA2" w:rsidDel="008F3BDE">
          <w:rPr>
            <w:rFonts w:ascii="Calibri" w:hAnsi="Calibri" w:cs="Calibri"/>
            <w:sz w:val="24"/>
          </w:rPr>
          <w:delText>[8]</w:delText>
        </w:r>
        <w:r w:rsidR="00337AF5" w:rsidDel="008F3BDE">
          <w:rPr>
            <w:sz w:val="24"/>
            <w:szCs w:val="24"/>
          </w:rPr>
          <w:fldChar w:fldCharType="end"/>
        </w:r>
        <w:r w:rsidR="006A28C9" w:rsidDel="008F3BDE">
          <w:rPr>
            <w:sz w:val="24"/>
            <w:szCs w:val="24"/>
          </w:rPr>
          <w:delText xml:space="preserve">. </w:delText>
        </w:r>
        <w:r w:rsidDel="008F3BDE">
          <w:rPr>
            <w:sz w:val="24"/>
            <w:szCs w:val="24"/>
          </w:rPr>
          <w:delText>Multi</w:delText>
        </w:r>
        <w:r w:rsidR="00337AF5" w:rsidDel="008F3BDE">
          <w:rPr>
            <w:sz w:val="24"/>
            <w:szCs w:val="24"/>
          </w:rPr>
          <w:delText xml:space="preserve">ple </w:delText>
        </w:r>
        <w:r w:rsidDel="008F3BDE">
          <w:rPr>
            <w:sz w:val="24"/>
            <w:szCs w:val="24"/>
          </w:rPr>
          <w:delText>stressor</w:delText>
        </w:r>
        <w:r w:rsidR="00E0456A" w:rsidDel="008F3BDE">
          <w:rPr>
            <w:sz w:val="24"/>
            <w:szCs w:val="24"/>
          </w:rPr>
          <w:delText xml:space="preserve"> environments can </w:delText>
        </w:r>
        <w:r w:rsidR="00337AF5" w:rsidDel="008F3BDE">
          <w:rPr>
            <w:sz w:val="24"/>
            <w:szCs w:val="24"/>
          </w:rPr>
          <w:delText xml:space="preserve">constrain evolution </w:delText>
        </w:r>
        <w:r w:rsidR="0081359D" w:rsidDel="008F3BDE">
          <w:rPr>
            <w:sz w:val="24"/>
            <w:szCs w:val="24"/>
          </w:rPr>
          <w:delText xml:space="preserve">rates </w:delText>
        </w:r>
        <w:r w:rsidR="00337AF5" w:rsidDel="008F3BDE">
          <w:rPr>
            <w:sz w:val="24"/>
            <w:szCs w:val="24"/>
          </w:rPr>
          <w:delText xml:space="preserve">through synergistic negative </w:delText>
        </w:r>
        <w:r w:rsidR="006D5FE8" w:rsidDel="008F3BDE">
          <w:rPr>
            <w:sz w:val="24"/>
            <w:szCs w:val="24"/>
          </w:rPr>
          <w:delText>effects</w:delText>
        </w:r>
        <w:r w:rsidR="00337AF5" w:rsidDel="008F3BDE">
          <w:rPr>
            <w:sz w:val="24"/>
            <w:szCs w:val="24"/>
          </w:rPr>
          <w:delText xml:space="preserve"> on species fitness which reduce population sizes and mutational supply </w:delText>
        </w:r>
        <w:r w:rsidR="00CA6691" w:rsidDel="008F3BDE">
          <w:rPr>
            <w:sz w:val="24"/>
            <w:szCs w:val="24"/>
          </w:rPr>
          <w:fldChar w:fldCharType="begin"/>
        </w:r>
        <w:r w:rsidR="008F3BDE" w:rsidDel="008F3BDE">
          <w:rPr>
            <w:sz w:val="24"/>
            <w:szCs w:val="24"/>
          </w:rPr>
          <w:delInstrText xml:space="preserve"> ADDIN ZOTERO_ITEM CSL_CITATION {"citationID":"QSx6Os6X","properties":{"formattedCitation":"[9,10]","plainCitation":"[9,10]","noteIndex":0},"citationItems":[{"id":3430,"uris":["http://zotero.org/users/local/sgFDdPY0/items/27D5JGTI"],"itemData":{"id":3430,"type":"article-journal","abstract":"Humans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delInstrText>
        </w:r>
        <w:r w:rsidR="00CA6691" w:rsidDel="008F3BDE">
          <w:rPr>
            <w:sz w:val="24"/>
            <w:szCs w:val="24"/>
          </w:rPr>
          <w:fldChar w:fldCharType="separate"/>
        </w:r>
        <w:r w:rsidR="00093FA2" w:rsidRPr="00093FA2" w:rsidDel="008F3BDE">
          <w:rPr>
            <w:rFonts w:ascii="Calibri" w:hAnsi="Calibri" w:cs="Calibri"/>
            <w:sz w:val="24"/>
          </w:rPr>
          <w:delText>[9,10]</w:delText>
        </w:r>
        <w:r w:rsidR="00CA6691" w:rsidDel="008F3BDE">
          <w:rPr>
            <w:sz w:val="24"/>
            <w:szCs w:val="24"/>
          </w:rPr>
          <w:fldChar w:fldCharType="end"/>
        </w:r>
        <w:r w:rsidR="00CA6691" w:rsidDel="008F3BDE">
          <w:rPr>
            <w:sz w:val="24"/>
            <w:szCs w:val="24"/>
          </w:rPr>
          <w:delText xml:space="preserve">. </w:delText>
        </w:r>
        <w:r w:rsidR="00337AF5" w:rsidDel="008F3BDE">
          <w:rPr>
            <w:sz w:val="24"/>
            <w:szCs w:val="24"/>
          </w:rPr>
          <w:delText xml:space="preserve">Multiple </w:delText>
        </w:r>
        <w:r w:rsidR="00FE759E" w:rsidDel="008F3BDE">
          <w:rPr>
            <w:sz w:val="24"/>
            <w:szCs w:val="24"/>
          </w:rPr>
          <w:delText>stressor selecti</w:delText>
        </w:r>
      </w:del>
      <w:ins w:id="174" w:author="Kayla King" w:date="2025-08-23T15:54:00Z" w16du:dateUtc="2025-08-23T22:54:00Z">
        <w:del w:id="175" w:author="Samuel Greenrod" w:date="2025-08-27T08:33:00Z" w16du:dateUtc="2025-08-27T07:33:00Z">
          <w:r w:rsidR="00D30C11" w:rsidDel="008F3BDE">
            <w:rPr>
              <w:sz w:val="24"/>
              <w:szCs w:val="24"/>
            </w:rPr>
            <w:delText>ve pressures</w:delText>
          </w:r>
        </w:del>
      </w:ins>
      <w:del w:id="176" w:author="Samuel Greenrod" w:date="2025-08-27T08:33:00Z" w16du:dateUtc="2025-08-27T07:33:00Z">
        <w:r w:rsidR="00FE759E" w:rsidDel="008F3BDE">
          <w:rPr>
            <w:sz w:val="24"/>
            <w:szCs w:val="24"/>
          </w:rPr>
          <w:delText xml:space="preserve">on can also </w:delText>
        </w:r>
        <w:r w:rsidR="00337AF5" w:rsidDel="008F3BDE">
          <w:rPr>
            <w:sz w:val="24"/>
            <w:szCs w:val="24"/>
          </w:rPr>
          <w:delText>restrict adaptation</w:delText>
        </w:r>
        <w:r w:rsidR="00FE759E" w:rsidDel="008F3BDE">
          <w:rPr>
            <w:sz w:val="24"/>
            <w:szCs w:val="24"/>
          </w:rPr>
          <w:delText xml:space="preserve"> </w:delText>
        </w:r>
        <w:r w:rsidR="006A28C9" w:rsidDel="008F3BDE">
          <w:rPr>
            <w:sz w:val="24"/>
            <w:szCs w:val="24"/>
          </w:rPr>
          <w:delText>through fitness trade-offs whereby high fitness under one stressor reduces fitness under another</w:delText>
        </w:r>
        <w:r w:rsidR="00FE759E" w:rsidDel="008F3BDE">
          <w:rPr>
            <w:sz w:val="24"/>
            <w:szCs w:val="24"/>
          </w:rPr>
          <w:delText xml:space="preserve"> </w:delText>
        </w:r>
        <w:r w:rsidR="00FE759E" w:rsidDel="008F3BDE">
          <w:rPr>
            <w:sz w:val="24"/>
            <w:szCs w:val="24"/>
          </w:rPr>
          <w:fldChar w:fldCharType="begin"/>
        </w:r>
        <w:r w:rsidR="008F3BDE" w:rsidDel="008F3BDE">
          <w:rPr>
            <w:sz w:val="24"/>
            <w:szCs w:val="24"/>
          </w:rPr>
          <w:delInstrText xml:space="preserve"> ADDIN ZOTERO_ITEM CSL_CITATION {"citationID":"Ata5RAOL","properties":{"formattedCitation":"[11,12]","plainCitation":"[11,12]","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delInstrText>
        </w:r>
        <w:r w:rsidR="00FE759E" w:rsidDel="008F3BDE">
          <w:rPr>
            <w:sz w:val="24"/>
            <w:szCs w:val="24"/>
          </w:rPr>
          <w:fldChar w:fldCharType="separate"/>
        </w:r>
        <w:r w:rsidR="00093FA2" w:rsidRPr="00093FA2" w:rsidDel="008F3BDE">
          <w:rPr>
            <w:rFonts w:ascii="Calibri" w:hAnsi="Calibri" w:cs="Calibri"/>
            <w:sz w:val="24"/>
          </w:rPr>
          <w:delText>[11,12]</w:delText>
        </w:r>
        <w:r w:rsidR="00FE759E" w:rsidDel="008F3BDE">
          <w:rPr>
            <w:sz w:val="24"/>
            <w:szCs w:val="24"/>
          </w:rPr>
          <w:fldChar w:fldCharType="end"/>
        </w:r>
        <w:r w:rsidR="006A28C9" w:rsidDel="008F3BDE">
          <w:rPr>
            <w:sz w:val="24"/>
            <w:szCs w:val="24"/>
          </w:rPr>
          <w:delText>.</w:delText>
        </w:r>
        <w:r w:rsidR="000C090B" w:rsidDel="008F3BDE">
          <w:rPr>
            <w:sz w:val="24"/>
            <w:szCs w:val="24"/>
          </w:rPr>
          <w:delText xml:space="preserve"> Despite such </w:delText>
        </w:r>
        <w:r w:rsidR="00B301B5" w:rsidDel="008F3BDE">
          <w:rPr>
            <w:sz w:val="24"/>
            <w:szCs w:val="24"/>
          </w:rPr>
          <w:delText>constraints</w:delText>
        </w:r>
        <w:r w:rsidR="000C090B" w:rsidDel="008F3BDE">
          <w:rPr>
            <w:sz w:val="24"/>
            <w:szCs w:val="24"/>
          </w:rPr>
          <w:delText>, species can a</w:delText>
        </w:r>
        <w:r w:rsidR="00E2614D" w:rsidDel="008F3BDE">
          <w:rPr>
            <w:sz w:val="24"/>
            <w:szCs w:val="24"/>
          </w:rPr>
          <w:delText>dapt to multiple stressors</w:delText>
        </w:r>
      </w:del>
      <w:ins w:id="177" w:author="Kayla King" w:date="2025-08-23T15:51:00Z" w16du:dateUtc="2025-08-23T22:51:00Z">
        <w:del w:id="178" w:author="Samuel Greenrod" w:date="2025-08-27T08:33:00Z" w16du:dateUtc="2025-08-27T07:33:00Z">
          <w:r w:rsidR="00146F76" w:rsidDel="008F3BDE">
            <w:rPr>
              <w:sz w:val="24"/>
              <w:szCs w:val="24"/>
            </w:rPr>
            <w:delText xml:space="preserve"> by becoming a generalist</w:delText>
          </w:r>
        </w:del>
      </w:ins>
      <w:del w:id="179" w:author="Samuel Greenrod" w:date="2025-08-26T09:47:00Z" w16du:dateUtc="2025-08-26T08:47:00Z">
        <w:r w:rsidR="00E2614D" w:rsidDel="003B1C22">
          <w:rPr>
            <w:sz w:val="24"/>
            <w:szCs w:val="24"/>
          </w:rPr>
          <w:delText xml:space="preserve"> </w:delText>
        </w:r>
      </w:del>
      <w:del w:id="180" w:author="Samuel Greenrod" w:date="2025-08-27T08:33:00Z" w16du:dateUtc="2025-08-27T07:33:00Z">
        <w:r w:rsidR="00B301B5" w:rsidDel="008F3BDE">
          <w:rPr>
            <w:sz w:val="24"/>
            <w:szCs w:val="24"/>
          </w:rPr>
          <w:delText xml:space="preserve">through </w:delText>
        </w:r>
        <w:r w:rsidR="006D5FE8" w:rsidDel="008F3BDE">
          <w:rPr>
            <w:sz w:val="24"/>
            <w:szCs w:val="24"/>
          </w:rPr>
          <w:delText xml:space="preserve">the evolution of </w:delText>
        </w:r>
        <w:r w:rsidR="001C030C" w:rsidDel="008F3BDE">
          <w:rPr>
            <w:sz w:val="24"/>
            <w:szCs w:val="24"/>
          </w:rPr>
          <w:delText>generalists</w:delText>
        </w:r>
      </w:del>
      <w:ins w:id="181" w:author="Kayla King" w:date="2025-08-23T15:51:00Z" w16du:dateUtc="2025-08-23T22:51:00Z">
        <w:del w:id="182" w:author="Samuel Greenrod" w:date="2025-08-27T08:33:00Z" w16du:dateUtc="2025-08-27T07:33:00Z">
          <w:r w:rsidR="00146F76" w:rsidDel="008F3BDE">
            <w:rPr>
              <w:sz w:val="24"/>
              <w:szCs w:val="24"/>
            </w:rPr>
            <w:delText>, a strategy</w:delText>
          </w:r>
        </w:del>
      </w:ins>
      <w:del w:id="183" w:author="Samuel Greenrod" w:date="2025-08-27T08:33:00Z" w16du:dateUtc="2025-08-27T07:33:00Z">
        <w:r w:rsidR="005E5A28" w:rsidDel="008F3BDE">
          <w:rPr>
            <w:sz w:val="24"/>
            <w:szCs w:val="24"/>
          </w:rPr>
          <w:delText xml:space="preserve"> </w:delText>
        </w:r>
        <w:r w:rsidR="00AB4535" w:rsidDel="008F3BDE">
          <w:rPr>
            <w:sz w:val="24"/>
            <w:szCs w:val="24"/>
          </w:rPr>
          <w:delText>which have</w:delText>
        </w:r>
      </w:del>
      <w:ins w:id="184" w:author="Kayla King" w:date="2025-08-23T15:51:00Z" w16du:dateUtc="2025-08-23T22:51:00Z">
        <w:del w:id="185" w:author="Samuel Greenrod" w:date="2025-08-26T14:20:00Z" w16du:dateUtc="2025-08-26T13:20:00Z">
          <w:r w:rsidR="00146F76" w:rsidDel="00FB604C">
            <w:rPr>
              <w:sz w:val="24"/>
              <w:szCs w:val="24"/>
            </w:rPr>
            <w:delText>has</w:delText>
          </w:r>
        </w:del>
      </w:ins>
      <w:del w:id="186" w:author="Samuel Greenrod" w:date="2025-08-27T08:33:00Z" w16du:dateUtc="2025-08-27T07:33:00Z">
        <w:r w:rsidR="00AB4535" w:rsidDel="008F3BDE">
          <w:rPr>
            <w:sz w:val="24"/>
            <w:szCs w:val="24"/>
          </w:rPr>
          <w:delText xml:space="preserve"> </w:delText>
        </w:r>
        <w:r w:rsidR="006D5FE8" w:rsidDel="008F3BDE">
          <w:rPr>
            <w:sz w:val="24"/>
            <w:szCs w:val="24"/>
          </w:rPr>
          <w:delText>intermediate</w:delText>
        </w:r>
        <w:r w:rsidR="00AB4535" w:rsidDel="008F3BDE">
          <w:rPr>
            <w:sz w:val="24"/>
            <w:szCs w:val="24"/>
          </w:rPr>
          <w:delText xml:space="preserve"> growth across selection pressures</w:delText>
        </w:r>
      </w:del>
      <w:ins w:id="187" w:author="Kayla King" w:date="2025-08-23T15:52:00Z" w16du:dateUtc="2025-08-23T22:52:00Z">
        <w:del w:id="188" w:author="Samuel Greenrod" w:date="2025-08-27T08:33:00Z" w16du:dateUtc="2025-08-27T07:33:00Z">
          <w:r w:rsidR="00146F76" w:rsidDel="008F3BDE">
            <w:rPr>
              <w:sz w:val="24"/>
              <w:szCs w:val="24"/>
            </w:rPr>
            <w:delText>environments</w:delText>
          </w:r>
        </w:del>
      </w:ins>
      <w:del w:id="189" w:author="Samuel Greenrod" w:date="2025-08-27T08:33:00Z" w16du:dateUtc="2025-08-27T07:33:00Z">
        <w:r w:rsidR="00B301B5" w:rsidDel="008F3BDE">
          <w:rPr>
            <w:sz w:val="24"/>
            <w:szCs w:val="24"/>
          </w:rPr>
          <w:delText xml:space="preserve"> </w:delText>
        </w:r>
        <w:r w:rsidR="00B301B5" w:rsidDel="008F3BDE">
          <w:rPr>
            <w:sz w:val="24"/>
            <w:szCs w:val="24"/>
          </w:rPr>
          <w:fldChar w:fldCharType="begin"/>
        </w:r>
        <w:r w:rsidR="00DA502E" w:rsidDel="008F3BDE">
          <w:rPr>
            <w:sz w:val="24"/>
            <w:szCs w:val="24"/>
          </w:rPr>
          <w:delInstrText xml:space="preserve"> ADDIN ZOTERO_ITEM CSL_CITATION {"citationID":"Fckayri8","properties":{"formattedCitation":"[1]","plainCitation":"[1]","noteIndex":0},"citationItems":[{"id":1960,"uris":["http://zotero.org/users/local/sgFDdPY0/items/J3YVC7UI"],"itemData":{"id":1960,"type":"article-journal","abstract":"Environmental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delInstrText>
        </w:r>
        <w:r w:rsidR="00B301B5" w:rsidDel="008F3BDE">
          <w:rPr>
            <w:sz w:val="24"/>
            <w:szCs w:val="24"/>
          </w:rPr>
          <w:fldChar w:fldCharType="separate"/>
        </w:r>
        <w:r w:rsidR="00DA502E" w:rsidRPr="00DA502E" w:rsidDel="008F3BDE">
          <w:rPr>
            <w:rFonts w:ascii="Calibri" w:hAnsi="Calibri" w:cs="Calibri"/>
            <w:sz w:val="24"/>
          </w:rPr>
          <w:delText>[1]</w:delText>
        </w:r>
        <w:r w:rsidR="00B301B5" w:rsidDel="008F3BDE">
          <w:rPr>
            <w:sz w:val="24"/>
            <w:szCs w:val="24"/>
          </w:rPr>
          <w:fldChar w:fldCharType="end"/>
        </w:r>
        <w:r w:rsidR="00AB4535" w:rsidDel="008F3BDE">
          <w:rPr>
            <w:sz w:val="24"/>
            <w:szCs w:val="24"/>
          </w:rPr>
          <w:delText xml:space="preserve">. </w:delText>
        </w:r>
        <w:commentRangeStart w:id="190"/>
        <w:commentRangeStart w:id="191"/>
        <w:r w:rsidR="00B301B5" w:rsidDel="008F3BDE">
          <w:rPr>
            <w:sz w:val="24"/>
            <w:szCs w:val="24"/>
          </w:rPr>
          <w:delText>Stressors also occasionally</w:delText>
        </w:r>
        <w:r w:rsidR="00E2614D" w:rsidDel="008F3BDE">
          <w:rPr>
            <w:sz w:val="24"/>
            <w:szCs w:val="24"/>
          </w:rPr>
          <w:delText xml:space="preserve"> </w:delText>
        </w:r>
      </w:del>
      <w:ins w:id="192" w:author="Kayla King" w:date="2025-08-23T15:52:00Z" w16du:dateUtc="2025-08-23T22:52:00Z">
        <w:del w:id="193" w:author="Samuel Greenrod" w:date="2025-08-27T08:33:00Z" w16du:dateUtc="2025-08-27T07:33:00Z">
          <w:r w:rsidR="00146F76" w:rsidDel="008F3BDE">
            <w:rPr>
              <w:sz w:val="24"/>
              <w:szCs w:val="24"/>
            </w:rPr>
            <w:delText xml:space="preserve">interact </w:delText>
          </w:r>
        </w:del>
      </w:ins>
      <w:del w:id="194" w:author="Samuel Greenrod" w:date="2025-08-27T08:33:00Z" w16du:dateUtc="2025-08-27T07:33:00Z">
        <w:r w:rsidR="00E2614D" w:rsidDel="008F3BDE">
          <w:rPr>
            <w:sz w:val="24"/>
            <w:szCs w:val="24"/>
          </w:rPr>
          <w:delText>have antagonistic</w:delText>
        </w:r>
      </w:del>
      <w:ins w:id="195" w:author="Kayla King" w:date="2025-08-23T15:52:00Z" w16du:dateUtc="2025-08-23T22:52:00Z">
        <w:del w:id="196" w:author="Samuel Greenrod" w:date="2025-08-27T08:33:00Z" w16du:dateUtc="2025-08-27T07:33:00Z">
          <w:r w:rsidR="00146F76" w:rsidDel="008F3BDE">
            <w:rPr>
              <w:sz w:val="24"/>
              <w:szCs w:val="24"/>
            </w:rPr>
            <w:delText>ally</w:delText>
          </w:r>
        </w:del>
      </w:ins>
      <w:ins w:id="197" w:author="Kayla King" w:date="2025-08-23T15:53:00Z" w16du:dateUtc="2025-08-23T22:53:00Z">
        <w:del w:id="198" w:author="Samuel Greenrod" w:date="2025-08-27T08:33:00Z" w16du:dateUtc="2025-08-27T07:33:00Z">
          <w:r w:rsidR="00D30C11" w:rsidDel="008F3BDE">
            <w:rPr>
              <w:sz w:val="24"/>
              <w:szCs w:val="24"/>
            </w:rPr>
            <w:delText xml:space="preserve"> </w:delText>
          </w:r>
          <w:commentRangeStart w:id="199"/>
          <w:commentRangeStart w:id="200"/>
          <w:r w:rsidR="00D30C11" w:rsidDel="008F3BDE">
            <w:rPr>
              <w:sz w:val="24"/>
              <w:szCs w:val="24"/>
            </w:rPr>
            <w:delText xml:space="preserve">resulting in </w:delText>
          </w:r>
        </w:del>
        <w:del w:id="201" w:author="Samuel Greenrod" w:date="2025-08-25T09:10:00Z" w16du:dateUtc="2025-08-25T08:10:00Z">
          <w:r w:rsidR="00D30C11" w:rsidDel="00C76986">
            <w:rPr>
              <w:sz w:val="24"/>
              <w:szCs w:val="24"/>
            </w:rPr>
            <w:delText xml:space="preserve">a trade-off of adaptive traits </w:delText>
          </w:r>
        </w:del>
      </w:ins>
      <w:del w:id="202" w:author="Samuel Greenrod" w:date="2025-08-25T09:10:00Z" w16du:dateUtc="2025-08-25T08:10:00Z">
        <w:r w:rsidR="00E2614D" w:rsidDel="00C76986">
          <w:rPr>
            <w:sz w:val="24"/>
            <w:szCs w:val="24"/>
          </w:rPr>
          <w:delText xml:space="preserve"> </w:delText>
        </w:r>
        <w:commentRangeEnd w:id="199"/>
        <w:r w:rsidR="00D30C11" w:rsidDel="00C76986">
          <w:rPr>
            <w:rStyle w:val="CommentReference"/>
          </w:rPr>
          <w:commentReference w:id="199"/>
        </w:r>
      </w:del>
      <w:commentRangeEnd w:id="200"/>
      <w:del w:id="203" w:author="Samuel Greenrod" w:date="2025-08-27T08:33:00Z" w16du:dateUtc="2025-08-27T07:33:00Z">
        <w:r w:rsidR="004E6882" w:rsidDel="008F3BDE">
          <w:rPr>
            <w:rStyle w:val="CommentReference"/>
          </w:rPr>
          <w:commentReference w:id="200"/>
        </w:r>
        <w:r w:rsidR="00E2614D" w:rsidDel="008F3BDE">
          <w:rPr>
            <w:sz w:val="24"/>
            <w:szCs w:val="24"/>
          </w:rPr>
          <w:delText xml:space="preserve">interactions </w:delText>
        </w:r>
        <w:r w:rsidR="00E2614D" w:rsidDel="008F3BDE">
          <w:rPr>
            <w:sz w:val="24"/>
            <w:szCs w:val="24"/>
          </w:rPr>
          <w:fldChar w:fldCharType="begin"/>
        </w:r>
        <w:r w:rsidR="00093FA2" w:rsidDel="008F3BDE">
          <w:rPr>
            <w:sz w:val="24"/>
            <w:szCs w:val="24"/>
          </w:rPr>
          <w:delInstrText xml:space="preserve"> ADDIN ZOTERO_ITEM CSL_CITATION {"citationID":"aMEpAcpC","properties":{"formattedCitation":"[9]","plainCitation":"[9]","noteIndex":0},"citationItems":[{"id":3430,"uris":["http://zotero.org/users/local/sgFDdPY0/items/27D5JGTI"],"itemData":{"id":3430,"type":"article-journal","abstract":"Humans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delInstrText>
        </w:r>
        <w:r w:rsidR="00E2614D" w:rsidDel="008F3BDE">
          <w:rPr>
            <w:sz w:val="24"/>
            <w:szCs w:val="24"/>
          </w:rPr>
          <w:fldChar w:fldCharType="separate"/>
        </w:r>
        <w:r w:rsidR="00093FA2" w:rsidRPr="00093FA2" w:rsidDel="008F3BDE">
          <w:rPr>
            <w:rFonts w:ascii="Calibri" w:hAnsi="Calibri" w:cs="Calibri"/>
            <w:sz w:val="24"/>
          </w:rPr>
          <w:delText>[9]</w:delText>
        </w:r>
        <w:r w:rsidR="00E2614D" w:rsidDel="008F3BDE">
          <w:rPr>
            <w:sz w:val="24"/>
            <w:szCs w:val="24"/>
          </w:rPr>
          <w:fldChar w:fldCharType="end"/>
        </w:r>
        <w:commentRangeEnd w:id="190"/>
        <w:r w:rsidR="00D30C11" w:rsidDel="008F3BDE">
          <w:rPr>
            <w:rStyle w:val="CommentReference"/>
          </w:rPr>
          <w:commentReference w:id="190"/>
        </w:r>
        <w:commentRangeEnd w:id="191"/>
        <w:r w:rsidR="00C76986" w:rsidDel="008F3BDE">
          <w:rPr>
            <w:rStyle w:val="CommentReference"/>
          </w:rPr>
          <w:commentReference w:id="191"/>
        </w:r>
        <w:r w:rsidR="00E2614D" w:rsidDel="008F3BDE">
          <w:rPr>
            <w:sz w:val="24"/>
            <w:szCs w:val="24"/>
          </w:rPr>
          <w:delText xml:space="preserve"> or can enhance adaptation by co-selecting</w:delText>
        </w:r>
        <w:r w:rsidR="00AB4535" w:rsidDel="008F3BDE">
          <w:rPr>
            <w:sz w:val="24"/>
            <w:szCs w:val="24"/>
          </w:rPr>
          <w:delText xml:space="preserve"> </w:delText>
        </w:r>
        <w:r w:rsidR="00AD6B92" w:rsidDel="008F3BDE">
          <w:rPr>
            <w:sz w:val="24"/>
            <w:szCs w:val="24"/>
          </w:rPr>
          <w:delText>for the same phenotypes</w:delText>
        </w:r>
        <w:r w:rsidR="00E2614D" w:rsidDel="008F3BDE">
          <w:rPr>
            <w:sz w:val="24"/>
            <w:szCs w:val="24"/>
          </w:rPr>
          <w:delText xml:space="preserve"> </w:delText>
        </w:r>
        <w:r w:rsidR="00887695" w:rsidDel="008F3BDE">
          <w:rPr>
            <w:sz w:val="24"/>
            <w:szCs w:val="24"/>
          </w:rPr>
          <w:fldChar w:fldCharType="begin"/>
        </w:r>
        <w:r w:rsidR="008F3BDE" w:rsidDel="008F3BDE">
          <w:rPr>
            <w:sz w:val="24"/>
            <w:szCs w:val="24"/>
          </w:rPr>
          <w:delInstrText xml:space="preserve"> ADDIN ZOTERO_ITEM CSL_CITATION {"citationID":"DTt4gVtL","properties":{"formattedCitation":"[20,21]","plainCitation":"[20,21]","noteIndex":0},"citationItems":[{"id":3461,"uris":["http://zotero.org/users/local/sgFDdPY0/items/32K99ACT"],"itemData":{"id":3461,"type":"article-journal","abstract":"Ethanol is a toxic factor that damages membranes, disturbs metabolism, and may kill the cell. Tetragenococcus halophilus, considered as the cell factory during the manufacture of traditional fermented foods, encounters ethanol stress, which may affect the viability and fermentative performance of cells. In order to improve the ethanol tolerance of T. halophilus, a strategy based on cross protection was proposed in the current study. The results indicated that cross protection induced by heat preadaptation (45°C for 1.5 h) could significantly improve the stress tolerance (7.24-fold increase in survival) of T. halophilus upon exposure to ethanol (10% for 2.5 h). Based on this result, a combined analysis of physiological approaches and TMT-labeled proteomic technology was employed to investigate the protective mechanism of cross protection in T. halophilus. Physiological analysis showed that the heat preadapted cells exhibited a better surface phenotype, higher membrane integrity, and higher amounts of unsaturated fatty acids compared to unadapted cells. Proteomic analysis showed that a total of 163 proteins were differentially expressed in response to heat preadaptation. KEGG enrichment analysis showed that energy metabolism, membrane transport, peptidoglycan biosynthesis, and genetic information processing were the most abundant metabolic pathways after heat preadaptation. Three proteins (GpmA, AtpB, and TpiA) involved in energy metabolism and four proteins (ManM, OpuC, YidC, and HPr) related to membrane transport were up-regulated after heat preadaptation. In all, the results of this study may help understand the protective mechanisms of preadaptation and contribute to the improvement of the stress resistance of T. halophilus during industrial processes.","container-title":"Frontiers in Microbiology","DOI":"10.3389/fmicb.2021.686672","ISSN":"1664-302X","journalAbbreviation":"Front. Microbiol.","language":"English","note":"publisher: Frontiers","source":"Frontiers","title":"Heat Adaptation Induced Cross Protection Against Ethanol Stress in Tetragenococcus halophilus: Physiological Characteristics and Proteomic Analysis","title-short":"Heat Adaptation Induced Cross Protection Against Ethanol Stress in Tetragenococcus halophilus","URL":"https://www.frontiersin.org/journals/microbiology/articles/10.3389/fmicb.2021.686672/full","volume":"12","author":[{"family":"Yang","given":"Huan"},{"family":"Yao","given":"Shangjie"},{"family":"Zhang","given":"Min"},{"family":"Wu","given":"Chongde"}],"accessed":{"date-parts":[["2025",8,5]]},"issued":{"date-parts":[["2021",6,18]]}}},{"id":3463,"uris":["http://zotero.org/users/local/sgFDdPY0/items/KSUUYBSW"],"itemData":{"id":3463,"type":"article-journal","abstract":"Candida glabrata is a human commensal and an opportunistic human fungal pathogen. It is more closely related to the model yeast Saccharomyces cerevisiae than other Candida spp. Compared with S. cerevisiae, C. glabrata exhibits higher innate tolerance to various environmental stressors, including hyperthermal stress. Here we investigate the molecular mechanisms of C. glabrata adaptation to heat stress via adaptive laboratory evolution. We show that all parallel evolved populations readily adapt to hyperthermal challenge (from 47 °C to 50 °C) and exhibit convergence in evolved phenotypes with extensive cross-tolerance to various other environmental stressors such as oxidants, acids, and alcohols. Genome resequencing identified fixation of mutations in CgSTE11 in all parallel evolved populations. The CgSTE11 homolog in S. cerevisiae plays crucial roles in various mitogen-activated protein kinase (MAPK) signaling pathways, but its role is less understood in C. glabrata. Subsequent verification confirmed that CgSTE11 is important in hyperthermal tolerance and the observed extensive cross-tolerance to other environmental stressors. These results support the hypothesis that CgSTE11 mediates cross-talks between MAPK signaling pathways in C. glabrata in response to environmental challenges.","container-title":"Scientific Reports","DOI":"10.1038/s41598-019-53593-5","ISSN":"2045-2322","journalAbbreviation":"Sci Rep","note":"PMID: 31745168\nPMCID: PMC6863853","page":"17036","source":"PubMed Central","title":"CgSTE11 mediates cross tolerance to multiple environmental stressors in Candida glabrata","volume":"9","author":[{"family":"Huang","given":"Mian"},{"family":"Khan","given":"Jibran"},{"family":"Kaur","given":"Manpreet"},{"family":"Vanega","given":"Julian Daniel Torres"},{"family":"Patiño","given":"Orlando Andres Aguilar"},{"family":"Ramasubramanian","given":"Anand K."},{"family":"Kao","given":"Katy C."}],"issued":{"date-parts":[["2019",11,19]]}}}],"schema":"https://github.com/citation-style-language/schema/raw/master/csl-citation.json"} </w:delInstrText>
        </w:r>
        <w:r w:rsidR="00887695" w:rsidDel="008F3BDE">
          <w:rPr>
            <w:sz w:val="24"/>
            <w:szCs w:val="24"/>
          </w:rPr>
          <w:fldChar w:fldCharType="separate"/>
        </w:r>
        <w:r w:rsidR="008F3BDE" w:rsidRPr="008F3BDE" w:rsidDel="008F3BDE">
          <w:rPr>
            <w:rFonts w:ascii="Calibri" w:hAnsi="Calibri" w:cs="Calibri"/>
            <w:sz w:val="24"/>
          </w:rPr>
          <w:delText>[20,21]</w:delText>
        </w:r>
        <w:r w:rsidR="00887695" w:rsidDel="008F3BDE">
          <w:rPr>
            <w:sz w:val="24"/>
            <w:szCs w:val="24"/>
          </w:rPr>
          <w:fldChar w:fldCharType="end"/>
        </w:r>
        <w:r w:rsidR="00AB4535" w:rsidDel="008F3BDE">
          <w:rPr>
            <w:sz w:val="24"/>
            <w:szCs w:val="24"/>
          </w:rPr>
          <w:delText xml:space="preserve">. </w:delText>
        </w:r>
        <w:r w:rsidR="00E46620" w:rsidDel="008F3BDE">
          <w:rPr>
            <w:sz w:val="24"/>
            <w:szCs w:val="24"/>
          </w:rPr>
          <w:fldChar w:fldCharType="begin"/>
        </w:r>
        <w:r w:rsidR="00DA502E" w:rsidDel="008F3BDE">
          <w:rPr>
            <w:sz w:val="24"/>
            <w:szCs w:val="24"/>
          </w:rPr>
          <w:delInstrText xml:space="preserve"> ADDIN ZOTERO_ITEM CSL_CITATION {"citationID":"tWhl9yuB","properties":{"formattedCitation":"[1]","plainCitation":"[1]","noteIndex":0},"citationItems":[{"id":1960,"uris":["http://zotero.org/users/local/sgFDdPY0/items/J3YVC7UI"],"itemData":{"id":1960,"type":"article-journal","abstract":"Environmental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delInstrText>
        </w:r>
        <w:r w:rsidR="00E46620" w:rsidDel="008F3BDE">
          <w:rPr>
            <w:sz w:val="24"/>
            <w:szCs w:val="24"/>
          </w:rPr>
          <w:fldChar w:fldCharType="separate"/>
        </w:r>
        <w:r w:rsidR="00DA502E" w:rsidRPr="00DA502E" w:rsidDel="008F3BDE">
          <w:rPr>
            <w:rFonts w:ascii="Calibri" w:hAnsi="Calibri" w:cs="Calibri"/>
            <w:sz w:val="24"/>
          </w:rPr>
          <w:delText>[1]</w:delText>
        </w:r>
        <w:r w:rsidR="00E46620" w:rsidDel="008F3BDE">
          <w:rPr>
            <w:sz w:val="24"/>
            <w:szCs w:val="24"/>
          </w:rPr>
          <w:fldChar w:fldCharType="end"/>
        </w:r>
        <w:r w:rsidR="00AB4535" w:rsidDel="008F3BDE">
          <w:rPr>
            <w:sz w:val="24"/>
            <w:szCs w:val="24"/>
          </w:rPr>
          <w:delText xml:space="preserve">Whether adaptation to multiple stressors can occur depends on </w:delText>
        </w:r>
        <w:r w:rsidR="005E5A28" w:rsidDel="008F3BDE">
          <w:rPr>
            <w:sz w:val="24"/>
            <w:szCs w:val="24"/>
          </w:rPr>
          <w:delText xml:space="preserve">both </w:delText>
        </w:r>
        <w:r w:rsidR="00AB4535" w:rsidDel="008F3BDE">
          <w:rPr>
            <w:sz w:val="24"/>
            <w:szCs w:val="24"/>
          </w:rPr>
          <w:delText xml:space="preserve">the </w:delText>
        </w:r>
        <w:r w:rsidR="00E2614D" w:rsidDel="008F3BDE">
          <w:rPr>
            <w:sz w:val="24"/>
            <w:szCs w:val="24"/>
          </w:rPr>
          <w:delText>diversity</w:delText>
        </w:r>
        <w:r w:rsidR="00AB4535" w:rsidDel="008F3BDE">
          <w:rPr>
            <w:sz w:val="24"/>
            <w:szCs w:val="24"/>
          </w:rPr>
          <w:delText xml:space="preserve"> of stressors and the direction that stressors select in. </w:delText>
        </w:r>
        <w:r w:rsidR="00747A2A" w:rsidDel="008F3BDE">
          <w:rPr>
            <w:sz w:val="24"/>
            <w:szCs w:val="24"/>
          </w:rPr>
          <w:delText xml:space="preserve">The ability of species to adapt to </w:delText>
        </w:r>
      </w:del>
      <w:del w:id="204" w:author="Samuel Greenrod" w:date="2025-08-26T09:49:00Z" w16du:dateUtc="2025-08-26T08:49:00Z">
        <w:r w:rsidR="00747A2A" w:rsidDel="003B1C22">
          <w:rPr>
            <w:sz w:val="24"/>
            <w:szCs w:val="24"/>
          </w:rPr>
          <w:delText>multiple stressors</w:delText>
        </w:r>
      </w:del>
      <w:del w:id="205" w:author="Samuel Greenrod" w:date="2025-08-27T08:33:00Z" w16du:dateUtc="2025-08-27T07:33:00Z">
        <w:r w:rsidR="00747A2A" w:rsidDel="008F3BDE">
          <w:rPr>
            <w:sz w:val="24"/>
            <w:szCs w:val="24"/>
          </w:rPr>
          <w:delText xml:space="preserve"> plays an important role in </w:delText>
        </w:r>
        <w:r w:rsidR="00B301B5" w:rsidDel="008F3BDE">
          <w:rPr>
            <w:sz w:val="24"/>
            <w:szCs w:val="24"/>
          </w:rPr>
          <w:delText xml:space="preserve">the maintenance of </w:delText>
        </w:r>
        <w:r w:rsidR="00010222" w:rsidDel="008F3BDE">
          <w:rPr>
            <w:sz w:val="24"/>
            <w:szCs w:val="24"/>
          </w:rPr>
          <w:delText xml:space="preserve">global </w:delText>
        </w:r>
        <w:r w:rsidR="00B301B5" w:rsidDel="008F3BDE">
          <w:rPr>
            <w:sz w:val="24"/>
            <w:szCs w:val="24"/>
          </w:rPr>
          <w:delText>biodiversity</w:delText>
        </w:r>
        <w:r w:rsidR="00747A2A" w:rsidDel="008F3BDE">
          <w:rPr>
            <w:sz w:val="24"/>
            <w:szCs w:val="24"/>
          </w:rPr>
          <w:delText xml:space="preserve"> and </w:delText>
        </w:r>
        <w:r w:rsidR="00B301B5" w:rsidDel="008F3BDE">
          <w:rPr>
            <w:sz w:val="24"/>
            <w:szCs w:val="24"/>
          </w:rPr>
          <w:delText xml:space="preserve">species </w:delText>
        </w:r>
        <w:r w:rsidR="00747A2A" w:rsidDel="008F3BDE">
          <w:rPr>
            <w:sz w:val="24"/>
            <w:szCs w:val="24"/>
          </w:rPr>
          <w:delText>extinction risk</w:delText>
        </w:r>
        <w:r w:rsidR="006D5FE8" w:rsidDel="008F3BDE">
          <w:rPr>
            <w:sz w:val="24"/>
            <w:szCs w:val="24"/>
          </w:rPr>
          <w:delText xml:space="preserve"> </w:delText>
        </w:r>
        <w:r w:rsidR="00010222" w:rsidDel="008F3BDE">
          <w:rPr>
            <w:sz w:val="24"/>
            <w:szCs w:val="24"/>
          </w:rPr>
          <w:fldChar w:fldCharType="begin"/>
        </w:r>
        <w:r w:rsidR="008F3BDE" w:rsidDel="008F3BDE">
          <w:rPr>
            <w:sz w:val="24"/>
            <w:szCs w:val="24"/>
          </w:rPr>
          <w:delInstrText xml:space="preserve"> ADDIN ZOTERO_ITEM CSL_CITATION {"citationID":"Fyz6K3EO","properties":{"formattedCitation":"[9,17,18]","plainCitation":"[9,17,18]","noteIndex":0},"citationItems":[{"id":3430,"uris":["http://zotero.org/users/local/sgFDdPY0/items/27D5JGTI"],"itemData":{"id":3430,"type":"article-journal","abstract":"Humans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R."},{"family":"Spalding","given":"Mark"},{"family":"Steneck","given":"Robert"},{"family":"Watson","given":"Reg"}],"issued":{"date-parts":[["2008",2,15]]}}}],"schema":"https://github.com/citation-style-language/schema/raw/master/csl-citation.json"} </w:delInstrText>
        </w:r>
        <w:r w:rsidR="00010222" w:rsidDel="008F3BDE">
          <w:rPr>
            <w:sz w:val="24"/>
            <w:szCs w:val="24"/>
          </w:rPr>
          <w:fldChar w:fldCharType="separate"/>
        </w:r>
        <w:r w:rsidR="008F3BDE" w:rsidRPr="008F3BDE" w:rsidDel="008F3BDE">
          <w:rPr>
            <w:rFonts w:ascii="Calibri" w:hAnsi="Calibri" w:cs="Calibri"/>
            <w:sz w:val="24"/>
          </w:rPr>
          <w:delText>[9,17,18]</w:delText>
        </w:r>
        <w:r w:rsidR="00010222" w:rsidDel="008F3BDE">
          <w:rPr>
            <w:sz w:val="24"/>
            <w:szCs w:val="24"/>
          </w:rPr>
          <w:fldChar w:fldCharType="end"/>
        </w:r>
        <w:r w:rsidR="00747A2A" w:rsidDel="008F3BDE">
          <w:rPr>
            <w:sz w:val="24"/>
            <w:szCs w:val="24"/>
          </w:rPr>
          <w:delText xml:space="preserve">. </w:delText>
        </w:r>
      </w:del>
    </w:p>
    <w:p w14:paraId="0C6F8552" w14:textId="41CCB9D5" w:rsidR="00E31899" w:rsidDel="00903D28" w:rsidRDefault="00D30C11" w:rsidP="004435B2">
      <w:pPr>
        <w:jc w:val="both"/>
        <w:rPr>
          <w:del w:id="206" w:author="Samuel Greenrod" w:date="2025-08-26T11:01:00Z" w16du:dateUtc="2025-08-26T10:01:00Z"/>
          <w:sz w:val="24"/>
          <w:szCs w:val="24"/>
        </w:rPr>
      </w:pPr>
      <w:ins w:id="207" w:author="Kayla King" w:date="2025-08-23T15:57:00Z" w16du:dateUtc="2025-08-23T22:57:00Z">
        <w:del w:id="208" w:author="Samuel Greenrod" w:date="2025-08-26T11:01:00Z" w16du:dateUtc="2025-08-26T10:01:00Z">
          <w:r w:rsidDel="00903D28">
            <w:rPr>
              <w:sz w:val="24"/>
              <w:szCs w:val="24"/>
            </w:rPr>
            <w:delText xml:space="preserve">Temporal heterogeneity is </w:delText>
          </w:r>
        </w:del>
      </w:ins>
      <w:del w:id="209" w:author="Samuel Greenrod" w:date="2025-08-26T11:01:00Z" w16du:dateUtc="2025-08-26T10:01:00Z">
        <w:r w:rsidR="00E3506E" w:rsidDel="00903D28">
          <w:rPr>
            <w:sz w:val="24"/>
            <w:szCs w:val="24"/>
          </w:rPr>
          <w:delText>An</w:delText>
        </w:r>
      </w:del>
      <w:ins w:id="210" w:author="Kayla King" w:date="2025-08-23T15:57:00Z" w16du:dateUtc="2025-08-23T22:57:00Z">
        <w:del w:id="211" w:author="Samuel Greenrod" w:date="2025-08-26T11:01:00Z" w16du:dateUtc="2025-08-26T10:01:00Z">
          <w:r w:rsidDel="00903D28">
            <w:rPr>
              <w:sz w:val="24"/>
              <w:szCs w:val="24"/>
            </w:rPr>
            <w:delText>an</w:delText>
          </w:r>
        </w:del>
      </w:ins>
      <w:del w:id="212" w:author="Samuel Greenrod" w:date="2025-08-26T11:01:00Z" w16du:dateUtc="2025-08-26T10:01:00Z">
        <w:r w:rsidR="00E3506E" w:rsidDel="00903D28">
          <w:rPr>
            <w:sz w:val="24"/>
            <w:szCs w:val="24"/>
          </w:rPr>
          <w:delText xml:space="preserve"> important contributor t</w:delText>
        </w:r>
      </w:del>
      <w:ins w:id="213" w:author="Kayla King" w:date="2025-08-23T15:57:00Z" w16du:dateUtc="2025-08-23T22:57:00Z">
        <w:del w:id="214" w:author="Samuel Greenrod" w:date="2025-08-26T11:01:00Z" w16du:dateUtc="2025-08-26T10:01:00Z">
          <w:r w:rsidDel="00903D28">
            <w:rPr>
              <w:sz w:val="24"/>
              <w:szCs w:val="24"/>
            </w:rPr>
            <w:delText>component of</w:delText>
          </w:r>
        </w:del>
      </w:ins>
      <w:del w:id="215" w:author="Samuel Greenrod" w:date="2025-08-26T11:01:00Z" w16du:dateUtc="2025-08-26T10:01:00Z">
        <w:r w:rsidR="00E3506E" w:rsidDel="00903D28">
          <w:rPr>
            <w:sz w:val="24"/>
            <w:szCs w:val="24"/>
          </w:rPr>
          <w:delText>o environmental complexity is t</w:delText>
        </w:r>
        <w:r w:rsidR="007959D9" w:rsidDel="00903D28">
          <w:rPr>
            <w:sz w:val="24"/>
            <w:szCs w:val="24"/>
          </w:rPr>
          <w:delText>emporal</w:delText>
        </w:r>
        <w:r w:rsidR="00B301B5" w:rsidDel="00903D28">
          <w:rPr>
            <w:sz w:val="24"/>
            <w:szCs w:val="24"/>
          </w:rPr>
          <w:delText xml:space="preserve"> heterogeneity </w:delText>
        </w:r>
        <w:r w:rsidR="00E3506E" w:rsidDel="00903D28">
          <w:rPr>
            <w:sz w:val="24"/>
            <w:szCs w:val="24"/>
          </w:rPr>
          <w:delText>where</w:delText>
        </w:r>
      </w:del>
      <w:ins w:id="216" w:author="Kayla King" w:date="2025-08-23T15:57:00Z" w16du:dateUtc="2025-08-23T22:57:00Z">
        <w:del w:id="217" w:author="Samuel Greenrod" w:date="2025-08-26T11:01:00Z" w16du:dateUtc="2025-08-26T10:01:00Z">
          <w:r w:rsidDel="00903D28">
            <w:rPr>
              <w:sz w:val="24"/>
              <w:szCs w:val="24"/>
            </w:rPr>
            <w:delText xml:space="preserve">by </w:delText>
          </w:r>
        </w:del>
      </w:ins>
      <w:ins w:id="218" w:author="Kayla King" w:date="2025-08-23T15:58:00Z" w16du:dateUtc="2025-08-23T22:58:00Z">
        <w:del w:id="219" w:author="Samuel Greenrod" w:date="2025-08-26T11:01:00Z" w16du:dateUtc="2025-08-26T10:01:00Z">
          <w:r w:rsidDel="00903D28">
            <w:rPr>
              <w:sz w:val="24"/>
              <w:szCs w:val="24"/>
            </w:rPr>
            <w:delText>s</w:delText>
          </w:r>
        </w:del>
      </w:ins>
      <w:ins w:id="220" w:author="Kayla King" w:date="2025-08-23T15:57:00Z" w16du:dateUtc="2025-08-23T22:57:00Z">
        <w:del w:id="221" w:author="Samuel Greenrod" w:date="2025-08-26T11:01:00Z" w16du:dateUtc="2025-08-26T10:01:00Z">
          <w:r w:rsidDel="00903D28">
            <w:rPr>
              <w:sz w:val="24"/>
              <w:szCs w:val="24"/>
            </w:rPr>
            <w:delText>election pressures v</w:delText>
          </w:r>
        </w:del>
      </w:ins>
      <w:ins w:id="222" w:author="Kayla King" w:date="2025-08-23T15:58:00Z" w16du:dateUtc="2025-08-23T22:58:00Z">
        <w:del w:id="223" w:author="Samuel Greenrod" w:date="2025-08-26T11:01:00Z" w16du:dateUtc="2025-08-26T10:01:00Z">
          <w:r w:rsidDel="00903D28">
            <w:rPr>
              <w:sz w:val="24"/>
              <w:szCs w:val="24"/>
            </w:rPr>
            <w:delText>ary across time.</w:delText>
          </w:r>
        </w:del>
      </w:ins>
      <w:del w:id="224" w:author="Samuel Greenrod" w:date="2025-08-26T11:01:00Z" w16du:dateUtc="2025-08-26T10:01:00Z">
        <w:r w:rsidR="00B301B5" w:rsidDel="00903D28">
          <w:rPr>
            <w:sz w:val="24"/>
            <w:szCs w:val="24"/>
          </w:rPr>
          <w:delText xml:space="preserve"> </w:delText>
        </w:r>
        <w:r w:rsidR="007959D9" w:rsidDel="00903D28">
          <w:rPr>
            <w:sz w:val="24"/>
            <w:szCs w:val="24"/>
          </w:rPr>
          <w:delText>different</w:delText>
        </w:r>
        <w:r w:rsidR="00B301B5" w:rsidDel="00903D28">
          <w:rPr>
            <w:sz w:val="24"/>
            <w:szCs w:val="24"/>
          </w:rPr>
          <w:delText xml:space="preserve"> selection pressures </w:delText>
        </w:r>
        <w:r w:rsidR="001C030C" w:rsidDel="00903D28">
          <w:rPr>
            <w:sz w:val="24"/>
            <w:szCs w:val="24"/>
          </w:rPr>
          <w:delText>occur</w:delText>
        </w:r>
        <w:r w:rsidR="00E3506E" w:rsidDel="00903D28">
          <w:rPr>
            <w:sz w:val="24"/>
            <w:szCs w:val="24"/>
          </w:rPr>
          <w:delText xml:space="preserve"> </w:delText>
        </w:r>
        <w:r w:rsidR="00B301B5" w:rsidDel="00903D28">
          <w:rPr>
            <w:sz w:val="24"/>
            <w:szCs w:val="24"/>
          </w:rPr>
          <w:delText>over time</w:delText>
        </w:r>
      </w:del>
      <w:del w:id="225" w:author="Samuel Greenrod" w:date="2025-08-26T09:48:00Z" w16du:dateUtc="2025-08-26T08:48:00Z">
        <w:r w:rsidR="00B301B5" w:rsidDel="003B1C22">
          <w:rPr>
            <w:sz w:val="24"/>
            <w:szCs w:val="24"/>
          </w:rPr>
          <w:delText>.</w:delText>
        </w:r>
        <w:r w:rsidR="006956DF" w:rsidDel="003B1C22">
          <w:rPr>
            <w:sz w:val="24"/>
            <w:szCs w:val="24"/>
          </w:rPr>
          <w:delText xml:space="preserve"> </w:delText>
        </w:r>
        <w:commentRangeStart w:id="226"/>
        <w:r w:rsidR="00721BAA" w:rsidDel="003B1C22">
          <w:rPr>
            <w:sz w:val="24"/>
            <w:szCs w:val="24"/>
          </w:rPr>
          <w:delText>Frequent environmental change selects for the evolution of phenotypic plasticity enabling organisms to</w:delText>
        </w:r>
        <w:r w:rsidR="001C030C" w:rsidDel="003B1C22">
          <w:rPr>
            <w:sz w:val="24"/>
            <w:szCs w:val="24"/>
          </w:rPr>
          <w:delText xml:space="preserve"> rapidly</w:delText>
        </w:r>
        <w:r w:rsidR="00721BAA" w:rsidDel="003B1C22">
          <w:rPr>
            <w:sz w:val="24"/>
            <w:szCs w:val="24"/>
          </w:rPr>
          <w:delText xml:space="preserve"> respond to heterogeneity within their lifetimes </w:delText>
        </w:r>
        <w:r w:rsidR="00721BAA" w:rsidDel="003B1C22">
          <w:rPr>
            <w:sz w:val="24"/>
            <w:szCs w:val="24"/>
          </w:rPr>
          <w:fldChar w:fldCharType="begin"/>
        </w:r>
        <w:r w:rsidR="00721BAA" w:rsidDel="003B1C22">
          <w:rPr>
            <w:sz w:val="24"/>
            <w:szCs w:val="24"/>
          </w:rPr>
          <w:delInstrText xml:space="preserve"> ADDIN ZOTERO_ITEM CSL_CITATION {"citationID":"9gTS4JmU","properties":{"formattedCitation":"[6,11]","plainCitation":"[6,11]","noteIndex":0},"citationItems":[{"id":1960,"uris":["http://zotero.org/users/local/sgFDdPY0/items/J3YVC7UI"],"itemData":{"id":1960,"type":"article-journal","abstract":"Environmental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diversity","volume":"15","author":[{"family":"Kassen","given":"R."}],"issued":{"date-parts":[["2002"]]}}},{"id":3483,"uris":["http://zotero.org/users/local/sgFDdPY0/items/F5JTBXJ5"],"itemData":{"id":3483,"type":"article-journal","abstract":"Evolution in variable environments is predicted to disfavour genetic canalization and instead select for alternative strategies, such as phenotypic plasticity or possibly bet-hedging, depending on the accuracy of environmental cues and type of variation. While these two alternatives are often contrasted in theoretical studies, their evolution are seldom studied together in empirical work. We used experimental evolution for 30 generations in the nematode worm Caenorhabditis remanei to simultaneously study the evolution of plasticity and bet-hedging in environments differing only in their temperature variability, where one regime is exposed to faster temperature cycles between 20 and 25 °C, with little autocorrelation between parent and offspring environment, while the other regime had slowly increasing temperature with high autocorrelation in temperature between parent and offspring. These two environments had the same average temperature over evolutionary time, but one varied with larger magnitude on a shorter time scale. After experimental evolution, we scored adult size and fitness in full siblings reared in two different temperatures, optimal 20 °C and mildly stressful 25 °C. Experimental evolution in fast temperature cycles resulted in the evolution of increased body size plasticity but not increased bet-hedging, compared to evolution in the slowly changing environment. Plasticity followed the temperature–size rule as size decreased with increasing temperature and this plastic response was adaptive. In addition, we documented substantial standing genetic variation in body size, which represents a potential for further evolutionary change.","container-title":"Journal of Evolutionary Biology","DOI":"10.1093/jeb/voaf078","ISSN":"1010-061X","journalAbbreviation":"j. evol. Biol.","page":"voaf078","source":"Silverchair","title":"Evolution of phenotypic plasticity during environmental fluctuations","author":[{"family":"Sekajova","given":"Zuzana"},{"family":"Fossen","given":"Erlend I F"},{"family":"Rosa","given":"Elena"},{"family":"Ratikainen","given":"Irja I"},{"family":"Tourniaire-Blum","given":"Manon"},{"family":"Bolund","given":"Elisabeth"},{"family":"Lind","given":"Martin I"}],"issued":{"date-parts":[["2025",6,11]]}}}],"schema":"https://github.com/citation-style-language/schema/raw/master/csl-citation.json"} </w:delInstrText>
        </w:r>
        <w:r w:rsidR="00721BAA" w:rsidDel="003B1C22">
          <w:rPr>
            <w:sz w:val="24"/>
            <w:szCs w:val="24"/>
          </w:rPr>
          <w:fldChar w:fldCharType="separate"/>
        </w:r>
        <w:r w:rsidR="00721BAA" w:rsidRPr="00721BAA" w:rsidDel="003B1C22">
          <w:rPr>
            <w:rFonts w:ascii="Calibri" w:hAnsi="Calibri" w:cs="Calibri"/>
            <w:sz w:val="24"/>
          </w:rPr>
          <w:delText>[6,11]</w:delText>
        </w:r>
        <w:r w:rsidR="00721BAA" w:rsidDel="003B1C22">
          <w:rPr>
            <w:sz w:val="24"/>
            <w:szCs w:val="24"/>
          </w:rPr>
          <w:fldChar w:fldCharType="end"/>
        </w:r>
        <w:commentRangeEnd w:id="226"/>
        <w:r w:rsidDel="003B1C22">
          <w:rPr>
            <w:rStyle w:val="CommentReference"/>
          </w:rPr>
          <w:commentReference w:id="226"/>
        </w:r>
        <w:r w:rsidR="00721BAA" w:rsidDel="003B1C22">
          <w:rPr>
            <w:sz w:val="24"/>
            <w:szCs w:val="24"/>
          </w:rPr>
          <w:delText xml:space="preserve">. </w:delText>
        </w:r>
        <w:commentRangeStart w:id="227"/>
        <w:r w:rsidR="002B0E7A" w:rsidDel="003B1C22">
          <w:rPr>
            <w:sz w:val="24"/>
            <w:szCs w:val="24"/>
          </w:rPr>
          <w:delText>In contrast, moderate</w:delText>
        </w:r>
        <w:r w:rsidR="00721BAA" w:rsidDel="003B1C22">
          <w:rPr>
            <w:sz w:val="24"/>
            <w:szCs w:val="24"/>
          </w:rPr>
          <w:delText xml:space="preserve"> change selects for generalists which have intermediate fitness across conditions </w:delText>
        </w:r>
        <w:r w:rsidR="00721BAA" w:rsidDel="003B1C22">
          <w:rPr>
            <w:sz w:val="24"/>
            <w:szCs w:val="24"/>
          </w:rPr>
          <w:fldChar w:fldCharType="begin"/>
        </w:r>
        <w:r w:rsidR="00721BAA" w:rsidDel="003B1C22">
          <w:rPr>
            <w:sz w:val="24"/>
            <w:szCs w:val="24"/>
          </w:rPr>
          <w:delInstrText xml:space="preserve"> ADDIN ZOTERO_ITEM CSL_CITATION {"citationID":"U1nIJCJD","properties":{"formattedCitation":"[6]","plainCitation":"[6]","noteIndex":0},"citationItems":[{"id":1960,"uris":["http://zotero.org/users/local/sgFDdPY0/items/J3YVC7UI"],"itemData":{"id":1960,"type":"article-journal","abstract":"Environmental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delInstrText>
        </w:r>
        <w:r w:rsidR="00721BAA" w:rsidDel="003B1C22">
          <w:rPr>
            <w:sz w:val="24"/>
            <w:szCs w:val="24"/>
          </w:rPr>
          <w:fldChar w:fldCharType="separate"/>
        </w:r>
        <w:r w:rsidR="00721BAA" w:rsidRPr="00721BAA" w:rsidDel="003B1C22">
          <w:rPr>
            <w:rFonts w:ascii="Calibri" w:hAnsi="Calibri" w:cs="Calibri"/>
            <w:sz w:val="24"/>
          </w:rPr>
          <w:delText>[6]</w:delText>
        </w:r>
        <w:r w:rsidR="00721BAA" w:rsidDel="003B1C22">
          <w:rPr>
            <w:sz w:val="24"/>
            <w:szCs w:val="24"/>
          </w:rPr>
          <w:fldChar w:fldCharType="end"/>
        </w:r>
        <w:r w:rsidR="00721BAA" w:rsidDel="003B1C22">
          <w:rPr>
            <w:sz w:val="24"/>
            <w:szCs w:val="24"/>
          </w:rPr>
          <w:delText xml:space="preserve">. </w:delText>
        </w:r>
        <w:commentRangeEnd w:id="227"/>
        <w:r w:rsidDel="003B1C22">
          <w:rPr>
            <w:rStyle w:val="CommentReference"/>
          </w:rPr>
          <w:commentReference w:id="227"/>
        </w:r>
        <w:r w:rsidR="00721BAA" w:rsidDel="003B1C22">
          <w:rPr>
            <w:sz w:val="24"/>
            <w:szCs w:val="24"/>
          </w:rPr>
          <w:delText>G</w:delText>
        </w:r>
      </w:del>
      <w:del w:id="228" w:author="Samuel Greenrod" w:date="2025-08-26T11:01:00Z" w16du:dateUtc="2025-08-26T10:01:00Z">
        <w:r w:rsidR="00721BAA" w:rsidDel="00903D28">
          <w:rPr>
            <w:sz w:val="24"/>
            <w:szCs w:val="24"/>
          </w:rPr>
          <w:delText xml:space="preserve">eneralists can arise from either pleiotropic mutations </w:delText>
        </w:r>
        <w:r w:rsidR="00721BAA" w:rsidDel="00903D28">
          <w:rPr>
            <w:sz w:val="24"/>
            <w:szCs w:val="24"/>
          </w:rPr>
          <w:fldChar w:fldCharType="begin"/>
        </w:r>
        <w:r w:rsidR="00E46620" w:rsidDel="00903D28">
          <w:rPr>
            <w:sz w:val="24"/>
            <w:szCs w:val="24"/>
          </w:rPr>
          <w:delInstrText xml:space="preserve"> ADDIN ZOTERO_ITEM CSL_CITATION {"citationID":"ARIylNnX","properties":{"formattedCitation":"[9,18]","plainCitation":"[9,18]","noteIndex":0},"citationItems":[{"id":3475,"uris":["http://zotero.org/users/local/sgFDdPY0/items/RER4SZ6V"],"itemData":{"id":3475,"type":"article-journal","abstract":"Adaptive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schema":"https://github.com/citation-style-language/schema/raw/master/csl-citation.json"} </w:delInstrText>
        </w:r>
        <w:r w:rsidR="00721BAA" w:rsidDel="00903D28">
          <w:rPr>
            <w:sz w:val="24"/>
            <w:szCs w:val="24"/>
          </w:rPr>
          <w:fldChar w:fldCharType="separate"/>
        </w:r>
        <w:r w:rsidR="00E46620" w:rsidRPr="00E46620" w:rsidDel="00903D28">
          <w:rPr>
            <w:rFonts w:ascii="Calibri" w:hAnsi="Calibri" w:cs="Calibri"/>
            <w:sz w:val="24"/>
          </w:rPr>
          <w:delText>[9,18]</w:delText>
        </w:r>
        <w:r w:rsidR="00721BAA" w:rsidDel="00903D28">
          <w:rPr>
            <w:sz w:val="24"/>
            <w:szCs w:val="24"/>
          </w:rPr>
          <w:fldChar w:fldCharType="end"/>
        </w:r>
        <w:r w:rsidR="00721BAA" w:rsidDel="00903D28">
          <w:rPr>
            <w:sz w:val="24"/>
            <w:szCs w:val="24"/>
          </w:rPr>
          <w:delText>, the acquisition of multiple specialist mutations</w:delText>
        </w:r>
        <w:r w:rsidR="00D43A85" w:rsidDel="00903D28">
          <w:rPr>
            <w:sz w:val="24"/>
            <w:szCs w:val="24"/>
          </w:rPr>
          <w:delText xml:space="preserve"> </w:delText>
        </w:r>
        <w:r w:rsidR="00C74CD8" w:rsidDel="00903D28">
          <w:rPr>
            <w:sz w:val="24"/>
            <w:szCs w:val="24"/>
          </w:rPr>
          <w:fldChar w:fldCharType="begin"/>
        </w:r>
        <w:r w:rsidR="00E46620" w:rsidDel="00903D28">
          <w:rPr>
            <w:sz w:val="24"/>
            <w:szCs w:val="24"/>
          </w:rPr>
          <w:delInstrText xml:space="preserve"> ADDIN ZOTERO_ITEM CSL_CITATION {"citationID":"HYqUgn0G","properties":{"formattedCitation":"[19]","plainCitation":"[19]","noteIndex":0},"citationItems":[{"id":1854,"uris":["http://zotero.org/users/local/sgFDdPY0/items/YSI93GCP"],"itemData":{"id":1854,"type":"article-journal","abstract":"Generalists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delInstrText>
        </w:r>
        <w:r w:rsidR="00C74CD8" w:rsidDel="00903D28">
          <w:rPr>
            <w:sz w:val="24"/>
            <w:szCs w:val="24"/>
          </w:rPr>
          <w:fldChar w:fldCharType="separate"/>
        </w:r>
        <w:r w:rsidR="00E46620" w:rsidRPr="00E46620" w:rsidDel="00903D28">
          <w:rPr>
            <w:rFonts w:ascii="Calibri" w:hAnsi="Calibri" w:cs="Calibri"/>
            <w:sz w:val="24"/>
          </w:rPr>
          <w:delText>[19]</w:delText>
        </w:r>
        <w:r w:rsidR="00C74CD8" w:rsidDel="00903D28">
          <w:rPr>
            <w:sz w:val="24"/>
            <w:szCs w:val="24"/>
          </w:rPr>
          <w:fldChar w:fldCharType="end"/>
        </w:r>
        <w:r w:rsidR="00721BAA" w:rsidDel="00903D28">
          <w:rPr>
            <w:sz w:val="24"/>
            <w:szCs w:val="24"/>
          </w:rPr>
          <w:delText>, or population division into specialist sub-populations</w:delText>
        </w:r>
        <w:r w:rsidR="00D43A85" w:rsidDel="00903D28">
          <w:rPr>
            <w:sz w:val="24"/>
            <w:szCs w:val="24"/>
          </w:rPr>
          <w:delText xml:space="preserve"> </w:delText>
        </w:r>
        <w:r w:rsidR="00D43A85" w:rsidDel="00903D28">
          <w:rPr>
            <w:sz w:val="24"/>
            <w:szCs w:val="24"/>
          </w:rPr>
          <w:fldChar w:fldCharType="begin"/>
        </w:r>
        <w:r w:rsidR="00E46620" w:rsidDel="00903D28">
          <w:rPr>
            <w:sz w:val="24"/>
            <w:szCs w:val="24"/>
          </w:rPr>
          <w:delInstrText xml:space="preserve"> ADDIN ZOTERO_ITEM CSL_CITATION {"citationID":"nCXERHRG","properties":{"formattedCitation":"[20]","plainCitation":"[20]","noteIndex":0},"citationItems":[{"id":3495,"uris":["http://zotero.org/users/local/sgFDdPY0/items/XHEJ6I9S"],"itemData":{"id":3495,"type":"article-journal","abstract":"Natural environments are rarely static; rather selection can fluctuate on time scales ranging from hours to centuries. However, it is unclear how adaptation to fluctuating environments differs from adaptation to constant environments at the genetic level. For bacteria, one key axis of environmental variation is selection for planktonic or biofilm modes of growth. We conducted an evolution experiment with Burkholderia cenocepacia, comparing the evolutionary dynamics of populations evolving under constant selection for either biofilm formation or planktonic growth with populations in which selection fluctuated between the two environments on a weekly basis. Populations evolved in the fluctuating environment shared many of the same genetic targets of selection as those evolved in constant biofilm selection, but were genetically distinct from the constant planktonic populations. In the fluctuating environment, mutations in the biofilm-regulating genes wspA and rpfR rose to high frequency in all replicate populations. A mutation in wspA first rose rapidly and nearly fixed during the initial biofilm phase but was subsequently displaced by a collection of rpfR mutants upon the shift to the planktonic phase. The wspA and rpfR genotypes coexisted via negative frequency-dependent selection around an equilibrium frequency that shifted between the environments. The maintenance of coexisting genotypes in the fluctuating environment was unexpected. Under temporally fluctuating environments coexistence of two genotypes is only predicted under a narrow range of conditions, but the frequency-dependent interactions we observed provide a mechanism that can increase the likelihood of coexistence in fluctuating environments.","container-title":"Molecular ecology","DOI":"10.1111/mec.15307","ISSN":"0962-1083","issue":"1","journalAbbreviation":"Mol Ecol","note":"PMID: 31725941\nPMCID: PMC6952539","page":"138-148","source":"PubMed Central","title":"Negative frequency-dependent selection maintains coexisting genotypes during fluctuating selection","volume":"29","author":[{"family":"Turner","given":"Caroline B."},{"family":"Buskirk","given":"Sean W."},{"family":"Harris","given":"Katrina B."},{"family":"Cooper","given":"Vaughn S."}],"issued":{"date-parts":[["2020",1]]}}}],"schema":"https://github.com/citation-style-language/schema/raw/master/csl-citation.json"} </w:delInstrText>
        </w:r>
        <w:r w:rsidR="00D43A85" w:rsidDel="00903D28">
          <w:rPr>
            <w:sz w:val="24"/>
            <w:szCs w:val="24"/>
          </w:rPr>
          <w:fldChar w:fldCharType="separate"/>
        </w:r>
        <w:r w:rsidR="00E46620" w:rsidRPr="00E46620" w:rsidDel="00903D28">
          <w:rPr>
            <w:rFonts w:ascii="Calibri" w:hAnsi="Calibri" w:cs="Calibri"/>
            <w:sz w:val="24"/>
          </w:rPr>
          <w:delText>[20]</w:delText>
        </w:r>
        <w:r w:rsidR="00D43A85" w:rsidDel="00903D28">
          <w:rPr>
            <w:sz w:val="24"/>
            <w:szCs w:val="24"/>
          </w:rPr>
          <w:fldChar w:fldCharType="end"/>
        </w:r>
        <w:r w:rsidR="00721BAA" w:rsidDel="00903D28">
          <w:rPr>
            <w:sz w:val="24"/>
            <w:szCs w:val="24"/>
          </w:rPr>
          <w:delText xml:space="preserve">. Finally, infrequent change selects for specialists which </w:delText>
        </w:r>
        <w:commentRangeStart w:id="229"/>
        <w:r w:rsidR="00721BAA" w:rsidDel="00903D28">
          <w:rPr>
            <w:sz w:val="24"/>
            <w:szCs w:val="24"/>
          </w:rPr>
          <w:delText xml:space="preserve">undergo </w:delText>
        </w:r>
        <w:r w:rsidR="005B5068" w:rsidDel="00903D28">
          <w:rPr>
            <w:sz w:val="24"/>
            <w:szCs w:val="24"/>
          </w:rPr>
          <w:delText>recurring</w:delText>
        </w:r>
        <w:r w:rsidR="003E468C" w:rsidDel="00903D28">
          <w:rPr>
            <w:sz w:val="24"/>
            <w:szCs w:val="24"/>
          </w:rPr>
          <w:delText xml:space="preserve"> </w:delText>
        </w:r>
        <w:r w:rsidR="00721BAA" w:rsidDel="00903D28">
          <w:rPr>
            <w:sz w:val="24"/>
            <w:szCs w:val="24"/>
          </w:rPr>
          <w:delText>selective sweeps</w:delText>
        </w:r>
        <w:r w:rsidR="00C74CD8" w:rsidDel="00903D28">
          <w:rPr>
            <w:sz w:val="24"/>
            <w:szCs w:val="24"/>
          </w:rPr>
          <w:delText xml:space="preserve"> </w:delText>
        </w:r>
        <w:commentRangeEnd w:id="229"/>
        <w:r w:rsidDel="00903D28">
          <w:rPr>
            <w:rStyle w:val="CommentReference"/>
          </w:rPr>
          <w:commentReference w:id="229"/>
        </w:r>
        <w:r w:rsidR="00C74CD8" w:rsidDel="00903D28">
          <w:rPr>
            <w:sz w:val="24"/>
            <w:szCs w:val="24"/>
          </w:rPr>
          <w:fldChar w:fldCharType="begin"/>
        </w:r>
        <w:r w:rsidR="00E46620" w:rsidDel="00903D28">
          <w:rPr>
            <w:sz w:val="24"/>
            <w:szCs w:val="24"/>
          </w:rPr>
          <w:delInstrText xml:space="preserve"> ADDIN ZOTERO_ITEM CSL_CITATION {"citationID":"59JJSq1S","properties":{"formattedCitation":"[10]","plainCitation":"[10]","noteIndex":0},"citationItems":[{"id":3472,"uris":["http://zotero.org/users/local/sgFDdPY0/items/FJ2TAFQ9"],"itemData":{"id":3472,"type":"article-journal","abstract":"Although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delInstrText>
        </w:r>
        <w:r w:rsidR="00C74CD8" w:rsidDel="00903D28">
          <w:rPr>
            <w:sz w:val="24"/>
            <w:szCs w:val="24"/>
          </w:rPr>
          <w:fldChar w:fldCharType="separate"/>
        </w:r>
        <w:r w:rsidR="00E46620" w:rsidRPr="00E46620" w:rsidDel="00903D28">
          <w:rPr>
            <w:rFonts w:ascii="Calibri" w:hAnsi="Calibri" w:cs="Calibri"/>
            <w:sz w:val="24"/>
          </w:rPr>
          <w:delText>[10]</w:delText>
        </w:r>
        <w:r w:rsidR="00C74CD8" w:rsidDel="00903D28">
          <w:rPr>
            <w:sz w:val="24"/>
            <w:szCs w:val="24"/>
          </w:rPr>
          <w:fldChar w:fldCharType="end"/>
        </w:r>
        <w:r w:rsidR="00721BAA" w:rsidDel="00903D28">
          <w:rPr>
            <w:sz w:val="24"/>
            <w:szCs w:val="24"/>
          </w:rPr>
          <w:delText xml:space="preserve">. </w:delText>
        </w:r>
      </w:del>
      <w:del w:id="230" w:author="Samuel Greenrod" w:date="2025-08-26T10:27:00Z" w16du:dateUtc="2025-08-26T09:27:00Z">
        <w:r w:rsidR="00721BAA" w:rsidDel="002813BE">
          <w:rPr>
            <w:sz w:val="24"/>
            <w:szCs w:val="24"/>
          </w:rPr>
          <w:delText xml:space="preserve">While very rapid or very slow fluctuations can </w:delText>
        </w:r>
        <w:r w:rsidR="003E468C" w:rsidDel="002813BE">
          <w:rPr>
            <w:sz w:val="24"/>
            <w:szCs w:val="24"/>
          </w:rPr>
          <w:delText xml:space="preserve">reduce diversity </w:delText>
        </w:r>
        <w:r w:rsidR="002B0E7A" w:rsidDel="002813BE">
          <w:rPr>
            <w:sz w:val="24"/>
            <w:szCs w:val="24"/>
          </w:rPr>
          <w:delText>by encouraging selective sweeps</w:delText>
        </w:r>
        <w:r w:rsidR="00721BAA" w:rsidDel="002813BE">
          <w:rPr>
            <w:sz w:val="24"/>
            <w:szCs w:val="24"/>
          </w:rPr>
          <w:delText xml:space="preserve">, intermediate fluctuations </w:delText>
        </w:r>
        <w:r w:rsidR="001C030C" w:rsidDel="002813BE">
          <w:rPr>
            <w:sz w:val="24"/>
            <w:szCs w:val="24"/>
          </w:rPr>
          <w:delText>impose diversifying selection</w:delText>
        </w:r>
        <w:r w:rsidR="00721BAA" w:rsidDel="002813BE">
          <w:rPr>
            <w:sz w:val="24"/>
            <w:szCs w:val="24"/>
          </w:rPr>
          <w:delText xml:space="preserve"> and so </w:delText>
        </w:r>
        <w:r w:rsidR="001C030C" w:rsidDel="002813BE">
          <w:rPr>
            <w:sz w:val="24"/>
            <w:szCs w:val="24"/>
          </w:rPr>
          <w:delText xml:space="preserve">can </w:delText>
        </w:r>
        <w:r w:rsidR="00721BAA" w:rsidDel="002813BE">
          <w:rPr>
            <w:sz w:val="24"/>
            <w:szCs w:val="24"/>
          </w:rPr>
          <w:delText>promote the maintenance of genetic diversity</w:delText>
        </w:r>
        <w:r w:rsidR="00BC6355" w:rsidDel="002813BE">
          <w:rPr>
            <w:sz w:val="24"/>
            <w:szCs w:val="24"/>
          </w:rPr>
          <w:delText xml:space="preserve"> </w:delText>
        </w:r>
        <w:r w:rsidR="00BC6355" w:rsidDel="002813BE">
          <w:rPr>
            <w:sz w:val="24"/>
            <w:szCs w:val="24"/>
          </w:rPr>
          <w:fldChar w:fldCharType="begin"/>
        </w:r>
        <w:r w:rsidR="00E46620" w:rsidDel="002813BE">
          <w:rPr>
            <w:sz w:val="24"/>
            <w:szCs w:val="24"/>
          </w:rPr>
          <w:delInstrText xml:space="preserve"> ADDIN ZOTERO_ITEM CSL_CITATION {"citationID":"nGZuC2fy","properties":{"formattedCitation":"[9\\uc0\\u8211{}11]","plainCitation":"[9–11]","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delInstrText>
        </w:r>
        <w:r w:rsidR="00BC6355" w:rsidDel="002813BE">
          <w:rPr>
            <w:sz w:val="24"/>
            <w:szCs w:val="24"/>
          </w:rPr>
          <w:fldChar w:fldCharType="separate"/>
        </w:r>
        <w:r w:rsidR="00E46620" w:rsidRPr="00E46620" w:rsidDel="002813BE">
          <w:rPr>
            <w:rFonts w:ascii="Calibri" w:hAnsi="Calibri" w:cs="Calibri"/>
            <w:sz w:val="24"/>
          </w:rPr>
          <w:delText>[9–11]</w:delText>
        </w:r>
        <w:r w:rsidR="00BC6355" w:rsidDel="002813BE">
          <w:rPr>
            <w:sz w:val="24"/>
            <w:szCs w:val="24"/>
          </w:rPr>
          <w:fldChar w:fldCharType="end"/>
        </w:r>
        <w:r w:rsidR="00361909" w:rsidDel="002813BE">
          <w:rPr>
            <w:sz w:val="24"/>
            <w:szCs w:val="24"/>
          </w:rPr>
          <w:delText>.</w:delText>
        </w:r>
        <w:r w:rsidR="00E3506E" w:rsidDel="002813BE">
          <w:rPr>
            <w:sz w:val="24"/>
            <w:szCs w:val="24"/>
          </w:rPr>
          <w:delText xml:space="preserve"> </w:delText>
        </w:r>
        <w:r w:rsidR="002B0E7A" w:rsidDel="002813BE">
          <w:rPr>
            <w:sz w:val="24"/>
            <w:szCs w:val="24"/>
          </w:rPr>
          <w:delText xml:space="preserve">By increasing standing genetic variation, </w:delText>
        </w:r>
        <w:commentRangeStart w:id="231"/>
        <w:r w:rsidR="002B0E7A" w:rsidDel="002813BE">
          <w:rPr>
            <w:sz w:val="24"/>
            <w:szCs w:val="24"/>
          </w:rPr>
          <w:delText>moderate</w:delText>
        </w:r>
        <w:r w:rsidR="00721BAA" w:rsidDel="002813BE">
          <w:rPr>
            <w:sz w:val="24"/>
            <w:szCs w:val="24"/>
          </w:rPr>
          <w:delText xml:space="preserve"> fluctuations </w:delText>
        </w:r>
        <w:commentRangeEnd w:id="231"/>
        <w:r w:rsidDel="002813BE">
          <w:rPr>
            <w:rStyle w:val="CommentReference"/>
          </w:rPr>
          <w:commentReference w:id="231"/>
        </w:r>
        <w:r w:rsidR="00721BAA" w:rsidDel="002813BE">
          <w:rPr>
            <w:sz w:val="24"/>
            <w:szCs w:val="24"/>
          </w:rPr>
          <w:delText xml:space="preserve">may </w:delText>
        </w:r>
        <w:r w:rsidR="00CB6F1F" w:rsidDel="002813BE">
          <w:rPr>
            <w:sz w:val="24"/>
            <w:szCs w:val="24"/>
          </w:rPr>
          <w:delText>offset some of</w:delText>
        </w:r>
        <w:r w:rsidR="00721BAA" w:rsidDel="002813BE">
          <w:rPr>
            <w:sz w:val="24"/>
            <w:szCs w:val="24"/>
          </w:rPr>
          <w:delText xml:space="preserve"> the diversity-suppressing impacts of multiple stressor selection</w:delText>
        </w:r>
        <w:r w:rsidR="002B0E7A" w:rsidDel="002813BE">
          <w:rPr>
            <w:sz w:val="24"/>
            <w:szCs w:val="24"/>
          </w:rPr>
          <w:delText xml:space="preserve"> </w:delText>
        </w:r>
        <w:r w:rsidR="00DC3FCC" w:rsidDel="002813BE">
          <w:rPr>
            <w:sz w:val="24"/>
            <w:szCs w:val="24"/>
          </w:rPr>
          <w:fldChar w:fldCharType="begin"/>
        </w:r>
        <w:r w:rsidR="00E46620" w:rsidDel="002813BE">
          <w:rPr>
            <w:sz w:val="24"/>
            <w:szCs w:val="24"/>
          </w:rPr>
          <w:delInstrText xml:space="preserve"> ADDIN ZOTERO_ITEM CSL_CITATION {"citationID":"VGYjjllq","properties":{"formattedCitation":"[12]","plainCitation":"[12]","noteIndex":0},"citationItems":[{"id":3187,"uris":["http://zotero.org/users/local/sgFDdPY0/items/7I2BSLY4"],"itemData":{"id":3187,"type":"article-journal","abstract":"Growing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delInstrText>
        </w:r>
        <w:r w:rsidR="00DC3FCC" w:rsidDel="002813BE">
          <w:rPr>
            <w:sz w:val="24"/>
            <w:szCs w:val="24"/>
          </w:rPr>
          <w:fldChar w:fldCharType="separate"/>
        </w:r>
        <w:r w:rsidR="00E46620" w:rsidRPr="00E46620" w:rsidDel="002813BE">
          <w:rPr>
            <w:rFonts w:ascii="Calibri" w:hAnsi="Calibri" w:cs="Calibri"/>
            <w:sz w:val="24"/>
          </w:rPr>
          <w:delText>[12]</w:delText>
        </w:r>
        <w:r w:rsidR="00DC3FCC" w:rsidDel="002813BE">
          <w:rPr>
            <w:sz w:val="24"/>
            <w:szCs w:val="24"/>
          </w:rPr>
          <w:fldChar w:fldCharType="end"/>
        </w:r>
        <w:r w:rsidR="00721BAA" w:rsidDel="002813BE">
          <w:rPr>
            <w:sz w:val="24"/>
            <w:szCs w:val="24"/>
          </w:rPr>
          <w:delText xml:space="preserve">. </w:delText>
        </w:r>
        <w:r w:rsidR="002B0E7A" w:rsidDel="002813BE">
          <w:rPr>
            <w:sz w:val="24"/>
            <w:szCs w:val="24"/>
          </w:rPr>
          <w:delText>However, when applied alongside other stressors</w:delText>
        </w:r>
        <w:r w:rsidR="00721BAA" w:rsidDel="002813BE">
          <w:rPr>
            <w:sz w:val="24"/>
            <w:szCs w:val="24"/>
          </w:rPr>
          <w:delText xml:space="preserve">, fluctuations may </w:delText>
        </w:r>
        <w:r w:rsidR="002B0E7A" w:rsidDel="002813BE">
          <w:rPr>
            <w:sz w:val="24"/>
            <w:szCs w:val="24"/>
          </w:rPr>
          <w:delText xml:space="preserve">contribute to stressor </w:delText>
        </w:r>
        <w:r w:rsidR="003E468C" w:rsidDel="002813BE">
          <w:rPr>
            <w:sz w:val="24"/>
            <w:szCs w:val="24"/>
          </w:rPr>
          <w:delText>synergi</w:delText>
        </w:r>
        <w:r w:rsidR="002B0E7A" w:rsidDel="002813BE">
          <w:rPr>
            <w:sz w:val="24"/>
            <w:szCs w:val="24"/>
          </w:rPr>
          <w:delText>es</w:delText>
        </w:r>
        <w:r w:rsidR="003E468C" w:rsidDel="002813BE">
          <w:rPr>
            <w:sz w:val="24"/>
            <w:szCs w:val="24"/>
          </w:rPr>
          <w:delText xml:space="preserve"> </w:delText>
        </w:r>
        <w:r w:rsidR="002B0E7A" w:rsidDel="002813BE">
          <w:rPr>
            <w:sz w:val="24"/>
            <w:szCs w:val="24"/>
          </w:rPr>
          <w:delText>and</w:delText>
        </w:r>
        <w:r w:rsidR="00721BAA" w:rsidDel="002813BE">
          <w:rPr>
            <w:sz w:val="24"/>
            <w:szCs w:val="24"/>
          </w:rPr>
          <w:delText xml:space="preserve"> further constrain evolution </w:delText>
        </w:r>
        <w:r w:rsidR="00BC6355" w:rsidDel="002813BE">
          <w:rPr>
            <w:sz w:val="24"/>
            <w:szCs w:val="24"/>
          </w:rPr>
          <w:fldChar w:fldCharType="begin"/>
        </w:r>
        <w:r w:rsidR="00E46620" w:rsidDel="002813BE">
          <w:rPr>
            <w:sz w:val="24"/>
            <w:szCs w:val="24"/>
          </w:rPr>
          <w:delInstrText xml:space="preserve"> ADDIN ZOTERO_ITEM CSL_CITATION {"citationID":"j5zazFZC","properties":{"formattedCitation":"[13]","plainCitation":"[13]","noteIndex":0},"citationItems":[{"id":3436,"uris":["http://zotero.org/users/local/sgFDdPY0/items/LM4QMI28"],"itemData":{"id":3436,"type":"article-journal","abstract":"The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delInstrText>
        </w:r>
        <w:r w:rsidR="00BC6355" w:rsidDel="002813BE">
          <w:rPr>
            <w:sz w:val="24"/>
            <w:szCs w:val="24"/>
          </w:rPr>
          <w:fldChar w:fldCharType="separate"/>
        </w:r>
        <w:r w:rsidR="00E46620" w:rsidRPr="00E46620" w:rsidDel="002813BE">
          <w:rPr>
            <w:rFonts w:ascii="Calibri" w:hAnsi="Calibri" w:cs="Calibri"/>
            <w:sz w:val="24"/>
          </w:rPr>
          <w:delText>[13]</w:delText>
        </w:r>
        <w:r w:rsidR="00BC6355" w:rsidDel="002813BE">
          <w:rPr>
            <w:sz w:val="24"/>
            <w:szCs w:val="24"/>
          </w:rPr>
          <w:fldChar w:fldCharType="end"/>
        </w:r>
        <w:r w:rsidR="00075842" w:rsidDel="002813BE">
          <w:rPr>
            <w:sz w:val="24"/>
            <w:szCs w:val="24"/>
          </w:rPr>
          <w:delText>.</w:delText>
        </w:r>
        <w:r w:rsidR="006405CA" w:rsidDel="002813BE">
          <w:rPr>
            <w:sz w:val="24"/>
            <w:szCs w:val="24"/>
          </w:rPr>
          <w:delText xml:space="preserve"> </w:delText>
        </w:r>
      </w:del>
    </w:p>
    <w:p w14:paraId="01302447" w14:textId="22931471" w:rsidR="00E31899" w:rsidRDefault="0081359D" w:rsidP="004435B2">
      <w:pPr>
        <w:jc w:val="both"/>
        <w:rPr>
          <w:sz w:val="24"/>
          <w:szCs w:val="24"/>
        </w:rPr>
      </w:pPr>
      <w:r>
        <w:rPr>
          <w:sz w:val="24"/>
          <w:szCs w:val="24"/>
        </w:rPr>
        <w:t>P</w:t>
      </w:r>
      <w:r w:rsidR="00075842">
        <w:rPr>
          <w:sz w:val="24"/>
          <w:szCs w:val="24"/>
        </w:rPr>
        <w:t>arasite</w:t>
      </w:r>
      <w:ins w:id="232" w:author="Samuel Greenrod" w:date="2025-08-27T10:45:00Z" w16du:dateUtc="2025-08-27T09:45:00Z">
        <w:r w:rsidR="00E522FB">
          <w:rPr>
            <w:sz w:val="24"/>
            <w:szCs w:val="24"/>
          </w:rPr>
          <w:t xml:space="preserve">s </w:t>
        </w:r>
      </w:ins>
      <w:ins w:id="233" w:author="Samuel Greenrod" w:date="2025-08-27T10:48:00Z" w16du:dateUtc="2025-08-27T09:48:00Z">
        <w:r w:rsidR="00FD41CB">
          <w:rPr>
            <w:sz w:val="24"/>
            <w:szCs w:val="24"/>
          </w:rPr>
          <w:t>provide an</w:t>
        </w:r>
      </w:ins>
      <w:ins w:id="234" w:author="Samuel Greenrod" w:date="2025-08-27T10:45:00Z" w16du:dateUtc="2025-08-27T09:45:00Z">
        <w:r w:rsidR="00E522FB">
          <w:rPr>
            <w:sz w:val="24"/>
            <w:szCs w:val="24"/>
          </w:rPr>
          <w:t xml:space="preserve"> ideal model system</w:t>
        </w:r>
      </w:ins>
      <w:ins w:id="235" w:author="Samuel Greenrod" w:date="2025-08-27T10:46:00Z" w16du:dateUtc="2025-08-27T09:46:00Z">
        <w:r w:rsidR="00E522FB">
          <w:rPr>
            <w:sz w:val="24"/>
            <w:szCs w:val="24"/>
          </w:rPr>
          <w:t xml:space="preserve"> to study adaptation to thermal heterogeneity </w:t>
        </w:r>
      </w:ins>
      <w:ins w:id="236" w:author="Samuel Greenrod" w:date="2025-08-27T10:47:00Z" w16du:dateUtc="2025-08-27T09:47:00Z">
        <w:r w:rsidR="00FD41CB">
          <w:rPr>
            <w:sz w:val="24"/>
            <w:szCs w:val="24"/>
          </w:rPr>
          <w:t>d</w:t>
        </w:r>
        <w:r w:rsidR="00E522FB">
          <w:rPr>
            <w:sz w:val="24"/>
            <w:szCs w:val="24"/>
          </w:rPr>
          <w:t xml:space="preserve">ue to their exposure to </w:t>
        </w:r>
      </w:ins>
      <w:ins w:id="237" w:author="Samuel Greenrod" w:date="2025-08-27T10:49:00Z" w16du:dateUtc="2025-08-27T09:49:00Z">
        <w:r w:rsidR="00FD41CB">
          <w:rPr>
            <w:sz w:val="24"/>
            <w:szCs w:val="24"/>
          </w:rPr>
          <w:t>diverse</w:t>
        </w:r>
      </w:ins>
      <w:ins w:id="238" w:author="Samuel Greenrod" w:date="2025-08-27T10:47:00Z" w16du:dateUtc="2025-08-27T09:47:00Z">
        <w:r w:rsidR="00E522FB">
          <w:rPr>
            <w:sz w:val="24"/>
            <w:szCs w:val="24"/>
          </w:rPr>
          <w:t xml:space="preserve"> environments and stressors across their </w:t>
        </w:r>
      </w:ins>
      <w:del w:id="239" w:author="Samuel Greenrod" w:date="2025-08-27T08:34:00Z" w16du:dateUtc="2025-08-27T07:34:00Z">
        <w:r w:rsidR="00075842" w:rsidDel="008F3BDE">
          <w:rPr>
            <w:sz w:val="24"/>
            <w:szCs w:val="24"/>
          </w:rPr>
          <w:delText>s</w:delText>
        </w:r>
      </w:del>
      <w:del w:id="240" w:author="Samuel Greenrod" w:date="2025-08-27T10:47:00Z" w16du:dateUtc="2025-08-27T09:47:00Z">
        <w:r w:rsidR="008445EE" w:rsidDel="00FD41CB">
          <w:rPr>
            <w:sz w:val="24"/>
            <w:szCs w:val="24"/>
          </w:rPr>
          <w:delText xml:space="preserve"> </w:delText>
        </w:r>
      </w:del>
      <w:ins w:id="241" w:author="Kayla King" w:date="2025-08-23T15:58:00Z" w16du:dateUtc="2025-08-23T22:58:00Z">
        <w:del w:id="242" w:author="Samuel Greenrod" w:date="2025-08-26T10:53:00Z" w16du:dateUtc="2025-08-26T09:53:00Z">
          <w:r w:rsidR="00D30C11" w:rsidDel="00903D28">
            <w:rPr>
              <w:sz w:val="24"/>
              <w:szCs w:val="24"/>
            </w:rPr>
            <w:delText>can be</w:delText>
          </w:r>
        </w:del>
      </w:ins>
      <w:del w:id="243" w:author="Samuel Greenrod" w:date="2025-08-26T10:53:00Z" w16du:dateUtc="2025-08-26T09:53:00Z">
        <w:r w:rsidR="00E52548" w:rsidDel="00903D28">
          <w:rPr>
            <w:sz w:val="24"/>
            <w:szCs w:val="24"/>
          </w:rPr>
          <w:delText>are</w:delText>
        </w:r>
      </w:del>
      <w:del w:id="244" w:author="Samuel Greenrod" w:date="2025-08-27T10:47:00Z" w16du:dateUtc="2025-08-27T09:47:00Z">
        <w:r w:rsidR="00E52548" w:rsidDel="00FD41CB">
          <w:rPr>
            <w:sz w:val="24"/>
            <w:szCs w:val="24"/>
          </w:rPr>
          <w:delText xml:space="preserve"> </w:delText>
        </w:r>
      </w:del>
      <w:del w:id="245" w:author="Samuel Greenrod" w:date="2025-08-27T08:34:00Z" w16du:dateUtc="2025-08-27T07:34:00Z">
        <w:r w:rsidR="00B301B5" w:rsidDel="008F3BDE">
          <w:rPr>
            <w:sz w:val="24"/>
            <w:szCs w:val="24"/>
          </w:rPr>
          <w:delText xml:space="preserve">highly </w:delText>
        </w:r>
      </w:del>
      <w:del w:id="246" w:author="Samuel Greenrod" w:date="2025-08-27T10:47:00Z" w16du:dateUtc="2025-08-27T09:47:00Z">
        <w:r w:rsidR="00B301B5" w:rsidDel="00FD41CB">
          <w:rPr>
            <w:sz w:val="24"/>
            <w:szCs w:val="24"/>
          </w:rPr>
          <w:delText xml:space="preserve">sensitive to </w:delText>
        </w:r>
      </w:del>
      <w:del w:id="247" w:author="Samuel Greenrod" w:date="2025-08-26T10:44:00Z" w16du:dateUtc="2025-08-26T09:44:00Z">
        <w:r w:rsidR="00B301B5" w:rsidDel="00CE5B02">
          <w:rPr>
            <w:sz w:val="24"/>
            <w:szCs w:val="24"/>
          </w:rPr>
          <w:delText>environmental stressors</w:delText>
        </w:r>
      </w:del>
      <w:del w:id="248" w:author="Samuel Greenrod" w:date="2025-08-27T10:47:00Z" w16du:dateUtc="2025-08-27T09:47:00Z">
        <w:r w:rsidR="00B301B5" w:rsidDel="00FD41CB">
          <w:rPr>
            <w:sz w:val="24"/>
            <w:szCs w:val="24"/>
          </w:rPr>
          <w:delText xml:space="preserve"> </w:delText>
        </w:r>
        <w:r w:rsidR="00075842" w:rsidDel="00FD41CB">
          <w:rPr>
            <w:sz w:val="24"/>
            <w:szCs w:val="24"/>
          </w:rPr>
          <w:delText xml:space="preserve">due to their </w:delText>
        </w:r>
      </w:del>
      <w:r>
        <w:rPr>
          <w:sz w:val="24"/>
          <w:szCs w:val="24"/>
        </w:rPr>
        <w:t xml:space="preserve">multi-stage </w:t>
      </w:r>
      <w:r w:rsidR="00075842">
        <w:rPr>
          <w:sz w:val="24"/>
          <w:szCs w:val="24"/>
        </w:rPr>
        <w:t>life cycle</w:t>
      </w:r>
      <w:r>
        <w:rPr>
          <w:sz w:val="24"/>
          <w:szCs w:val="24"/>
        </w:rPr>
        <w:t>s</w:t>
      </w:r>
      <w:r w:rsidR="00075842">
        <w:rPr>
          <w:sz w:val="24"/>
          <w:szCs w:val="24"/>
        </w:rPr>
        <w:t xml:space="preserve">. </w:t>
      </w:r>
      <w:r w:rsidR="00C163C3">
        <w:rPr>
          <w:sz w:val="24"/>
          <w:szCs w:val="24"/>
        </w:rPr>
        <w:t>P</w:t>
      </w:r>
      <w:r w:rsidR="00E52548">
        <w:rPr>
          <w:sz w:val="24"/>
          <w:szCs w:val="24"/>
        </w:rPr>
        <w:t xml:space="preserve">arasites </w:t>
      </w:r>
      <w:ins w:id="249" w:author="Samuel Greenrod" w:date="2025-08-27T09:24:00Z" w16du:dateUtc="2025-08-27T08:24:00Z">
        <w:r w:rsidR="00E32992">
          <w:rPr>
            <w:sz w:val="24"/>
            <w:szCs w:val="24"/>
          </w:rPr>
          <w:t>often</w:t>
        </w:r>
      </w:ins>
      <w:ins w:id="250" w:author="Samuel Greenrod" w:date="2025-08-27T08:34:00Z" w16du:dateUtc="2025-08-27T07:34:00Z">
        <w:r w:rsidR="008F3BDE">
          <w:rPr>
            <w:sz w:val="24"/>
            <w:szCs w:val="24"/>
          </w:rPr>
          <w:t xml:space="preserve"> </w:t>
        </w:r>
      </w:ins>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ins w:id="251" w:author="Samuel Greenrod" w:date="2025-08-27T09:24:00Z" w16du:dateUtc="2025-08-27T08:24:00Z">
        <w:r w:rsidR="00E32992">
          <w:rPr>
            <w:sz w:val="24"/>
            <w:szCs w:val="24"/>
          </w:rPr>
          <w:t xml:space="preserve"> </w:t>
        </w:r>
      </w:ins>
      <w:r w:rsidR="00E32992">
        <w:rPr>
          <w:sz w:val="24"/>
          <w:szCs w:val="24"/>
        </w:rPr>
        <w:fldChar w:fldCharType="begin"/>
      </w:r>
      <w:r w:rsidR="00E32992">
        <w:rPr>
          <w:sz w:val="24"/>
          <w:szCs w:val="24"/>
        </w:rPr>
        <w:instrText xml:space="preserve"> ADDIN ZOTERO_ITEM CSL_CITATION {"citationID":"dO07F9e0","properties":{"formattedCitation":"[21]","plainCitation":"[21]","noteIndex":0},"citationItems":[{"id":3526,"uris":["http://zotero.org/users/local/sgFDdPY0/items/WY6MPDUU"],"itemData":{"id":3526,"type":"article-journal","abstract":"Host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E32992" w:rsidRPr="00E32992">
        <w:rPr>
          <w:rFonts w:ascii="Calibri" w:hAnsi="Calibri" w:cs="Calibri"/>
          <w:sz w:val="24"/>
        </w:rPr>
        <w:t>[21]</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xml:space="preserve">, parasites experience high </w:t>
      </w:r>
      <w:del w:id="252" w:author="Samuel Greenrod" w:date="2025-08-27T11:54:00Z" w16du:dateUtc="2025-08-27T10:54:00Z">
        <w:r w:rsidR="008445EE" w:rsidDel="00F979B5">
          <w:rPr>
            <w:sz w:val="24"/>
            <w:szCs w:val="24"/>
          </w:rPr>
          <w:delText>temporal</w:delText>
        </w:r>
        <w:r w:rsidR="00B301B5" w:rsidDel="00F979B5">
          <w:rPr>
            <w:sz w:val="24"/>
            <w:szCs w:val="24"/>
          </w:rPr>
          <w:delText xml:space="preserve"> </w:delText>
        </w:r>
      </w:del>
      <w:del w:id="253" w:author="Samuel Greenrod" w:date="2025-08-27T10:40:00Z" w16du:dateUtc="2025-08-27T09:40:00Z">
        <w:r w:rsidR="00B301B5" w:rsidDel="00E522FB">
          <w:rPr>
            <w:sz w:val="24"/>
            <w:szCs w:val="24"/>
          </w:rPr>
          <w:delText xml:space="preserve">and </w:delText>
        </w:r>
        <w:r w:rsidR="00E52548" w:rsidDel="00E522FB">
          <w:rPr>
            <w:sz w:val="24"/>
            <w:szCs w:val="24"/>
          </w:rPr>
          <w:delText>spatial</w:delText>
        </w:r>
        <w:r w:rsidR="008445EE" w:rsidDel="00E522FB">
          <w:rPr>
            <w:sz w:val="24"/>
            <w:szCs w:val="24"/>
          </w:rPr>
          <w:delText xml:space="preserve"> </w:delText>
        </w:r>
      </w:del>
      <w:ins w:id="254" w:author="Samuel Greenrod" w:date="2025-08-26T10:45:00Z" w16du:dateUtc="2025-08-26T09:45:00Z">
        <w:r w:rsidR="00CE5B02">
          <w:rPr>
            <w:sz w:val="24"/>
            <w:szCs w:val="24"/>
          </w:rPr>
          <w:t xml:space="preserve">thermal </w:t>
        </w:r>
      </w:ins>
      <w:r w:rsidR="008445EE">
        <w:rPr>
          <w:sz w:val="24"/>
          <w:szCs w:val="24"/>
        </w:rPr>
        <w:t>heterogeneity</w:t>
      </w:r>
      <w:r w:rsidR="00E52548">
        <w:rPr>
          <w:sz w:val="24"/>
          <w:szCs w:val="24"/>
        </w:rPr>
        <w:t xml:space="preserve"> </w:t>
      </w:r>
      <w:ins w:id="255" w:author="Samuel Greenrod" w:date="2025-08-27T08:35:00Z" w16du:dateUtc="2025-08-27T07:35:00Z">
        <w:r w:rsidR="008F3BDE">
          <w:rPr>
            <w:sz w:val="24"/>
            <w:szCs w:val="24"/>
          </w:rPr>
          <w:t xml:space="preserve">(Greenrod et al., in press; </w:t>
        </w:r>
      </w:ins>
      <w:r w:rsidR="00E52548">
        <w:rPr>
          <w:sz w:val="24"/>
          <w:szCs w:val="24"/>
        </w:rPr>
        <w:fldChar w:fldCharType="begin"/>
      </w:r>
      <w:r w:rsidR="00E32992">
        <w:rPr>
          <w:sz w:val="24"/>
          <w:szCs w:val="24"/>
        </w:rPr>
        <w:instrText xml:space="preserve"> ADDIN ZOTERO_ITEM CSL_CITATION {"citationID":"qSDlVQOP","properties":{"formattedCitation":"[22]","plainCitation":"[22]","noteIndex":0},"citationItems":[{"id":3442,"uris":["http://zotero.org/users/local/sgFDdPY0/items/GA87MPVU"],"itemData":{"id":3442,"type":"article-journal","abstract":"Parasite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E32992" w:rsidRPr="00E32992">
        <w:rPr>
          <w:rFonts w:ascii="Calibri" w:hAnsi="Calibri" w:cs="Calibri"/>
          <w:sz w:val="24"/>
        </w:rPr>
        <w:t>[22]</w:t>
      </w:r>
      <w:r w:rsidR="00E52548">
        <w:rPr>
          <w:sz w:val="24"/>
          <w:szCs w:val="24"/>
        </w:rPr>
        <w:fldChar w:fldCharType="end"/>
      </w:r>
      <w:ins w:id="256" w:author="Samuel Greenrod" w:date="2025-08-27T08:35:00Z" w16du:dateUtc="2025-08-27T07:35:00Z">
        <w:r w:rsidR="008F3BDE">
          <w:rPr>
            <w:sz w:val="24"/>
            <w:szCs w:val="24"/>
          </w:rPr>
          <w:t>)</w:t>
        </w:r>
      </w:ins>
      <w:r w:rsidR="008445EE">
        <w:rPr>
          <w:sz w:val="24"/>
          <w:szCs w:val="24"/>
        </w:rPr>
        <w:t xml:space="preserve">. </w:t>
      </w:r>
      <w:ins w:id="257" w:author="Samuel Greenrod" w:date="2025-08-26T10:54:00Z" w16du:dateUtc="2025-08-26T09:54:00Z">
        <w:r w:rsidR="00903D28">
          <w:rPr>
            <w:sz w:val="24"/>
            <w:szCs w:val="24"/>
          </w:rPr>
          <w:t xml:space="preserve">Parasites can also induce fevers in hosts leading to </w:t>
        </w:r>
      </w:ins>
      <w:ins w:id="258" w:author="Samuel Greenrod" w:date="2025-08-26T10:55:00Z" w16du:dateUtc="2025-08-26T09:55:00Z">
        <w:r w:rsidR="00903D28">
          <w:rPr>
            <w:sz w:val="24"/>
            <w:szCs w:val="24"/>
          </w:rPr>
          <w:t xml:space="preserve">thermal changes within a single life-stage </w:t>
        </w:r>
      </w:ins>
      <w:r w:rsidR="00903D28">
        <w:rPr>
          <w:sz w:val="24"/>
          <w:szCs w:val="24"/>
        </w:rPr>
        <w:fldChar w:fldCharType="begin"/>
      </w:r>
      <w:r w:rsidR="00E32992">
        <w:rPr>
          <w:sz w:val="24"/>
          <w:szCs w:val="24"/>
        </w:rPr>
        <w:instrText xml:space="preserve"> ADDIN ZOTERO_ITEM CSL_CITATION {"citationID":"eA9BEJSa","properties":{"formattedCitation":"[23]","plainCitation":"[23]","noteIndex":0},"citationItems":[{"id":3519,"uris":["http://zotero.org/users/local/sgFDdPY0/items/5RQAWAY9"],"itemData":{"id":3519,"type":"article-journal","abstract":"Although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E32992" w:rsidRPr="00E32992">
        <w:rPr>
          <w:rFonts w:ascii="Calibri" w:hAnsi="Calibri" w:cs="Calibri"/>
          <w:sz w:val="24"/>
        </w:rPr>
        <w:t>[23]</w:t>
      </w:r>
      <w:r w:rsidR="00903D28">
        <w:rPr>
          <w:sz w:val="24"/>
          <w:szCs w:val="24"/>
        </w:rPr>
        <w:fldChar w:fldCharType="end"/>
      </w:r>
      <w:ins w:id="259" w:author="Samuel Greenrod" w:date="2025-08-26T10:58:00Z" w16du:dateUtc="2025-08-26T09:58:00Z">
        <w:r w:rsidR="00903D28">
          <w:rPr>
            <w:sz w:val="24"/>
            <w:szCs w:val="24"/>
          </w:rPr>
          <w:t xml:space="preserve">. </w:t>
        </w:r>
      </w:ins>
      <w:ins w:id="260" w:author="Samuel Greenrod" w:date="2025-08-27T08:36:00Z" w16du:dateUtc="2025-08-27T07:36:00Z">
        <w:r w:rsidR="008F3BDE">
          <w:rPr>
            <w:sz w:val="24"/>
            <w:szCs w:val="24"/>
          </w:rPr>
          <w:t>Finally, parasite</w:t>
        </w:r>
      </w:ins>
      <w:ins w:id="261" w:author="Samuel Greenrod" w:date="2025-08-27T08:37:00Z" w16du:dateUtc="2025-08-27T07:37:00Z">
        <w:r w:rsidR="008F3BDE">
          <w:rPr>
            <w:sz w:val="24"/>
            <w:szCs w:val="24"/>
          </w:rPr>
          <w:t xml:space="preserve">s are expected to </w:t>
        </w:r>
      </w:ins>
      <w:ins w:id="262" w:author="Samuel Greenrod" w:date="2025-08-27T08:38:00Z" w16du:dateUtc="2025-08-27T07:38:00Z">
        <w:r w:rsidR="008F3BDE">
          <w:rPr>
            <w:sz w:val="24"/>
            <w:szCs w:val="24"/>
          </w:rPr>
          <w:t>face</w:t>
        </w:r>
      </w:ins>
      <w:ins w:id="263" w:author="Samuel Greenrod" w:date="2025-08-27T08:37:00Z" w16du:dateUtc="2025-08-27T07:37:00Z">
        <w:r w:rsidR="008F3BDE">
          <w:rPr>
            <w:sz w:val="24"/>
            <w:szCs w:val="24"/>
          </w:rPr>
          <w:t xml:space="preserve"> increasingly frequent thermal extremes </w:t>
        </w:r>
      </w:ins>
      <w:ins w:id="264" w:author="Samuel Greenrod" w:date="2025-08-27T08:38:00Z" w16du:dateUtc="2025-08-27T07:38:00Z">
        <w:r w:rsidR="008F3BDE">
          <w:rPr>
            <w:sz w:val="24"/>
            <w:szCs w:val="24"/>
          </w:rPr>
          <w:t>as a result of</w:t>
        </w:r>
      </w:ins>
      <w:ins w:id="265" w:author="Samuel Greenrod" w:date="2025-08-27T08:37:00Z" w16du:dateUtc="2025-08-27T07:37:00Z">
        <w:r w:rsidR="008F3BDE">
          <w:rPr>
            <w:sz w:val="24"/>
            <w:szCs w:val="24"/>
          </w:rPr>
          <w:t xml:space="preserve"> global climate change </w:t>
        </w:r>
      </w:ins>
      <w:r w:rsidR="008F3BDE">
        <w:rPr>
          <w:sz w:val="24"/>
          <w:szCs w:val="24"/>
        </w:rPr>
        <w:fldChar w:fldCharType="begin"/>
      </w:r>
      <w:r w:rsidR="00E32992">
        <w:rPr>
          <w:sz w:val="24"/>
          <w:szCs w:val="24"/>
        </w:rPr>
        <w:instrText xml:space="preserve"> ADDIN ZOTERO_ITEM CSL_CITATION {"citationID":"YHxSOF8h","properties":{"formattedCitation":"[24]","plainCitation":"[24]","noteIndex":0},"citationItems":[{"id":3185,"uris":["http://zotero.org/users/local/sgFDdPY0/items/YPC63ZJ4"],"itemData":{"id":3185,"type":"article-journal","abstract":"Climate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E32992" w:rsidRPr="00E32992">
        <w:rPr>
          <w:rFonts w:ascii="Calibri" w:hAnsi="Calibri" w:cs="Calibri"/>
          <w:sz w:val="24"/>
        </w:rPr>
        <w:t>[24]</w:t>
      </w:r>
      <w:r w:rsidR="008F3BDE">
        <w:rPr>
          <w:sz w:val="24"/>
          <w:szCs w:val="24"/>
        </w:rPr>
        <w:fldChar w:fldCharType="end"/>
      </w:r>
      <w:ins w:id="266" w:author="Samuel Greenrod" w:date="2025-08-27T08:38:00Z" w16du:dateUtc="2025-08-27T07:38:00Z">
        <w:r w:rsidR="008F3BDE">
          <w:rPr>
            <w:sz w:val="24"/>
            <w:szCs w:val="24"/>
          </w:rPr>
          <w:t>.</w:t>
        </w:r>
      </w:ins>
      <w:ins w:id="267" w:author="Samuel Greenrod" w:date="2025-08-27T08:36:00Z" w16du:dateUtc="2025-08-27T07:36:00Z">
        <w:r w:rsidR="008F3BDE">
          <w:rPr>
            <w:sz w:val="24"/>
            <w:szCs w:val="24"/>
          </w:rPr>
          <w:t xml:space="preserve"> </w:t>
        </w:r>
      </w:ins>
      <w:ins w:id="268" w:author="Samuel Greenrod" w:date="2025-08-27T08:38:00Z" w16du:dateUtc="2025-08-27T07:38:00Z">
        <w:r w:rsidR="008F3BDE">
          <w:rPr>
            <w:sz w:val="24"/>
            <w:szCs w:val="24"/>
          </w:rPr>
          <w:t xml:space="preserve">While contending with variable thermal environments, parasites </w:t>
        </w:r>
      </w:ins>
      <w:ins w:id="269" w:author="Samuel Greenrod" w:date="2025-08-27T08:39:00Z" w16du:dateUtc="2025-08-27T07:39:00Z">
        <w:r w:rsidR="008F3BDE">
          <w:rPr>
            <w:sz w:val="24"/>
            <w:szCs w:val="24"/>
          </w:rPr>
          <w:t xml:space="preserve">must adapt to host immune responses </w:t>
        </w:r>
      </w:ins>
      <w:del w:id="270" w:author="Samuel Greenrod" w:date="2025-08-26T10:59:00Z" w16du:dateUtc="2025-08-26T09:59:00Z">
        <w:r w:rsidR="00020DB8" w:rsidDel="00903D28">
          <w:rPr>
            <w:sz w:val="24"/>
            <w:szCs w:val="24"/>
          </w:rPr>
          <w:delText xml:space="preserve">Hosts and parasites also undergo reciprocal co-evolution of anti-parasite resistance and parasite infectivity, respectively, which </w:delText>
        </w:r>
      </w:del>
      <w:del w:id="271" w:author="Samuel Greenrod" w:date="2025-08-27T08:39:00Z" w16du:dateUtc="2025-08-27T07:39:00Z">
        <w:r w:rsidR="00020DB8" w:rsidDel="008F3BDE">
          <w:rPr>
            <w:sz w:val="24"/>
            <w:szCs w:val="24"/>
          </w:rPr>
          <w:delText xml:space="preserve">underpin parasite evolution rates and trajectories </w:delText>
        </w:r>
      </w:del>
      <w:r w:rsidR="00020DB8">
        <w:rPr>
          <w:sz w:val="24"/>
          <w:szCs w:val="24"/>
        </w:rPr>
        <w:fldChar w:fldCharType="begin"/>
      </w:r>
      <w:r w:rsidR="00E32992">
        <w:rPr>
          <w:sz w:val="24"/>
          <w:szCs w:val="24"/>
        </w:rPr>
        <w:instrText xml:space="preserve"> ADDIN ZOTERO_ITEM CSL_CITATION {"citationID":"PlilhPyA","properties":{"formattedCitation":"[25]","plainCitation":"[25]","noteIndex":0},"citationItems":[{"id":3439,"uris":["http://zotero.org/users/local/sgFDdPY0/items/BK2F3H76"],"itemData":{"id":3439,"type":"article-journal","abstract":"Host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E32992" w:rsidRPr="00E32992">
        <w:rPr>
          <w:rFonts w:ascii="Calibri" w:hAnsi="Calibri" w:cs="Calibri"/>
          <w:sz w:val="24"/>
        </w:rPr>
        <w:t>[25]</w:t>
      </w:r>
      <w:r w:rsidR="00020DB8">
        <w:rPr>
          <w:sz w:val="24"/>
          <w:szCs w:val="24"/>
        </w:rPr>
        <w:fldChar w:fldCharType="end"/>
      </w:r>
      <w:ins w:id="272" w:author="Samuel Greenrod" w:date="2025-08-27T11:55:00Z" w16du:dateUtc="2025-08-27T10:55:00Z">
        <w:r w:rsidR="00F979B5">
          <w:rPr>
            <w:sz w:val="24"/>
            <w:szCs w:val="24"/>
          </w:rPr>
          <w:t xml:space="preserve"> and competition with other parasites that are infecting the same host population or individual</w:t>
        </w:r>
      </w:ins>
      <w:del w:id="273" w:author="Samuel Greenrod" w:date="2025-08-27T11:55:00Z" w16du:dateUtc="2025-08-27T10:55:00Z">
        <w:r w:rsidR="00020DB8" w:rsidDel="00F979B5">
          <w:rPr>
            <w:sz w:val="24"/>
            <w:szCs w:val="24"/>
          </w:rPr>
          <w:delText xml:space="preserve">. </w:delText>
        </w:r>
        <w:r w:rsidR="008445EE" w:rsidDel="00F979B5">
          <w:rPr>
            <w:sz w:val="24"/>
            <w:szCs w:val="24"/>
          </w:rPr>
          <w:delText>Finally, p</w:delText>
        </w:r>
      </w:del>
      <w:ins w:id="274" w:author="Kayla King" w:date="2025-08-23T15:59:00Z" w16du:dateUtc="2025-08-23T22:59:00Z">
        <w:del w:id="275" w:author="Samuel Greenrod" w:date="2025-08-26T11:00:00Z" w16du:dateUtc="2025-08-26T10:00:00Z">
          <w:r w:rsidR="00D30C11" w:rsidDel="00903D28">
            <w:rPr>
              <w:sz w:val="24"/>
              <w:szCs w:val="24"/>
            </w:rPr>
            <w:delText>Moreover, p</w:delText>
          </w:r>
        </w:del>
      </w:ins>
      <w:del w:id="276" w:author="Samuel Greenrod" w:date="2025-08-27T11:55:00Z" w16du:dateUtc="2025-08-27T10:55:00Z">
        <w:r w:rsidR="008445EE" w:rsidDel="00F979B5">
          <w:rPr>
            <w:sz w:val="24"/>
            <w:szCs w:val="24"/>
          </w:rPr>
          <w:delText xml:space="preserve">arasites </w:delText>
        </w:r>
      </w:del>
      <w:del w:id="277" w:author="Samuel Greenrod" w:date="2025-08-27T10:42:00Z" w16du:dateUtc="2025-08-27T09:42:00Z">
        <w:r w:rsidR="008445EE" w:rsidDel="00E522FB">
          <w:rPr>
            <w:sz w:val="24"/>
            <w:szCs w:val="24"/>
          </w:rPr>
          <w:delText xml:space="preserve">rarely infect in isolation but instead exist </w:delText>
        </w:r>
      </w:del>
      <w:del w:id="278" w:author="Samuel Greenrod" w:date="2025-08-27T11:55:00Z" w16du:dateUtc="2025-08-27T10:55:00Z">
        <w:r w:rsidR="008445EE" w:rsidDel="00F979B5">
          <w:rPr>
            <w:sz w:val="24"/>
            <w:szCs w:val="24"/>
          </w:rPr>
          <w:delText>in diverse communities which compete for access to host resources</w:delText>
        </w:r>
      </w:del>
      <w:r w:rsidR="00E52548">
        <w:rPr>
          <w:sz w:val="24"/>
          <w:szCs w:val="24"/>
        </w:rPr>
        <w:t xml:space="preserve"> </w:t>
      </w:r>
      <w:r w:rsidR="00E52548">
        <w:rPr>
          <w:sz w:val="24"/>
          <w:szCs w:val="24"/>
        </w:rPr>
        <w:fldChar w:fldCharType="begin"/>
      </w:r>
      <w:r w:rsidR="00E32992">
        <w:rPr>
          <w:sz w:val="24"/>
          <w:szCs w:val="24"/>
        </w:rPr>
        <w:instrText xml:space="preserve"> ADDIN ZOTERO_ITEM CSL_CITATION {"citationID":"vi2YoWUa","properties":{"formattedCitation":"[26]","plainCitation":"[26]","noteIndex":0},"citationItems":[{"id":1860,"uris":["http://zotero.org/users/local/sgFDdPY0/items/WW2BYK4L"],"itemData":{"id":1860,"type":"article-journal","abstract":"In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E32992" w:rsidRPr="00E32992">
        <w:rPr>
          <w:rFonts w:ascii="Calibri" w:hAnsi="Calibri" w:cs="Calibri"/>
          <w:sz w:val="24"/>
        </w:rPr>
        <w:t>[26]</w:t>
      </w:r>
      <w:r w:rsidR="00E52548">
        <w:rPr>
          <w:sz w:val="24"/>
          <w:szCs w:val="24"/>
        </w:rPr>
        <w:fldChar w:fldCharType="end"/>
      </w:r>
      <w:r w:rsidR="008445EE">
        <w:rPr>
          <w:sz w:val="24"/>
          <w:szCs w:val="24"/>
        </w:rPr>
        <w:t xml:space="preserve">. </w:t>
      </w:r>
      <w:ins w:id="279" w:author="Samuel Greenrod" w:date="2025-08-27T08:40:00Z" w16du:dateUtc="2025-08-27T07:40:00Z">
        <w:r w:rsidR="00947B22">
          <w:rPr>
            <w:sz w:val="24"/>
            <w:szCs w:val="24"/>
          </w:rPr>
          <w:t xml:space="preserve">Within and between-host competition </w:t>
        </w:r>
      </w:ins>
      <w:ins w:id="280" w:author="Samuel Greenrod" w:date="2025-08-27T10:51:00Z" w16du:dateUtc="2025-08-27T09:51:00Z">
        <w:r w:rsidR="00FD41CB">
          <w:rPr>
            <w:sz w:val="24"/>
            <w:szCs w:val="24"/>
          </w:rPr>
          <w:t xml:space="preserve">are </w:t>
        </w:r>
      </w:ins>
      <w:ins w:id="281" w:author="Samuel Greenrod" w:date="2025-08-27T08:41:00Z" w16du:dateUtc="2025-08-27T07:41:00Z">
        <w:r w:rsidR="00947B22">
          <w:rPr>
            <w:sz w:val="24"/>
            <w:szCs w:val="24"/>
          </w:rPr>
          <w:t xml:space="preserve">primary </w:t>
        </w:r>
      </w:ins>
      <w:ins w:id="282" w:author="Samuel Greenrod" w:date="2025-08-27T08:42:00Z" w16du:dateUtc="2025-08-27T07:42:00Z">
        <w:r w:rsidR="00947B22">
          <w:rPr>
            <w:sz w:val="24"/>
            <w:szCs w:val="24"/>
          </w:rPr>
          <w:t>determinant</w:t>
        </w:r>
      </w:ins>
      <w:ins w:id="283" w:author="Samuel Greenrod" w:date="2025-08-27T10:51:00Z" w16du:dateUtc="2025-08-27T09:51:00Z">
        <w:r w:rsidR="00FD41CB">
          <w:rPr>
            <w:sz w:val="24"/>
            <w:szCs w:val="24"/>
          </w:rPr>
          <w:t>s</w:t>
        </w:r>
      </w:ins>
      <w:ins w:id="284" w:author="Samuel Greenrod" w:date="2025-08-27T08:41:00Z" w16du:dateUtc="2025-08-27T07:41:00Z">
        <w:r w:rsidR="00947B22">
          <w:rPr>
            <w:sz w:val="24"/>
            <w:szCs w:val="24"/>
          </w:rPr>
          <w:t xml:space="preserve"> of parasite virulence</w:t>
        </w:r>
      </w:ins>
      <w:ins w:id="285" w:author="Samuel Greenrod" w:date="2025-08-27T10:51:00Z" w16du:dateUtc="2025-08-27T09:51:00Z">
        <w:r w:rsidR="00FD41CB">
          <w:rPr>
            <w:sz w:val="24"/>
            <w:szCs w:val="24"/>
          </w:rPr>
          <w:t xml:space="preserve"> </w:t>
        </w:r>
      </w:ins>
      <w:r w:rsidR="00947B22">
        <w:rPr>
          <w:sz w:val="24"/>
          <w:szCs w:val="24"/>
        </w:rPr>
        <w:fldChar w:fldCharType="begin"/>
      </w:r>
      <w:r w:rsidR="00E32992">
        <w:rPr>
          <w:sz w:val="24"/>
          <w:szCs w:val="24"/>
        </w:rPr>
        <w:instrText xml:space="preserve"> ADDIN ZOTERO_ITEM CSL_CITATION {"citationID":"ojqHMUfk","properties":{"formattedCitation":"[27]","plainCitation":"[27]","noteIndex":0},"citationItems":[{"id":1929,"uris":["http://zotero.org/users/local/sgFDdPY0/items/FYFAL3CB"],"itemData":{"id":1929,"type":"article-journal","abstract":"Virulence,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E32992" w:rsidRPr="00E32992">
        <w:rPr>
          <w:rFonts w:ascii="Calibri" w:hAnsi="Calibri" w:cs="Calibri"/>
          <w:sz w:val="24"/>
        </w:rPr>
        <w:t>[27]</w:t>
      </w:r>
      <w:r w:rsidR="00947B22">
        <w:rPr>
          <w:sz w:val="24"/>
          <w:szCs w:val="24"/>
        </w:rPr>
        <w:fldChar w:fldCharType="end"/>
      </w:r>
      <w:ins w:id="286" w:author="Samuel Greenrod" w:date="2025-09-05T13:56:00Z" w16du:dateUtc="2025-09-05T12:56:00Z">
        <w:r w:rsidR="00D11C25">
          <w:rPr>
            <w:sz w:val="24"/>
            <w:szCs w:val="24"/>
          </w:rPr>
          <w:t xml:space="preserve"> signifying that</w:t>
        </w:r>
      </w:ins>
      <w:ins w:id="287" w:author="Samuel Greenrod" w:date="2025-08-27T10:50:00Z" w16du:dateUtc="2025-08-27T09:50:00Z">
        <w:r w:rsidR="00FD41CB">
          <w:rPr>
            <w:sz w:val="24"/>
            <w:szCs w:val="24"/>
          </w:rPr>
          <w:t xml:space="preserve"> </w:t>
        </w:r>
      </w:ins>
      <w:ins w:id="288" w:author="Samuel Greenrod" w:date="2025-09-05T13:56:00Z" w16du:dateUtc="2025-09-05T12:56:00Z">
        <w:r w:rsidR="00D11C25">
          <w:rPr>
            <w:sz w:val="24"/>
            <w:szCs w:val="24"/>
          </w:rPr>
          <w:t>i</w:t>
        </w:r>
      </w:ins>
      <w:ins w:id="289" w:author="Samuel Greenrod" w:date="2025-08-27T08:42:00Z" w16du:dateUtc="2025-08-27T07:42:00Z">
        <w:r w:rsidR="00947B22">
          <w:rPr>
            <w:sz w:val="24"/>
            <w:szCs w:val="24"/>
          </w:rPr>
          <w:t>nteractions between competition and environmental stressor selection can</w:t>
        </w:r>
      </w:ins>
      <w:del w:id="290" w:author="Samuel Greenrod" w:date="2025-08-27T08:41:00Z" w16du:dateUtc="2025-08-27T07:41:00Z">
        <w:r w:rsidR="00C163C3" w:rsidDel="00947B22">
          <w:rPr>
            <w:sz w:val="24"/>
            <w:szCs w:val="24"/>
          </w:rPr>
          <w:delText xml:space="preserve">Competition </w:delText>
        </w:r>
        <w:r w:rsidR="00D704B6" w:rsidDel="00947B22">
          <w:rPr>
            <w:sz w:val="24"/>
            <w:szCs w:val="24"/>
          </w:rPr>
          <w:delText>with</w:delText>
        </w:r>
        <w:r w:rsidR="008445EE" w:rsidDel="00947B22">
          <w:rPr>
            <w:sz w:val="24"/>
            <w:szCs w:val="24"/>
          </w:rPr>
          <w:delText xml:space="preserve"> con-specifics </w:delText>
        </w:r>
      </w:del>
      <w:del w:id="291" w:author="Samuel Greenrod" w:date="2025-08-27T08:42:00Z" w16du:dateUtc="2025-08-27T07:42:00Z">
        <w:r w:rsidR="008445EE" w:rsidDel="00947B22">
          <w:rPr>
            <w:sz w:val="24"/>
            <w:szCs w:val="24"/>
          </w:rPr>
          <w:delText xml:space="preserve">can interact with environmental </w:delText>
        </w:r>
        <w:r w:rsidR="006606A0" w:rsidDel="00947B22">
          <w:rPr>
            <w:sz w:val="24"/>
            <w:szCs w:val="24"/>
          </w:rPr>
          <w:delText>stressors</w:delText>
        </w:r>
        <w:r w:rsidR="008445EE" w:rsidDel="00947B22">
          <w:rPr>
            <w:sz w:val="24"/>
            <w:szCs w:val="24"/>
          </w:rPr>
          <w:delText xml:space="preserve"> to</w:delText>
        </w:r>
      </w:del>
      <w:r w:rsidR="008445EE">
        <w:rPr>
          <w:sz w:val="24"/>
          <w:szCs w:val="24"/>
        </w:rPr>
        <w:t xml:space="preserve"> drive parasite evolution</w:t>
      </w:r>
      <w:r w:rsidR="00DB22A9">
        <w:rPr>
          <w:sz w:val="24"/>
          <w:szCs w:val="24"/>
        </w:rPr>
        <w:t xml:space="preserve"> (Greenrod et al., unpublished,</w:t>
      </w:r>
      <w:del w:id="292" w:author="Samuel Greenrod" w:date="2025-08-26T11:00:00Z" w16du:dateUtc="2025-08-26T10:00:00Z">
        <w:r w:rsidR="00DB22A9" w:rsidDel="00903D28">
          <w:rPr>
            <w:sz w:val="24"/>
            <w:szCs w:val="24"/>
          </w:rPr>
          <w:delText xml:space="preserve"> </w:delText>
        </w:r>
      </w:del>
      <w:r w:rsidR="00E52548">
        <w:rPr>
          <w:sz w:val="24"/>
          <w:szCs w:val="24"/>
        </w:rPr>
        <w:t xml:space="preserve"> </w:t>
      </w:r>
      <w:r w:rsidR="00E52548">
        <w:rPr>
          <w:sz w:val="24"/>
          <w:szCs w:val="24"/>
        </w:rPr>
        <w:fldChar w:fldCharType="begin"/>
      </w:r>
      <w:r w:rsidR="00E32992">
        <w:rPr>
          <w:sz w:val="24"/>
          <w:szCs w:val="24"/>
        </w:rPr>
        <w:instrText xml:space="preserve"> ADDIN ZOTERO_ITEM CSL_CITATION {"citationID":"QtYT2v98","properties":{"formattedCitation":"[28]","plainCitation":"[28]","noteIndex":0},"citationItems":[{"id":1923,"uris":["http://zotero.org/users/local/sgFDdPY0/items/ZWQQBE93"],"itemData":{"id":1923,"type":"article-journal","abstract":"Evolution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E32992" w:rsidRPr="00E32992">
        <w:rPr>
          <w:rFonts w:ascii="Calibri" w:hAnsi="Calibri" w:cs="Calibri"/>
          <w:sz w:val="24"/>
        </w:rPr>
        <w:t>[28]</w:t>
      </w:r>
      <w:r w:rsidR="00E52548">
        <w:rPr>
          <w:sz w:val="24"/>
          <w:szCs w:val="24"/>
        </w:rPr>
        <w:fldChar w:fldCharType="end"/>
      </w:r>
      <w:r w:rsidR="00DB22A9">
        <w:rPr>
          <w:sz w:val="24"/>
          <w:szCs w:val="24"/>
        </w:rPr>
        <w:t>)</w:t>
      </w:r>
      <w:r w:rsidR="008445EE">
        <w:rPr>
          <w:sz w:val="24"/>
          <w:szCs w:val="24"/>
        </w:rPr>
        <w:t xml:space="preserve">. </w:t>
      </w:r>
      <w:commentRangeStart w:id="293"/>
      <w:del w:id="294" w:author="Samuel Greenrod" w:date="2025-08-26T11:02:00Z" w16du:dateUtc="2025-08-26T10:02:00Z">
        <w:r w:rsidDel="00903D28">
          <w:rPr>
            <w:sz w:val="24"/>
            <w:szCs w:val="24"/>
          </w:rPr>
          <w:delText xml:space="preserve">Microbial parasites are an ideal system to study environmental complexity and evolution due to their </w:delText>
        </w:r>
        <w:r w:rsidR="00B301B5" w:rsidDel="00903D28">
          <w:rPr>
            <w:sz w:val="24"/>
            <w:szCs w:val="24"/>
          </w:rPr>
          <w:delText xml:space="preserve">sensitivity to environmental stress (Greenrod et al., in press) and </w:delText>
        </w:r>
        <w:r w:rsidDel="00903D28">
          <w:rPr>
            <w:sz w:val="24"/>
            <w:szCs w:val="24"/>
          </w:rPr>
          <w:delText xml:space="preserve">rapid growth and evolution rates </w:delText>
        </w:r>
        <w:r w:rsidDel="00903D28">
          <w:rPr>
            <w:sz w:val="24"/>
            <w:szCs w:val="24"/>
          </w:rPr>
          <w:fldChar w:fldCharType="begin"/>
        </w:r>
        <w:r w:rsidR="00903D28" w:rsidDel="00903D28">
          <w:rPr>
            <w:sz w:val="24"/>
            <w:szCs w:val="24"/>
          </w:rPr>
          <w:delInstrText xml:space="preserve"> ADDIN ZOTERO_ITEM CSL_CITATION {"citationID":"5TNYAAM7","properties":{"formattedCitation":"[26]","plainCitation":"[26]","noteIndex":0},"citationItems":[{"id":3451,"uris":["http://zotero.org/users/local/sgFDdPY0/items/R5N57HTL"],"itemData":{"id":3451,"type":"article-journal","abstract":"The Anthropocene is seeing the human footprint rapidly spreading to all of Earth's ecosystems. The fast-changing biotic and abiotic conditions experienced by all organisms are exerting new and strong selective pressures, and there is a growing list of examples of human-induced evolution in response to anthropogenic impacts. No organism is exempt from these novel selective pressures. Here, we synthesise current knowledge on human-induced evolution in eukaryotic parasites of animals, and present a multidisciplinary framework for its study and monitoring. Parasites generally have short generation times and huge fecundity, features that predispose them for rapid evolution. We begin by reviewing evidence that parasites often have substantial standing genetic variation, and examples of their rapid evolution both under conditions of livestock production and in serial passage experiments. We then present a two-step conceptual overview of the causal chain linking anthropogenic impacts to parasite evolution. First, we review the major anthropogenic factors impacting parasites, and identify the selective pressures they exert on parasites through increased mortality of either infective stages or adult parasites, or through changes in host density, quality or immunity. Second, we discuss what new phenotypic traits are likely to be favoured by the new selective pressures resulting from altered parasite mortality or host changes; we focus mostly on parasite virulence and basic life-history traits, as these most directly influence the transmission success of parasites and the pathology they induce. To illustrate the kinds of evolutionary changes in parasites anticipated in the Anthropocene, we present a few scenarios, either already documented or hypothetical but plausible, involving parasite taxa in livestock, aquaculture and natural systems. Finally, we offer several approaches for investigations and real-time monitoring of rapid, human-induced evolution in parasites, ranging from controlled experiments to the use of state-of-the-art genomic tools. The implications of fast-evolving parasites in the Anthropocene for disease emergence and the dynamics of infections in domestic animals and wildlife are concerning. Broader recognition that it is not only the conditions for parasite transmission that are changing, but the parasites themselves, is needed to meet better the challenges ahead.","container-title":"Biological Reviews","DOI":"10.1111/brv.13118","ISSN":"1469-185X","issue":"6","language":"en","license":"© 2024 The Author(s). Biological Reviews published by John Wiley &amp; Sons Ltd on behalf of Cambridge Philosophical Society.","note":"_eprint: https://onlinelibrary.wiley.com/doi/pdf/10.1111/brv.13118","page":"2234-2252","source":"Wiley Online Library","title":"Evolution of parasites in the Anthropocene: new pressures, new adaptive directions","title-short":"Evolution of parasites in the Anthropocene","volume":"99","author":[{"family":"Poulin","given":"Robert"},{"family":"Salloum","given":"Priscila M."},{"family":"Bennett","given":"Jerusha"}],"issued":{"date-parts":[["2024"]]}}}],"schema":"https://github.com/citation-style-language/schema/raw/master/csl-citation.json"} </w:delInstrText>
        </w:r>
        <w:r w:rsidDel="00903D28">
          <w:rPr>
            <w:sz w:val="24"/>
            <w:szCs w:val="24"/>
          </w:rPr>
          <w:fldChar w:fldCharType="separate"/>
        </w:r>
        <w:r w:rsidR="00903D28" w:rsidRPr="00903D28" w:rsidDel="00903D28">
          <w:rPr>
            <w:rFonts w:ascii="Calibri" w:hAnsi="Calibri" w:cs="Calibri"/>
            <w:sz w:val="24"/>
          </w:rPr>
          <w:delText>[26]</w:delText>
        </w:r>
        <w:r w:rsidDel="00903D28">
          <w:rPr>
            <w:sz w:val="24"/>
            <w:szCs w:val="24"/>
          </w:rPr>
          <w:fldChar w:fldCharType="end"/>
        </w:r>
        <w:r w:rsidDel="00903D28">
          <w:rPr>
            <w:sz w:val="24"/>
            <w:szCs w:val="24"/>
          </w:rPr>
          <w:delText xml:space="preserve">. </w:delText>
        </w:r>
        <w:commentRangeEnd w:id="293"/>
        <w:r w:rsidR="00D30C11" w:rsidDel="00903D28">
          <w:rPr>
            <w:rStyle w:val="CommentReference"/>
          </w:rPr>
          <w:commentReference w:id="293"/>
        </w:r>
        <w:r w:rsidR="00DB22A9" w:rsidDel="00903D28">
          <w:rPr>
            <w:sz w:val="24"/>
            <w:szCs w:val="24"/>
          </w:rPr>
          <w:delText>By</w:delText>
        </w:r>
        <w:r w:rsidR="006606A0" w:rsidDel="00903D28">
          <w:rPr>
            <w:sz w:val="24"/>
            <w:szCs w:val="24"/>
          </w:rPr>
          <w:delText xml:space="preserve"> altering </w:delText>
        </w:r>
        <w:r w:rsidR="00020DB8" w:rsidDel="00903D28">
          <w:rPr>
            <w:sz w:val="24"/>
            <w:szCs w:val="24"/>
          </w:rPr>
          <w:delText>growth conditions</w:delText>
        </w:r>
        <w:r w:rsidR="006606A0" w:rsidDel="00903D28">
          <w:rPr>
            <w:sz w:val="24"/>
            <w:szCs w:val="24"/>
          </w:rPr>
          <w:delText xml:space="preserve"> and </w:delText>
        </w:r>
        <w:r w:rsidR="002565F8" w:rsidDel="00903D28">
          <w:rPr>
            <w:sz w:val="24"/>
            <w:szCs w:val="24"/>
          </w:rPr>
          <w:delText xml:space="preserve">the </w:delText>
        </w:r>
        <w:r w:rsidR="006606A0" w:rsidDel="00903D28">
          <w:rPr>
            <w:sz w:val="24"/>
            <w:szCs w:val="24"/>
          </w:rPr>
          <w:delText xml:space="preserve">presence of competitors, experimenters can </w:delText>
        </w:r>
        <w:r w:rsidR="00DB22A9" w:rsidDel="00903D28">
          <w:rPr>
            <w:sz w:val="24"/>
            <w:szCs w:val="24"/>
          </w:rPr>
          <w:delText xml:space="preserve">directly </w:delText>
        </w:r>
        <w:r w:rsidR="006606A0" w:rsidDel="00903D28">
          <w:rPr>
            <w:sz w:val="24"/>
            <w:szCs w:val="24"/>
          </w:rPr>
          <w:delText xml:space="preserve">assess </w:delText>
        </w:r>
        <w:r w:rsidR="00C163C3" w:rsidDel="00903D28">
          <w:rPr>
            <w:sz w:val="24"/>
            <w:szCs w:val="24"/>
          </w:rPr>
          <w:delText xml:space="preserve">parasite </w:delText>
        </w:r>
        <w:r w:rsidR="006606A0" w:rsidDel="00903D28">
          <w:rPr>
            <w:sz w:val="24"/>
            <w:szCs w:val="24"/>
          </w:rPr>
          <w:delText xml:space="preserve">evolution under </w:delText>
        </w:r>
        <w:r w:rsidR="00CB6F1F" w:rsidDel="00903D28">
          <w:rPr>
            <w:sz w:val="24"/>
            <w:szCs w:val="24"/>
          </w:rPr>
          <w:delText xml:space="preserve">a variety of environmental stressors </w:delText>
        </w:r>
        <w:r w:rsidR="00DB22A9" w:rsidDel="00903D28">
          <w:rPr>
            <w:sz w:val="24"/>
            <w:szCs w:val="24"/>
          </w:rPr>
          <w:fldChar w:fldCharType="begin"/>
        </w:r>
        <w:r w:rsidR="00DC3FCC" w:rsidDel="00903D28">
          <w:rPr>
            <w:sz w:val="24"/>
            <w:szCs w:val="24"/>
          </w:rPr>
          <w:delInstrText xml:space="preserve"> ADDIN ZOTERO_ITEM CSL_CITATION {"citationID":"qLzv6XGQ","properties":{"formattedCitation":"[25]","plainCitation":"[25]","noteIndex":0},"citationItems":[{"id":789,"uris":["http://zotero.org/users/local/sgFDdPY0/items/9MWNXZWP"],"itemData":{"id":789,"type":"article-journal","abstract":"Why infer evolution when you can watch it happen in real time? This is the basic premise of using populations of fast-replicating microorganisms in test tubes to study evolution. The approach, known as experimental evolution, has provided a way of testing many of the key hypotheses that arose from the modern evolutionary synthesis. However, details of the unnatural histories of microorganisms in test tubes can be extrapolated only so far. Potential future directions for the approach include studying microbial evolution for its own sake under the most natural conditions possible in the test tube, and testing some qualitative theories of genome evolution.","container-title":"Nature","DOI":"10.1038/nature07892","ISSN":"1476-4687","issue":"7231","language":"en","license":"2009 Nature Publishing Group","note":"number: 7231\npublisher: Nature Publishing Group","page":"824-829","source":"www.nature.com","title":"The Beagle in a bottle","volume":"457","author":[{"family":"Buckling","given":"Angus"},{"family":"Craig Maclean","given":"R."},{"family":"Brockhurst","given":"Michael A."},{"family":"Colegrave","given":"Nick"}],"issued":{"date-parts":[["2009",2]]}}}],"schema":"https://github.com/citation-style-language/schema/raw/master/csl-citation.json"} </w:delInstrText>
        </w:r>
        <w:r w:rsidR="00DB22A9" w:rsidDel="00903D28">
          <w:rPr>
            <w:sz w:val="24"/>
            <w:szCs w:val="24"/>
          </w:rPr>
          <w:fldChar w:fldCharType="separate"/>
        </w:r>
        <w:r w:rsidR="00DC3FCC" w:rsidRPr="00DC3FCC" w:rsidDel="00903D28">
          <w:rPr>
            <w:rFonts w:ascii="Calibri" w:hAnsi="Calibri" w:cs="Calibri"/>
            <w:sz w:val="24"/>
          </w:rPr>
          <w:delText>[25]</w:delText>
        </w:r>
        <w:r w:rsidR="00DB22A9" w:rsidDel="00903D28">
          <w:rPr>
            <w:sz w:val="24"/>
            <w:szCs w:val="24"/>
          </w:rPr>
          <w:fldChar w:fldCharType="end"/>
        </w:r>
        <w:r w:rsidR="006606A0" w:rsidDel="00903D28">
          <w:rPr>
            <w:sz w:val="24"/>
            <w:szCs w:val="24"/>
          </w:rPr>
          <w:delText xml:space="preserve">. </w:delText>
        </w:r>
      </w:del>
    </w:p>
    <w:p w14:paraId="388847CE" w14:textId="71145285" w:rsidR="00631797" w:rsidRPr="001B3010" w:rsidRDefault="00D30C11" w:rsidP="001B3010">
      <w:pPr>
        <w:jc w:val="both"/>
        <w:rPr>
          <w:sz w:val="24"/>
          <w:szCs w:val="24"/>
        </w:rPr>
      </w:pPr>
      <w:ins w:id="295" w:author="Kayla King" w:date="2025-08-23T16:00:00Z" w16du:dateUtc="2025-08-23T23:00:00Z">
        <w:r>
          <w:rPr>
            <w:sz w:val="24"/>
            <w:szCs w:val="24"/>
          </w:rPr>
          <w:t>Whil</w:t>
        </w:r>
      </w:ins>
      <w:ins w:id="296" w:author="Samuel Greenrod" w:date="2025-08-27T08:43:00Z" w16du:dateUtc="2025-08-27T07:43:00Z">
        <w:r w:rsidR="00947B22">
          <w:rPr>
            <w:sz w:val="24"/>
            <w:szCs w:val="24"/>
          </w:rPr>
          <w:t>e</w:t>
        </w:r>
      </w:ins>
      <w:ins w:id="297" w:author="Kayla King" w:date="2025-08-23T16:00:00Z" w16du:dateUtc="2025-08-23T23:00:00Z">
        <w:del w:id="298" w:author="Samuel Greenrod" w:date="2025-08-27T08:43:00Z" w16du:dateUtc="2025-08-27T07:43:00Z">
          <w:r w:rsidDel="00947B22">
            <w:rPr>
              <w:sz w:val="24"/>
              <w:szCs w:val="24"/>
            </w:rPr>
            <w:delText>st</w:delText>
          </w:r>
        </w:del>
        <w:r>
          <w:rPr>
            <w:sz w:val="24"/>
            <w:szCs w:val="24"/>
          </w:rPr>
          <w:t xml:space="preserve"> </w:t>
        </w:r>
      </w:ins>
      <w:del w:id="299" w:author="Kayla King" w:date="2025-08-23T16:00:00Z" w16du:dateUtc="2025-08-23T23:00:00Z">
        <w:r w:rsidR="00FD7B82" w:rsidDel="00D30C11">
          <w:rPr>
            <w:sz w:val="24"/>
            <w:szCs w:val="24"/>
          </w:rPr>
          <w:delText>T</w:delText>
        </w:r>
      </w:del>
      <w:ins w:id="300" w:author="Kayla King" w:date="2025-08-23T16:00:00Z" w16du:dateUtc="2025-08-23T23:00:00Z">
        <w:del w:id="301" w:author="Samuel Greenrod" w:date="2025-08-27T08:43:00Z" w16du:dateUtc="2025-08-27T07:43:00Z">
          <w:r w:rsidDel="00947B22">
            <w:rPr>
              <w:sz w:val="24"/>
              <w:szCs w:val="24"/>
            </w:rPr>
            <w:delText>t</w:delText>
          </w:r>
        </w:del>
      </w:ins>
      <w:del w:id="302" w:author="Samuel Greenrod" w:date="2025-08-27T08:43:00Z" w16du:dateUtc="2025-08-27T07:43:00Z">
        <w:r w:rsidR="00FD7B82" w:rsidDel="00947B22">
          <w:rPr>
            <w:sz w:val="24"/>
            <w:szCs w:val="24"/>
          </w:rPr>
          <w:delText>emporal</w:delText>
        </w:r>
      </w:del>
      <w:ins w:id="303" w:author="Samuel Greenrod" w:date="2025-08-27T08:43:00Z" w16du:dateUtc="2025-08-27T07:43:00Z">
        <w:r w:rsidR="00947B22">
          <w:rPr>
            <w:sz w:val="24"/>
            <w:szCs w:val="24"/>
          </w:rPr>
          <w:t>thermal</w:t>
        </w:r>
      </w:ins>
      <w:r w:rsidR="00FD7B82">
        <w:rPr>
          <w:sz w:val="24"/>
          <w:szCs w:val="24"/>
        </w:rPr>
        <w:t xml:space="preserve"> heterogeneity is predicted </w:t>
      </w:r>
      <w:r w:rsidR="003E468C">
        <w:rPr>
          <w:sz w:val="24"/>
          <w:szCs w:val="24"/>
        </w:rPr>
        <w:t>to select for</w:t>
      </w:r>
      <w:r w:rsidR="00020DB8">
        <w:rPr>
          <w:sz w:val="24"/>
          <w:szCs w:val="24"/>
        </w:rPr>
        <w:t xml:space="preserve"> generalist </w:t>
      </w:r>
      <w:ins w:id="304" w:author="Samuel Greenrod" w:date="2025-08-27T10:43:00Z" w16du:dateUtc="2025-08-27T09:43:00Z">
        <w:r w:rsidR="00E522FB">
          <w:rPr>
            <w:sz w:val="24"/>
            <w:szCs w:val="24"/>
          </w:rPr>
          <w:t xml:space="preserve">parasite </w:t>
        </w:r>
      </w:ins>
      <w:r w:rsidR="003E468C">
        <w:rPr>
          <w:sz w:val="24"/>
          <w:szCs w:val="24"/>
        </w:rPr>
        <w:t xml:space="preserve">populations and </w:t>
      </w:r>
      <w:del w:id="305" w:author="Samuel Greenrod" w:date="2025-08-27T08:43:00Z" w16du:dateUtc="2025-08-27T07:43:00Z">
        <w:r w:rsidR="003E468C" w:rsidDel="00947B22">
          <w:rPr>
            <w:sz w:val="24"/>
            <w:szCs w:val="24"/>
          </w:rPr>
          <w:delText xml:space="preserve">promote </w:delText>
        </w:r>
      </w:del>
      <w:ins w:id="306" w:author="Samuel Greenrod" w:date="2025-08-27T08:43:00Z" w16du:dateUtc="2025-08-27T07:43:00Z">
        <w:r w:rsidR="00947B22">
          <w:rPr>
            <w:sz w:val="24"/>
            <w:szCs w:val="24"/>
          </w:rPr>
          <w:t xml:space="preserve">promote </w:t>
        </w:r>
      </w:ins>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ins w:id="307" w:author="Kayla King" w:date="2025-08-23T16:00:00Z" w16du:dateUtc="2025-08-23T23:00:00Z">
        <w:r>
          <w:rPr>
            <w:sz w:val="24"/>
            <w:szCs w:val="24"/>
          </w:rPr>
          <w:t>,</w:t>
        </w:r>
      </w:ins>
      <w:ins w:id="308" w:author="Kayla King" w:date="2025-08-23T16:01:00Z" w16du:dateUtc="2025-08-23T23:01:00Z">
        <w:r>
          <w:rPr>
            <w:sz w:val="24"/>
            <w:szCs w:val="24"/>
          </w:rPr>
          <w:t xml:space="preserve"> the addition of other environmental stressors should constrain </w:t>
        </w:r>
      </w:ins>
      <w:ins w:id="309" w:author="Samuel Greenrod" w:date="2025-08-27T10:43:00Z" w16du:dateUtc="2025-08-27T09:43:00Z">
        <w:r w:rsidR="00E522FB">
          <w:rPr>
            <w:sz w:val="24"/>
            <w:szCs w:val="24"/>
          </w:rPr>
          <w:t xml:space="preserve">parasite </w:t>
        </w:r>
      </w:ins>
      <w:ins w:id="310" w:author="Kayla King" w:date="2025-08-23T16:00:00Z" w16du:dateUtc="2025-08-23T23:00:00Z">
        <w:r>
          <w:rPr>
            <w:sz w:val="24"/>
            <w:szCs w:val="24"/>
          </w:rPr>
          <w:t>adaptat</w:t>
        </w:r>
      </w:ins>
      <w:ins w:id="311" w:author="Kayla King" w:date="2025-08-23T16:01:00Z" w16du:dateUtc="2025-08-23T23:01:00Z">
        <w:r>
          <w:rPr>
            <w:sz w:val="24"/>
            <w:szCs w:val="24"/>
          </w:rPr>
          <w:t>ion</w:t>
        </w:r>
        <w:del w:id="312" w:author="Samuel Greenrod" w:date="2025-08-27T08:43:00Z" w16du:dateUtc="2025-08-27T07:43:00Z">
          <w:r w:rsidDel="00947B22">
            <w:rPr>
              <w:sz w:val="24"/>
              <w:szCs w:val="24"/>
            </w:rPr>
            <w:delText xml:space="preserve"> </w:delText>
          </w:r>
        </w:del>
      </w:ins>
      <w:del w:id="313" w:author="Kayla King" w:date="2025-08-23T16:00:00Z" w16du:dateUtc="2025-08-23T23:00:00Z">
        <w:r w:rsidR="00FD7B82" w:rsidDel="00D30C11">
          <w:rPr>
            <w:sz w:val="24"/>
            <w:szCs w:val="24"/>
          </w:rPr>
          <w:delText>.</w:delText>
        </w:r>
      </w:del>
      <w:del w:id="314" w:author="Kayla King" w:date="2025-08-23T16:01:00Z" w16du:dateUtc="2025-08-23T23:01:00Z">
        <w:r w:rsidR="00FD7B82" w:rsidDel="00D30C11">
          <w:rPr>
            <w:sz w:val="24"/>
            <w:szCs w:val="24"/>
          </w:rPr>
          <w:delText xml:space="preserve"> However, combined </w:delText>
        </w:r>
        <w:r w:rsidR="008A38DD" w:rsidDel="00D30C11">
          <w:rPr>
            <w:sz w:val="24"/>
            <w:szCs w:val="24"/>
          </w:rPr>
          <w:delText xml:space="preserve">selection </w:delText>
        </w:r>
        <w:r w:rsidR="005B5068" w:rsidDel="00D30C11">
          <w:rPr>
            <w:sz w:val="24"/>
            <w:szCs w:val="24"/>
          </w:rPr>
          <w:delText>of</w:delText>
        </w:r>
        <w:r w:rsidR="008A38DD" w:rsidDel="00D30C11">
          <w:rPr>
            <w:sz w:val="24"/>
            <w:szCs w:val="24"/>
          </w:rPr>
          <w:delText xml:space="preserve"> </w:delText>
        </w:r>
        <w:r w:rsidR="00FD7B82" w:rsidDel="00D30C11">
          <w:rPr>
            <w:sz w:val="24"/>
            <w:szCs w:val="24"/>
          </w:rPr>
          <w:delText xml:space="preserve">temporal heterogeneity and </w:delText>
        </w:r>
        <w:r w:rsidR="008A38DD" w:rsidDel="00D30C11">
          <w:rPr>
            <w:sz w:val="24"/>
            <w:szCs w:val="24"/>
          </w:rPr>
          <w:delText xml:space="preserve">other </w:delText>
        </w:r>
        <w:r w:rsidR="005B5068" w:rsidDel="00D30C11">
          <w:rPr>
            <w:sz w:val="24"/>
            <w:szCs w:val="24"/>
          </w:rPr>
          <w:delText>environmental stressors</w:delText>
        </w:r>
        <w:r w:rsidR="008A38DD" w:rsidDel="00D30C11">
          <w:rPr>
            <w:sz w:val="24"/>
            <w:szCs w:val="24"/>
          </w:rPr>
          <w:delText xml:space="preserve"> </w:delText>
        </w:r>
        <w:r w:rsidR="00CB6F1F" w:rsidDel="00D30C11">
          <w:rPr>
            <w:sz w:val="24"/>
            <w:szCs w:val="24"/>
          </w:rPr>
          <w:delText>is</w:delText>
        </w:r>
        <w:r w:rsidR="00FD7B82" w:rsidDel="00D30C11">
          <w:rPr>
            <w:sz w:val="24"/>
            <w:szCs w:val="24"/>
          </w:rPr>
          <w:delText xml:space="preserve"> predicted to </w:delText>
        </w:r>
        <w:r w:rsidR="008A38DD" w:rsidDel="00D30C11">
          <w:rPr>
            <w:sz w:val="24"/>
            <w:szCs w:val="24"/>
          </w:rPr>
          <w:delText xml:space="preserve">constrain evolution rates </w:delText>
        </w:r>
        <w:r w:rsidR="00FD7B82" w:rsidDel="00D30C11">
          <w:rPr>
            <w:sz w:val="24"/>
            <w:szCs w:val="24"/>
          </w:rPr>
          <w:delText xml:space="preserve">and prevent </w:delText>
        </w:r>
        <w:r w:rsidR="00C163C3" w:rsidDel="00D30C11">
          <w:rPr>
            <w:sz w:val="24"/>
            <w:szCs w:val="24"/>
          </w:rPr>
          <w:delText>adaptation</w:delText>
        </w:r>
      </w:del>
      <w:r w:rsidR="00DC3FCC">
        <w:rPr>
          <w:sz w:val="24"/>
          <w:szCs w:val="24"/>
        </w:rPr>
        <w:t xml:space="preserve"> </w:t>
      </w:r>
      <w:r w:rsidR="00DC3FCC">
        <w:rPr>
          <w:sz w:val="24"/>
          <w:szCs w:val="24"/>
        </w:rPr>
        <w:fldChar w:fldCharType="begin"/>
      </w:r>
      <w:r w:rsidR="00102EE8">
        <w:rPr>
          <w:sz w:val="24"/>
          <w:szCs w:val="24"/>
        </w:rPr>
        <w:instrText xml:space="preserve"> ADDIN ZOTERO_ITEM CSL_CITATION {"citationID":"yBX7GCPD","properties":{"formattedCitation":"[15]","plainCitation":"[15]","noteIndex":0},"citationItems":[{"id":3436,"uris":["http://zotero.org/users/local/sgFDdPY0/items/LM4QMI28"],"itemData":{"id":3436,"type":"article-journal","abstract":"The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102EE8" w:rsidRPr="00102EE8">
        <w:rPr>
          <w:rFonts w:ascii="Calibri" w:hAnsi="Calibri" w:cs="Calibri"/>
          <w:sz w:val="24"/>
        </w:rPr>
        <w:t>[15]</w:t>
      </w:r>
      <w:r w:rsidR="00DC3FCC">
        <w:rPr>
          <w:sz w:val="24"/>
          <w:szCs w:val="24"/>
        </w:rPr>
        <w:fldChar w:fldCharType="end"/>
      </w:r>
      <w:r w:rsidR="008A38DD">
        <w:rPr>
          <w:sz w:val="24"/>
          <w:szCs w:val="24"/>
        </w:rPr>
        <w:t xml:space="preserve">. </w:t>
      </w:r>
      <w:del w:id="315" w:author="Kayla King" w:date="2025-08-23T16:02:00Z" w16du:dateUtc="2025-08-23T23:02:00Z">
        <w:r w:rsidR="008A38DD" w:rsidRPr="00D63369" w:rsidDel="00D30C11">
          <w:rPr>
            <w:sz w:val="24"/>
            <w:szCs w:val="24"/>
          </w:rPr>
          <w:delText>To</w:delText>
        </w:r>
        <w:r w:rsidR="008A38DD" w:rsidDel="00D30C11">
          <w:rPr>
            <w:sz w:val="24"/>
            <w:szCs w:val="24"/>
          </w:rPr>
          <w:delText xml:space="preserve"> test these predictions, w</w:delText>
        </w:r>
      </w:del>
      <w:ins w:id="316" w:author="Kayla King" w:date="2025-08-23T16:02:00Z" w16du:dateUtc="2025-08-23T23:02:00Z">
        <w:r>
          <w:rPr>
            <w:sz w:val="24"/>
            <w:szCs w:val="24"/>
          </w:rPr>
          <w:t>W</w:t>
        </w:r>
      </w:ins>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w:t>
      </w:r>
      <w:proofErr w:type="spellStart"/>
      <w:r w:rsidR="008A38DD">
        <w:rPr>
          <w:sz w:val="24"/>
          <w:szCs w:val="24"/>
        </w:rPr>
        <w:t>Phages</w:t>
      </w:r>
      <w:proofErr w:type="spellEnd"/>
      <w:r w:rsidR="008A38DD">
        <w:rPr>
          <w:sz w:val="24"/>
          <w:szCs w:val="24"/>
        </w:rPr>
        <w:t xml:space="preserve"> </w:t>
      </w:r>
      <w:proofErr w:type="gramStart"/>
      <w:r w:rsidR="008A38DD">
        <w:rPr>
          <w:sz w:val="24"/>
          <w:szCs w:val="24"/>
        </w:rPr>
        <w:t>were evolved</w:t>
      </w:r>
      <w:proofErr w:type="gramEnd"/>
      <w:r w:rsidR="008A38DD">
        <w:rPr>
          <w:sz w:val="24"/>
          <w:szCs w:val="24"/>
        </w:rPr>
        <w:t xml:space="preserve"> with </w:t>
      </w:r>
      <w:r w:rsidR="00CB6F1F">
        <w:rPr>
          <w:sz w:val="24"/>
          <w:szCs w:val="24"/>
        </w:rPr>
        <w:t>a non-evolving</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w:t>
      </w:r>
      <w:del w:id="317" w:author="Kayla King" w:date="2025-08-23T16:02:00Z" w16du:dateUtc="2025-08-23T23:02:00Z">
        <w:r w:rsidR="00C651A9" w:rsidDel="00D30C11">
          <w:rPr>
            <w:sz w:val="24"/>
            <w:szCs w:val="24"/>
          </w:rPr>
          <w:delText xml:space="preserve">then </w:delText>
        </w:r>
      </w:del>
      <w:r w:rsidR="00C651A9">
        <w:rPr>
          <w:sz w:val="24"/>
          <w:szCs w:val="24"/>
        </w:rPr>
        <w:t xml:space="preserve">compared </w:t>
      </w:r>
      <w:r w:rsidR="008A38DD">
        <w:rPr>
          <w:sz w:val="24"/>
          <w:szCs w:val="24"/>
        </w:rPr>
        <w:t xml:space="preserve">fluctuating evolved populations with </w:t>
      </w:r>
      <w:r w:rsidR="00CB6F1F">
        <w:rPr>
          <w:sz w:val="24"/>
          <w:szCs w:val="24"/>
        </w:rPr>
        <w:t xml:space="preserve">parallel evolving </w:t>
      </w:r>
      <w:r w:rsidR="008A38DD">
        <w:rPr>
          <w:sz w:val="24"/>
          <w:szCs w:val="24"/>
        </w:rPr>
        <w:t>static temperature lines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 xml:space="preserve">C) </w:t>
      </w:r>
      <w:r w:rsidR="00CB6F1F">
        <w:rPr>
          <w:sz w:val="24"/>
          <w:szCs w:val="24"/>
        </w:rPr>
        <w:t>presented in</w:t>
      </w:r>
      <w:r w:rsidR="008A38DD">
        <w:rPr>
          <w:sz w:val="24"/>
          <w:szCs w:val="24"/>
        </w:rPr>
        <w:t xml:space="preserve"> Greenrod et al. (</w:t>
      </w:r>
      <w:r w:rsidR="00CB6F1F">
        <w:rPr>
          <w:sz w:val="24"/>
          <w:szCs w:val="24"/>
        </w:rPr>
        <w:t>unpublished</w:t>
      </w:r>
      <w:r w:rsidR="008A38DD">
        <w:rPr>
          <w:sz w:val="24"/>
          <w:szCs w:val="24"/>
        </w:rPr>
        <w:t xml:space="preserve">). </w:t>
      </w:r>
      <w:r w:rsidR="001B3010" w:rsidRPr="001B3010">
        <w:rPr>
          <w:sz w:val="24"/>
          <w:szCs w:val="24"/>
        </w:rPr>
        <w:t xml:space="preserve">We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commentRangeStart w:id="318"/>
      <w:r w:rsidRPr="00C754E8">
        <w:rPr>
          <w:b/>
          <w:bCs/>
          <w:sz w:val="28"/>
          <w:szCs w:val="28"/>
        </w:rPr>
        <w:t>Methods and Materials</w:t>
      </w:r>
      <w:commentRangeEnd w:id="318"/>
      <w:r w:rsidR="00217AEB">
        <w:rPr>
          <w:rStyle w:val="CommentReference"/>
        </w:rPr>
        <w:commentReference w:id="318"/>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02939EAE" w:rsidR="00C754E8" w:rsidRPr="00C754E8" w:rsidRDefault="00C754E8" w:rsidP="00C754E8">
      <w:pPr>
        <w:jc w:val="both"/>
        <w:rPr>
          <w:sz w:val="24"/>
          <w:szCs w:val="24"/>
        </w:rPr>
      </w:pPr>
      <w:r w:rsidRPr="00C754E8">
        <w:rPr>
          <w:sz w:val="24"/>
          <w:szCs w:val="24"/>
        </w:rPr>
        <w:t xml:space="preserve">This study builds on a previously published experimental framework </w:t>
      </w:r>
      <w:r>
        <w:rPr>
          <w:sz w:val="24"/>
          <w:szCs w:val="24"/>
        </w:rPr>
        <w:t xml:space="preserve">(Greenrod et al., unpublished) </w:t>
      </w:r>
      <w:r w:rsidRPr="00C754E8">
        <w:rPr>
          <w:sz w:val="24"/>
          <w:szCs w:val="24"/>
        </w:rPr>
        <w:t xml:space="preserve">using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w:t>
      </w:r>
      <w:proofErr w:type="spellStart"/>
      <w:r w:rsidRPr="00C754E8">
        <w:rPr>
          <w:sz w:val="24"/>
          <w:szCs w:val="24"/>
        </w:rPr>
        <w:t>phages</w:t>
      </w:r>
      <w:proofErr w:type="spellEnd"/>
      <w:r w:rsidRPr="00C754E8">
        <w:rPr>
          <w:sz w:val="24"/>
          <w:szCs w:val="24"/>
        </w:rPr>
        <w:t xml:space="preserve">, φLUZ19 and φ14-1, were </w:t>
      </w:r>
      <w:r w:rsidR="002565F8">
        <w:rPr>
          <w:sz w:val="24"/>
          <w:szCs w:val="24"/>
        </w:rPr>
        <w:t>used</w:t>
      </w:r>
      <w:r w:rsidRPr="00C754E8">
        <w:rPr>
          <w:sz w:val="24"/>
          <w:szCs w:val="24"/>
        </w:rPr>
        <w:t xml:space="preserve"> due to their known thermal response differences: φLUZ19 </w:t>
      </w:r>
      <w:r w:rsidRPr="00C754E8">
        <w:rPr>
          <w:sz w:val="24"/>
          <w:szCs w:val="24"/>
        </w:rPr>
        <w:lastRenderedPageBreak/>
        <w:t xml:space="preserve">performs well at both 37°C and 42°C, while φ14-1 is growth-restricted at 42°C </w:t>
      </w:r>
      <w:r w:rsidR="005000C1">
        <w:rPr>
          <w:sz w:val="24"/>
          <w:szCs w:val="24"/>
        </w:rPr>
        <w:fldChar w:fldCharType="begin"/>
      </w:r>
      <w:r w:rsidR="00E32992">
        <w:rPr>
          <w:sz w:val="24"/>
          <w:szCs w:val="24"/>
        </w:rPr>
        <w:instrText xml:space="preserve"> ADDIN ZOTERO_ITEM CSL_CITATION {"citationID":"La5EerWz","properties":{"formattedCitation":"[29]","plainCitation":"[29]","noteIndex":0},"citationItems":[{"id":2201,"uris":["http://zotero.org/users/local/sgFDdPY0/items/ZKZP7LIY"],"itemData":{"id":2201,"type":"article-journal","container-title":"Applied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E32992" w:rsidRPr="00E32992">
        <w:rPr>
          <w:rFonts w:ascii="Calibri" w:hAnsi="Calibri" w:cs="Calibri"/>
          <w:sz w:val="24"/>
        </w:rPr>
        <w:t>[29]</w:t>
      </w:r>
      <w:r w:rsidR="005000C1">
        <w:rPr>
          <w:sz w:val="24"/>
          <w:szCs w:val="24"/>
        </w:rPr>
        <w:fldChar w:fldCharType="end"/>
      </w:r>
      <w:r w:rsidRPr="00C754E8">
        <w:rPr>
          <w:sz w:val="24"/>
          <w:szCs w:val="24"/>
        </w:rPr>
        <w:t xml:space="preserve">. Phage lysates and bacterial stocks were prepared </w:t>
      </w:r>
      <w:r w:rsidR="005000C1">
        <w:rPr>
          <w:sz w:val="24"/>
          <w:szCs w:val="24"/>
        </w:rPr>
        <w:t xml:space="preserve">as in ref </w:t>
      </w:r>
      <w:r w:rsidR="005000C1">
        <w:rPr>
          <w:sz w:val="24"/>
          <w:szCs w:val="24"/>
        </w:rPr>
        <w:fldChar w:fldCharType="begin"/>
      </w:r>
      <w:r w:rsidR="00E32992">
        <w:rPr>
          <w:sz w:val="24"/>
          <w:szCs w:val="24"/>
        </w:rPr>
        <w:instrText xml:space="preserve"> ADDIN ZOTERO_ITEM CSL_CITATION {"citationID":"ve1dHb37","properties":{"formattedCitation":"[29]","plainCitation":"[29]","noteIndex":0},"citationItems":[{"id":2201,"uris":["http://zotero.org/users/local/sgFDdPY0/items/ZKZP7LIY"],"itemData":{"id":2201,"type":"article-journal","container-title":"Applied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E32992" w:rsidRPr="00E32992">
        <w:rPr>
          <w:rFonts w:ascii="Calibri" w:hAnsi="Calibri" w:cs="Calibri"/>
          <w:sz w:val="24"/>
        </w:rPr>
        <w:t>[29]</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18B5945E" w:rsidR="00C754E8" w:rsidRPr="00C754E8" w:rsidRDefault="00C754E8" w:rsidP="00C754E8">
      <w:pPr>
        <w:jc w:val="both"/>
        <w:rPr>
          <w:sz w:val="24"/>
          <w:szCs w:val="24"/>
        </w:rPr>
      </w:pPr>
      <w:r w:rsidRPr="00C754E8">
        <w:rPr>
          <w:sz w:val="24"/>
          <w:szCs w:val="24"/>
        </w:rPr>
        <w:t>The experimental evolution design closely followed that of</w:t>
      </w:r>
      <w:r w:rsidR="005000C1">
        <w:rPr>
          <w:sz w:val="24"/>
          <w:szCs w:val="24"/>
        </w:rPr>
        <w:t xml:space="preserve"> Greenrod et al.</w:t>
      </w:r>
      <w:r w:rsidRPr="00C754E8">
        <w:rPr>
          <w:sz w:val="24"/>
          <w:szCs w:val="24"/>
        </w:rPr>
        <w:t xml:space="preserve">, with additional treatments incorporating fluctuating temperatures. </w:t>
      </w:r>
      <w:proofErr w:type="spellStart"/>
      <w:r w:rsidRPr="00C754E8">
        <w:rPr>
          <w:sz w:val="24"/>
          <w:szCs w:val="24"/>
        </w:rPr>
        <w:t>Phages</w:t>
      </w:r>
      <w:proofErr w:type="spellEnd"/>
      <w:r w:rsidRPr="00C754E8">
        <w:rPr>
          <w:sz w:val="24"/>
          <w:szCs w:val="24"/>
        </w:rPr>
        <w:t xml:space="preserve">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4B6F2F06" w:rsidR="00C754E8" w:rsidRPr="00C754E8" w:rsidRDefault="005000C1" w:rsidP="00C754E8">
      <w:pPr>
        <w:jc w:val="both"/>
        <w:rPr>
          <w:sz w:val="24"/>
          <w:szCs w:val="24"/>
        </w:rPr>
      </w:pPr>
      <w:r w:rsidRPr="000E6C18">
        <w:rPr>
          <w:sz w:val="24"/>
          <w:szCs w:val="24"/>
        </w:rPr>
        <w:t xml:space="preserve">Phage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w:t>
      </w:r>
      <w:proofErr w:type="gramStart"/>
      <w:r w:rsidRPr="000E6C18">
        <w:rPr>
          <w:sz w:val="24"/>
          <w:szCs w:val="24"/>
        </w:rPr>
        <w:t>loose-lid</w:t>
      </w:r>
      <w:proofErr w:type="gramEnd"/>
      <w:r w:rsidRPr="000E6C18">
        <w:rPr>
          <w:sz w:val="24"/>
          <w:szCs w:val="24"/>
        </w:rPr>
        <w:t xml:space="preserve">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F77E493"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 </w:t>
      </w:r>
      <w:proofErr w:type="spellStart"/>
      <w:r w:rsidRPr="00C754E8">
        <w:rPr>
          <w:sz w:val="24"/>
          <w:szCs w:val="24"/>
        </w:rPr>
        <w:t>μ</w:t>
      </w:r>
      <w:r w:rsidR="005000C1">
        <w:rPr>
          <w:sz w:val="24"/>
          <w:szCs w:val="24"/>
        </w:rPr>
        <w:t>m</w:t>
      </w:r>
      <w:proofErr w:type="spellEnd"/>
      <w:r w:rsidRPr="00C754E8">
        <w:rPr>
          <w:sz w:val="24"/>
          <w:szCs w:val="24"/>
        </w:rPr>
        <w:t xml:space="preserve"> filters. Filtrates were stored at 4°C. In subsequent passages, 300 </w:t>
      </w:r>
      <w:proofErr w:type="spellStart"/>
      <w:r w:rsidRPr="00C754E8">
        <w:rPr>
          <w:sz w:val="24"/>
          <w:szCs w:val="24"/>
        </w:rPr>
        <w:t>μ</w:t>
      </w:r>
      <w:r w:rsidR="005000C1">
        <w:rPr>
          <w:sz w:val="24"/>
          <w:szCs w:val="24"/>
        </w:rPr>
        <w:t>l</w:t>
      </w:r>
      <w:proofErr w:type="spellEnd"/>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4470A94F" w:rsidR="00C754E8" w:rsidRPr="00C754E8" w:rsidRDefault="00C754E8" w:rsidP="00C754E8">
      <w:pPr>
        <w:jc w:val="both"/>
        <w:rPr>
          <w:sz w:val="24"/>
          <w:szCs w:val="24"/>
        </w:rPr>
      </w:pPr>
      <w:r w:rsidRPr="00C754E8">
        <w:rPr>
          <w:sz w:val="24"/>
          <w:szCs w:val="24"/>
        </w:rPr>
        <w:t xml:space="preserve">Phage titres were determined via the double-layer overlay method </w:t>
      </w:r>
      <w:r w:rsidR="00EB091C">
        <w:rPr>
          <w:sz w:val="24"/>
          <w:szCs w:val="24"/>
        </w:rPr>
        <w:fldChar w:fldCharType="begin"/>
      </w:r>
      <w:r w:rsidR="00E32992">
        <w:rPr>
          <w:sz w:val="24"/>
          <w:szCs w:val="24"/>
        </w:rPr>
        <w:instrText xml:space="preserve"> ADDIN ZOTERO_ITEM CSL_CITATION {"citationID":"ndXfAzbw","properties":{"formattedCitation":"[30]","plainCitation":"[30]","noteIndex":0},"citationItems":[{"id":1524,"uris":["http://zotero.org/users/local/sgFDdPY0/items/S4ZYV8A8"],"itemData":{"id":1524,"type":"chapter","abstract":"The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E32992" w:rsidRPr="00E32992">
        <w:rPr>
          <w:rFonts w:ascii="Calibri" w:hAnsi="Calibri" w:cs="Calibri"/>
          <w:sz w:val="24"/>
        </w:rPr>
        <w:t>[30]</w:t>
      </w:r>
      <w:r w:rsidR="00EB091C">
        <w:rPr>
          <w:sz w:val="24"/>
          <w:szCs w:val="24"/>
        </w:rPr>
        <w:fldChar w:fldCharType="end"/>
      </w:r>
      <w:r w:rsidR="00EB091C">
        <w:rPr>
          <w:sz w:val="24"/>
          <w:szCs w:val="24"/>
        </w:rPr>
        <w:t xml:space="preserve"> </w:t>
      </w:r>
      <w:r w:rsidRPr="00C754E8">
        <w:rPr>
          <w:sz w:val="24"/>
          <w:szCs w:val="24"/>
        </w:rPr>
        <w:t xml:space="preserve">using φLUZ19- or φ14-1-resistant PAO1 strains for selective plating. 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sequencing</w:t>
      </w:r>
      <w:r w:rsidR="00685CF6">
        <w:rPr>
          <w:sz w:val="24"/>
          <w:szCs w:val="24"/>
        </w:rPr>
        <w:t xml:space="preserve"> (Greenrod et al., unpublished)</w:t>
      </w:r>
      <w:r w:rsidRPr="00C754E8">
        <w:rPr>
          <w:sz w:val="24"/>
          <w:szCs w:val="24"/>
        </w:rPr>
        <w:t>. All monoculture and co-culture samples were quantified using the appropriate resistant strains to ensure consistency.</w:t>
      </w:r>
    </w:p>
    <w:p w14:paraId="00D8F447" w14:textId="77777777" w:rsidR="00C754E8" w:rsidRPr="00685CF6" w:rsidRDefault="00C754E8" w:rsidP="00C754E8">
      <w:pPr>
        <w:jc w:val="both"/>
        <w:rPr>
          <w:b/>
          <w:bCs/>
          <w:i/>
          <w:iCs/>
          <w:sz w:val="24"/>
          <w:szCs w:val="24"/>
        </w:rPr>
      </w:pPr>
      <w:r w:rsidRPr="00685CF6">
        <w:rPr>
          <w:b/>
          <w:bCs/>
          <w:i/>
          <w:iCs/>
          <w:sz w:val="24"/>
          <w:szCs w:val="24"/>
        </w:rPr>
        <w:t>Phage Purification and Concentration</w:t>
      </w:r>
    </w:p>
    <w:p w14:paraId="48BE5CDB" w14:textId="14ADC8DF"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 followed by </w:t>
      </w:r>
      <w:r w:rsidR="002B495C">
        <w:rPr>
          <w:sz w:val="24"/>
          <w:szCs w:val="24"/>
        </w:rPr>
        <w:t xml:space="preserve">phage extraction from </w:t>
      </w:r>
      <w:r w:rsidRPr="00C754E8">
        <w:rPr>
          <w:sz w:val="24"/>
          <w:szCs w:val="24"/>
        </w:rPr>
        <w:t xml:space="preserve">top agar </w:t>
      </w:r>
      <w:r w:rsidR="002B495C">
        <w:rPr>
          <w:sz w:val="24"/>
          <w:szCs w:val="24"/>
        </w:rPr>
        <w:t xml:space="preserve">through overnight mixing with phage </w:t>
      </w:r>
      <w:r w:rsidR="002B495C" w:rsidRPr="000E6C18">
        <w:rPr>
          <w:sz w:val="24"/>
          <w:szCs w:val="24"/>
        </w:rPr>
        <w:t>buffer (NaCl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w:t>
      </w:r>
      <w:proofErr w:type="spellStart"/>
      <w:r w:rsidR="002B495C" w:rsidRPr="000E6C18">
        <w:rPr>
          <w:sz w:val="24"/>
          <w:szCs w:val="24"/>
        </w:rPr>
        <w:t>Gelatin</w:t>
      </w:r>
      <w:proofErr w:type="spellEnd"/>
      <w:r w:rsidR="002B495C" w:rsidRPr="000E6C18">
        <w:rPr>
          <w:sz w:val="24"/>
          <w:szCs w:val="24"/>
        </w:rPr>
        <w:t xml:space="preserve"> (0.01%))</w:t>
      </w:r>
      <w:r w:rsidRPr="00C754E8">
        <w:rPr>
          <w:sz w:val="24"/>
          <w:szCs w:val="24"/>
        </w:rPr>
        <w:t xml:space="preserve">.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in Greenrod et al.</w:t>
      </w:r>
    </w:p>
    <w:p w14:paraId="49FD1BEE" w14:textId="77777777" w:rsidR="00C754E8" w:rsidRPr="00C41526" w:rsidRDefault="00C754E8" w:rsidP="00C754E8">
      <w:pPr>
        <w:jc w:val="both"/>
        <w:rPr>
          <w:b/>
          <w:bCs/>
          <w:sz w:val="24"/>
          <w:szCs w:val="24"/>
        </w:rPr>
      </w:pPr>
      <w:r w:rsidRPr="00C41526">
        <w:rPr>
          <w:b/>
          <w:bCs/>
          <w:sz w:val="24"/>
          <w:szCs w:val="24"/>
        </w:rPr>
        <w:t>Fitness Assays</w:t>
      </w:r>
    </w:p>
    <w:p w14:paraId="0E255DDE" w14:textId="77777777" w:rsidR="00C754E8" w:rsidRPr="00C41526" w:rsidRDefault="00C754E8" w:rsidP="00C754E8">
      <w:pPr>
        <w:jc w:val="both"/>
        <w:rPr>
          <w:b/>
          <w:bCs/>
          <w:i/>
          <w:iCs/>
          <w:sz w:val="24"/>
          <w:szCs w:val="24"/>
        </w:rPr>
      </w:pPr>
      <w:r w:rsidRPr="00C41526">
        <w:rPr>
          <w:b/>
          <w:bCs/>
          <w:i/>
          <w:iCs/>
          <w:sz w:val="24"/>
          <w:szCs w:val="24"/>
        </w:rPr>
        <w:t>Growth Rates</w:t>
      </w:r>
    </w:p>
    <w:p w14:paraId="68476CD5" w14:textId="71552D94" w:rsidR="00EB091C" w:rsidRPr="000E6C18" w:rsidRDefault="00EB091C" w:rsidP="00EB091C">
      <w:pPr>
        <w:spacing w:line="276" w:lineRule="auto"/>
        <w:jc w:val="both"/>
        <w:rPr>
          <w:sz w:val="24"/>
          <w:szCs w:val="24"/>
        </w:rPr>
      </w:pPr>
      <w:r w:rsidRPr="00C41526">
        <w:rPr>
          <w:sz w:val="24"/>
          <w:szCs w:val="24"/>
        </w:rPr>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mixed with 10</w:t>
      </w:r>
      <w:r w:rsidRPr="00C41526">
        <w:rPr>
          <w:sz w:val="24"/>
          <w:szCs w:val="24"/>
          <w:vertAlign w:val="superscript"/>
        </w:rPr>
        <w:t>8</w:t>
      </w:r>
      <w:r w:rsidRPr="00C41526">
        <w:rPr>
          <w:sz w:val="24"/>
          <w:szCs w:val="24"/>
        </w:rPr>
        <w:t xml:space="preserve"> CFU/ml wild-type PAO1 to a final MOI = ~0.0001. φLUZ19 was sampled at 2h, 4h, and 8h; φ14-1 at 4h and 8h due to </w:t>
      </w:r>
      <w:r w:rsidRPr="00C41526">
        <w:rPr>
          <w:sz w:val="24"/>
          <w:szCs w:val="24"/>
        </w:rPr>
        <w:lastRenderedPageBreak/>
        <w:t>delayed replication. Phage quantification was performed through sterile-filtration through 0.22</w:t>
      </w:r>
      <w:r w:rsidRPr="00C41526">
        <w:rPr>
          <w:rFonts w:cstheme="minorHAnsi"/>
          <w:sz w:val="24"/>
          <w:szCs w:val="24"/>
        </w:rPr>
        <w:t>μ</w:t>
      </w:r>
      <w:r w:rsidRPr="00C41526">
        <w:rPr>
          <w:sz w:val="24"/>
          <w:szCs w:val="24"/>
        </w:rPr>
        <w:t>m filters (Agilent) followed by centrifugation at 2,230xg for 5 mins before spotting onto resistant PAO1 double-layer overlay plates. Each fitness assay included a single replicate of each evolved phage line and</w:t>
      </w:r>
      <w:r w:rsidRPr="000E6C18">
        <w:rPr>
          <w:sz w:val="24"/>
          <w:szCs w:val="24"/>
        </w:rPr>
        <w:t xml:space="preserve"> three replicates of the phage ancestor. Fitness 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17271D3E" w14:textId="77777777" w:rsidR="00EB091C" w:rsidRPr="000A70C8" w:rsidRDefault="00EB091C" w:rsidP="00EB091C">
      <w:pPr>
        <w:spacing w:line="276" w:lineRule="auto"/>
        <w:jc w:val="both"/>
        <w:rPr>
          <w:b/>
          <w:bCs/>
          <w:i/>
          <w:iCs/>
          <w:sz w:val="24"/>
          <w:szCs w:val="24"/>
        </w:rPr>
      </w:pPr>
      <w:r w:rsidRPr="000A70C8">
        <w:rPr>
          <w:b/>
          <w:bCs/>
          <w:i/>
          <w:iCs/>
          <w:sz w:val="24"/>
          <w:szCs w:val="24"/>
        </w:rPr>
        <w:t>Competit</w:t>
      </w:r>
      <w:r>
        <w:rPr>
          <w:b/>
          <w:bCs/>
          <w:i/>
          <w:iCs/>
          <w:sz w:val="24"/>
          <w:szCs w:val="24"/>
        </w:rPr>
        <w:t>ive ability</w:t>
      </w:r>
    </w:p>
    <w:p w14:paraId="6B018CF3" w14:textId="3D9EDA64" w:rsidR="00EB091C" w:rsidRPr="000E6C18" w:rsidRDefault="00EB091C" w:rsidP="00BA76CB">
      <w:pPr>
        <w:spacing w:line="276" w:lineRule="auto"/>
        <w:jc w:val="both"/>
        <w:rPr>
          <w:sz w:val="24"/>
          <w:szCs w:val="24"/>
        </w:rPr>
      </w:pPr>
      <w:r>
        <w:rPr>
          <w:sz w:val="24"/>
          <w:szCs w:val="24"/>
        </w:rPr>
        <w:t>We assessed the competitiveness of phage populations across time. C</w:t>
      </w:r>
      <w:r w:rsidRPr="000E6C18">
        <w:rPr>
          <w:sz w:val="24"/>
          <w:szCs w:val="24"/>
        </w:rPr>
        <w:t>ompetitive</w:t>
      </w:r>
      <w:r>
        <w:rPr>
          <w:sz w:val="24"/>
          <w:szCs w:val="24"/>
        </w:rPr>
        <w:t xml:space="preserve"> ability </w:t>
      </w:r>
      <w:r w:rsidRPr="000E6C18">
        <w:rPr>
          <w:sz w:val="24"/>
          <w:szCs w:val="24"/>
        </w:rPr>
        <w:t xml:space="preserve">was determined by growing </w:t>
      </w:r>
      <w:proofErr w:type="spellStart"/>
      <w:r w:rsidRPr="000E6C18">
        <w:rPr>
          <w:sz w:val="24"/>
          <w:szCs w:val="24"/>
        </w:rPr>
        <w:t>phages</w:t>
      </w:r>
      <w:proofErr w:type="spellEnd"/>
      <w:r w:rsidRPr="000E6C18">
        <w:rPr>
          <w:sz w:val="24"/>
          <w:szCs w:val="24"/>
        </w:rPr>
        <w:t xml:space="preserve"> </w:t>
      </w:r>
      <w:r w:rsidR="00BA76CB">
        <w:rPr>
          <w:sz w:val="24"/>
          <w:szCs w:val="24"/>
        </w:rPr>
        <w:t xml:space="preserve">for 8h at </w:t>
      </w:r>
      <w:r>
        <w:rPr>
          <w:sz w:val="24"/>
          <w:szCs w:val="24"/>
        </w:rPr>
        <w:t xml:space="preserve">37°C and 42°C </w:t>
      </w:r>
      <w:r w:rsidRPr="000E6C18">
        <w:rPr>
          <w:sz w:val="24"/>
          <w:szCs w:val="24"/>
        </w:rPr>
        <w:t xml:space="preserve">either alone or in </w:t>
      </w:r>
      <w:r w:rsidR="00BA76CB">
        <w:rPr>
          <w:sz w:val="24"/>
          <w:szCs w:val="24"/>
        </w:rPr>
        <w:t>co-culture with an</w:t>
      </w:r>
      <w:r w:rsidRPr="000E6C18">
        <w:rPr>
          <w:sz w:val="24"/>
          <w:szCs w:val="24"/>
        </w:rPr>
        <w:t xml:space="preserve"> ancestral phage competitor (ancestral </w:t>
      </w:r>
      <w:r>
        <w:rPr>
          <w:rFonts w:cstheme="minorHAnsi"/>
          <w:sz w:val="24"/>
          <w:szCs w:val="24"/>
        </w:rPr>
        <w:t>φ</w:t>
      </w:r>
      <w:r w:rsidRPr="000E6C18">
        <w:rPr>
          <w:sz w:val="24"/>
          <w:szCs w:val="24"/>
        </w:rPr>
        <w:t xml:space="preserve">LUZ19 for </w:t>
      </w:r>
      <w:r>
        <w:rPr>
          <w:rFonts w:cstheme="minorHAnsi"/>
          <w:sz w:val="24"/>
          <w:szCs w:val="24"/>
        </w:rPr>
        <w:t>φ</w:t>
      </w:r>
      <w:r w:rsidRPr="000E6C18">
        <w:rPr>
          <w:sz w:val="24"/>
          <w:szCs w:val="24"/>
        </w:rPr>
        <w:t>14-1 evolved lines</w:t>
      </w:r>
      <w:r>
        <w:rPr>
          <w:sz w:val="24"/>
          <w:szCs w:val="24"/>
        </w:rPr>
        <w:t xml:space="preserve">, </w:t>
      </w:r>
      <w:r w:rsidRPr="000E6C18">
        <w:rPr>
          <w:sz w:val="24"/>
          <w:szCs w:val="24"/>
        </w:rPr>
        <w:t xml:space="preserve">ancestral </w:t>
      </w:r>
      <w:r>
        <w:rPr>
          <w:rFonts w:cstheme="minorHAnsi"/>
          <w:sz w:val="24"/>
          <w:szCs w:val="24"/>
        </w:rPr>
        <w:t>φ</w:t>
      </w:r>
      <w:r w:rsidRPr="000E6C18">
        <w:rPr>
          <w:sz w:val="24"/>
          <w:szCs w:val="24"/>
        </w:rPr>
        <w:t xml:space="preserve">14-1 for </w:t>
      </w:r>
      <w:r>
        <w:rPr>
          <w:rFonts w:cstheme="minorHAnsi"/>
          <w:sz w:val="24"/>
          <w:szCs w:val="24"/>
        </w:rPr>
        <w:t>φ</w:t>
      </w:r>
      <w:r w:rsidRPr="000E6C18">
        <w:rPr>
          <w:sz w:val="24"/>
          <w:szCs w:val="24"/>
        </w:rPr>
        <w:t xml:space="preserve">LUZ19 evolved lines). </w:t>
      </w:r>
      <w:r w:rsidR="00BA76CB">
        <w:rPr>
          <w:sz w:val="24"/>
          <w:szCs w:val="24"/>
        </w:rPr>
        <w:t xml:space="preserve">Phage and bacterial densities were kept the same as in the fitness assays resulting in a final MOI = </w:t>
      </w:r>
      <w:r>
        <w:rPr>
          <w:sz w:val="24"/>
          <w:szCs w:val="24"/>
        </w:rPr>
        <w:t>~0.0001</w:t>
      </w:r>
      <w:r w:rsidR="00BA76CB">
        <w:rPr>
          <w:sz w:val="24"/>
          <w:szCs w:val="24"/>
        </w:rPr>
        <w:t>.</w:t>
      </w:r>
      <w:r w:rsidRPr="000E6C18">
        <w:rPr>
          <w:sz w:val="24"/>
          <w:szCs w:val="24"/>
        </w:rPr>
        <w:t xml:space="preserve"> Phage competitiveness was determined by </w:t>
      </w:r>
      <w:r>
        <w:rPr>
          <w:sz w:val="24"/>
          <w:szCs w:val="24"/>
        </w:rPr>
        <w:t>calculating the log</w:t>
      </w:r>
      <w:r w:rsidRPr="00B85EA4">
        <w:rPr>
          <w:sz w:val="24"/>
          <w:szCs w:val="24"/>
          <w:vertAlign w:val="subscript"/>
        </w:rPr>
        <w:t>10</w:t>
      </w:r>
      <w:r>
        <w:rPr>
          <w:sz w:val="24"/>
          <w:szCs w:val="24"/>
        </w:rPr>
        <w:t xml:space="preserve"> ratio of </w:t>
      </w:r>
      <w:proofErr w:type="spellStart"/>
      <w:r>
        <w:rPr>
          <w:sz w:val="24"/>
          <w:szCs w:val="24"/>
        </w:rPr>
        <w:t>phage</w:t>
      </w:r>
      <w:r w:rsidR="00AE616A">
        <w:rPr>
          <w:sz w:val="24"/>
          <w:szCs w:val="24"/>
        </w:rPr>
        <w:t>s</w:t>
      </w:r>
      <w:proofErr w:type="spellEnd"/>
      <w:r w:rsidR="00BA76CB">
        <w:rPr>
          <w:sz w:val="24"/>
          <w:szCs w:val="24"/>
        </w:rPr>
        <w:t xml:space="preserve"> </w:t>
      </w:r>
      <w:r w:rsidR="00AE616A">
        <w:rPr>
          <w:sz w:val="24"/>
          <w:szCs w:val="24"/>
        </w:rPr>
        <w:t xml:space="preserve">(evolved and ancestral competitor) </w:t>
      </w:r>
      <w:r w:rsidR="00BA76CB">
        <w:rPr>
          <w:sz w:val="24"/>
          <w:szCs w:val="24"/>
        </w:rPr>
        <w:t>in monoculture relative to co-culture</w:t>
      </w:r>
      <w:r>
        <w:rPr>
          <w:sz w:val="24"/>
          <w:szCs w:val="24"/>
        </w:rPr>
        <w:t xml:space="preserve"> </w:t>
      </w:r>
      <w:r>
        <w:rPr>
          <w:sz w:val="24"/>
          <w:szCs w:val="24"/>
        </w:rPr>
        <w:fldChar w:fldCharType="begin"/>
      </w:r>
      <w:r w:rsidR="00E32992">
        <w:rPr>
          <w:sz w:val="24"/>
          <w:szCs w:val="24"/>
        </w:rPr>
        <w:instrText xml:space="preserve"> ADDIN ZOTERO_ITEM CSL_CITATION {"citationID":"xPoNQSZm","properties":{"formattedCitation":"[31]","plainCitation":"[31]","noteIndex":0},"citationItems":[{"id":3250,"uris":["http://zotero.org/users/local/sgFDdPY0/items/R97IX6S8"],"itemData":{"id":3250,"type":"article-journal","abstract":"We assess the degree to which adaptation to a uniform environment among independently evolving asexual populations is associated with increasing divergence of those populations. In addition, we are concerned with the pattern of adaptation itself, particularly whether the rate of increase in mean fitness tends to decline with the number of generations of selection in a constant environment. The correspondence between the rate of increase in mean fitness and the within-population genetic variance of fitness, as expected from Fisher's fundamental theorem, is also addressed. Twelve Escherichia coli populations were founded from a single clonal ancestor and allowed to evolve for 2,000 generations. Mean fitness increased by about 37%. However, the rate of increase in mean fitness was slower in later generations. There was no statistically significant within-population genetic variance of fitness, but there was significant between-population variance. Although the estimated genetic variation in fitness within populations was not statistically significant, it was consistent in magnitude with theoretical expectations. Similarly, the variance of mean fitness between populations was consistent with a model that incorporated stochastic variation in the timing and order of substitutions at a finite number of nonepistatic loci, coupled with substitutional delays and interference between substitutions arising from clonality. These results, taken as a whole, are consistent with theoretical expectations that do not invoke divergence due to multiple fitness peaks in a Wrightian evolutionary landscape.","container-title":"The American Naturalist","ISSN":"0003-0147","issue":"6","note":"publisher: [The University of Chicago Press, The American Society of Naturalists]","page":"1315-1341","source":"JSTOR","title":"Long-Term Experimental Evolution in Escherichia coli. I. Adaptation and Divergence During 2,000 Generations","volume":"138","author":[{"family":"Lenski","given":"Richard E."},{"family":"Rose","given":"Michael R."},{"family":"Simpson","given":"Suzanne C."},{"family":"Tadler","given":"Scott C."}],"issued":{"date-parts":[["1991"]]}}}],"schema":"https://github.com/citation-style-language/schema/raw/master/csl-citation.json"} </w:instrText>
      </w:r>
      <w:r>
        <w:rPr>
          <w:sz w:val="24"/>
          <w:szCs w:val="24"/>
        </w:rPr>
        <w:fldChar w:fldCharType="separate"/>
      </w:r>
      <w:r w:rsidR="00E32992" w:rsidRPr="00E32992">
        <w:rPr>
          <w:rFonts w:ascii="Calibri" w:hAnsi="Calibri" w:cs="Calibri"/>
          <w:sz w:val="24"/>
        </w:rPr>
        <w:t>[31]</w:t>
      </w:r>
      <w:r>
        <w:rPr>
          <w:sz w:val="24"/>
          <w:szCs w:val="24"/>
        </w:rPr>
        <w:fldChar w:fldCharType="end"/>
      </w:r>
      <w:r>
        <w:rPr>
          <w:sz w:val="24"/>
          <w:szCs w:val="24"/>
        </w:rPr>
        <w:t>. Changes to phage competitiveness were assessed using MANOVA with log</w:t>
      </w:r>
      <w:r w:rsidRPr="00EB11B0">
        <w:rPr>
          <w:sz w:val="24"/>
          <w:szCs w:val="24"/>
          <w:vertAlign w:val="subscript"/>
        </w:rPr>
        <w:t>10</w:t>
      </w:r>
      <w:r>
        <w:rPr>
          <w:sz w:val="24"/>
          <w:szCs w:val="24"/>
        </w:rPr>
        <w:t xml:space="preserve"> growth ratio of focal phage and competitor as two separate response variables and an interaction term between temperature and evolved line as explanatory variable. Competition</w:t>
      </w:r>
      <w:r w:rsidRPr="000E6C18">
        <w:rPr>
          <w:sz w:val="24"/>
          <w:szCs w:val="24"/>
        </w:rPr>
        <w:t xml:space="preserve"> assays were repeated three times across a </w:t>
      </w:r>
      <w:r>
        <w:rPr>
          <w:sz w:val="24"/>
          <w:szCs w:val="24"/>
        </w:rPr>
        <w:t>four</w:t>
      </w:r>
      <w:r w:rsidRPr="000E6C18">
        <w:rPr>
          <w:sz w:val="24"/>
          <w:szCs w:val="24"/>
        </w:rPr>
        <w:t>-week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1A1EA4FD"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in Greenrod et al. Briefly,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w:t>
      </w:r>
      <w:proofErr w:type="spellStart"/>
      <w:r w:rsidRPr="00C754E8">
        <w:rPr>
          <w:sz w:val="24"/>
          <w:szCs w:val="24"/>
        </w:rPr>
        <w:t>NanoDrop</w:t>
      </w:r>
      <w:proofErr w:type="spellEnd"/>
      <w:r w:rsidRPr="00C754E8">
        <w:rPr>
          <w:sz w:val="24"/>
          <w:szCs w:val="24"/>
        </w:rPr>
        <w:t xml:space="preserve"> </w:t>
      </w:r>
      <w:r w:rsidR="002B495C">
        <w:rPr>
          <w:sz w:val="24"/>
          <w:szCs w:val="24"/>
        </w:rPr>
        <w:t>2000c (</w:t>
      </w:r>
      <w:proofErr w:type="spellStart"/>
      <w:r w:rsidR="002B495C">
        <w:rPr>
          <w:sz w:val="24"/>
          <w:szCs w:val="24"/>
        </w:rPr>
        <w:t>Thermo</w:t>
      </w:r>
      <w:proofErr w:type="spellEnd"/>
      <w:r w:rsidR="002B495C">
        <w:rPr>
          <w:sz w:val="24"/>
          <w:szCs w:val="24"/>
        </w:rPr>
        <w:t xml:space="preserve"> Scientific) </w:t>
      </w:r>
      <w:r w:rsidRPr="00C754E8">
        <w:rPr>
          <w:sz w:val="24"/>
          <w:szCs w:val="24"/>
        </w:rPr>
        <w:t>and quantified with Qubit</w:t>
      </w:r>
      <w:r w:rsidR="002B495C">
        <w:rPr>
          <w:sz w:val="24"/>
          <w:szCs w:val="24"/>
        </w:rPr>
        <w:t xml:space="preserve"> 4 (</w:t>
      </w:r>
      <w:proofErr w:type="spellStart"/>
      <w:r w:rsidR="002B495C">
        <w:rPr>
          <w:sz w:val="24"/>
          <w:szCs w:val="24"/>
        </w:rPr>
        <w:t>Thermofisher</w:t>
      </w:r>
      <w:proofErr w:type="spellEnd"/>
      <w:r w:rsidR="002B495C">
        <w:rPr>
          <w:sz w:val="24"/>
          <w:szCs w:val="24"/>
        </w:rPr>
        <w:t>)</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w:t>
      </w:r>
      <w:proofErr w:type="spellStart"/>
      <w:r w:rsidRPr="00C754E8">
        <w:rPr>
          <w:sz w:val="24"/>
          <w:szCs w:val="24"/>
        </w:rPr>
        <w:t>MicrobesNG</w:t>
      </w:r>
      <w:proofErr w:type="spellEnd"/>
      <w:r w:rsidRPr="00C754E8">
        <w:rPr>
          <w:sz w:val="24"/>
          <w:szCs w:val="24"/>
        </w:rPr>
        <w:t xml:space="preserve"> using hybrid (short and long-read)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62E8E4C7" w:rsidR="00C754E8" w:rsidRPr="00C754E8" w:rsidRDefault="00750BA0" w:rsidP="00C754E8">
      <w:pPr>
        <w:jc w:val="both"/>
        <w:rPr>
          <w:sz w:val="24"/>
          <w:szCs w:val="24"/>
        </w:rPr>
      </w:pPr>
      <w:r>
        <w:rPr>
          <w:sz w:val="24"/>
          <w:szCs w:val="24"/>
        </w:rPr>
        <w:t xml:space="preserve">Sequences are analysed using identical protocols to Greenrod et al., (unpublished). </w:t>
      </w:r>
      <w:r w:rsidR="00C754E8" w:rsidRPr="00C754E8">
        <w:rPr>
          <w:sz w:val="24"/>
          <w:szCs w:val="24"/>
        </w:rPr>
        <w:t>Reads were pre-processed with Trim Galore</w:t>
      </w:r>
      <w:r w:rsidR="00AE616A">
        <w:rPr>
          <w:sz w:val="24"/>
          <w:szCs w:val="24"/>
        </w:rPr>
        <w:t xml:space="preserve"> (v.0.5.0) (</w:t>
      </w:r>
      <w:hyperlink r:id="rId11"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w:t>
      </w:r>
      <w:proofErr w:type="spellStart"/>
      <w:r w:rsidR="00C754E8" w:rsidRPr="00C754E8">
        <w:rPr>
          <w:sz w:val="24"/>
          <w:szCs w:val="24"/>
        </w:rPr>
        <w:t>downsampled</w:t>
      </w:r>
      <w:proofErr w:type="spellEnd"/>
      <w:r w:rsidR="00C754E8" w:rsidRPr="00C754E8">
        <w:rPr>
          <w:sz w:val="24"/>
          <w:szCs w:val="24"/>
        </w:rPr>
        <w:t xml:space="preserve"> using </w:t>
      </w:r>
      <w:proofErr w:type="spellStart"/>
      <w:r w:rsidR="00C754E8" w:rsidRPr="00C754E8">
        <w:rPr>
          <w:sz w:val="24"/>
          <w:szCs w:val="24"/>
        </w:rPr>
        <w:t>bbnorm</w:t>
      </w:r>
      <w:proofErr w:type="spellEnd"/>
      <w:r w:rsidR="00AE616A">
        <w:rPr>
          <w:sz w:val="24"/>
          <w:szCs w:val="24"/>
        </w:rPr>
        <w:t xml:space="preserve"> from the </w:t>
      </w:r>
      <w:proofErr w:type="spellStart"/>
      <w:r w:rsidR="00AE616A">
        <w:rPr>
          <w:sz w:val="24"/>
          <w:szCs w:val="24"/>
        </w:rPr>
        <w:t>bbmap</w:t>
      </w:r>
      <w:proofErr w:type="spellEnd"/>
      <w:r w:rsidR="00AE616A">
        <w:rPr>
          <w:sz w:val="24"/>
          <w:szCs w:val="24"/>
        </w:rPr>
        <w:t xml:space="preserve"> package (v.39.18) (</w:t>
      </w:r>
      <w:hyperlink r:id="rId12"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assemblies generated with </w:t>
      </w:r>
      <w:proofErr w:type="spellStart"/>
      <w:r w:rsidR="00C754E8" w:rsidRPr="00C754E8">
        <w:rPr>
          <w:sz w:val="24"/>
          <w:szCs w:val="24"/>
        </w:rPr>
        <w:t>shovill</w:t>
      </w:r>
      <w:proofErr w:type="spellEnd"/>
      <w:r w:rsidR="00AE616A">
        <w:rPr>
          <w:sz w:val="24"/>
          <w:szCs w:val="24"/>
        </w:rPr>
        <w:t xml:space="preserve"> (v1.1.0) (</w:t>
      </w:r>
      <w:hyperlink r:id="rId13"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E32992">
        <w:rPr>
          <w:sz w:val="24"/>
          <w:szCs w:val="24"/>
        </w:rPr>
        <w:instrText xml:space="preserve"> ADDIN ZOTERO_ITEM CSL_CITATION {"citationID":"d7aJHyV9","properties":{"formattedCitation":"[32]","plainCitation":"[32]","noteIndex":0},"citationItems":[{"id":3231,"uris":["http://zotero.org/users/local/sgFDdPY0/items/W8QZQMMN"],"itemData":{"id":3231,"type":"article-journal","abstract":"The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E32992" w:rsidRPr="00E32992">
        <w:rPr>
          <w:rFonts w:ascii="Calibri" w:hAnsi="Calibri" w:cs="Calibri"/>
          <w:sz w:val="24"/>
        </w:rPr>
        <w:t>[32]</w:t>
      </w:r>
      <w:r w:rsidR="00AE616A">
        <w:rPr>
          <w:sz w:val="24"/>
          <w:szCs w:val="24"/>
        </w:rPr>
        <w:fldChar w:fldCharType="end"/>
      </w:r>
      <w:r w:rsidR="00C754E8" w:rsidRPr="00C754E8">
        <w:rPr>
          <w:sz w:val="24"/>
          <w:szCs w:val="24"/>
        </w:rPr>
        <w:t xml:space="preserve">. Variants were identified using </w:t>
      </w:r>
      <w:proofErr w:type="spellStart"/>
      <w:r w:rsidR="00AE616A">
        <w:rPr>
          <w:sz w:val="24"/>
          <w:szCs w:val="24"/>
        </w:rPr>
        <w:t>breseq</w:t>
      </w:r>
      <w:proofErr w:type="spellEnd"/>
      <w:r w:rsidR="00AE616A">
        <w:rPr>
          <w:sz w:val="24"/>
          <w:szCs w:val="24"/>
        </w:rPr>
        <w:t xml:space="preserve"> (v.0.36.1) </w:t>
      </w:r>
      <w:r w:rsidR="00AE616A">
        <w:rPr>
          <w:sz w:val="24"/>
          <w:szCs w:val="24"/>
        </w:rPr>
        <w:fldChar w:fldCharType="begin"/>
      </w:r>
      <w:r w:rsidR="00E32992">
        <w:rPr>
          <w:sz w:val="24"/>
          <w:szCs w:val="24"/>
        </w:rPr>
        <w:instrText xml:space="preserve"> ADDIN ZOTERO_ITEM CSL_CITATION {"citationID":"BfQt8DYr","properties":{"formattedCitation":"[33]","plainCitation":"[33]","noteIndex":0},"citationItems":[{"id":3239,"uris":["http://zotero.org/users/local/sgFDdPY0/items/8M754VT3"],"itemData":{"id":3239,"type":"article-journal","abstract":"Next-generation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E32992" w:rsidRPr="00E32992">
        <w:rPr>
          <w:rFonts w:ascii="Calibri" w:hAnsi="Calibri" w:cs="Calibri"/>
          <w:sz w:val="24"/>
        </w:rPr>
        <w:t>[33]</w:t>
      </w:r>
      <w:r w:rsidR="00AE616A">
        <w:rPr>
          <w:sz w:val="24"/>
          <w:szCs w:val="24"/>
        </w:rPr>
        <w:fldChar w:fldCharType="end"/>
      </w:r>
      <w:r w:rsidR="00AE616A">
        <w:rPr>
          <w:sz w:val="24"/>
          <w:szCs w:val="24"/>
        </w:rPr>
        <w:t xml:space="preserve"> under default parameters </w:t>
      </w:r>
      <w:r w:rsidR="00C754E8" w:rsidRPr="00C754E8">
        <w:rPr>
          <w:sz w:val="24"/>
          <w:szCs w:val="24"/>
        </w:rPr>
        <w:t xml:space="preserve">with default parameters. Ancestral assemblies were annotated with </w:t>
      </w:r>
      <w:proofErr w:type="spellStart"/>
      <w:r w:rsidR="00AE616A">
        <w:rPr>
          <w:sz w:val="24"/>
          <w:szCs w:val="24"/>
        </w:rPr>
        <w:t>prokka</w:t>
      </w:r>
      <w:proofErr w:type="spellEnd"/>
      <w:r w:rsidR="00AE616A">
        <w:rPr>
          <w:sz w:val="24"/>
          <w:szCs w:val="24"/>
        </w:rPr>
        <w:t xml:space="preserve"> (v.1.14.5) </w:t>
      </w:r>
      <w:r w:rsidR="00AE616A">
        <w:rPr>
          <w:sz w:val="24"/>
          <w:szCs w:val="24"/>
        </w:rPr>
        <w:fldChar w:fldCharType="begin"/>
      </w:r>
      <w:r w:rsidR="00E32992">
        <w:rPr>
          <w:sz w:val="24"/>
          <w:szCs w:val="24"/>
        </w:rPr>
        <w:instrText xml:space="preserve"> ADDIN ZOTERO_ITEM CSL_CITATION {"citationID":"wlwDOgNo","properties":{"formattedCitation":"[34]","plainCitation":"[34]","noteIndex":0},"citationItems":[{"id":3236,"uris":["http://zotero.org/users/local/sgFDdPY0/items/KGCTJJMJ"],"itemData":{"id":3236,"type":"article-journal","abstract":"Summary: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E32992" w:rsidRPr="00E32992">
        <w:rPr>
          <w:rFonts w:ascii="Calibri" w:hAnsi="Calibri" w:cs="Calibri"/>
          <w:sz w:val="24"/>
        </w:rPr>
        <w:t>[34]</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2664FF90" w:rsidR="00AE616A" w:rsidRDefault="00C754E8" w:rsidP="00C754E8">
      <w:pPr>
        <w:jc w:val="both"/>
        <w:rPr>
          <w:sz w:val="24"/>
          <w:szCs w:val="24"/>
        </w:rPr>
      </w:pPr>
      <w:r w:rsidRPr="00C754E8">
        <w:rPr>
          <w:sz w:val="24"/>
          <w:szCs w:val="24"/>
        </w:rPr>
        <w:lastRenderedPageBreak/>
        <w:t xml:space="preserve">Wild-type and resistant PAO1 genomes were assembled using </w:t>
      </w:r>
      <w:proofErr w:type="spellStart"/>
      <w:r w:rsidR="00AE616A" w:rsidRPr="00947624">
        <w:rPr>
          <w:sz w:val="24"/>
          <w:szCs w:val="24"/>
        </w:rPr>
        <w:t>Autocycler</w:t>
      </w:r>
      <w:proofErr w:type="spellEnd"/>
      <w:r w:rsidR="00AE616A" w:rsidRPr="00947624">
        <w:rPr>
          <w:sz w:val="24"/>
          <w:szCs w:val="24"/>
        </w:rPr>
        <w:t xml:space="preserve">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E32992">
        <w:rPr>
          <w:sz w:val="24"/>
          <w:szCs w:val="24"/>
        </w:rPr>
        <w:instrText xml:space="preserve"> ADDIN ZOTERO_ITEM CSL_CITATION {"citationID":"gUAheIpf","properties":{"formattedCitation":"[35]","plainCitation":"[35]","noteIndex":0},"citationItems":[{"id":3348,"uris":["http://zotero.org/users/local/sgFDdPY0/items/IQZNAX2E"],"itemData":{"id":3348,"type":"article","abstract":"Motivation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E32992" w:rsidRPr="00E32992">
        <w:rPr>
          <w:rFonts w:ascii="Calibri" w:hAnsi="Calibri" w:cs="Calibri"/>
          <w:sz w:val="24"/>
        </w:rPr>
        <w:t>[35]</w:t>
      </w:r>
      <w:r w:rsidR="00AE616A">
        <w:rPr>
          <w:sz w:val="24"/>
          <w:szCs w:val="24"/>
        </w:rPr>
        <w:fldChar w:fldCharType="end"/>
      </w:r>
      <w:r w:rsidR="00AE616A">
        <w:rPr>
          <w:sz w:val="24"/>
          <w:szCs w:val="24"/>
        </w:rPr>
        <w:t xml:space="preserve"> </w:t>
      </w:r>
      <w:r w:rsidRPr="00C754E8">
        <w:rPr>
          <w:sz w:val="24"/>
          <w:szCs w:val="24"/>
        </w:rPr>
        <w:t xml:space="preserve">and polished via </w:t>
      </w:r>
      <w:proofErr w:type="spellStart"/>
      <w:r w:rsidR="00AE616A" w:rsidRPr="00947624">
        <w:rPr>
          <w:sz w:val="24"/>
          <w:szCs w:val="24"/>
        </w:rPr>
        <w:t>Polypolish</w:t>
      </w:r>
      <w:proofErr w:type="spellEnd"/>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E32992">
        <w:rPr>
          <w:sz w:val="24"/>
          <w:szCs w:val="24"/>
        </w:rPr>
        <w:instrText xml:space="preserve"> ADDIN ZOTERO_ITEM CSL_CITATION {"citationID":"SPrlQnCq","properties":{"formattedCitation":"[36]","plainCitation":"[36]","noteIndex":0},"citationItems":[{"id":3364,"uris":["http://zotero.org/users/local/sgFDdPY0/items/ZK9RFZRS"],"itemData":{"id":3364,"type":"article-journal","abstract":"Long-read-only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E32992" w:rsidRPr="00E32992">
        <w:rPr>
          <w:rFonts w:ascii="Calibri" w:hAnsi="Calibri" w:cs="Calibri"/>
          <w:sz w:val="24"/>
        </w:rPr>
        <w:t>[36]</w:t>
      </w:r>
      <w:r w:rsidR="00AE616A">
        <w:rPr>
          <w:sz w:val="24"/>
          <w:szCs w:val="24"/>
        </w:rPr>
        <w:fldChar w:fldCharType="end"/>
      </w:r>
      <w:r w:rsidRPr="00C754E8">
        <w:rPr>
          <w:sz w:val="24"/>
          <w:szCs w:val="24"/>
        </w:rPr>
        <w:t xml:space="preserve">. Final assemblies were re-oriented with </w:t>
      </w:r>
      <w:proofErr w:type="spellStart"/>
      <w:r w:rsidR="00AE616A" w:rsidRPr="00947624">
        <w:rPr>
          <w:sz w:val="24"/>
          <w:szCs w:val="24"/>
        </w:rPr>
        <w:t>Dnaapler</w:t>
      </w:r>
      <w:proofErr w:type="spellEnd"/>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E32992">
        <w:rPr>
          <w:sz w:val="24"/>
          <w:szCs w:val="24"/>
        </w:rPr>
        <w:instrText xml:space="preserve"> ADDIN ZOTERO_ITEM CSL_CITATION {"citationID":"QylljoRA","properties":{"formattedCitation":"[37]","plainCitation":"[37]","noteIndex":0},"citationItems":[{"id":3369,"uris":["http://zotero.org/users/local/sgFDdPY0/items/T4SGB6I9"],"itemData":{"id":3369,"type":"article-journal","abstract":"Bouras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E32992" w:rsidRPr="00E32992">
        <w:rPr>
          <w:rFonts w:ascii="Calibri" w:hAnsi="Calibri" w:cs="Calibri"/>
          <w:sz w:val="24"/>
        </w:rPr>
        <w:t>[37]</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w:t>
      </w:r>
      <w:proofErr w:type="spellStart"/>
      <w:r w:rsidR="00AE616A">
        <w:rPr>
          <w:sz w:val="24"/>
          <w:szCs w:val="24"/>
        </w:rPr>
        <w:t>prokka</w:t>
      </w:r>
      <w:proofErr w:type="spellEnd"/>
      <w:r w:rsidRPr="00C754E8">
        <w:rPr>
          <w:sz w:val="24"/>
          <w:szCs w:val="24"/>
        </w:rPr>
        <w:t xml:space="preserve"> </w:t>
      </w:r>
      <w:r w:rsidR="00AE616A">
        <w:rPr>
          <w:sz w:val="24"/>
          <w:szCs w:val="24"/>
        </w:rPr>
        <w:t xml:space="preserve">(v.1.14.5) </w:t>
      </w:r>
      <w:r w:rsidR="00AE616A">
        <w:rPr>
          <w:sz w:val="24"/>
          <w:szCs w:val="24"/>
        </w:rPr>
        <w:fldChar w:fldCharType="begin"/>
      </w:r>
      <w:r w:rsidR="00E32992">
        <w:rPr>
          <w:sz w:val="24"/>
          <w:szCs w:val="24"/>
        </w:rPr>
        <w:instrText xml:space="preserve"> ADDIN ZOTERO_ITEM CSL_CITATION {"citationID":"Ppg1fiVF","properties":{"formattedCitation":"[34]","plainCitation":"[34]","noteIndex":0},"citationItems":[{"id":3236,"uris":["http://zotero.org/users/local/sgFDdPY0/items/KGCTJJMJ"],"itemData":{"id":3236,"type":"article-journal","abstract":"Summary: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E32992" w:rsidRPr="00E32992">
        <w:rPr>
          <w:rFonts w:ascii="Calibri" w:hAnsi="Calibri" w:cs="Calibri"/>
          <w:sz w:val="24"/>
        </w:rPr>
        <w:t>[34]</w:t>
      </w:r>
      <w:r w:rsidR="00AE616A">
        <w:rPr>
          <w:sz w:val="24"/>
          <w:szCs w:val="24"/>
        </w:rPr>
        <w:fldChar w:fldCharType="end"/>
      </w:r>
      <w:r w:rsidRPr="00C754E8">
        <w:rPr>
          <w:sz w:val="24"/>
          <w:szCs w:val="24"/>
        </w:rPr>
        <w:t xml:space="preserve">. </w:t>
      </w:r>
      <w:r w:rsidR="00AE616A" w:rsidRPr="00947624">
        <w:rPr>
          <w:sz w:val="24"/>
          <w:szCs w:val="24"/>
        </w:rPr>
        <w:t xml:space="preserve">The workflow was deployed using a </w:t>
      </w:r>
      <w:proofErr w:type="spellStart"/>
      <w:r w:rsidR="00AE616A" w:rsidRPr="00947624">
        <w:rPr>
          <w:sz w:val="24"/>
          <w:szCs w:val="24"/>
        </w:rPr>
        <w:t>Dockerised</w:t>
      </w:r>
      <w:proofErr w:type="spellEnd"/>
      <w:r w:rsidR="00AE616A" w:rsidRPr="00947624">
        <w:rPr>
          <w:sz w:val="24"/>
          <w:szCs w:val="24"/>
        </w:rPr>
        <w:t xml:space="preserve"> </w:t>
      </w:r>
      <w:proofErr w:type="spellStart"/>
      <w:r w:rsidR="00AE616A" w:rsidRPr="00947624">
        <w:rPr>
          <w:sz w:val="24"/>
          <w:szCs w:val="24"/>
        </w:rPr>
        <w:t>Nextflow</w:t>
      </w:r>
      <w:proofErr w:type="spellEnd"/>
      <w:r w:rsidR="00AE616A" w:rsidRPr="00947624">
        <w:rPr>
          <w:sz w:val="24"/>
          <w:szCs w:val="24"/>
        </w:rPr>
        <w:t xml:space="preserve"> pipeline (v. 1.0.2) available at </w:t>
      </w:r>
      <w:hyperlink r:id="rId14"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E32992">
        <w:rPr>
          <w:sz w:val="24"/>
          <w:szCs w:val="24"/>
        </w:rPr>
        <w:instrText xml:space="preserve"> ADDIN ZOTERO_ITEM CSL_CITATION {"citationID":"yiV4PvBi","properties":{"formattedCitation":"[38]","plainCitation":"[38]","noteIndex":0},"citationItems":[{"id":3404,"uris":["http://zotero.org/users/local/sgFDdPY0/items/3LTJI8TF"],"itemData":{"id":3404,"type":"article-journal","abstract":"Recent advances in sequencing technologies promise ultra-long reads of </w:instrText>
      </w:r>
      <w:r w:rsidR="00E32992">
        <w:rPr>
          <w:rFonts w:ascii="Cambria Math" w:hAnsi="Cambria Math" w:cs="Cambria Math"/>
          <w:sz w:val="24"/>
          <w:szCs w:val="24"/>
        </w:rPr>
        <w:instrText>∼</w:instrText>
      </w:r>
      <w:r w:rsidR="00E32992">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E32992">
        <w:rPr>
          <w:rFonts w:ascii="Cambria Math" w:hAnsi="Cambria Math" w:cs="Cambria Math"/>
          <w:sz w:val="24"/>
          <w:szCs w:val="24"/>
        </w:rPr>
        <w:instrText>∼</w:instrText>
      </w:r>
      <w:r w:rsidR="00E32992">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E32992" w:rsidRPr="00E32992">
        <w:rPr>
          <w:rFonts w:ascii="Calibri" w:hAnsi="Calibri" w:cs="Calibri"/>
          <w:sz w:val="24"/>
        </w:rPr>
        <w:t>[38]</w:t>
      </w:r>
      <w:r w:rsidR="00AE616A">
        <w:rPr>
          <w:sz w:val="24"/>
          <w:szCs w:val="24"/>
        </w:rPr>
        <w:fldChar w:fldCharType="end"/>
      </w:r>
      <w:r w:rsidR="00AE616A">
        <w:rPr>
          <w:sz w:val="24"/>
          <w:szCs w:val="24"/>
        </w:rPr>
        <w:t xml:space="preserve"> and variant calling with medaka (v.2.1) (</w:t>
      </w:r>
      <w:hyperlink r:id="rId15" w:history="1">
        <w:r w:rsidR="00AE616A" w:rsidRPr="000D4D81">
          <w:rPr>
            <w:rStyle w:val="Hyperlink"/>
            <w:sz w:val="24"/>
            <w:szCs w:val="24"/>
          </w:rPr>
          <w:t>https://github.com/nanoporetech/medaka</w:t>
        </w:r>
      </w:hyperlink>
      <w:r w:rsidR="00AE616A">
        <w:rPr>
          <w:sz w:val="24"/>
          <w:szCs w:val="24"/>
        </w:rPr>
        <w:t>).</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5003FBCA" w14:textId="5EA13081" w:rsidR="005B1C68" w:rsidRPr="00C754E8" w:rsidRDefault="00750BA0" w:rsidP="00C754E8">
      <w:pPr>
        <w:jc w:val="both"/>
        <w:rPr>
          <w:rFonts w:cstheme="minorHAnsi"/>
        </w:rPr>
      </w:pPr>
      <w:r>
        <w:rPr>
          <w:sz w:val="24"/>
          <w:szCs w:val="24"/>
        </w:rPr>
        <w:t xml:space="preserve">All statistical analyses and data visualisation were conducted using packages in R and RStudio </w:t>
      </w:r>
      <w:r>
        <w:rPr>
          <w:sz w:val="24"/>
          <w:szCs w:val="24"/>
        </w:rPr>
        <w:fldChar w:fldCharType="begin"/>
      </w:r>
      <w:r w:rsidR="00E32992">
        <w:rPr>
          <w:sz w:val="24"/>
          <w:szCs w:val="24"/>
        </w:rPr>
        <w:instrText xml:space="preserve"> ADDIN ZOTERO_ITEM CSL_CITATION {"citationID":"EsGsfbQn","properties":{"formattedCitation":"[39,40]","plainCitation":"[39,40]","noteIndex":0},"citationItems":[{"id":931,"uris":["http://zotero.org/users/local/sgFDdPY0/items/7UUTDTSU"],"itemData":{"id":931,"type":"software","event-place":"RStudio,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E32992" w:rsidRPr="00E32992">
        <w:rPr>
          <w:rFonts w:ascii="Calibri" w:hAnsi="Calibri" w:cs="Calibri"/>
          <w:sz w:val="24"/>
        </w:rPr>
        <w:t>[39,40]</w:t>
      </w:r>
      <w:r>
        <w:rPr>
          <w:sz w:val="24"/>
          <w:szCs w:val="24"/>
        </w:rPr>
        <w:fldChar w:fldCharType="end"/>
      </w:r>
      <w:r>
        <w:rPr>
          <w:sz w:val="24"/>
          <w:szCs w:val="24"/>
        </w:rPr>
        <w:t xml:space="preserve">. Phage growth and evolution rates were compared between lines using linear mixed effect models where the response variable was phage density (pfu/ml) or genetic distance from ancestor, explanatory variable </w:t>
      </w:r>
      <w:proofErr w:type="gramStart"/>
      <w:r>
        <w:rPr>
          <w:sz w:val="24"/>
          <w:szCs w:val="24"/>
        </w:rPr>
        <w:t>was evolved</w:t>
      </w:r>
      <w:proofErr w:type="gramEnd"/>
      <w:r>
        <w:rPr>
          <w:sz w:val="24"/>
          <w:szCs w:val="24"/>
        </w:rPr>
        <w:t xml:space="preserve"> line, and batch was a random effect. Phage genetic distance between groups was also compared by constructing neighbour-joining trees based on Euclidean genetic distance. </w:t>
      </w:r>
      <w:r w:rsidR="00C754E8" w:rsidRPr="00C754E8">
        <w:rPr>
          <w:sz w:val="24"/>
          <w:szCs w:val="24"/>
        </w:rPr>
        <w:t xml:space="preserve">All data and analysis scripts are available at </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32B2A5A5" w:rsidR="00DD0CDB" w:rsidRPr="00F07F61" w:rsidRDefault="00F06954" w:rsidP="00F07F61">
      <w:pPr>
        <w:jc w:val="both"/>
        <w:rPr>
          <w:rFonts w:cstheme="minorHAnsi"/>
          <w:b/>
          <w:bCs/>
          <w:sz w:val="24"/>
          <w:szCs w:val="24"/>
        </w:rPr>
      </w:pPr>
      <w:r>
        <w:rPr>
          <w:rFonts w:cstheme="minorHAnsi"/>
          <w:b/>
          <w:bCs/>
          <w:sz w:val="24"/>
          <w:szCs w:val="24"/>
        </w:rPr>
        <w:t>Fluctuating temperatures</w:t>
      </w:r>
      <w:r w:rsidR="00291CB0">
        <w:rPr>
          <w:rFonts w:cstheme="minorHAnsi"/>
          <w:b/>
          <w:bCs/>
          <w:sz w:val="24"/>
          <w:szCs w:val="24"/>
        </w:rPr>
        <w:t xml:space="preserve"> select for generalist phenotypes</w:t>
      </w:r>
    </w:p>
    <w:p w14:paraId="2E33167C" w14:textId="18E1600C" w:rsidR="000259FD" w:rsidRPr="00F07F61" w:rsidRDefault="00143998" w:rsidP="00F07F61">
      <w:pPr>
        <w:jc w:val="both"/>
        <w:rPr>
          <w:rFonts w:cstheme="minorHAnsi"/>
          <w:sz w:val="24"/>
          <w:szCs w:val="24"/>
        </w:rPr>
      </w:pPr>
      <w:r>
        <w:rPr>
          <w:rFonts w:cstheme="minorHAnsi"/>
          <w:sz w:val="24"/>
          <w:szCs w:val="24"/>
        </w:rPr>
        <w:t xml:space="preserve">Fluctuating environments are expected to select for generalists which have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r>
        <w:rPr>
          <w:rFonts w:cstheme="minorHAnsi"/>
          <w:sz w:val="24"/>
          <w:szCs w:val="24"/>
        </w:rPr>
        <w:t>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 xml:space="preserve">14-1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C passages</w:t>
      </w:r>
      <w:r w:rsidR="00DE2AD1">
        <w:rPr>
          <w:rFonts w:cstheme="minorHAnsi"/>
          <w:sz w:val="24"/>
          <w:szCs w:val="24"/>
        </w:rPr>
        <w:t xml:space="preserve"> 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Pr>
          <w:rFonts w:cstheme="minorHAnsi"/>
          <w:sz w:val="24"/>
          <w:szCs w:val="24"/>
        </w:rPr>
        <w:t>I</w:t>
      </w:r>
      <w:r w:rsidR="002D773A" w:rsidRPr="00F07F61">
        <w:rPr>
          <w:rFonts w:cstheme="minorHAnsi"/>
          <w:sz w:val="24"/>
          <w:szCs w:val="24"/>
        </w:rPr>
        <w:t xml:space="preserve">n monoculture, </w:t>
      </w:r>
      <w:r>
        <w:rPr>
          <w:rFonts w:cstheme="minorHAnsi"/>
          <w:sz w:val="24"/>
          <w:szCs w:val="24"/>
        </w:rPr>
        <w:t>φ</w:t>
      </w:r>
      <w:r w:rsidR="002D773A" w:rsidRPr="00F07F61">
        <w:rPr>
          <w:rFonts w:cstheme="minorHAnsi"/>
          <w:sz w:val="24"/>
          <w:szCs w:val="24"/>
        </w:rPr>
        <w:t>14-1 grew during 37</w:t>
      </w:r>
      <w:r>
        <w:rPr>
          <w:rFonts w:cstheme="minorHAnsi"/>
          <w:sz w:val="24"/>
          <w:szCs w:val="24"/>
        </w:rPr>
        <w:t>°</w:t>
      </w:r>
      <w:r w:rsidR="002D773A" w:rsidRPr="00F07F61">
        <w:rPr>
          <w:rFonts w:cstheme="minorHAnsi"/>
          <w:sz w:val="24"/>
          <w:szCs w:val="24"/>
        </w:rPr>
        <w:t xml:space="preserve">C </w:t>
      </w:r>
      <w:r w:rsidR="00DE2AD1">
        <w:rPr>
          <w:rFonts w:cstheme="minorHAnsi"/>
          <w:sz w:val="24"/>
          <w:szCs w:val="24"/>
        </w:rPr>
        <w:t xml:space="preserve">passages </w:t>
      </w:r>
      <w:r w:rsidR="002D773A" w:rsidRPr="00F07F61">
        <w:rPr>
          <w:rFonts w:cstheme="minorHAnsi"/>
          <w:sz w:val="24"/>
          <w:szCs w:val="24"/>
        </w:rPr>
        <w:t>but showed little growth in 42</w:t>
      </w:r>
      <w:r>
        <w:rPr>
          <w:rFonts w:cstheme="minorHAnsi"/>
          <w:sz w:val="24"/>
          <w:szCs w:val="24"/>
        </w:rPr>
        <w:t>°</w:t>
      </w:r>
      <w:r w:rsidR="002D773A" w:rsidRPr="00F07F61">
        <w:rPr>
          <w:rFonts w:cstheme="minorHAnsi"/>
          <w:sz w:val="24"/>
          <w:szCs w:val="24"/>
        </w:rPr>
        <w:t>C passages</w:t>
      </w:r>
      <w:r w:rsidR="00C27692">
        <w:rPr>
          <w:rFonts w:cstheme="minorHAnsi"/>
          <w:sz w:val="24"/>
          <w:szCs w:val="24"/>
        </w:rPr>
        <w:t xml:space="preserve"> (Figure 1a)</w:t>
      </w:r>
      <w:r w:rsidR="002D773A" w:rsidRPr="00F07F61">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 xml:space="preserve">in all passages and showed low </w:t>
      </w:r>
      <w:r w:rsidR="00DE2AD1">
        <w:rPr>
          <w:rFonts w:cstheme="minorHAnsi"/>
          <w:sz w:val="24"/>
          <w:szCs w:val="24"/>
        </w:rPr>
        <w:t xml:space="preserve">inter-passage density </w:t>
      </w:r>
      <w:r w:rsidR="00FA3F24">
        <w:rPr>
          <w:rFonts w:cstheme="minorHAnsi"/>
          <w:sz w:val="24"/>
          <w:szCs w:val="24"/>
        </w:rPr>
        <w:t>variation</w:t>
      </w:r>
      <w:r w:rsidR="002D773A" w:rsidRPr="00F07F61">
        <w:rPr>
          <w:rFonts w:cstheme="minorHAnsi"/>
          <w:sz w:val="24"/>
          <w:szCs w:val="24"/>
        </w:rPr>
        <w:t>.</w:t>
      </w:r>
    </w:p>
    <w:p w14:paraId="7F0A8896" w14:textId="7A54103C"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fitness </w:t>
      </w:r>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(Figure 1b)</w:t>
      </w:r>
      <w:r w:rsidRPr="00F07F61">
        <w:rPr>
          <w:rFonts w:cstheme="minorHAnsi"/>
          <w:sz w:val="24"/>
          <w:szCs w:val="24"/>
        </w:rPr>
        <w:t xml:space="preserve">. We found a significant interaction between evolved line and temperature regarding growth rates for </w:t>
      </w:r>
      <w:r w:rsidR="007D1988">
        <w:rPr>
          <w:rFonts w:cstheme="minorHAnsi"/>
          <w:sz w:val="24"/>
          <w:szCs w:val="24"/>
        </w:rPr>
        <w:t xml:space="preserve">both </w:t>
      </w:r>
      <w:proofErr w:type="spellStart"/>
      <w:r w:rsidR="007D1988">
        <w:rPr>
          <w:rFonts w:cstheme="minorHAnsi"/>
          <w:sz w:val="24"/>
          <w:szCs w:val="24"/>
        </w:rPr>
        <w:t>phages</w:t>
      </w:r>
      <w:proofErr w:type="spellEnd"/>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w:t>
      </w:r>
      <w:proofErr w:type="gramStart"/>
      <w:r w:rsidR="00F07F61">
        <w:rPr>
          <w:rFonts w:cstheme="minorHAnsi"/>
          <w:sz w:val="24"/>
          <w:szCs w:val="24"/>
        </w:rPr>
        <w:t>t(</w:t>
      </w:r>
      <w:proofErr w:type="gramEnd"/>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w:t>
      </w:r>
      <w:proofErr w:type="gramStart"/>
      <w:r w:rsidR="00AF35F0">
        <w:rPr>
          <w:rFonts w:cstheme="minorHAnsi"/>
          <w:sz w:val="24"/>
          <w:szCs w:val="24"/>
        </w:rPr>
        <w:t>t(</w:t>
      </w:r>
      <w:proofErr w:type="gramEnd"/>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proofErr w:type="spellStart"/>
      <w:r w:rsidR="00BB45FC">
        <w:rPr>
          <w:rFonts w:cstheme="minorHAnsi"/>
          <w:sz w:val="24"/>
          <w:szCs w:val="24"/>
        </w:rPr>
        <w:t>phages</w:t>
      </w:r>
      <w:proofErr w:type="spellEnd"/>
      <w:r w:rsidR="00BB45FC">
        <w:rPr>
          <w:rFonts w:cstheme="minorHAnsi"/>
          <w:sz w:val="24"/>
          <w:szCs w:val="24"/>
        </w:rPr>
        <w:t xml:space="preserve"> </w:t>
      </w:r>
      <w:r w:rsidR="00F32BD7">
        <w:rPr>
          <w:rFonts w:cstheme="minorHAnsi"/>
          <w:sz w:val="24"/>
          <w:szCs w:val="24"/>
        </w:rPr>
        <w:t xml:space="preserve">had reached carrying capacity. For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w:t>
      </w:r>
      <w:proofErr w:type="gramStart"/>
      <w:r w:rsidR="00F32BD7">
        <w:rPr>
          <w:rFonts w:cstheme="minorHAnsi"/>
          <w:sz w:val="24"/>
          <w:szCs w:val="24"/>
        </w:rPr>
        <w:t>t(</w:t>
      </w:r>
      <w:proofErr w:type="gramEnd"/>
      <w:r w:rsidR="00F32BD7">
        <w:rPr>
          <w:rFonts w:cstheme="minorHAnsi"/>
          <w:sz w:val="24"/>
          <w:szCs w:val="24"/>
        </w:rPr>
        <w:t>29) = -19.3, p &lt; 0.001). However, growth was not significantly different to 42</w:t>
      </w:r>
      <w:r w:rsidR="00F06954">
        <w:rPr>
          <w:rFonts w:cstheme="minorHAnsi"/>
          <w:sz w:val="24"/>
          <w:szCs w:val="24"/>
        </w:rPr>
        <w:t>°</w:t>
      </w:r>
      <w:r w:rsidR="00F32BD7">
        <w:rPr>
          <w:rFonts w:cstheme="minorHAnsi"/>
          <w:sz w:val="24"/>
          <w:szCs w:val="24"/>
        </w:rPr>
        <w:t>C evolved populations (</w:t>
      </w:r>
      <w:proofErr w:type="gramStart"/>
      <w:r w:rsidR="00F32BD7">
        <w:rPr>
          <w:rFonts w:cstheme="minorHAnsi"/>
          <w:sz w:val="24"/>
          <w:szCs w:val="24"/>
        </w:rPr>
        <w:t>t(</w:t>
      </w:r>
      <w:proofErr w:type="gramEnd"/>
      <w:r w:rsidR="00F32BD7">
        <w:rPr>
          <w:rFonts w:cstheme="minorHAnsi"/>
          <w:sz w:val="24"/>
          <w:szCs w:val="24"/>
        </w:rPr>
        <w:t>29) =-1.65, p = 0.37). The opposite findings were observed at 37</w:t>
      </w:r>
      <w:r w:rsidR="00F06954">
        <w:rPr>
          <w:rFonts w:cstheme="minorHAnsi"/>
          <w:sz w:val="24"/>
          <w:szCs w:val="24"/>
        </w:rPr>
        <w:t>°</w:t>
      </w:r>
      <w:r w:rsidR="00F32BD7">
        <w:rPr>
          <w:rFonts w:cstheme="minorHAnsi"/>
          <w:sz w:val="24"/>
          <w:szCs w:val="24"/>
        </w:rPr>
        <w:t>C; fluctuating evolved lines had significantly higher growth rates than 42</w:t>
      </w:r>
      <w:r w:rsidR="00F06954">
        <w:rPr>
          <w:rFonts w:cstheme="minorHAnsi"/>
          <w:sz w:val="24"/>
          <w:szCs w:val="24"/>
        </w:rPr>
        <w:t>°</w:t>
      </w:r>
      <w:r w:rsidR="00F32BD7">
        <w:rPr>
          <w:rFonts w:cstheme="minorHAnsi"/>
          <w:sz w:val="24"/>
          <w:szCs w:val="24"/>
        </w:rPr>
        <w:t>C evolved lines but similar growth rates to 37</w:t>
      </w:r>
      <w:r w:rsidR="00F06954">
        <w:rPr>
          <w:rFonts w:cstheme="minorHAnsi"/>
          <w:sz w:val="24"/>
          <w:szCs w:val="24"/>
        </w:rPr>
        <w:t>°</w:t>
      </w:r>
      <w:r w:rsidR="00F32BD7">
        <w:rPr>
          <w:rFonts w:cstheme="minorHAnsi"/>
          <w:sz w:val="24"/>
          <w:szCs w:val="24"/>
        </w:rPr>
        <w:t>C evolved lines (42</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-5.2, p &lt; 0.001; 37</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-0.99, p = 0.75).</w:t>
      </w:r>
    </w:p>
    <w:p w14:paraId="30E3E27B" w14:textId="58BB3D95" w:rsidR="00F32BD7" w:rsidRPr="00F07F61" w:rsidRDefault="00626613" w:rsidP="00F07F61">
      <w:pPr>
        <w:jc w:val="both"/>
        <w:rPr>
          <w:rFonts w:cstheme="minorHAnsi"/>
          <w:sz w:val="24"/>
          <w:szCs w:val="24"/>
        </w:rPr>
      </w:pPr>
      <w:r>
        <w:rPr>
          <w:noProof/>
          <w:sz w:val="24"/>
          <w:szCs w:val="24"/>
        </w:rPr>
        <w:lastRenderedPageBreak/>
        <w:drawing>
          <wp:anchor distT="0" distB="0" distL="114300" distR="114300" simplePos="0" relativeHeight="251658240" behindDoc="0" locked="0" layoutInCell="1" allowOverlap="1" wp14:anchorId="259CCD04" wp14:editId="6A9ADE6B">
            <wp:simplePos x="0" y="0"/>
            <wp:positionH relativeFrom="margin">
              <wp:align>center</wp:align>
            </wp:positionH>
            <wp:positionV relativeFrom="paragraph">
              <wp:posOffset>715673</wp:posOffset>
            </wp:positionV>
            <wp:extent cx="5192202" cy="5031825"/>
            <wp:effectExtent l="0" t="0" r="8890" b="0"/>
            <wp:wrapTopAndBottom/>
            <wp:docPr id="345259713"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59713" name="Picture 14" descr="A screen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92202" cy="5031825"/>
                    </a:xfrm>
                    <a:prstGeom prst="rect">
                      <a:avLst/>
                    </a:prstGeom>
                  </pic:spPr>
                </pic:pic>
              </a:graphicData>
            </a:graphic>
            <wp14:sizeRelH relativeFrom="page">
              <wp14:pctWidth>0</wp14:pctWidth>
            </wp14:sizeRelH>
            <wp14:sizeRelV relativeFrom="page">
              <wp14:pctHeight>0</wp14:pctHeight>
            </wp14:sizeRelV>
          </wp:anchor>
        </w:drawing>
      </w:r>
      <w:r w:rsidR="00F32BD7">
        <w:rPr>
          <w:rFonts w:cstheme="minorHAnsi"/>
          <w:sz w:val="24"/>
          <w:szCs w:val="24"/>
        </w:rPr>
        <w:t xml:space="preserve">These findings indicate that </w:t>
      </w:r>
      <w:r w:rsidR="00BB45FC">
        <w:rPr>
          <w:rFonts w:cstheme="minorHAnsi"/>
          <w:sz w:val="24"/>
          <w:szCs w:val="24"/>
        </w:rPr>
        <w:t xml:space="preserve">fluctuating temperatures selected for </w:t>
      </w:r>
      <w:r w:rsidR="00F06954">
        <w:rPr>
          <w:rFonts w:cstheme="minorHAnsi"/>
          <w:sz w:val="24"/>
          <w:szCs w:val="24"/>
        </w:rPr>
        <w:t>φ</w:t>
      </w:r>
      <w:r w:rsidR="00F32BD7">
        <w:rPr>
          <w:rFonts w:cstheme="minorHAnsi"/>
          <w:sz w:val="24"/>
          <w:szCs w:val="24"/>
        </w:rPr>
        <w:t xml:space="preserve">14-1 </w:t>
      </w:r>
      <w:r w:rsidR="00BB45FC">
        <w:rPr>
          <w:rFonts w:cstheme="minorHAnsi"/>
          <w:sz w:val="24"/>
          <w:szCs w:val="24"/>
        </w:rPr>
        <w:t>thermal general</w:t>
      </w:r>
      <w:r w:rsidR="00C27692">
        <w:rPr>
          <w:rFonts w:cstheme="minorHAnsi"/>
          <w:sz w:val="24"/>
          <w:szCs w:val="24"/>
        </w:rPr>
        <w:t>ists</w:t>
      </w:r>
      <w:r w:rsidR="00F32BD7">
        <w:rPr>
          <w:rFonts w:cstheme="minorHAnsi"/>
          <w:sz w:val="24"/>
          <w:szCs w:val="24"/>
        </w:rPr>
        <w:t xml:space="preserve">. In contrast, </w:t>
      </w:r>
      <w:r w:rsidR="00397F03">
        <w:rPr>
          <w:rFonts w:cstheme="minorHAnsi"/>
          <w:sz w:val="24"/>
          <w:szCs w:val="24"/>
        </w:rPr>
        <w:t>φ</w:t>
      </w:r>
      <w:r w:rsidR="00F32BD7">
        <w:rPr>
          <w:rFonts w:cstheme="minorHAnsi"/>
          <w:sz w:val="24"/>
          <w:szCs w:val="24"/>
        </w:rPr>
        <w:t xml:space="preserve">LUZ19 evolved increased </w:t>
      </w:r>
      <w:r w:rsidR="00106FC4">
        <w:rPr>
          <w:rFonts w:cstheme="minorHAnsi"/>
          <w:sz w:val="24"/>
          <w:szCs w:val="24"/>
        </w:rPr>
        <w:t>overall</w:t>
      </w:r>
      <w:r w:rsidR="00F32BD7">
        <w:rPr>
          <w:rFonts w:cstheme="minorHAnsi"/>
          <w:sz w:val="24"/>
          <w:szCs w:val="24"/>
        </w:rPr>
        <w:t xml:space="preserve"> fitness </w:t>
      </w:r>
      <w:r w:rsidR="00F06954">
        <w:rPr>
          <w:rFonts w:cstheme="minorHAnsi"/>
          <w:sz w:val="24"/>
          <w:szCs w:val="24"/>
        </w:rPr>
        <w:t xml:space="preserve">indicating thermal adaptation was not constrained by </w:t>
      </w:r>
      <w:r w:rsidR="00397F03">
        <w:rPr>
          <w:rFonts w:cstheme="minorHAnsi"/>
          <w:sz w:val="24"/>
          <w:szCs w:val="24"/>
        </w:rPr>
        <w:t xml:space="preserve">weak selection or </w:t>
      </w:r>
      <w:r w:rsidR="00F06954">
        <w:rPr>
          <w:rFonts w:cstheme="minorHAnsi"/>
          <w:sz w:val="24"/>
          <w:szCs w:val="24"/>
        </w:rPr>
        <w:t>evolutionary trade-offs.</w:t>
      </w:r>
      <w:r w:rsidR="00106FC4">
        <w:rPr>
          <w:rFonts w:cstheme="minorHAnsi"/>
          <w:sz w:val="24"/>
          <w:szCs w:val="24"/>
        </w:rPr>
        <w:t xml:space="preserve"> </w:t>
      </w:r>
      <w:r w:rsidR="00F32BD7">
        <w:rPr>
          <w:rFonts w:cstheme="minorHAnsi"/>
          <w:sz w:val="24"/>
          <w:szCs w:val="24"/>
        </w:rPr>
        <w:t xml:space="preserve"> </w:t>
      </w:r>
    </w:p>
    <w:p w14:paraId="12F20189" w14:textId="10F13E30" w:rsidR="00DD0CDB" w:rsidRPr="00A13ABE" w:rsidRDefault="00DD0CDB" w:rsidP="00A13ABE">
      <w:pPr>
        <w:jc w:val="both"/>
        <w:rPr>
          <w:sz w:val="24"/>
          <w:szCs w:val="24"/>
        </w:rPr>
      </w:pPr>
    </w:p>
    <w:p w14:paraId="3053FBD7" w14:textId="3C77DBBB" w:rsidR="00660686" w:rsidRDefault="00660686" w:rsidP="00660686">
      <w:pPr>
        <w:jc w:val="both"/>
        <w:rPr>
          <w:sz w:val="24"/>
          <w:szCs w:val="24"/>
        </w:rPr>
      </w:pPr>
      <w:r w:rsidRPr="00A13ABE">
        <w:rPr>
          <w:b/>
          <w:bCs/>
          <w:sz w:val="24"/>
          <w:szCs w:val="24"/>
        </w:rPr>
        <w:t xml:space="preserve">Figure 1. </w:t>
      </w:r>
      <w:r w:rsidR="00F06954">
        <w:rPr>
          <w:b/>
          <w:bCs/>
          <w:sz w:val="24"/>
          <w:szCs w:val="24"/>
        </w:rPr>
        <w:t>Fluctuating environments</w:t>
      </w:r>
      <w:r>
        <w:rPr>
          <w:b/>
          <w:bCs/>
          <w:sz w:val="24"/>
          <w:szCs w:val="24"/>
        </w:rPr>
        <w:t xml:space="preserve"> select for </w:t>
      </w:r>
      <w:r w:rsidR="00AA3F9A">
        <w:rPr>
          <w:b/>
          <w:bCs/>
          <w:sz w:val="24"/>
          <w:szCs w:val="24"/>
        </w:rPr>
        <w:t>generalist phenotypes</w:t>
      </w:r>
      <w:r>
        <w:rPr>
          <w:b/>
          <w:bCs/>
          <w:sz w:val="24"/>
          <w:szCs w:val="24"/>
        </w:rPr>
        <w:t>.</w:t>
      </w:r>
      <w:r w:rsidRPr="00A13ABE">
        <w:rPr>
          <w:sz w:val="24"/>
          <w:szCs w:val="24"/>
        </w:rPr>
        <w:t xml:space="preserve"> </w:t>
      </w:r>
      <w:r w:rsidRPr="00A13ABE">
        <w:rPr>
          <w:b/>
          <w:bCs/>
          <w:sz w:val="24"/>
          <w:szCs w:val="24"/>
        </w:rPr>
        <w:t>A</w:t>
      </w:r>
      <w:r w:rsidRPr="00A13ABE">
        <w:rPr>
          <w:sz w:val="24"/>
          <w:szCs w:val="24"/>
        </w:rPr>
        <w:t xml:space="preserve">) Population dynamics of </w:t>
      </w:r>
      <w:proofErr w:type="spellStart"/>
      <w:r w:rsidRPr="00A13ABE">
        <w:rPr>
          <w:sz w:val="24"/>
          <w:szCs w:val="24"/>
        </w:rPr>
        <w:t>phages</w:t>
      </w:r>
      <w:proofErr w:type="spellEnd"/>
      <w:r w:rsidRPr="00A13ABE">
        <w:rPr>
          <w:sz w:val="24"/>
          <w:szCs w:val="24"/>
        </w:rPr>
        <w:t xml:space="preserve"> evolved in monoculture. Plot background colour reflects the temperature during that passage where blue is 37</w:t>
      </w:r>
      <w:r w:rsidR="00F06954">
        <w:rPr>
          <w:rFonts w:cstheme="minorHAnsi"/>
          <w:sz w:val="24"/>
          <w:szCs w:val="24"/>
        </w:rPr>
        <w:t>°</w:t>
      </w:r>
      <w:r w:rsidRPr="00A13ABE">
        <w:rPr>
          <w:sz w:val="24"/>
          <w:szCs w:val="24"/>
        </w:rPr>
        <w:t>C and red is 42</w:t>
      </w:r>
      <w:r w:rsidR="00F06954">
        <w:rPr>
          <w:rFonts w:cstheme="minorHAnsi"/>
          <w:sz w:val="24"/>
          <w:szCs w:val="24"/>
        </w:rPr>
        <w:t>°</w:t>
      </w:r>
      <w:r w:rsidRPr="00A13ABE">
        <w:rPr>
          <w:sz w:val="24"/>
          <w:szCs w:val="24"/>
        </w:rPr>
        <w:t xml:space="preserve">C. </w:t>
      </w:r>
      <w:r w:rsidRPr="00A13ABE">
        <w:rPr>
          <w:b/>
          <w:bCs/>
          <w:sz w:val="24"/>
          <w:szCs w:val="24"/>
        </w:rPr>
        <w:t>B</w:t>
      </w:r>
      <w:r w:rsidRPr="00A13ABE">
        <w:rPr>
          <w:sz w:val="24"/>
          <w:szCs w:val="24"/>
        </w:rPr>
        <w:t xml:space="preserve">) Boxplots show growth rates of evolved phage lines relative to the ancestor measured after 2h for </w:t>
      </w:r>
      <w:r w:rsidR="00F06954">
        <w:rPr>
          <w:rFonts w:cstheme="minorHAnsi"/>
          <w:sz w:val="24"/>
          <w:szCs w:val="24"/>
        </w:rPr>
        <w:t>φ</w:t>
      </w:r>
      <w:r w:rsidRPr="00A13ABE">
        <w:rPr>
          <w:sz w:val="24"/>
          <w:szCs w:val="24"/>
        </w:rPr>
        <w:t xml:space="preserve">LUZ19 and 4h for </w:t>
      </w:r>
      <w:r w:rsidR="00F06954">
        <w:rPr>
          <w:rFonts w:cstheme="minorHAnsi"/>
          <w:sz w:val="24"/>
          <w:szCs w:val="24"/>
        </w:rPr>
        <w:t>φ</w:t>
      </w:r>
      <w:r w:rsidRPr="00A13ABE">
        <w:rPr>
          <w:sz w:val="24"/>
          <w:szCs w:val="24"/>
        </w:rPr>
        <w:t>14-1. Static temperature data was adapted from Greenrod et al (unpublished). Panel strip colo</w:t>
      </w:r>
      <w:r w:rsidR="00F06954">
        <w:rPr>
          <w:sz w:val="24"/>
          <w:szCs w:val="24"/>
        </w:rPr>
        <w:t>u</w:t>
      </w:r>
      <w:r w:rsidRPr="00A13ABE">
        <w:rPr>
          <w:sz w:val="24"/>
          <w:szCs w:val="24"/>
        </w:rPr>
        <w:t>r reflects the temperature that growth was tested at where blue is 37</w:t>
      </w:r>
      <w:r w:rsidR="00F06954">
        <w:rPr>
          <w:rFonts w:cstheme="minorHAnsi"/>
          <w:sz w:val="24"/>
          <w:szCs w:val="24"/>
        </w:rPr>
        <w:t>°</w:t>
      </w:r>
      <w:r w:rsidRPr="00A13ABE">
        <w:rPr>
          <w:sz w:val="24"/>
          <w:szCs w:val="24"/>
        </w:rPr>
        <w:t>C and red is 42</w:t>
      </w:r>
      <w:r w:rsidR="00F06954">
        <w:rPr>
          <w:rFonts w:cstheme="minorHAnsi"/>
          <w:sz w:val="24"/>
          <w:szCs w:val="24"/>
        </w:rPr>
        <w:t>°</w:t>
      </w:r>
      <w:r w:rsidRPr="00A13ABE">
        <w:rPr>
          <w:sz w:val="24"/>
          <w:szCs w:val="24"/>
        </w:rPr>
        <w:t>C. *** = p &lt; 0.001. Absence of asterisk reflects non-significance.</w:t>
      </w:r>
      <w:r w:rsidR="00845CCB">
        <w:rPr>
          <w:sz w:val="24"/>
          <w:szCs w:val="24"/>
        </w:rPr>
        <w:t xml:space="preserve"> </w:t>
      </w:r>
      <w:r w:rsidR="00845CCB" w:rsidRPr="00845CCB">
        <w:rPr>
          <w:sz w:val="24"/>
          <w:szCs w:val="24"/>
        </w:rPr>
        <w:t>Phage icons reflect electron microscopy images of each phage</w:t>
      </w:r>
      <w:r w:rsidR="00845CCB">
        <w:rPr>
          <w:sz w:val="24"/>
          <w:szCs w:val="24"/>
        </w:rPr>
        <w:t xml:space="preserve"> </w:t>
      </w:r>
      <w:r w:rsidR="00845CCB">
        <w:rPr>
          <w:sz w:val="24"/>
          <w:szCs w:val="24"/>
        </w:rPr>
        <w:fldChar w:fldCharType="begin"/>
      </w:r>
      <w:r w:rsidR="00E32992">
        <w:rPr>
          <w:sz w:val="24"/>
          <w:szCs w:val="24"/>
        </w:rPr>
        <w:instrText xml:space="preserve"> ADDIN ZOTERO_ITEM CSL_CITATION {"citationID":"TeWHC9kB","properties":{"formattedCitation":"[41]","plainCitation":"[41]","noteIndex":0},"citationItems":[{"id":3223,"uris":["http://zotero.org/users/local/sgFDdPY0/items/MK5KDL63"],"itemData":{"id":3223,"type":"article-journal","abstract":"In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845CCB">
        <w:rPr>
          <w:sz w:val="24"/>
          <w:szCs w:val="24"/>
        </w:rPr>
        <w:fldChar w:fldCharType="separate"/>
      </w:r>
      <w:r w:rsidR="00E32992" w:rsidRPr="00E32992">
        <w:rPr>
          <w:rFonts w:ascii="Calibri" w:hAnsi="Calibri" w:cs="Calibri"/>
          <w:sz w:val="24"/>
        </w:rPr>
        <w:t>[41]</w:t>
      </w:r>
      <w:r w:rsidR="00845CCB">
        <w:rPr>
          <w:sz w:val="24"/>
          <w:szCs w:val="24"/>
        </w:rPr>
        <w:fldChar w:fldCharType="end"/>
      </w:r>
      <w:r w:rsidR="00845CCB" w:rsidRPr="00845CCB">
        <w:rPr>
          <w:sz w:val="24"/>
          <w:szCs w:val="24"/>
        </w:rPr>
        <w:t xml:space="preserve"> and are used hereafter to refer to </w:t>
      </w:r>
      <w:proofErr w:type="spellStart"/>
      <w:r w:rsidR="00845CCB" w:rsidRPr="00845CCB">
        <w:rPr>
          <w:sz w:val="24"/>
          <w:szCs w:val="24"/>
        </w:rPr>
        <w:t>phages</w:t>
      </w:r>
      <w:proofErr w:type="spellEnd"/>
      <w:r w:rsidR="00845CCB" w:rsidRPr="00845CCB">
        <w:rPr>
          <w:sz w:val="24"/>
          <w:szCs w:val="24"/>
        </w:rPr>
        <w:t xml:space="preserve"> in figures.</w:t>
      </w:r>
    </w:p>
    <w:p w14:paraId="52193F9A" w14:textId="77777777" w:rsidR="00660686" w:rsidRPr="00A13ABE" w:rsidRDefault="00660686" w:rsidP="00660686">
      <w:pPr>
        <w:jc w:val="both"/>
        <w:rPr>
          <w:sz w:val="24"/>
          <w:szCs w:val="24"/>
        </w:rPr>
      </w:pPr>
    </w:p>
    <w:p w14:paraId="2FC9EDA1" w14:textId="572112B9" w:rsidR="00DD0CDB" w:rsidRPr="00A13ABE" w:rsidRDefault="00397F03" w:rsidP="00A13ABE">
      <w:pPr>
        <w:jc w:val="both"/>
        <w:rPr>
          <w:b/>
          <w:bCs/>
          <w:sz w:val="24"/>
          <w:szCs w:val="24"/>
        </w:rPr>
      </w:pPr>
      <w:r>
        <w:rPr>
          <w:b/>
          <w:bCs/>
          <w:sz w:val="24"/>
          <w:szCs w:val="24"/>
        </w:rPr>
        <w:t>Combined fluctuation</w:t>
      </w:r>
      <w:r w:rsidR="003D2971">
        <w:rPr>
          <w:b/>
          <w:bCs/>
          <w:sz w:val="24"/>
          <w:szCs w:val="24"/>
        </w:rPr>
        <w:t xml:space="preserve"> and </w:t>
      </w:r>
      <w:r>
        <w:rPr>
          <w:b/>
          <w:bCs/>
          <w:sz w:val="24"/>
          <w:szCs w:val="24"/>
        </w:rPr>
        <w:t xml:space="preserve">competition selection </w:t>
      </w:r>
      <w:r w:rsidR="00DD0CDB" w:rsidRPr="00A13ABE">
        <w:rPr>
          <w:b/>
          <w:bCs/>
          <w:sz w:val="24"/>
          <w:szCs w:val="24"/>
        </w:rPr>
        <w:t>constrain</w:t>
      </w:r>
      <w:r>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p w14:paraId="455B2168" w14:textId="5C0C5CBE" w:rsidR="00441F88" w:rsidRPr="00A13ABE" w:rsidRDefault="00397F03" w:rsidP="00A13ABE">
      <w:pPr>
        <w:jc w:val="both"/>
        <w:rPr>
          <w:sz w:val="24"/>
          <w:szCs w:val="24"/>
        </w:rPr>
      </w:pPr>
      <w:r>
        <w:rPr>
          <w:sz w:val="24"/>
          <w:szCs w:val="24"/>
        </w:rPr>
        <w:t xml:space="preserve">Fluctuating </w:t>
      </w:r>
      <w:r w:rsidR="00600907">
        <w:rPr>
          <w:sz w:val="24"/>
          <w:szCs w:val="24"/>
        </w:rPr>
        <w:t xml:space="preserve">temperatures </w:t>
      </w:r>
      <w:r>
        <w:rPr>
          <w:sz w:val="24"/>
          <w:szCs w:val="24"/>
        </w:rPr>
        <w:t>are</w:t>
      </w:r>
      <w:r w:rsidR="00A23224" w:rsidRPr="00A13ABE">
        <w:rPr>
          <w:sz w:val="24"/>
          <w:szCs w:val="24"/>
        </w:rPr>
        <w:t xml:space="preserve"> expected to constrain </w:t>
      </w:r>
      <w:r w:rsidR="00F06954">
        <w:rPr>
          <w:sz w:val="24"/>
          <w:szCs w:val="24"/>
        </w:rPr>
        <w:t>adaptation</w:t>
      </w:r>
      <w:r w:rsidR="00A23224" w:rsidRPr="00A13ABE">
        <w:rPr>
          <w:sz w:val="24"/>
          <w:szCs w:val="24"/>
        </w:rPr>
        <w:t xml:space="preserve"> </w:t>
      </w:r>
      <w:r>
        <w:rPr>
          <w:sz w:val="24"/>
          <w:szCs w:val="24"/>
        </w:rPr>
        <w:t xml:space="preserve">when combined with other selection pressures </w:t>
      </w:r>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lastRenderedPageBreak/>
        <w:fldChar w:fldCharType="begin"/>
      </w:r>
      <w:r w:rsidR="00102EE8">
        <w:rPr>
          <w:sz w:val="24"/>
          <w:szCs w:val="24"/>
        </w:rPr>
        <w:instrText xml:space="preserve"> ADDIN ZOTERO_ITEM CSL_CITATION {"citationID":"Ej2gM0Kx","properties":{"formattedCitation":"[10,16,17]","plainCitation":"[10,16,17]","noteIndex":0},"citationItems":[{"id":3430,"uris":["http://zotero.org/users/local/sgFDdPY0/items/27D5JGTI"],"itemData":{"id":3430,"type":"article-journal","abstract":"Humans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sidR="00F06954">
        <w:rPr>
          <w:sz w:val="24"/>
          <w:szCs w:val="24"/>
        </w:rPr>
        <w:fldChar w:fldCharType="separate"/>
      </w:r>
      <w:r w:rsidR="00102EE8" w:rsidRPr="00102EE8">
        <w:rPr>
          <w:rFonts w:ascii="Calibri" w:hAnsi="Calibri" w:cs="Calibri"/>
          <w:sz w:val="24"/>
        </w:rPr>
        <w:t>[10,16,17]</w:t>
      </w:r>
      <w:r w:rsidR="00F06954">
        <w:rPr>
          <w:sz w:val="24"/>
          <w:szCs w:val="24"/>
        </w:rPr>
        <w:fldChar w:fldCharType="end"/>
      </w:r>
      <w:r w:rsidR="00A23224" w:rsidRPr="00A13ABE">
        <w:rPr>
          <w:sz w:val="24"/>
          <w:szCs w:val="24"/>
        </w:rPr>
        <w:t xml:space="preserve">. </w:t>
      </w:r>
      <w:r w:rsidR="00490C68">
        <w:rPr>
          <w:sz w:val="24"/>
          <w:szCs w:val="24"/>
        </w:rPr>
        <w:t xml:space="preserve">We hypothesised that </w:t>
      </w:r>
      <w:proofErr w:type="spellStart"/>
      <w:r w:rsidR="00490C68">
        <w:rPr>
          <w:sz w:val="24"/>
          <w:szCs w:val="24"/>
        </w:rPr>
        <w:t>phages</w:t>
      </w:r>
      <w:proofErr w:type="spellEnd"/>
      <w:r w:rsidR="00490C68">
        <w:rPr>
          <w:sz w:val="24"/>
          <w:szCs w:val="24"/>
        </w:rPr>
        <w:t xml:space="preserve"> evolved under </w:t>
      </w:r>
      <w:r>
        <w:rPr>
          <w:sz w:val="24"/>
          <w:szCs w:val="24"/>
        </w:rPr>
        <w:t>combined 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at </w:t>
      </w:r>
      <w:r w:rsidR="003D2971">
        <w:rPr>
          <w:sz w:val="24"/>
          <w:szCs w:val="24"/>
        </w:rPr>
        <w:t>under static and 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 xml:space="preserve">14-1 densities </w:t>
      </w:r>
      <w:r w:rsidR="00490C68">
        <w:rPr>
          <w:sz w:val="24"/>
          <w:szCs w:val="24"/>
        </w:rPr>
        <w:t xml:space="preserve">were found to </w:t>
      </w:r>
      <w:r w:rsidR="00441F88" w:rsidRPr="00A13ABE">
        <w:rPr>
          <w:sz w:val="24"/>
          <w:szCs w:val="24"/>
        </w:rPr>
        <w:t>fluctuat</w:t>
      </w:r>
      <w:r w:rsidR="00490C68">
        <w:rPr>
          <w:sz w:val="24"/>
          <w:szCs w:val="24"/>
        </w:rPr>
        <w:t>e</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stabilised between passages</w:t>
      </w:r>
      <w:r w:rsidR="00F77CC8">
        <w:rPr>
          <w:sz w:val="24"/>
          <w:szCs w:val="24"/>
        </w:rPr>
        <w:t xml:space="preserve"> (Figure 2a)</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F77CC8">
        <w:rPr>
          <w:sz w:val="24"/>
          <w:szCs w:val="24"/>
        </w:rPr>
        <w:t>changed</w:t>
      </w:r>
      <w:r w:rsidR="00441F88" w:rsidRPr="00A13ABE">
        <w:rPr>
          <w:sz w:val="24"/>
          <w:szCs w:val="24"/>
        </w:rPr>
        <w:t xml:space="preserve"> from being stable in monoculture to fluctuating in co-culture</w:t>
      </w:r>
      <w:r w:rsidR="006167AD" w:rsidRPr="00A13ABE">
        <w:rPr>
          <w:sz w:val="24"/>
          <w:szCs w:val="24"/>
        </w:rPr>
        <w:t xml:space="preserve"> with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6083A456" w14:textId="261BE0D6" w:rsidR="00A23224" w:rsidRDefault="00044539" w:rsidP="00A13ABE">
      <w:pPr>
        <w:jc w:val="both"/>
        <w:rPr>
          <w:sz w:val="24"/>
          <w:szCs w:val="24"/>
        </w:rPr>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(Figure 2b)</w:t>
      </w:r>
      <w:r>
        <w:rPr>
          <w:sz w:val="24"/>
          <w:szCs w:val="24"/>
        </w:rPr>
        <w:t xml:space="preserve">. </w:t>
      </w:r>
      <w:r w:rsidR="0018010A" w:rsidRPr="00F07F61">
        <w:rPr>
          <w:rFonts w:cstheme="minorHAnsi"/>
          <w:sz w:val="24"/>
          <w:szCs w:val="24"/>
        </w:rPr>
        <w:t>We found a significant interaction between evolved line</w:t>
      </w:r>
      <w:r w:rsidR="0018010A">
        <w:rPr>
          <w:rFonts w:cstheme="minorHAnsi"/>
          <w:sz w:val="24"/>
          <w:szCs w:val="24"/>
        </w:rPr>
        <w:t xml:space="preserve"> (monoculture and co-culture)</w:t>
      </w:r>
      <w:r w:rsidR="0018010A" w:rsidRPr="00F07F61">
        <w:rPr>
          <w:rFonts w:cstheme="minorHAnsi"/>
          <w:sz w:val="24"/>
          <w:szCs w:val="24"/>
        </w:rPr>
        <w:t xml:space="preserve"> and temperature regarding growth rates for </w:t>
      </w:r>
      <w:r w:rsidR="0018010A">
        <w:rPr>
          <w:rFonts w:cstheme="minorHAnsi"/>
          <w:sz w:val="24"/>
          <w:szCs w:val="24"/>
        </w:rPr>
        <w:t xml:space="preserve">both </w:t>
      </w:r>
      <w:proofErr w:type="spellStart"/>
      <w:r w:rsidR="0018010A">
        <w:rPr>
          <w:rFonts w:cstheme="minorHAnsi"/>
          <w:sz w:val="24"/>
          <w:szCs w:val="24"/>
        </w:rPr>
        <w:t>phages</w:t>
      </w:r>
      <w:proofErr w:type="spellEnd"/>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fitness 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fitness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w:t>
      </w:r>
      <w:proofErr w:type="gramStart"/>
      <w:r w:rsidR="0018010A">
        <w:rPr>
          <w:sz w:val="24"/>
          <w:szCs w:val="24"/>
        </w:rPr>
        <w:t>t(</w:t>
      </w:r>
      <w:proofErr w:type="gramEnd"/>
      <w:r w:rsidR="0018010A">
        <w:rPr>
          <w:sz w:val="24"/>
          <w:szCs w:val="24"/>
        </w:rPr>
        <w:t>59) = -1.0, p = 0.99)</w:t>
      </w:r>
      <w:r w:rsidR="00441F88" w:rsidRPr="00A13ABE">
        <w:rPr>
          <w:sz w:val="24"/>
          <w:szCs w:val="24"/>
        </w:rPr>
        <w:t xml:space="preserve">. </w:t>
      </w:r>
      <w:proofErr w:type="gramStart"/>
      <w:r w:rsidR="002C21A2">
        <w:rPr>
          <w:sz w:val="24"/>
          <w:szCs w:val="24"/>
        </w:rPr>
        <w:t>Similar to</w:t>
      </w:r>
      <w:proofErr w:type="gramEnd"/>
      <w:r w:rsidR="002C21A2">
        <w:rPr>
          <w:sz w:val="24"/>
          <w:szCs w:val="24"/>
        </w:rPr>
        <w:t xml:space="preserve">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LUZ19 population fitness</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-0.42, p = 1.0;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had significantly lower fitness 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10.1, p &lt; 0.0001;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4.9, p &lt; 0.001)</w:t>
      </w:r>
      <w:r w:rsidR="00441F88" w:rsidRPr="00A13ABE">
        <w:rPr>
          <w:sz w:val="24"/>
          <w:szCs w:val="24"/>
        </w:rPr>
        <w:t>.</w:t>
      </w:r>
      <w:r w:rsidR="006167AD" w:rsidRPr="00A13ABE">
        <w:rPr>
          <w:sz w:val="24"/>
          <w:szCs w:val="24"/>
        </w:rPr>
        <w:t xml:space="preserve"> </w:t>
      </w:r>
    </w:p>
    <w:p w14:paraId="45E9BD5D" w14:textId="06A3A8C9" w:rsidR="001B1D66" w:rsidRDefault="006167AD" w:rsidP="00A13ABE">
      <w:pPr>
        <w:jc w:val="both"/>
        <w:rPr>
          <w:sz w:val="24"/>
          <w:szCs w:val="24"/>
        </w:rPr>
      </w:pPr>
      <w:r w:rsidRPr="00A13ABE">
        <w:rPr>
          <w:sz w:val="24"/>
          <w:szCs w:val="24"/>
        </w:rPr>
        <w:t xml:space="preserve">These findings </w:t>
      </w:r>
      <w:r w:rsidR="0085774F">
        <w:rPr>
          <w:sz w:val="24"/>
          <w:szCs w:val="24"/>
        </w:rPr>
        <w:t>indicate tha</w:t>
      </w:r>
      <w:r w:rsidR="00F77CC8">
        <w:rPr>
          <w:sz w:val="24"/>
          <w:szCs w:val="24"/>
        </w:rPr>
        <w:t xml:space="preserve">t, for </w:t>
      </w:r>
      <w:r w:rsidR="00B915F7">
        <w:rPr>
          <w:rFonts w:cstheme="minorHAnsi"/>
          <w:sz w:val="24"/>
          <w:szCs w:val="24"/>
        </w:rPr>
        <w:t>φ</w:t>
      </w:r>
      <w:r w:rsidR="00B915F7">
        <w:rPr>
          <w:sz w:val="24"/>
          <w:szCs w:val="24"/>
        </w:rPr>
        <w:t>LUZ19, combined selection by thermal fluctuations and competition constrain</w:t>
      </w:r>
      <w:r w:rsidR="00C27692">
        <w:rPr>
          <w:sz w:val="24"/>
          <w:szCs w:val="24"/>
        </w:rPr>
        <w:t>ed</w:t>
      </w:r>
      <w:r w:rsidR="00B915F7">
        <w:rPr>
          <w:sz w:val="24"/>
          <w:szCs w:val="24"/>
        </w:rPr>
        <w:t xml:space="preserve"> thermal adaptation</w:t>
      </w:r>
      <w:r w:rsidR="00F77CC8">
        <w:rPr>
          <w:sz w:val="24"/>
          <w:szCs w:val="24"/>
        </w:rPr>
        <w:t xml:space="preserve"> and inhibited growth in 42</w:t>
      </w:r>
      <w:r w:rsidR="00F77CC8">
        <w:rPr>
          <w:rFonts w:cstheme="minorHAnsi"/>
          <w:sz w:val="24"/>
          <w:szCs w:val="24"/>
        </w:rPr>
        <w:t>°</w:t>
      </w:r>
      <w:r w:rsidR="00F77CC8">
        <w:rPr>
          <w:sz w:val="24"/>
          <w:szCs w:val="24"/>
        </w:rPr>
        <w:t>C passages</w:t>
      </w:r>
      <w:r w:rsidR="00B915F7">
        <w:rPr>
          <w:sz w:val="24"/>
          <w:szCs w:val="24"/>
        </w:rPr>
        <w:t>. However, f</w:t>
      </w:r>
      <w:r w:rsidR="002C21A2">
        <w:rPr>
          <w:sz w:val="24"/>
          <w:szCs w:val="24"/>
        </w:rPr>
        <w:t xml:space="preserve">or </w:t>
      </w:r>
      <w:r w:rsidR="00B915F7">
        <w:rPr>
          <w:rFonts w:cstheme="minorHAnsi"/>
          <w:sz w:val="24"/>
          <w:szCs w:val="24"/>
        </w:rPr>
        <w:t>φ</w:t>
      </w:r>
      <w:r w:rsidR="002C21A2">
        <w:rPr>
          <w:sz w:val="24"/>
          <w:szCs w:val="24"/>
        </w:rPr>
        <w:t xml:space="preserve">14-1, </w:t>
      </w:r>
      <w:r w:rsidR="00B915F7">
        <w:rPr>
          <w:sz w:val="24"/>
          <w:szCs w:val="24"/>
        </w:rPr>
        <w:t xml:space="preserve">fluctuations and competition synergised to accelerate </w:t>
      </w:r>
      <w:r w:rsidR="002C21A2">
        <w:rPr>
          <w:sz w:val="24"/>
          <w:szCs w:val="24"/>
        </w:rPr>
        <w:t xml:space="preserve">high temperature adaptation. </w:t>
      </w:r>
    </w:p>
    <w:p w14:paraId="3104F935" w14:textId="45E5FBDC" w:rsidR="00F73687" w:rsidRDefault="00F73687"/>
    <w:p w14:paraId="20790569" w14:textId="77777777" w:rsidR="00DD0CDB" w:rsidRDefault="00DD0CDB"/>
    <w:p w14:paraId="1B4BD40F" w14:textId="77777777" w:rsidR="00854468" w:rsidRDefault="00854468"/>
    <w:p w14:paraId="14C26C8F" w14:textId="746615D8" w:rsidR="00854468" w:rsidRPr="00C9203C" w:rsidRDefault="00B915F7" w:rsidP="00AD4206">
      <w:pPr>
        <w:jc w:val="both"/>
        <w:rPr>
          <w:sz w:val="24"/>
          <w:szCs w:val="24"/>
        </w:rPr>
      </w:pPr>
      <w:r>
        <w:rPr>
          <w:b/>
          <w:bCs/>
          <w:noProof/>
          <w:sz w:val="24"/>
          <w:szCs w:val="24"/>
        </w:rPr>
        <w:lastRenderedPageBreak/>
        <w:drawing>
          <wp:inline distT="0" distB="0" distL="0" distR="0" wp14:anchorId="0A85CAD9" wp14:editId="12F128CA">
            <wp:extent cx="5699772" cy="4639065"/>
            <wp:effectExtent l="0" t="0" r="0" b="9525"/>
            <wp:docPr id="103230157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1570" name="Picture 2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9772" cy="4639065"/>
                    </a:xfrm>
                    <a:prstGeom prst="rect">
                      <a:avLst/>
                    </a:prstGeom>
                  </pic:spPr>
                </pic:pic>
              </a:graphicData>
            </a:graphic>
          </wp:inline>
        </w:drawing>
      </w:r>
      <w:r w:rsidR="00854468" w:rsidRPr="006B390A">
        <w:rPr>
          <w:b/>
          <w:bCs/>
          <w:sz w:val="24"/>
          <w:szCs w:val="24"/>
        </w:rPr>
        <w:t>Figure 2.</w:t>
      </w:r>
      <w:r w:rsidR="006B390A" w:rsidRPr="006B390A">
        <w:rPr>
          <w:b/>
          <w:bCs/>
          <w:sz w:val="24"/>
          <w:szCs w:val="24"/>
        </w:rPr>
        <w:t xml:space="preserve"> Environmental complexity constrains </w:t>
      </w:r>
      <w:r>
        <w:rPr>
          <w:b/>
          <w:bCs/>
          <w:sz w:val="24"/>
          <w:szCs w:val="24"/>
        </w:rPr>
        <w:t xml:space="preserve">thermal adaptation. </w:t>
      </w:r>
      <w:r w:rsidR="00C9203C" w:rsidRPr="00C9203C">
        <w:rPr>
          <w:b/>
          <w:bCs/>
          <w:sz w:val="24"/>
          <w:szCs w:val="24"/>
        </w:rPr>
        <w:t>A</w:t>
      </w:r>
      <w:r w:rsidR="00C9203C" w:rsidRPr="00C9203C">
        <w:rPr>
          <w:sz w:val="24"/>
          <w:szCs w:val="24"/>
        </w:rPr>
        <w:t xml:space="preserve">) Population dynamics of </w:t>
      </w:r>
      <w:proofErr w:type="spellStart"/>
      <w:r w:rsidR="00C9203C" w:rsidRPr="00C9203C">
        <w:rPr>
          <w:sz w:val="24"/>
          <w:szCs w:val="24"/>
        </w:rPr>
        <w:t>phages</w:t>
      </w:r>
      <w:proofErr w:type="spellEnd"/>
      <w:r w:rsidR="00C9203C" w:rsidRPr="00C9203C">
        <w:rPr>
          <w:sz w:val="24"/>
          <w:szCs w:val="24"/>
        </w:rPr>
        <w:t xml:space="preserve"> evolved in monoculture. Plot background colour reflects the temperature during that passage where blue is 37</w:t>
      </w:r>
      <w:r>
        <w:rPr>
          <w:rFonts w:cstheme="minorHAnsi"/>
          <w:sz w:val="24"/>
          <w:szCs w:val="24"/>
        </w:rPr>
        <w:t>°</w:t>
      </w:r>
      <w:r w:rsidR="00C9203C" w:rsidRPr="00C9203C">
        <w:rPr>
          <w:sz w:val="24"/>
          <w:szCs w:val="24"/>
        </w:rPr>
        <w:t>C and red is 42</w:t>
      </w:r>
      <w:r>
        <w:rPr>
          <w:rFonts w:cstheme="minorHAnsi"/>
          <w:sz w:val="24"/>
          <w:szCs w:val="24"/>
        </w:rPr>
        <w:t>°</w:t>
      </w:r>
      <w:r w:rsidR="00C9203C" w:rsidRPr="00C9203C">
        <w:rPr>
          <w:sz w:val="24"/>
          <w:szCs w:val="24"/>
        </w:rPr>
        <w:t xml:space="preserve">C. </w:t>
      </w:r>
      <w:r w:rsidR="00C9203C" w:rsidRPr="00C9203C">
        <w:rPr>
          <w:b/>
          <w:bCs/>
          <w:sz w:val="24"/>
          <w:szCs w:val="24"/>
        </w:rPr>
        <w:t>B</w:t>
      </w:r>
      <w:r w:rsidR="00C9203C" w:rsidRPr="00C9203C">
        <w:rPr>
          <w:sz w:val="24"/>
          <w:szCs w:val="24"/>
        </w:rPr>
        <w:t xml:space="preserve">) Boxplots show growth rates of evolved </w:t>
      </w:r>
      <w:proofErr w:type="spellStart"/>
      <w:r w:rsidR="00C9203C" w:rsidRPr="00C9203C">
        <w:rPr>
          <w:sz w:val="24"/>
          <w:szCs w:val="24"/>
        </w:rPr>
        <w:t>phages</w:t>
      </w:r>
      <w:proofErr w:type="spellEnd"/>
      <w:r w:rsidR="00C9203C" w:rsidRPr="00C9203C">
        <w:rPr>
          <w:sz w:val="24"/>
          <w:szCs w:val="24"/>
        </w:rPr>
        <w:t xml:space="preserve"> as in panel </w:t>
      </w:r>
      <w:r w:rsidR="00C9203C">
        <w:rPr>
          <w:sz w:val="24"/>
          <w:szCs w:val="24"/>
        </w:rPr>
        <w:t>1B</w:t>
      </w:r>
      <w:r w:rsidR="00C9203C" w:rsidRPr="00C9203C">
        <w:rPr>
          <w:sz w:val="24"/>
          <w:szCs w:val="24"/>
        </w:rPr>
        <w:t xml:space="preserve"> but compar</w:t>
      </w:r>
      <w:r w:rsidR="00667EBF">
        <w:rPr>
          <w:sz w:val="24"/>
          <w:szCs w:val="24"/>
        </w:rPr>
        <w:t>e</w:t>
      </w:r>
      <w:r w:rsidR="00C9203C" w:rsidRPr="00C9203C">
        <w:rPr>
          <w:sz w:val="24"/>
          <w:szCs w:val="24"/>
        </w:rPr>
        <w:t xml:space="preserve"> fluctuating regime populations evolved in monoculture (orange) and co-culture (black). Assay temperature and significance values are presented as in panel B. </w:t>
      </w:r>
      <w:r w:rsidR="00854468" w:rsidRPr="00C9203C">
        <w:rPr>
          <w:sz w:val="24"/>
          <w:szCs w:val="24"/>
        </w:rPr>
        <w:t xml:space="preserve">Static </w:t>
      </w:r>
      <w:r w:rsidR="003D2971">
        <w:rPr>
          <w:sz w:val="24"/>
          <w:szCs w:val="24"/>
        </w:rPr>
        <w:t xml:space="preserve">label refers to static monoculture treatment. Static </w:t>
      </w:r>
      <w:r w:rsidR="00481C5B" w:rsidRPr="00C9203C">
        <w:rPr>
          <w:sz w:val="24"/>
          <w:szCs w:val="24"/>
        </w:rPr>
        <w:t xml:space="preserve">and </w:t>
      </w:r>
      <w:r>
        <w:rPr>
          <w:sz w:val="24"/>
          <w:szCs w:val="24"/>
        </w:rPr>
        <w:t>s</w:t>
      </w:r>
      <w:r w:rsidR="00481C5B" w:rsidRPr="00C9203C">
        <w:rPr>
          <w:sz w:val="24"/>
          <w:szCs w:val="24"/>
        </w:rPr>
        <w:t xml:space="preserve">tatic (co-culture) show values for </w:t>
      </w:r>
      <w:proofErr w:type="spellStart"/>
      <w:r w:rsidR="00481C5B" w:rsidRPr="00C9203C">
        <w:rPr>
          <w:sz w:val="24"/>
          <w:szCs w:val="24"/>
        </w:rPr>
        <w:t>phages</w:t>
      </w:r>
      <w:proofErr w:type="spellEnd"/>
      <w:r w:rsidR="00481C5B" w:rsidRPr="00C9203C">
        <w:rPr>
          <w:sz w:val="24"/>
          <w:szCs w:val="24"/>
        </w:rPr>
        <w:t xml:space="preserve"> evolved at </w:t>
      </w:r>
      <w:r w:rsidR="003D2971">
        <w:rPr>
          <w:sz w:val="24"/>
          <w:szCs w:val="24"/>
        </w:rPr>
        <w:t>experimentally assessed</w:t>
      </w:r>
      <w:r w:rsidR="00481C5B" w:rsidRPr="00C9203C">
        <w:rPr>
          <w:sz w:val="24"/>
          <w:szCs w:val="24"/>
        </w:rPr>
        <w:t xml:space="preserve"> temperatures (37</w:t>
      </w:r>
      <w:r>
        <w:rPr>
          <w:rFonts w:cstheme="minorHAnsi"/>
          <w:sz w:val="24"/>
          <w:szCs w:val="24"/>
        </w:rPr>
        <w:t>°</w:t>
      </w:r>
      <w:r w:rsidR="00481C5B" w:rsidRPr="00C9203C">
        <w:rPr>
          <w:sz w:val="24"/>
          <w:szCs w:val="24"/>
        </w:rPr>
        <w:t>C evolved lines shown in 37</w:t>
      </w:r>
      <w:r>
        <w:rPr>
          <w:rFonts w:cstheme="minorHAnsi"/>
          <w:sz w:val="24"/>
          <w:szCs w:val="24"/>
        </w:rPr>
        <w:t>°</w:t>
      </w:r>
      <w:r w:rsidR="00481C5B" w:rsidRPr="00C9203C">
        <w:rPr>
          <w:sz w:val="24"/>
          <w:szCs w:val="24"/>
        </w:rPr>
        <w:t xml:space="preserve">C plot and </w:t>
      </w:r>
      <w:r>
        <w:rPr>
          <w:sz w:val="24"/>
          <w:szCs w:val="24"/>
        </w:rPr>
        <w:t>42</w:t>
      </w:r>
      <w:r>
        <w:rPr>
          <w:rFonts w:cstheme="minorHAnsi"/>
          <w:sz w:val="24"/>
          <w:szCs w:val="24"/>
        </w:rPr>
        <w:t>°</w:t>
      </w:r>
      <w:r>
        <w:rPr>
          <w:sz w:val="24"/>
          <w:szCs w:val="24"/>
        </w:rPr>
        <w:t>C lines shown in</w:t>
      </w:r>
      <w:r w:rsidR="00481C5B" w:rsidRPr="00C9203C">
        <w:rPr>
          <w:sz w:val="24"/>
          <w:szCs w:val="24"/>
        </w:rPr>
        <w:t xml:space="preserve"> 42</w:t>
      </w:r>
      <w:r>
        <w:rPr>
          <w:rFonts w:cstheme="minorHAnsi"/>
          <w:sz w:val="24"/>
          <w:szCs w:val="24"/>
        </w:rPr>
        <w:t>°</w:t>
      </w:r>
      <w:r w:rsidR="00481C5B" w:rsidRPr="00C9203C">
        <w:rPr>
          <w:sz w:val="24"/>
          <w:szCs w:val="24"/>
        </w:rPr>
        <w:t>C plot).</w:t>
      </w:r>
      <w:r w:rsidR="00854468" w:rsidRPr="00C9203C">
        <w:rPr>
          <w:sz w:val="24"/>
          <w:szCs w:val="24"/>
        </w:rPr>
        <w:t xml:space="preserve"> Error bars show standard errors and * = p &lt; 0.05. Absence of asterisk reflects non-significant difference.</w:t>
      </w:r>
    </w:p>
    <w:p w14:paraId="5C5FA4B2" w14:textId="2D1F4CB8" w:rsidR="00854468" w:rsidRDefault="00854468" w:rsidP="00AD4206">
      <w:pPr>
        <w:jc w:val="both"/>
      </w:pPr>
    </w:p>
    <w:p w14:paraId="628505E9" w14:textId="26BDB8D5" w:rsidR="00A13ABE" w:rsidRPr="000D3A8C" w:rsidRDefault="00B915F7" w:rsidP="00AD4206">
      <w:pPr>
        <w:jc w:val="both"/>
        <w:rPr>
          <w:b/>
          <w:bCs/>
          <w:sz w:val="24"/>
          <w:szCs w:val="24"/>
        </w:rPr>
      </w:pPr>
      <w:r>
        <w:rPr>
          <w:b/>
          <w:bCs/>
          <w:sz w:val="24"/>
          <w:szCs w:val="24"/>
        </w:rPr>
        <w:t xml:space="preserve">Fluctuating environments </w:t>
      </w:r>
      <w:r w:rsidR="00E00527">
        <w:rPr>
          <w:b/>
          <w:bCs/>
          <w:sz w:val="24"/>
          <w:szCs w:val="24"/>
        </w:rPr>
        <w:t xml:space="preserve">select </w:t>
      </w:r>
      <w:r w:rsidR="008E73D0">
        <w:rPr>
          <w:b/>
          <w:bCs/>
          <w:sz w:val="24"/>
          <w:szCs w:val="24"/>
        </w:rPr>
        <w:t>for specialist mutations</w:t>
      </w:r>
    </w:p>
    <w:p w14:paraId="5132708C" w14:textId="5AA762AB"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are expected to select for </w:t>
      </w:r>
      <w:r w:rsidR="00123C62">
        <w:rPr>
          <w:sz w:val="24"/>
          <w:szCs w:val="24"/>
        </w:rPr>
        <w:t>generalist genotypes that form either unique genetic clades</w:t>
      </w:r>
      <w:r>
        <w:rPr>
          <w:sz w:val="24"/>
          <w:szCs w:val="24"/>
        </w:rPr>
        <w:t xml:space="preserve"> </w:t>
      </w:r>
      <w:r w:rsidR="00123C62">
        <w:rPr>
          <w:sz w:val="24"/>
          <w:szCs w:val="24"/>
        </w:rPr>
        <w:t xml:space="preserve">due to pleiotropic </w:t>
      </w:r>
      <w:proofErr w:type="gramStart"/>
      <w:r w:rsidR="00123C62">
        <w:rPr>
          <w:sz w:val="24"/>
          <w:szCs w:val="24"/>
        </w:rPr>
        <w:t>mutations</w:t>
      </w:r>
      <w:proofErr w:type="gramEnd"/>
      <w:r w:rsidR="00123C62">
        <w:rPr>
          <w:sz w:val="24"/>
          <w:szCs w:val="24"/>
        </w:rPr>
        <w:t xml:space="preserve"> or which show genetic similarities to both high and low temperature static lines. </w:t>
      </w:r>
      <w:r w:rsidR="001346AE">
        <w:rPr>
          <w:sz w:val="24"/>
          <w:szCs w:val="24"/>
        </w:rPr>
        <w:t>We assessed phage genomic</w:t>
      </w:r>
      <w:r w:rsidR="00E24081">
        <w:rPr>
          <w:sz w:val="24"/>
          <w:szCs w:val="24"/>
        </w:rPr>
        <w:t xml:space="preserve"> evolution through sequencing and the identification of putative adaptive variants.</w:t>
      </w:r>
      <w:r w:rsidR="001346AE">
        <w:rPr>
          <w:sz w:val="24"/>
          <w:szCs w:val="24"/>
        </w:rPr>
        <w:t xml:space="preserve"> </w:t>
      </w:r>
      <w:r w:rsidR="00BF29E6">
        <w:rPr>
          <w:sz w:val="24"/>
          <w:szCs w:val="24"/>
        </w:rPr>
        <w:t xml:space="preserve">Fluctuating evolved phage populations did not form a unique or genetically intermediate clade but instead were found to cluster 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E24081">
        <w:rPr>
          <w:sz w:val="24"/>
          <w:szCs w:val="24"/>
        </w:rPr>
        <w:t xml:space="preserve"> (Figure 3a)</w:t>
      </w:r>
      <w:r w:rsidR="00BF29E6">
        <w:rPr>
          <w:sz w:val="24"/>
          <w:szCs w:val="24"/>
        </w:rPr>
        <w:t xml:space="preserve">. </w:t>
      </w:r>
      <w:r w:rsidR="00BF29E6">
        <w:rPr>
          <w:rFonts w:cstheme="minorHAnsi"/>
          <w:sz w:val="24"/>
          <w:szCs w:val="24"/>
        </w:rPr>
        <w:t>φ</w:t>
      </w:r>
      <w:r w:rsidR="001346AE">
        <w:rPr>
          <w:sz w:val="24"/>
          <w:szCs w:val="24"/>
        </w:rPr>
        <w:t>14-1 fluctuating populations were distributed among both 37</w:t>
      </w:r>
      <w:r w:rsidR="00BF29E6">
        <w:rPr>
          <w:rFonts w:cstheme="minorHAnsi"/>
          <w:sz w:val="24"/>
          <w:szCs w:val="24"/>
        </w:rPr>
        <w:t>°</w:t>
      </w:r>
      <w:r w:rsidR="001346AE">
        <w:rPr>
          <w:sz w:val="24"/>
          <w:szCs w:val="24"/>
        </w:rPr>
        <w:t>C and 42</w:t>
      </w:r>
      <w:r w:rsidR="00BF29E6">
        <w:rPr>
          <w:rFonts w:cstheme="minorHAnsi"/>
          <w:sz w:val="24"/>
          <w:szCs w:val="24"/>
        </w:rPr>
        <w:t>°</w:t>
      </w:r>
      <w:r w:rsidR="001346AE">
        <w:rPr>
          <w:sz w:val="24"/>
          <w:szCs w:val="24"/>
        </w:rPr>
        <w:t xml:space="preserve">C static clades. </w:t>
      </w:r>
      <w:r w:rsidR="00BF29E6">
        <w:rPr>
          <w:sz w:val="24"/>
          <w:szCs w:val="24"/>
        </w:rPr>
        <w:t xml:space="preserve">In contrast, </w:t>
      </w:r>
      <w:r w:rsidR="00E24081">
        <w:rPr>
          <w:rFonts w:cstheme="minorHAnsi"/>
          <w:sz w:val="24"/>
          <w:szCs w:val="24"/>
        </w:rPr>
        <w:t>φ</w:t>
      </w:r>
      <w:r w:rsidR="001346AE">
        <w:rPr>
          <w:sz w:val="24"/>
          <w:szCs w:val="24"/>
        </w:rPr>
        <w:t>LUZ19 fluctuating populations were primarily found within the 42</w:t>
      </w:r>
      <w:r w:rsidR="00BF29E6">
        <w:rPr>
          <w:rFonts w:cstheme="minorHAnsi"/>
          <w:sz w:val="24"/>
          <w:szCs w:val="24"/>
        </w:rPr>
        <w:t>°</w:t>
      </w:r>
      <w:r w:rsidR="001346AE">
        <w:rPr>
          <w:sz w:val="24"/>
          <w:szCs w:val="24"/>
        </w:rPr>
        <w:t>C static clade</w:t>
      </w:r>
      <w:r w:rsidR="00BF29E6">
        <w:rPr>
          <w:sz w:val="24"/>
          <w:szCs w:val="24"/>
        </w:rPr>
        <w:t>.</w:t>
      </w:r>
    </w:p>
    <w:p w14:paraId="2EBEAED1" w14:textId="7CC74BE3" w:rsidR="00576393" w:rsidRDefault="00576393" w:rsidP="00AD4206">
      <w:pPr>
        <w:jc w:val="both"/>
        <w:rPr>
          <w:sz w:val="24"/>
          <w:szCs w:val="24"/>
        </w:rPr>
      </w:pPr>
      <w:r>
        <w:rPr>
          <w:sz w:val="24"/>
          <w:szCs w:val="24"/>
        </w:rPr>
        <w:lastRenderedPageBreak/>
        <w:t xml:space="preserve">We further analysed </w:t>
      </w:r>
      <w:r w:rsidR="00BF29E6">
        <w:rPr>
          <w:sz w:val="24"/>
          <w:szCs w:val="24"/>
        </w:rPr>
        <w:t>static and fluctuating</w:t>
      </w:r>
      <w:r>
        <w:rPr>
          <w:sz w:val="24"/>
          <w:szCs w:val="24"/>
        </w:rPr>
        <w:t xml:space="preserve"> </w:t>
      </w:r>
      <w:r w:rsidR="00BF29E6">
        <w:rPr>
          <w:sz w:val="24"/>
          <w:szCs w:val="24"/>
        </w:rPr>
        <w:t>population</w:t>
      </w:r>
      <w:r>
        <w:rPr>
          <w:sz w:val="24"/>
          <w:szCs w:val="24"/>
        </w:rPr>
        <w:t xml:space="preserve"> genetic similarit</w:t>
      </w:r>
      <w:r w:rsidR="00BF29E6">
        <w:rPr>
          <w:sz w:val="24"/>
          <w:szCs w:val="24"/>
        </w:rPr>
        <w:t>ies</w:t>
      </w:r>
      <w:r>
        <w:rPr>
          <w:sz w:val="24"/>
          <w:szCs w:val="24"/>
        </w:rPr>
        <w:t xml:space="preserve"> by determining the frequency of shared genetic variants (Figure 3b). In </w:t>
      </w:r>
      <w:r w:rsidR="00BF29E6">
        <w:rPr>
          <w:rFonts w:cstheme="minorHAnsi"/>
          <w:sz w:val="24"/>
          <w:szCs w:val="24"/>
        </w:rPr>
        <w:t>φ</w:t>
      </w:r>
      <w:r>
        <w:rPr>
          <w:sz w:val="24"/>
          <w:szCs w:val="24"/>
        </w:rPr>
        <w:t>14-1 populations, 50% of fluctuating mutations were line-specific compared to 67% in 37</w:t>
      </w:r>
      <w:r w:rsidR="00BF29E6">
        <w:rPr>
          <w:rFonts w:cstheme="minorHAnsi"/>
          <w:sz w:val="24"/>
          <w:szCs w:val="24"/>
        </w:rPr>
        <w:t>°</w:t>
      </w:r>
      <w:r>
        <w:rPr>
          <w:sz w:val="24"/>
          <w:szCs w:val="24"/>
        </w:rPr>
        <w:t>C static lines and 56% in 42</w:t>
      </w:r>
      <w:r w:rsidR="00BF29E6">
        <w:rPr>
          <w:rFonts w:cstheme="minorHAnsi"/>
          <w:sz w:val="24"/>
          <w:szCs w:val="24"/>
        </w:rPr>
        <w:t>°</w:t>
      </w:r>
      <w:r>
        <w:rPr>
          <w:sz w:val="24"/>
          <w:szCs w:val="24"/>
        </w:rPr>
        <w:t xml:space="preserve">C static lines. In the </w:t>
      </w:r>
      <w:r w:rsidR="00BF29E6">
        <w:rPr>
          <w:rFonts w:cstheme="minorHAnsi"/>
          <w:sz w:val="24"/>
          <w:szCs w:val="24"/>
        </w:rPr>
        <w:t>φ</w:t>
      </w:r>
      <w:r>
        <w:rPr>
          <w:sz w:val="24"/>
          <w:szCs w:val="24"/>
        </w:rPr>
        <w:t>LUZ19 populations, only 29% of fluctuating mutations were line-specific compared to 78% in 37</w:t>
      </w:r>
      <w:r w:rsidR="00BF29E6">
        <w:rPr>
          <w:rFonts w:cstheme="minorHAnsi"/>
          <w:sz w:val="24"/>
          <w:szCs w:val="24"/>
        </w:rPr>
        <w:t>°</w:t>
      </w:r>
      <w:r>
        <w:rPr>
          <w:sz w:val="24"/>
          <w:szCs w:val="24"/>
        </w:rPr>
        <w:t>C lines and 73% in 42</w:t>
      </w:r>
      <w:r w:rsidR="00BF29E6">
        <w:rPr>
          <w:rFonts w:cstheme="minorHAnsi"/>
          <w:sz w:val="24"/>
          <w:szCs w:val="24"/>
        </w:rPr>
        <w:t>°</w:t>
      </w:r>
      <w:r>
        <w:rPr>
          <w:sz w:val="24"/>
          <w:szCs w:val="24"/>
        </w:rPr>
        <w:t>C lines.</w:t>
      </w:r>
    </w:p>
    <w:p w14:paraId="6DBFEF2F" w14:textId="2C800F46" w:rsidR="00D36751" w:rsidRDefault="00576393" w:rsidP="00AD4206">
      <w:pPr>
        <w:jc w:val="both"/>
        <w:rPr>
          <w:sz w:val="24"/>
          <w:szCs w:val="24"/>
        </w:rPr>
      </w:pPr>
      <w:r>
        <w:rPr>
          <w:sz w:val="24"/>
          <w:szCs w:val="24"/>
        </w:rPr>
        <w:t>Finally, we assessed the most prevalent genetic variants in fluctuating lines</w:t>
      </w:r>
      <w:r w:rsidR="008E73D0">
        <w:rPr>
          <w:sz w:val="24"/>
          <w:szCs w:val="24"/>
        </w:rPr>
        <w:t xml:space="preserve"> (Figure 3c)</w:t>
      </w:r>
      <w:r>
        <w:rPr>
          <w:sz w:val="24"/>
          <w:szCs w:val="24"/>
        </w:rPr>
        <w:t xml:space="preserve">. No mutations were </w:t>
      </w:r>
      <w:r w:rsidR="00BF29E6">
        <w:rPr>
          <w:sz w:val="24"/>
          <w:szCs w:val="24"/>
        </w:rPr>
        <w:t>observed</w:t>
      </w:r>
      <w:r>
        <w:rPr>
          <w:sz w:val="24"/>
          <w:szCs w:val="24"/>
        </w:rPr>
        <w:t xml:space="preserve"> across all </w:t>
      </w:r>
      <w:r w:rsidR="00BF29E6">
        <w:rPr>
          <w:rFonts w:cstheme="minorHAnsi"/>
          <w:sz w:val="24"/>
          <w:szCs w:val="24"/>
        </w:rPr>
        <w:t>φ</w:t>
      </w:r>
      <w:r>
        <w:rPr>
          <w:sz w:val="24"/>
          <w:szCs w:val="24"/>
        </w:rPr>
        <w:t>14-1 fluctuating lines although two replicate populations contained a deletion in a hypothetical protein with high similarity to a DNA ligase</w:t>
      </w:r>
      <w:r w:rsidR="00E24081">
        <w:rPr>
          <w:sz w:val="24"/>
          <w:szCs w:val="24"/>
        </w:rPr>
        <w:t xml:space="preserve"> (</w:t>
      </w:r>
      <w:proofErr w:type="spellStart"/>
      <w:r w:rsidR="00E24081">
        <w:rPr>
          <w:sz w:val="24"/>
          <w:szCs w:val="24"/>
        </w:rPr>
        <w:t>BlastP</w:t>
      </w:r>
      <w:proofErr w:type="spellEnd"/>
      <w:r w:rsidR="00E24081">
        <w:rPr>
          <w:sz w:val="24"/>
          <w:szCs w:val="24"/>
        </w:rPr>
        <w:t>: 97.83% identity, 95% sequence overlap)</w:t>
      </w:r>
      <w:r>
        <w:rPr>
          <w:sz w:val="24"/>
          <w:szCs w:val="24"/>
        </w:rPr>
        <w:t>, previously associated with high temperature adaptation (Greenrod et al., unpublished)</w:t>
      </w:r>
      <w:r w:rsidR="00D36751">
        <w:rPr>
          <w:sz w:val="24"/>
          <w:szCs w:val="24"/>
        </w:rPr>
        <w:t xml:space="preserve">. In contrast, </w:t>
      </w:r>
      <w:r w:rsidR="00BF29E6">
        <w:rPr>
          <w:rFonts w:cstheme="minorHAnsi"/>
          <w:sz w:val="24"/>
          <w:szCs w:val="24"/>
        </w:rPr>
        <w:t>φ</w:t>
      </w:r>
      <w:r w:rsidR="00D36751">
        <w:rPr>
          <w:sz w:val="24"/>
          <w:szCs w:val="24"/>
        </w:rPr>
        <w:t xml:space="preserve">LUZ19 populations all </w:t>
      </w:r>
      <w:del w:id="319" w:author="Samuel Greenrod" w:date="2025-08-27T10:52:00Z" w16du:dateUtc="2025-08-27T09:52:00Z">
        <w:r w:rsidR="00D36751" w:rsidDel="001A59F6">
          <w:rPr>
            <w:sz w:val="24"/>
            <w:szCs w:val="24"/>
          </w:rPr>
          <w:delText xml:space="preserve">evolved </w:delText>
        </w:r>
      </w:del>
      <w:ins w:id="320" w:author="Samuel Greenrod" w:date="2025-08-27T10:52:00Z" w16du:dateUtc="2025-08-27T09:52:00Z">
        <w:r w:rsidR="001A59F6">
          <w:rPr>
            <w:sz w:val="24"/>
            <w:szCs w:val="24"/>
          </w:rPr>
          <w:t xml:space="preserve">acquired </w:t>
        </w:r>
      </w:ins>
      <w:r w:rsidR="00D36751">
        <w:rPr>
          <w:sz w:val="24"/>
          <w:szCs w:val="24"/>
        </w:rPr>
        <w:t xml:space="preserve">fixed mutations in a tail </w:t>
      </w:r>
      <w:proofErr w:type="spellStart"/>
      <w:r w:rsidR="00547F57">
        <w:rPr>
          <w:sz w:val="24"/>
          <w:szCs w:val="24"/>
        </w:rPr>
        <w:t>fiber</w:t>
      </w:r>
      <w:proofErr w:type="spellEnd"/>
      <w:r w:rsidR="00D36751">
        <w:rPr>
          <w:sz w:val="24"/>
          <w:szCs w:val="24"/>
        </w:rPr>
        <w:t xml:space="preserve"> gene and</w:t>
      </w:r>
      <w:r w:rsidR="00547F57">
        <w:rPr>
          <w:sz w:val="24"/>
          <w:szCs w:val="24"/>
        </w:rPr>
        <w:t xml:space="preserve"> 5/6 populations contained an</w:t>
      </w:r>
      <w:r w:rsidR="00D36751">
        <w:rPr>
          <w:sz w:val="24"/>
          <w:szCs w:val="24"/>
        </w:rPr>
        <w:t xml:space="preserve"> insertion in a</w:t>
      </w:r>
      <w:r w:rsidR="00547F57">
        <w:rPr>
          <w:sz w:val="24"/>
          <w:szCs w:val="24"/>
        </w:rPr>
        <w:t xml:space="preserve">n intergenic region between two </w:t>
      </w:r>
      <w:r w:rsidR="00D36751">
        <w:rPr>
          <w:sz w:val="24"/>
          <w:szCs w:val="24"/>
        </w:rPr>
        <w:t>hypothetical protein</w:t>
      </w:r>
      <w:r w:rsidR="00547F57">
        <w:rPr>
          <w:sz w:val="24"/>
          <w:szCs w:val="24"/>
        </w:rPr>
        <w:t>s</w:t>
      </w:r>
      <w:r w:rsidR="00D36751">
        <w:rPr>
          <w:sz w:val="24"/>
          <w:szCs w:val="24"/>
        </w:rPr>
        <w:t xml:space="preserve">. </w:t>
      </w:r>
      <w:r w:rsidR="00547F57">
        <w:rPr>
          <w:sz w:val="24"/>
          <w:szCs w:val="24"/>
        </w:rPr>
        <w:t xml:space="preserve">While the tail </w:t>
      </w:r>
      <w:proofErr w:type="spellStart"/>
      <w:r w:rsidR="00547F57">
        <w:rPr>
          <w:sz w:val="24"/>
          <w:szCs w:val="24"/>
        </w:rPr>
        <w:t>fiber</w:t>
      </w:r>
      <w:proofErr w:type="spellEnd"/>
      <w:r w:rsidR="00547F57">
        <w:rPr>
          <w:sz w:val="24"/>
          <w:szCs w:val="24"/>
        </w:rPr>
        <w:t xml:space="preserve"> mutation was previously found in all evolved lines, the intergenic insertion was only found in 42</w:t>
      </w:r>
      <w:r w:rsidR="00BF29E6">
        <w:rPr>
          <w:rFonts w:cstheme="minorHAnsi"/>
          <w:sz w:val="24"/>
          <w:szCs w:val="24"/>
        </w:rPr>
        <w:t>°</w:t>
      </w:r>
      <w:r w:rsidR="00547F57">
        <w:rPr>
          <w:sz w:val="24"/>
          <w:szCs w:val="24"/>
        </w:rPr>
        <w:t xml:space="preserve">C monoculture lines (Greenrod et al., unpublished). </w:t>
      </w:r>
    </w:p>
    <w:p w14:paraId="705AE49E" w14:textId="1BAEFE24" w:rsidR="000A5812" w:rsidRDefault="000A5812" w:rsidP="00AD4206">
      <w:pPr>
        <w:jc w:val="both"/>
        <w:rPr>
          <w:sz w:val="24"/>
          <w:szCs w:val="24"/>
        </w:rPr>
      </w:pPr>
      <w:r>
        <w:rPr>
          <w:sz w:val="24"/>
          <w:szCs w:val="24"/>
        </w:rPr>
        <w:t>Overall, these findings suggest that</w:t>
      </w:r>
      <w:r w:rsidR="00E00527">
        <w:rPr>
          <w:sz w:val="24"/>
          <w:szCs w:val="24"/>
        </w:rPr>
        <w:t xml:space="preserve"> fluctuating temperature</w:t>
      </w:r>
      <w:r w:rsidR="00E24081">
        <w:rPr>
          <w:sz w:val="24"/>
          <w:szCs w:val="24"/>
        </w:rPr>
        <w:t>s</w:t>
      </w:r>
      <w:r w:rsidR="00E00527">
        <w:rPr>
          <w:sz w:val="24"/>
          <w:szCs w:val="24"/>
        </w:rPr>
        <w:t xml:space="preserve"> </w:t>
      </w:r>
      <w:r w:rsidR="00FC0E11">
        <w:rPr>
          <w:sz w:val="24"/>
          <w:szCs w:val="24"/>
        </w:rPr>
        <w:t xml:space="preserve">select for specialist mutations and lead to genomic signatures </w:t>
      </w:r>
      <w:proofErr w:type="gramStart"/>
      <w:r w:rsidR="00FC0E11">
        <w:rPr>
          <w:sz w:val="24"/>
          <w:szCs w:val="24"/>
        </w:rPr>
        <w:t xml:space="preserve">similar </w:t>
      </w:r>
      <w:r w:rsidR="00E24081">
        <w:rPr>
          <w:sz w:val="24"/>
          <w:szCs w:val="24"/>
        </w:rPr>
        <w:t>to</w:t>
      </w:r>
      <w:proofErr w:type="gramEnd"/>
      <w:r w:rsidR="00E00527">
        <w:rPr>
          <w:sz w:val="24"/>
          <w:szCs w:val="24"/>
        </w:rPr>
        <w:t xml:space="preserve"> static evolved </w:t>
      </w:r>
      <w:r w:rsidR="00E24081">
        <w:rPr>
          <w:sz w:val="24"/>
          <w:szCs w:val="24"/>
        </w:rPr>
        <w:t>populations</w:t>
      </w:r>
      <w:r w:rsidR="00E00527">
        <w:rPr>
          <w:sz w:val="24"/>
          <w:szCs w:val="24"/>
        </w:rPr>
        <w:t xml:space="preserve">. For </w:t>
      </w:r>
      <w:r w:rsidR="00E24081">
        <w:rPr>
          <w:rFonts w:cstheme="minorHAnsi"/>
          <w:sz w:val="24"/>
          <w:szCs w:val="24"/>
        </w:rPr>
        <w:t>φ</w:t>
      </w:r>
      <w:r w:rsidR="00E00527">
        <w:rPr>
          <w:sz w:val="24"/>
          <w:szCs w:val="24"/>
        </w:rPr>
        <w:t>14-1,</w:t>
      </w:r>
      <w:r w:rsidR="00BF29E6">
        <w:rPr>
          <w:sz w:val="24"/>
          <w:szCs w:val="24"/>
        </w:rPr>
        <w:t xml:space="preserve"> fluctuating temperatures </w:t>
      </w:r>
      <w:r w:rsidR="00E24081">
        <w:rPr>
          <w:sz w:val="24"/>
          <w:szCs w:val="24"/>
        </w:rPr>
        <w:t>selected for populations resembling</w:t>
      </w:r>
      <w:r w:rsidR="00E00527">
        <w:rPr>
          <w:sz w:val="24"/>
          <w:szCs w:val="24"/>
        </w:rPr>
        <w:t xml:space="preserve"> </w:t>
      </w:r>
      <w:r w:rsidR="00D439B7">
        <w:rPr>
          <w:sz w:val="24"/>
          <w:szCs w:val="24"/>
        </w:rPr>
        <w:t xml:space="preserve">both </w:t>
      </w:r>
      <w:r w:rsidR="00E00527">
        <w:rPr>
          <w:sz w:val="24"/>
          <w:szCs w:val="24"/>
        </w:rPr>
        <w:t xml:space="preserve">high and low temperature genotypes. In contrast, </w:t>
      </w:r>
      <w:r w:rsidR="00E00527">
        <w:rPr>
          <w:rFonts w:cstheme="minorHAnsi"/>
          <w:sz w:val="24"/>
          <w:szCs w:val="24"/>
        </w:rPr>
        <w:t>φ</w:t>
      </w:r>
      <w:r w:rsidR="00E00527">
        <w:rPr>
          <w:sz w:val="24"/>
          <w:szCs w:val="24"/>
        </w:rPr>
        <w:t>LUZ19</w:t>
      </w:r>
      <w:r w:rsidR="00E24081">
        <w:rPr>
          <w:sz w:val="24"/>
          <w:szCs w:val="24"/>
        </w:rPr>
        <w:t xml:space="preserve"> fluctuating populations more closely resembled </w:t>
      </w:r>
      <w:r w:rsidR="00E00527">
        <w:rPr>
          <w:sz w:val="24"/>
          <w:szCs w:val="24"/>
        </w:rPr>
        <w:t>42</w:t>
      </w:r>
      <w:r w:rsidR="00E00527">
        <w:rPr>
          <w:rFonts w:cstheme="minorHAnsi"/>
          <w:sz w:val="24"/>
          <w:szCs w:val="24"/>
        </w:rPr>
        <w:t>°</w:t>
      </w:r>
      <w:r w:rsidR="00E00527">
        <w:rPr>
          <w:sz w:val="24"/>
          <w:szCs w:val="24"/>
        </w:rPr>
        <w:t>C adapted genotypes.</w:t>
      </w:r>
    </w:p>
    <w:p w14:paraId="111B3960" w14:textId="25285152" w:rsidR="00272DB1" w:rsidRDefault="001346AE">
      <w:pPr>
        <w:rPr>
          <w:sz w:val="24"/>
          <w:szCs w:val="24"/>
        </w:rPr>
      </w:pPr>
      <w:r>
        <w:rPr>
          <w:noProof/>
          <w:sz w:val="24"/>
          <w:szCs w:val="24"/>
        </w:rPr>
        <w:lastRenderedPageBreak/>
        <w:drawing>
          <wp:inline distT="0" distB="0" distL="0" distR="0" wp14:anchorId="16C4852B" wp14:editId="1527ACFA">
            <wp:extent cx="5731510" cy="7750175"/>
            <wp:effectExtent l="0" t="0" r="2540" b="0"/>
            <wp:docPr id="1940599617"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99617" name="Picture 18"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7750175"/>
                    </a:xfrm>
                    <a:prstGeom prst="rect">
                      <a:avLst/>
                    </a:prstGeom>
                  </pic:spPr>
                </pic:pic>
              </a:graphicData>
            </a:graphic>
          </wp:inline>
        </w:drawing>
      </w:r>
    </w:p>
    <w:p w14:paraId="4B9F80D1" w14:textId="03CF15C6" w:rsidR="00845CCB" w:rsidRPr="00F36D27" w:rsidRDefault="00845CCB" w:rsidP="00845CCB">
      <w:pPr>
        <w:jc w:val="both"/>
      </w:pPr>
      <w:r w:rsidRPr="009969DF">
        <w:rPr>
          <w:b/>
          <w:bCs/>
          <w:sz w:val="24"/>
          <w:szCs w:val="24"/>
        </w:rPr>
        <w:t xml:space="preserve">Figure 3. Fluctuating temperatures </w:t>
      </w:r>
      <w:r w:rsidR="00E00527">
        <w:rPr>
          <w:b/>
          <w:bCs/>
          <w:sz w:val="24"/>
          <w:szCs w:val="24"/>
        </w:rPr>
        <w:t xml:space="preserve">select </w:t>
      </w:r>
      <w:r w:rsidR="008E73D0">
        <w:rPr>
          <w:b/>
          <w:bCs/>
          <w:sz w:val="24"/>
          <w:szCs w:val="24"/>
        </w:rPr>
        <w:t>for specialist mutations</w:t>
      </w:r>
      <w:r w:rsidRPr="009969DF">
        <w:rPr>
          <w:b/>
          <w:bCs/>
          <w:sz w:val="24"/>
          <w:szCs w:val="24"/>
        </w:rPr>
        <w:t>.</w:t>
      </w:r>
      <w:r>
        <w:rPr>
          <w:sz w:val="24"/>
          <w:szCs w:val="24"/>
        </w:rPr>
        <w:t xml:space="preserve"> </w:t>
      </w:r>
      <w:r w:rsidRPr="009969DF">
        <w:rPr>
          <w:b/>
          <w:bCs/>
          <w:sz w:val="24"/>
          <w:szCs w:val="24"/>
        </w:rPr>
        <w:t>A</w:t>
      </w:r>
      <w:r>
        <w:rPr>
          <w:sz w:val="24"/>
          <w:szCs w:val="24"/>
        </w:rPr>
        <w:t xml:space="preserve">) Neighbour-joining trees constructed using Euclidean genetic distances. Genetic distances were calculated based on the presence and frequency of mutations present at &gt; 10% frequency. Tree is rooted at the ancestor and populations are coloured by evolved treatment. </w:t>
      </w:r>
      <w:r w:rsidRPr="009969DF">
        <w:rPr>
          <w:b/>
          <w:bCs/>
          <w:sz w:val="24"/>
          <w:szCs w:val="24"/>
        </w:rPr>
        <w:t>B</w:t>
      </w:r>
      <w:r>
        <w:rPr>
          <w:sz w:val="24"/>
          <w:szCs w:val="24"/>
        </w:rPr>
        <w:t xml:space="preserve">) Bar charts showing the number of putative adaptive </w:t>
      </w:r>
      <w:r w:rsidR="008E73D0">
        <w:rPr>
          <w:sz w:val="24"/>
          <w:szCs w:val="24"/>
        </w:rPr>
        <w:t>variants in the same genome position</w:t>
      </w:r>
      <w:r>
        <w:rPr>
          <w:sz w:val="24"/>
          <w:szCs w:val="24"/>
        </w:rPr>
        <w:t xml:space="preserve"> (&gt; 20% frequency) that </w:t>
      </w:r>
      <w:r>
        <w:rPr>
          <w:sz w:val="24"/>
          <w:szCs w:val="24"/>
        </w:rPr>
        <w:lastRenderedPageBreak/>
        <w:t xml:space="preserve">are unique to or shared between evolved lines. </w:t>
      </w:r>
      <w:r w:rsidRPr="009969DF">
        <w:rPr>
          <w:b/>
          <w:bCs/>
          <w:sz w:val="24"/>
          <w:szCs w:val="24"/>
        </w:rPr>
        <w:t>C</w:t>
      </w:r>
      <w:r>
        <w:rPr>
          <w:sz w:val="24"/>
          <w:szCs w:val="24"/>
        </w:rPr>
        <w:t xml:space="preserve">) </w:t>
      </w:r>
      <w:r w:rsidRPr="009969DF">
        <w:rPr>
          <w:sz w:val="24"/>
          <w:szCs w:val="24"/>
        </w:rPr>
        <w:t xml:space="preserve">Mutation plots show mutations associated with fluctuating temperature selection in phage lines. Lines represent individual biological replicates. Symbols show mutations across the phage genome at &gt; 20% prevalence and which were not observed in the ancestral population. </w:t>
      </w:r>
      <w:r w:rsidR="009969DF" w:rsidRPr="009969DF">
        <w:rPr>
          <w:sz w:val="24"/>
          <w:szCs w:val="24"/>
        </w:rPr>
        <w:t xml:space="preserve">Deletion bar at </w:t>
      </w:r>
      <w:r w:rsidR="009969DF" w:rsidRPr="009969DF">
        <w:rPr>
          <w:rFonts w:cstheme="minorHAnsi"/>
          <w:sz w:val="24"/>
          <w:szCs w:val="24"/>
        </w:rPr>
        <w:t>φ</w:t>
      </w:r>
      <w:r w:rsidR="009969DF" w:rsidRPr="009969DF">
        <w:rPr>
          <w:sz w:val="24"/>
          <w:szCs w:val="24"/>
        </w:rPr>
        <w:t>14-1 48kb is a</w:t>
      </w:r>
      <w:r w:rsidRPr="009969DF">
        <w:rPr>
          <w:sz w:val="24"/>
          <w:szCs w:val="24"/>
        </w:rPr>
        <w:t xml:space="preserve"> 1bp deletion but given a fixed size for visibility. </w:t>
      </w:r>
    </w:p>
    <w:p w14:paraId="642039F9" w14:textId="411DAED7" w:rsidR="00272DB1" w:rsidRDefault="00272DB1" w:rsidP="00272DB1">
      <w:pPr>
        <w:rPr>
          <w:sz w:val="24"/>
          <w:szCs w:val="24"/>
        </w:rPr>
      </w:pPr>
    </w:p>
    <w:p w14:paraId="7744A85A" w14:textId="038E07DD" w:rsidR="00272DB1" w:rsidRPr="000D3A8C" w:rsidRDefault="008D5A1A" w:rsidP="00AD4206">
      <w:pPr>
        <w:jc w:val="both"/>
        <w:rPr>
          <w:b/>
          <w:bCs/>
          <w:sz w:val="24"/>
          <w:szCs w:val="24"/>
        </w:rPr>
      </w:pPr>
      <w:r>
        <w:rPr>
          <w:b/>
          <w:bCs/>
          <w:sz w:val="24"/>
          <w:szCs w:val="24"/>
        </w:rPr>
        <w:t xml:space="preserve">Combined </w:t>
      </w:r>
      <w:r w:rsidR="008E73D0">
        <w:rPr>
          <w:b/>
          <w:bCs/>
          <w:sz w:val="24"/>
          <w:szCs w:val="24"/>
        </w:rPr>
        <w:t xml:space="preserve">fluctuating temperature and competition </w:t>
      </w:r>
      <w:r>
        <w:rPr>
          <w:b/>
          <w:bCs/>
          <w:sz w:val="24"/>
          <w:szCs w:val="24"/>
        </w:rPr>
        <w:t>selection</w:t>
      </w:r>
      <w:r w:rsidR="00425931" w:rsidRPr="000D3A8C">
        <w:rPr>
          <w:b/>
          <w:bCs/>
          <w:sz w:val="24"/>
          <w:szCs w:val="24"/>
        </w:rPr>
        <w:t xml:space="preserve"> </w:t>
      </w:r>
      <w:r w:rsidR="000D3A8C">
        <w:rPr>
          <w:b/>
          <w:bCs/>
          <w:sz w:val="24"/>
          <w:szCs w:val="24"/>
        </w:rPr>
        <w:t xml:space="preserve">constrains </w:t>
      </w:r>
      <w:r w:rsidR="00980930">
        <w:rPr>
          <w:b/>
          <w:bCs/>
          <w:sz w:val="24"/>
          <w:szCs w:val="24"/>
        </w:rPr>
        <w:t xml:space="preserve">molecular </w:t>
      </w:r>
      <w:r w:rsidR="000D3A8C">
        <w:rPr>
          <w:b/>
          <w:bCs/>
          <w:sz w:val="24"/>
          <w:szCs w:val="24"/>
        </w:rPr>
        <w:t>evolution</w:t>
      </w:r>
    </w:p>
    <w:p w14:paraId="195FCB24" w14:textId="2936FDB3" w:rsidR="002E46D7" w:rsidRDefault="00E83FE1" w:rsidP="00AD4206">
      <w:pPr>
        <w:jc w:val="both"/>
        <w:rPr>
          <w:sz w:val="24"/>
          <w:szCs w:val="24"/>
        </w:rPr>
      </w:pPr>
      <w:r>
        <w:rPr>
          <w:sz w:val="24"/>
          <w:szCs w:val="24"/>
        </w:rPr>
        <w:t xml:space="preserve">By reducing growth rates, combined 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102EE8">
        <w:rPr>
          <w:sz w:val="24"/>
          <w:szCs w:val="24"/>
        </w:rPr>
        <w:instrText xml:space="preserve"> ADDIN ZOTERO_ITEM CSL_CITATION {"citationID":"ooGPf0QZ","properties":{"formattedCitation":"[10]","plainCitation":"[10]","noteIndex":0},"citationItems":[{"id":3430,"uris":["http://zotero.org/users/local/sgFDdPY0/items/27D5JGTI"],"itemData":{"id":3430,"type":"article-journal","abstract":"Humans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102EE8" w:rsidRPr="00102EE8">
        <w:rPr>
          <w:rFonts w:ascii="Calibri" w:hAnsi="Calibri" w:cs="Calibri"/>
          <w:sz w:val="24"/>
        </w:rPr>
        <w:t>[10]</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2E46D7">
        <w:rPr>
          <w:sz w:val="24"/>
          <w:szCs w:val="24"/>
        </w:rPr>
        <w:t xml:space="preserve">While there was a significant effect of evolved line on evolution rate for </w:t>
      </w:r>
      <w:r w:rsidR="00B91FE0">
        <w:rPr>
          <w:rFonts w:cstheme="minorHAnsi"/>
          <w:sz w:val="24"/>
          <w:szCs w:val="24"/>
        </w:rPr>
        <w:t>φ</w:t>
      </w:r>
      <w:r w:rsidR="002E46D7">
        <w:rPr>
          <w:sz w:val="24"/>
          <w:szCs w:val="24"/>
        </w:rPr>
        <w:t>14-1 (F</w:t>
      </w:r>
      <w:r w:rsidR="002E46D7" w:rsidRPr="00B91FE0">
        <w:rPr>
          <w:sz w:val="24"/>
          <w:szCs w:val="24"/>
          <w:vertAlign w:val="subscript"/>
        </w:rPr>
        <w:t xml:space="preserve">5,30 </w:t>
      </w:r>
      <w:r w:rsidR="002E46D7">
        <w:rPr>
          <w:sz w:val="24"/>
          <w:szCs w:val="24"/>
        </w:rPr>
        <w:t>= 4.9, p &lt; 0.01), there was no significant difference between fluctuating co-culture and monoculture population evolution rates (</w:t>
      </w:r>
      <w:proofErr w:type="gramStart"/>
      <w:r w:rsidR="002E46D7">
        <w:rPr>
          <w:sz w:val="24"/>
          <w:szCs w:val="24"/>
        </w:rPr>
        <w:t>t(</w:t>
      </w:r>
      <w:proofErr w:type="gramEnd"/>
      <w:r w:rsidR="002E46D7">
        <w:rPr>
          <w:sz w:val="24"/>
          <w:szCs w:val="24"/>
        </w:rPr>
        <w:t>30) = -2.04, p = 0.34)</w:t>
      </w:r>
      <w:r w:rsidR="008E73D0">
        <w:rPr>
          <w:sz w:val="24"/>
          <w:szCs w:val="24"/>
        </w:rPr>
        <w:t xml:space="preserve"> (Figure 4a)</w:t>
      </w:r>
      <w:r w:rsidR="002E46D7">
        <w:rPr>
          <w:sz w:val="24"/>
          <w:szCs w:val="24"/>
        </w:rPr>
        <w:t xml:space="preserve">. </w:t>
      </w:r>
      <w:r w:rsidR="000D3A8C">
        <w:rPr>
          <w:sz w:val="24"/>
          <w:szCs w:val="24"/>
        </w:rPr>
        <w:t xml:space="preserve">For </w:t>
      </w:r>
      <w:r w:rsidR="00B91FE0">
        <w:rPr>
          <w:rFonts w:cstheme="minorHAnsi"/>
          <w:sz w:val="24"/>
          <w:szCs w:val="24"/>
        </w:rPr>
        <w:t>φ</w:t>
      </w:r>
      <w:r w:rsidR="000D3A8C">
        <w:rPr>
          <w:sz w:val="24"/>
          <w:szCs w:val="24"/>
        </w:rPr>
        <w:t>LUZ19, we hypothesised that fluctuating co-culture populations would have lower evolution rates than monoculture populations. We further hypothesised that fluctuating co-culture populations would have lower evolution rates than 37</w:t>
      </w:r>
      <w:r w:rsidR="00B91FE0">
        <w:rPr>
          <w:rFonts w:cstheme="minorHAnsi"/>
          <w:sz w:val="24"/>
          <w:szCs w:val="24"/>
        </w:rPr>
        <w:t>°</w:t>
      </w:r>
      <w:r w:rsidR="000D3A8C">
        <w:rPr>
          <w:sz w:val="24"/>
          <w:szCs w:val="24"/>
        </w:rPr>
        <w:t>C or 42</w:t>
      </w:r>
      <w:r w:rsidR="00B91FE0">
        <w:rPr>
          <w:rFonts w:cstheme="minorHAnsi"/>
          <w:sz w:val="24"/>
          <w:szCs w:val="24"/>
        </w:rPr>
        <w:t>°</w:t>
      </w:r>
      <w:r w:rsidR="000D3A8C">
        <w:rPr>
          <w:sz w:val="24"/>
          <w:szCs w:val="24"/>
        </w:rPr>
        <w:t>C static co-culture populations. We observed a significant effect of evolved line on evolution rates (F</w:t>
      </w:r>
      <w:r w:rsidR="000D3A8C" w:rsidRPr="00B91FE0">
        <w:rPr>
          <w:sz w:val="24"/>
          <w:szCs w:val="24"/>
          <w:vertAlign w:val="subscript"/>
        </w:rPr>
        <w:t xml:space="preserve">5,30 </w:t>
      </w:r>
      <w:r w:rsidR="000D3A8C">
        <w:rPr>
          <w:sz w:val="24"/>
          <w:szCs w:val="24"/>
        </w:rPr>
        <w:t xml:space="preserve">= 31.4, p &lt; 0.0001). </w:t>
      </w:r>
      <w:r w:rsidR="00B91FE0">
        <w:rPr>
          <w:rFonts w:cstheme="minorHAnsi"/>
          <w:sz w:val="24"/>
          <w:szCs w:val="24"/>
        </w:rPr>
        <w:t>φ</w:t>
      </w:r>
      <w:r w:rsidR="00B91FE0">
        <w:rPr>
          <w:sz w:val="24"/>
          <w:szCs w:val="24"/>
        </w:rPr>
        <w:t>LUZ19 f</w:t>
      </w:r>
      <w:r w:rsidR="000D3A8C">
        <w:rPr>
          <w:sz w:val="24"/>
          <w:szCs w:val="24"/>
        </w:rPr>
        <w:t>luctuating co-culture populations were found to have significantly lower evolution rates than monoculture populations (</w:t>
      </w:r>
      <w:proofErr w:type="gramStart"/>
      <w:r w:rsidR="000D3A8C">
        <w:rPr>
          <w:sz w:val="24"/>
          <w:szCs w:val="24"/>
        </w:rPr>
        <w:t>t(</w:t>
      </w:r>
      <w:proofErr w:type="gramEnd"/>
      <w:r w:rsidR="000D3A8C">
        <w:rPr>
          <w:sz w:val="24"/>
          <w:szCs w:val="24"/>
        </w:rPr>
        <w:t>30) = 9.45, p &lt; 0.0001). In addition, fluctuating co-culture populations had significantly lower evolution rates than both 37</w:t>
      </w:r>
      <w:r w:rsidR="00B91FE0">
        <w:rPr>
          <w:rFonts w:cstheme="minorHAnsi"/>
          <w:sz w:val="24"/>
          <w:szCs w:val="24"/>
        </w:rPr>
        <w:t>°</w:t>
      </w:r>
      <w:r w:rsidR="000D3A8C">
        <w:rPr>
          <w:sz w:val="24"/>
          <w:szCs w:val="24"/>
        </w:rPr>
        <w:t>C and 42</w:t>
      </w:r>
      <w:r w:rsidR="00B91FE0">
        <w:rPr>
          <w:rFonts w:cstheme="minorHAnsi"/>
          <w:sz w:val="24"/>
          <w:szCs w:val="24"/>
        </w:rPr>
        <w:t>°</w:t>
      </w:r>
      <w:r w:rsidR="000D3A8C">
        <w:rPr>
          <w:sz w:val="24"/>
          <w:szCs w:val="24"/>
        </w:rPr>
        <w:t>C static co-culture populations (37</w:t>
      </w:r>
      <w:r w:rsidR="00B91FE0">
        <w:rPr>
          <w:rFonts w:cstheme="minorHAnsi"/>
          <w:sz w:val="24"/>
          <w:szCs w:val="24"/>
        </w:rPr>
        <w:t>°</w:t>
      </w:r>
      <w:r w:rsidR="000D3A8C">
        <w:rPr>
          <w:sz w:val="24"/>
          <w:szCs w:val="24"/>
        </w:rPr>
        <w:t xml:space="preserve">C: </w:t>
      </w:r>
      <w:proofErr w:type="gramStart"/>
      <w:r w:rsidR="000D3A8C">
        <w:rPr>
          <w:sz w:val="24"/>
          <w:szCs w:val="24"/>
        </w:rPr>
        <w:t>t(</w:t>
      </w:r>
      <w:proofErr w:type="gramEnd"/>
      <w:r w:rsidR="000D3A8C">
        <w:rPr>
          <w:sz w:val="24"/>
          <w:szCs w:val="24"/>
        </w:rPr>
        <w:t>30) = 5.5, p &lt; 0.0001; 42</w:t>
      </w:r>
      <w:r w:rsidR="00B91FE0">
        <w:rPr>
          <w:rFonts w:cstheme="minorHAnsi"/>
          <w:sz w:val="24"/>
          <w:szCs w:val="24"/>
        </w:rPr>
        <w:t>°</w:t>
      </w:r>
      <w:r w:rsidR="000D3A8C">
        <w:rPr>
          <w:sz w:val="24"/>
          <w:szCs w:val="24"/>
        </w:rPr>
        <w:t xml:space="preserve">C: </w:t>
      </w:r>
      <w:proofErr w:type="gramStart"/>
      <w:r w:rsidR="000D3A8C">
        <w:rPr>
          <w:sz w:val="24"/>
          <w:szCs w:val="24"/>
        </w:rPr>
        <w:t>t(</w:t>
      </w:r>
      <w:proofErr w:type="gramEnd"/>
      <w:r w:rsidR="000D3A8C">
        <w:rPr>
          <w:sz w:val="24"/>
          <w:szCs w:val="24"/>
        </w:rPr>
        <w:t xml:space="preserve">30) = 3.7, p &lt; 0.05). </w:t>
      </w:r>
    </w:p>
    <w:p w14:paraId="56B74218" w14:textId="0171BAEE" w:rsidR="008E2355" w:rsidRDefault="000D3A8C" w:rsidP="00AD4206">
      <w:pPr>
        <w:jc w:val="both"/>
        <w:rPr>
          <w:sz w:val="24"/>
          <w:szCs w:val="24"/>
        </w:rPr>
      </w:pPr>
      <w:r>
        <w:rPr>
          <w:sz w:val="24"/>
          <w:szCs w:val="24"/>
        </w:rPr>
        <w:t xml:space="preserve">We </w:t>
      </w:r>
      <w:r w:rsidR="00B91FE0">
        <w:rPr>
          <w:sz w:val="24"/>
          <w:szCs w:val="24"/>
        </w:rPr>
        <w:t>then</w:t>
      </w:r>
      <w:r>
        <w:rPr>
          <w:sz w:val="24"/>
          <w:szCs w:val="24"/>
        </w:rPr>
        <w:t xml:space="preserve"> assessed the impact of competition on the acquisition of putative adaptive </w:t>
      </w:r>
      <w:r w:rsidR="00B91FE0">
        <w:rPr>
          <w:sz w:val="24"/>
          <w:szCs w:val="24"/>
        </w:rPr>
        <w:t>mutations</w:t>
      </w:r>
      <w:r w:rsidR="007A65BB">
        <w:rPr>
          <w:sz w:val="24"/>
          <w:szCs w:val="24"/>
        </w:rPr>
        <w:t xml:space="preserve"> (Figure 4b)</w:t>
      </w:r>
      <w:r>
        <w:rPr>
          <w:sz w:val="24"/>
          <w:szCs w:val="24"/>
        </w:rPr>
        <w:t xml:space="preserve">. </w:t>
      </w:r>
      <w:r w:rsidR="007A65BB">
        <w:rPr>
          <w:sz w:val="24"/>
          <w:szCs w:val="24"/>
        </w:rPr>
        <w:t xml:space="preserve">For both </w:t>
      </w:r>
      <w:r w:rsidR="00B91FE0">
        <w:rPr>
          <w:rFonts w:cstheme="minorHAnsi"/>
          <w:sz w:val="24"/>
          <w:szCs w:val="24"/>
        </w:rPr>
        <w:t>φ</w:t>
      </w:r>
      <w:r w:rsidR="007A65BB">
        <w:rPr>
          <w:sz w:val="24"/>
          <w:szCs w:val="24"/>
        </w:rPr>
        <w:t xml:space="preserve">14-1 and </w:t>
      </w:r>
      <w:r w:rsidR="00B91FE0">
        <w:rPr>
          <w:rFonts w:cstheme="minorHAnsi"/>
          <w:sz w:val="24"/>
          <w:szCs w:val="24"/>
        </w:rPr>
        <w:t>φ</w:t>
      </w:r>
      <w:r w:rsidR="007A65BB">
        <w:rPr>
          <w:sz w:val="24"/>
          <w:szCs w:val="24"/>
        </w:rPr>
        <w:t xml:space="preserve">LUZ19 fluctuating populations, fewer putative adaptive SNPs (&gt; 20% frequency) were observed in co-culture compared to monoculture. </w:t>
      </w:r>
      <w:r w:rsidR="00AA3F9A">
        <w:rPr>
          <w:sz w:val="24"/>
          <w:szCs w:val="24"/>
        </w:rPr>
        <w:t>Similar</w:t>
      </w:r>
      <w:r w:rsidR="007A65BB">
        <w:rPr>
          <w:sz w:val="24"/>
          <w:szCs w:val="24"/>
        </w:rPr>
        <w:t xml:space="preserve"> </w:t>
      </w:r>
      <w:del w:id="321" w:author="Samuel Greenrod" w:date="2025-09-05T13:59:00Z" w16du:dateUtc="2025-09-05T12:59:00Z">
        <w:r w:rsidR="007A65BB" w:rsidDel="008E3E22">
          <w:rPr>
            <w:sz w:val="24"/>
            <w:szCs w:val="24"/>
          </w:rPr>
          <w:delText xml:space="preserve">with </w:delText>
        </w:r>
      </w:del>
      <w:ins w:id="322" w:author="Samuel Greenrod" w:date="2025-09-05T13:59:00Z" w16du:dateUtc="2025-09-05T12:59:00Z">
        <w:r w:rsidR="008E3E22">
          <w:rPr>
            <w:sz w:val="24"/>
            <w:szCs w:val="24"/>
          </w:rPr>
          <w:t>to</w:t>
        </w:r>
        <w:r w:rsidR="008E3E22">
          <w:rPr>
            <w:sz w:val="24"/>
            <w:szCs w:val="24"/>
          </w:rPr>
          <w:t xml:space="preserve"> </w:t>
        </w:r>
      </w:ins>
      <w:r w:rsidR="007A65BB">
        <w:rPr>
          <w:sz w:val="24"/>
          <w:szCs w:val="24"/>
        </w:rPr>
        <w:t xml:space="preserve">findings under static temperatures (Greenrod et al., unpublished), </w:t>
      </w:r>
      <w:r w:rsidR="0025290F">
        <w:rPr>
          <w:rFonts w:cstheme="minorHAnsi"/>
          <w:sz w:val="24"/>
          <w:szCs w:val="24"/>
        </w:rPr>
        <w:t>φ</w:t>
      </w:r>
      <w:r w:rsidR="007A65BB">
        <w:rPr>
          <w:sz w:val="24"/>
          <w:szCs w:val="24"/>
        </w:rPr>
        <w:t xml:space="preserve">14-1 </w:t>
      </w:r>
      <w:r w:rsidR="0025290F">
        <w:rPr>
          <w:sz w:val="24"/>
          <w:szCs w:val="24"/>
        </w:rPr>
        <w:t xml:space="preserve">fluctuating co-culture </w:t>
      </w:r>
      <w:r w:rsidR="007A65BB">
        <w:rPr>
          <w:sz w:val="24"/>
          <w:szCs w:val="24"/>
        </w:rPr>
        <w:t>lines all acquired a SNP or deletion in a putative DNA ligase. This mutation was previously identified in 42</w:t>
      </w:r>
      <w:r w:rsidR="0025290F">
        <w:rPr>
          <w:rFonts w:cstheme="minorHAnsi"/>
          <w:sz w:val="24"/>
          <w:szCs w:val="24"/>
        </w:rPr>
        <w:t>°</w:t>
      </w:r>
      <w:r w:rsidR="007A65BB">
        <w:rPr>
          <w:sz w:val="24"/>
          <w:szCs w:val="24"/>
        </w:rPr>
        <w:t xml:space="preserve">C static evolved lines and is thought to contribute to high temperature adaptation. </w:t>
      </w:r>
      <w:r w:rsidR="0025290F">
        <w:rPr>
          <w:sz w:val="24"/>
          <w:szCs w:val="24"/>
        </w:rPr>
        <w:t xml:space="preserve">For </w:t>
      </w:r>
      <w:r w:rsidR="0025290F">
        <w:rPr>
          <w:rFonts w:cstheme="minorHAnsi"/>
          <w:sz w:val="24"/>
          <w:szCs w:val="24"/>
        </w:rPr>
        <w:t>φ</w:t>
      </w:r>
      <w:r w:rsidR="007A65BB">
        <w:rPr>
          <w:sz w:val="24"/>
          <w:szCs w:val="24"/>
        </w:rPr>
        <w:t xml:space="preserve">LUZ19, while co-culture populations maintained </w:t>
      </w:r>
      <w:r w:rsidR="0025290F">
        <w:rPr>
          <w:sz w:val="24"/>
          <w:szCs w:val="24"/>
        </w:rPr>
        <w:t xml:space="preserve">a small number of </w:t>
      </w:r>
      <w:r w:rsidR="007A65BB">
        <w:rPr>
          <w:sz w:val="24"/>
          <w:szCs w:val="24"/>
        </w:rPr>
        <w:t xml:space="preserve">mutations in tail </w:t>
      </w:r>
      <w:proofErr w:type="spellStart"/>
      <w:r w:rsidR="007A65BB">
        <w:rPr>
          <w:sz w:val="24"/>
          <w:szCs w:val="24"/>
        </w:rPr>
        <w:t>fiber</w:t>
      </w:r>
      <w:proofErr w:type="spellEnd"/>
      <w:r w:rsidR="007A65BB">
        <w:rPr>
          <w:sz w:val="24"/>
          <w:szCs w:val="24"/>
        </w:rPr>
        <w:t xml:space="preserve"> genes, the populations no longer acquired the intergenic insertion associated with 42</w:t>
      </w:r>
      <w:r w:rsidR="0025290F">
        <w:rPr>
          <w:rFonts w:cstheme="minorHAnsi"/>
          <w:sz w:val="24"/>
          <w:szCs w:val="24"/>
        </w:rPr>
        <w:t>°</w:t>
      </w:r>
      <w:r w:rsidR="007A65BB">
        <w:rPr>
          <w:sz w:val="24"/>
          <w:szCs w:val="24"/>
        </w:rPr>
        <w:t>C static populations.</w:t>
      </w:r>
    </w:p>
    <w:p w14:paraId="39BB9218" w14:textId="5BFAE614" w:rsidR="007A65BB" w:rsidRDefault="007A65BB" w:rsidP="00AD4206">
      <w:pPr>
        <w:jc w:val="both"/>
        <w:rPr>
          <w:sz w:val="24"/>
          <w:szCs w:val="24"/>
        </w:rPr>
      </w:pPr>
      <w:r>
        <w:rPr>
          <w:sz w:val="24"/>
          <w:szCs w:val="24"/>
        </w:rPr>
        <w:t xml:space="preserve">These findings indicate that, for </w:t>
      </w:r>
      <w:r w:rsidR="0025290F">
        <w:rPr>
          <w:rFonts w:cstheme="minorHAnsi"/>
          <w:sz w:val="24"/>
          <w:szCs w:val="24"/>
        </w:rPr>
        <w:t>φ</w:t>
      </w:r>
      <w:r>
        <w:rPr>
          <w:sz w:val="24"/>
          <w:szCs w:val="24"/>
        </w:rPr>
        <w:t xml:space="preserve">14-1, </w:t>
      </w:r>
      <w:r w:rsidR="008E2355">
        <w:rPr>
          <w:sz w:val="24"/>
          <w:szCs w:val="24"/>
        </w:rPr>
        <w:t xml:space="preserve">fluctuating temperatures and competition synergised to promote high temperature adaptation by selecting on a putative DNA ligase. </w:t>
      </w:r>
      <w:r>
        <w:rPr>
          <w:sz w:val="24"/>
          <w:szCs w:val="24"/>
        </w:rPr>
        <w:t xml:space="preserve">In contrast, for </w:t>
      </w:r>
      <w:r w:rsidR="0025290F">
        <w:rPr>
          <w:rFonts w:cstheme="minorHAnsi"/>
          <w:sz w:val="24"/>
          <w:szCs w:val="24"/>
        </w:rPr>
        <w:t>φ</w:t>
      </w:r>
      <w:r>
        <w:rPr>
          <w:sz w:val="24"/>
          <w:szCs w:val="24"/>
        </w:rPr>
        <w:t>LUZ19</w:t>
      </w:r>
      <w:r w:rsidR="0025290F">
        <w:rPr>
          <w:sz w:val="24"/>
          <w:szCs w:val="24"/>
        </w:rPr>
        <w:t>,</w:t>
      </w:r>
      <w:r>
        <w:rPr>
          <w:sz w:val="24"/>
          <w:szCs w:val="24"/>
        </w:rPr>
        <w:t xml:space="preserve"> </w:t>
      </w:r>
      <w:r w:rsidR="008E2355">
        <w:rPr>
          <w:sz w:val="24"/>
          <w:szCs w:val="24"/>
        </w:rPr>
        <w:t>combined selection</w:t>
      </w:r>
      <w:r>
        <w:rPr>
          <w:sz w:val="24"/>
          <w:szCs w:val="24"/>
        </w:rPr>
        <w:t xml:space="preserve"> constrained evolution rates and </w:t>
      </w:r>
      <w:r w:rsidR="0025290F">
        <w:rPr>
          <w:sz w:val="24"/>
          <w:szCs w:val="24"/>
        </w:rPr>
        <w:t>led to</w:t>
      </w:r>
      <w:r>
        <w:rPr>
          <w:sz w:val="24"/>
          <w:szCs w:val="24"/>
        </w:rPr>
        <w:t xml:space="preserve"> loss of putative adaptive mutations.  </w:t>
      </w:r>
    </w:p>
    <w:p w14:paraId="5CA5373A" w14:textId="77777777" w:rsidR="00A51BE9" w:rsidRDefault="00A51BE9" w:rsidP="00CD4A82">
      <w:pPr>
        <w:rPr>
          <w:sz w:val="24"/>
          <w:szCs w:val="24"/>
        </w:rPr>
      </w:pPr>
    </w:p>
    <w:p w14:paraId="6C8999BF" w14:textId="748D66C3" w:rsidR="00A51BE9" w:rsidRPr="00CD4A82" w:rsidRDefault="00066540" w:rsidP="00CD4A82">
      <w:pPr>
        <w:rPr>
          <w:sz w:val="24"/>
          <w:szCs w:val="24"/>
        </w:rPr>
      </w:pPr>
      <w:r>
        <w:rPr>
          <w:noProof/>
          <w:sz w:val="24"/>
          <w:szCs w:val="24"/>
        </w:rPr>
        <w:lastRenderedPageBreak/>
        <w:drawing>
          <wp:inline distT="0" distB="0" distL="0" distR="0" wp14:anchorId="6FAC49D0" wp14:editId="767B0DE0">
            <wp:extent cx="5731510" cy="5255895"/>
            <wp:effectExtent l="0" t="0" r="2540" b="1905"/>
            <wp:docPr id="185725591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5918" name="Picture 1" descr="A screenshot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255895"/>
                    </a:xfrm>
                    <a:prstGeom prst="rect">
                      <a:avLst/>
                    </a:prstGeom>
                  </pic:spPr>
                </pic:pic>
              </a:graphicData>
            </a:graphic>
          </wp:inline>
        </w:drawing>
      </w:r>
    </w:p>
    <w:p w14:paraId="1172AF12" w14:textId="7EC14C12" w:rsidR="005A73B6" w:rsidRPr="0025290F" w:rsidRDefault="0025290F" w:rsidP="0025290F">
      <w:pPr>
        <w:jc w:val="both"/>
        <w:rPr>
          <w:sz w:val="24"/>
          <w:szCs w:val="24"/>
        </w:rPr>
      </w:pPr>
      <w:r w:rsidRPr="0025290F">
        <w:rPr>
          <w:b/>
          <w:bCs/>
          <w:sz w:val="24"/>
          <w:szCs w:val="24"/>
        </w:rPr>
        <w:t>Figure 4. 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Box plots show evolution rates, measured based on </w:t>
      </w:r>
      <w:r w:rsidR="008E73D0">
        <w:rPr>
          <w:sz w:val="24"/>
          <w:szCs w:val="24"/>
        </w:rPr>
        <w:t xml:space="preserve">Euclidean </w:t>
      </w:r>
      <w:r w:rsidRPr="0025290F">
        <w:rPr>
          <w:sz w:val="24"/>
          <w:szCs w:val="24"/>
        </w:rPr>
        <w:t>genetic distance from the ancestor, for each evolved phage line. Error bars show standard errors and *** = p &lt; 0.001. N.S is used to denote lack of statistical significance.</w:t>
      </w:r>
      <w:r>
        <w:rPr>
          <w:sz w:val="24"/>
          <w:szCs w:val="24"/>
        </w:rPr>
        <w:t xml:space="preserve"> </w:t>
      </w:r>
      <w:r w:rsidRPr="0025290F">
        <w:rPr>
          <w:b/>
          <w:bCs/>
          <w:sz w:val="24"/>
          <w:szCs w:val="24"/>
        </w:rPr>
        <w:t>B</w:t>
      </w:r>
      <w:r>
        <w:rPr>
          <w:sz w:val="24"/>
          <w:szCs w:val="24"/>
        </w:rPr>
        <w:t>) Mutation plots are shown for fluctuating co-culture populations. Plot layout is the same as in Figure 3</w:t>
      </w:r>
      <w:r w:rsidR="008F752D">
        <w:rPr>
          <w:sz w:val="24"/>
          <w:szCs w:val="24"/>
        </w:rPr>
        <w:t>c</w:t>
      </w:r>
      <w:r>
        <w:rPr>
          <w:sz w:val="24"/>
          <w:szCs w:val="24"/>
        </w:rPr>
        <w:t>.</w:t>
      </w:r>
    </w:p>
    <w:p w14:paraId="404A2BF9" w14:textId="77777777" w:rsidR="002B001F" w:rsidRDefault="002B001F">
      <w:pPr>
        <w:rPr>
          <w:b/>
          <w:bCs/>
          <w:sz w:val="28"/>
          <w:szCs w:val="28"/>
        </w:rPr>
      </w:pPr>
    </w:p>
    <w:p w14:paraId="3906DE43" w14:textId="6CA2E578" w:rsidR="005A73B6" w:rsidRPr="007A65BB" w:rsidRDefault="007A65BB">
      <w:pPr>
        <w:rPr>
          <w:b/>
          <w:bCs/>
          <w:sz w:val="28"/>
          <w:szCs w:val="28"/>
        </w:rPr>
      </w:pPr>
      <w:commentRangeStart w:id="323"/>
      <w:commentRangeStart w:id="324"/>
      <w:commentRangeStart w:id="325"/>
      <w:r w:rsidRPr="007A65BB">
        <w:rPr>
          <w:b/>
          <w:bCs/>
          <w:sz w:val="28"/>
          <w:szCs w:val="28"/>
        </w:rPr>
        <w:t>Discussion</w:t>
      </w:r>
      <w:commentRangeEnd w:id="323"/>
      <w:r w:rsidR="0009336C">
        <w:rPr>
          <w:rStyle w:val="CommentReference"/>
        </w:rPr>
        <w:commentReference w:id="323"/>
      </w:r>
      <w:commentRangeEnd w:id="324"/>
      <w:r w:rsidR="00980930">
        <w:rPr>
          <w:rStyle w:val="CommentReference"/>
        </w:rPr>
        <w:commentReference w:id="324"/>
      </w:r>
      <w:commentRangeEnd w:id="325"/>
      <w:r w:rsidR="00440B32">
        <w:rPr>
          <w:rStyle w:val="CommentReference"/>
        </w:rPr>
        <w:commentReference w:id="325"/>
      </w:r>
    </w:p>
    <w:p w14:paraId="4F13B7CB" w14:textId="174D5055" w:rsidR="008855F2" w:rsidRDefault="008D5A1A" w:rsidP="00A4788D">
      <w:pPr>
        <w:jc w:val="both"/>
        <w:rPr>
          <w:sz w:val="24"/>
          <w:szCs w:val="24"/>
        </w:rPr>
      </w:pPr>
      <w:del w:id="326" w:author="Samuel Greenrod" w:date="2025-08-27T10:54:00Z" w16du:dateUtc="2025-08-27T09:54:00Z">
        <w:r w:rsidDel="001A59F6">
          <w:rPr>
            <w:sz w:val="24"/>
            <w:szCs w:val="24"/>
          </w:rPr>
          <w:delText>While multiple stressor selection generally constrains evolution</w:delText>
        </w:r>
        <w:r w:rsidR="00057F49" w:rsidDel="001A59F6">
          <w:rPr>
            <w:sz w:val="24"/>
            <w:szCs w:val="24"/>
          </w:rPr>
          <w:delText xml:space="preserve"> </w:delText>
        </w:r>
        <w:r w:rsidR="00057F49" w:rsidDel="001A59F6">
          <w:rPr>
            <w:sz w:val="24"/>
            <w:szCs w:val="24"/>
          </w:rPr>
          <w:fldChar w:fldCharType="begin"/>
        </w:r>
        <w:r w:rsidR="00102EE8" w:rsidDel="001A59F6">
          <w:rPr>
            <w:sz w:val="24"/>
            <w:szCs w:val="24"/>
          </w:rPr>
          <w:delInstrText xml:space="preserve"> ADDIN ZOTERO_ITEM CSL_CITATION {"citationID":"kOT5BtFe","properties":{"formattedCitation":"[11]","plainCitation":"[11]","noteIndex":0},"citationItems":[{"id":2985,"uris":["http://zotero.org/users/local/sgFDdPY0/items/BVN33Y75"],"itemData":{"id":2985,"type":"article-journal","abstract":"Recognizing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delInstrText>
        </w:r>
        <w:r w:rsidR="00057F49" w:rsidDel="001A59F6">
          <w:rPr>
            <w:sz w:val="24"/>
            <w:szCs w:val="24"/>
          </w:rPr>
          <w:fldChar w:fldCharType="separate"/>
        </w:r>
        <w:r w:rsidR="00102EE8" w:rsidRPr="00102EE8" w:rsidDel="001A59F6">
          <w:rPr>
            <w:rFonts w:ascii="Calibri" w:hAnsi="Calibri" w:cs="Calibri"/>
            <w:sz w:val="24"/>
          </w:rPr>
          <w:delText>[11]</w:delText>
        </w:r>
        <w:r w:rsidR="00057F49" w:rsidDel="001A59F6">
          <w:rPr>
            <w:sz w:val="24"/>
            <w:szCs w:val="24"/>
          </w:rPr>
          <w:fldChar w:fldCharType="end"/>
        </w:r>
        <w:r w:rsidDel="001A59F6">
          <w:rPr>
            <w:sz w:val="24"/>
            <w:szCs w:val="24"/>
          </w:rPr>
          <w:delText xml:space="preserve">, </w:delText>
        </w:r>
      </w:del>
      <w:ins w:id="327" w:author="Samuel Greenrod" w:date="2025-08-27T10:54:00Z" w16du:dateUtc="2025-08-27T09:54:00Z">
        <w:r w:rsidR="001A59F6">
          <w:rPr>
            <w:sz w:val="24"/>
            <w:szCs w:val="24"/>
          </w:rPr>
          <w:t>Thermal</w:t>
        </w:r>
      </w:ins>
      <w:del w:id="328" w:author="Samuel Greenrod" w:date="2025-08-27T10:54:00Z" w16du:dateUtc="2025-08-27T09:54:00Z">
        <w:r w:rsidDel="001A59F6">
          <w:rPr>
            <w:sz w:val="24"/>
            <w:szCs w:val="24"/>
          </w:rPr>
          <w:delText>temporal</w:delText>
        </w:r>
      </w:del>
      <w:r>
        <w:rPr>
          <w:sz w:val="24"/>
          <w:szCs w:val="24"/>
        </w:rPr>
        <w:t xml:space="preserve"> heterogeneity </w:t>
      </w:r>
      <w:del w:id="329" w:author="Samuel Greenrod" w:date="2025-08-27T10:54:00Z" w16du:dateUtc="2025-08-27T09:54:00Z">
        <w:r w:rsidR="003F1BE1" w:rsidDel="001A59F6">
          <w:rPr>
            <w:sz w:val="24"/>
            <w:szCs w:val="24"/>
          </w:rPr>
          <w:delText>imposes</w:delText>
        </w:r>
        <w:r w:rsidDel="001A59F6">
          <w:rPr>
            <w:sz w:val="24"/>
            <w:szCs w:val="24"/>
          </w:rPr>
          <w:delText xml:space="preserve"> diversifying selection leading to the</w:delText>
        </w:r>
      </w:del>
      <w:ins w:id="330" w:author="Samuel Greenrod" w:date="2025-08-27T10:54:00Z" w16du:dateUtc="2025-08-27T09:54:00Z">
        <w:r w:rsidR="001A59F6">
          <w:rPr>
            <w:sz w:val="24"/>
            <w:szCs w:val="24"/>
          </w:rPr>
          <w:t xml:space="preserve">is expected to select for </w:t>
        </w:r>
      </w:ins>
      <w:ins w:id="331" w:author="Samuel Greenrod" w:date="2025-08-27T10:55:00Z" w16du:dateUtc="2025-08-27T09:55:00Z">
        <w:r w:rsidR="001A59F6">
          <w:rPr>
            <w:sz w:val="24"/>
            <w:szCs w:val="24"/>
          </w:rPr>
          <w:t>generalist strategies which yield intermediate fitness across temperatures</w:t>
        </w:r>
      </w:ins>
      <w:ins w:id="332" w:author="Samuel Greenrod" w:date="2025-08-27T10:56:00Z" w16du:dateUtc="2025-08-27T09:56:00Z">
        <w:r w:rsidR="001A59F6">
          <w:rPr>
            <w:sz w:val="24"/>
            <w:szCs w:val="24"/>
          </w:rPr>
          <w:t xml:space="preserve">. For </w:t>
        </w:r>
      </w:ins>
      <w:ins w:id="333" w:author="Samuel Greenrod" w:date="2025-08-27T10:59:00Z" w16du:dateUtc="2025-08-27T09:59:00Z">
        <w:r w:rsidR="006C7B57">
          <w:rPr>
            <w:sz w:val="24"/>
            <w:szCs w:val="24"/>
          </w:rPr>
          <w:t xml:space="preserve">phage </w:t>
        </w:r>
        <w:r w:rsidR="006C7B57">
          <w:rPr>
            <w:rFonts w:cstheme="minorHAnsi"/>
            <w:sz w:val="24"/>
            <w:szCs w:val="24"/>
          </w:rPr>
          <w:t>φ</w:t>
        </w:r>
      </w:ins>
      <w:ins w:id="334" w:author="Samuel Greenrod" w:date="2025-08-27T10:56:00Z" w16du:dateUtc="2025-08-27T09:56:00Z">
        <w:r w:rsidR="001A59F6">
          <w:rPr>
            <w:sz w:val="24"/>
            <w:szCs w:val="24"/>
          </w:rPr>
          <w:t xml:space="preserve">14-1, </w:t>
        </w:r>
      </w:ins>
      <w:del w:id="335" w:author="Samuel Greenrod" w:date="2025-08-27T10:56:00Z" w16du:dateUtc="2025-08-27T09:56:00Z">
        <w:r w:rsidDel="001A59F6">
          <w:rPr>
            <w:sz w:val="24"/>
            <w:szCs w:val="24"/>
          </w:rPr>
          <w:delText xml:space="preserve"> evolution of generalists and the maintenance of genetic diversity</w:delText>
        </w:r>
        <w:r w:rsidR="00057F49" w:rsidDel="001A59F6">
          <w:rPr>
            <w:sz w:val="24"/>
            <w:szCs w:val="24"/>
          </w:rPr>
          <w:delText xml:space="preserve"> </w:delText>
        </w:r>
        <w:r w:rsidR="00057F49" w:rsidDel="001A59F6">
          <w:rPr>
            <w:sz w:val="24"/>
            <w:szCs w:val="24"/>
          </w:rPr>
          <w:fldChar w:fldCharType="begin"/>
        </w:r>
        <w:r w:rsidR="00093FA2" w:rsidDel="001A59F6">
          <w:rPr>
            <w:sz w:val="24"/>
            <w:szCs w:val="24"/>
          </w:rPr>
          <w:delInstrText xml:space="preserve"> ADDIN ZOTERO_ITEM CSL_CITATION {"citationID":"kzmd6Ulo","properties":{"formattedCitation":"[1,5]","plainCitation":"[1,5]","noteIndex":0},"citationItems":[{"id":1960,"uris":["http://zotero.org/users/local/sgFDdPY0/items/J3YVC7UI"],"itemData":{"id":1960,"type":"article-journal","abstract":"Environmental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schema":"https://github.com/citation-style-language/schema/raw/master/csl-citation.json"} </w:delInstrText>
        </w:r>
        <w:r w:rsidR="00057F49" w:rsidDel="001A59F6">
          <w:rPr>
            <w:sz w:val="24"/>
            <w:szCs w:val="24"/>
          </w:rPr>
          <w:fldChar w:fldCharType="separate"/>
        </w:r>
        <w:r w:rsidR="00093FA2" w:rsidRPr="00093FA2" w:rsidDel="001A59F6">
          <w:rPr>
            <w:rFonts w:ascii="Calibri" w:hAnsi="Calibri" w:cs="Calibri"/>
            <w:sz w:val="24"/>
          </w:rPr>
          <w:delText>[1,5]</w:delText>
        </w:r>
        <w:r w:rsidR="00057F49" w:rsidDel="001A59F6">
          <w:rPr>
            <w:sz w:val="24"/>
            <w:szCs w:val="24"/>
          </w:rPr>
          <w:fldChar w:fldCharType="end"/>
        </w:r>
        <w:r w:rsidDel="001A59F6">
          <w:rPr>
            <w:sz w:val="24"/>
            <w:szCs w:val="24"/>
          </w:rPr>
          <w:delText>.</w:delText>
        </w:r>
        <w:r w:rsidR="00D439B7" w:rsidDel="001A59F6">
          <w:rPr>
            <w:sz w:val="24"/>
            <w:szCs w:val="24"/>
          </w:rPr>
          <w:delText xml:space="preserve"> </w:delText>
        </w:r>
      </w:del>
      <w:ins w:id="336" w:author="Samuel Greenrod" w:date="2025-08-27T10:56:00Z" w16du:dateUtc="2025-08-27T09:56:00Z">
        <w:r w:rsidR="001A59F6">
          <w:rPr>
            <w:sz w:val="24"/>
            <w:szCs w:val="24"/>
          </w:rPr>
          <w:t>w</w:t>
        </w:r>
      </w:ins>
      <w:del w:id="337" w:author="Samuel Greenrod" w:date="2025-08-27T10:56:00Z" w16du:dateUtc="2025-08-27T09:56:00Z">
        <w:r w:rsidDel="001A59F6">
          <w:rPr>
            <w:sz w:val="24"/>
            <w:szCs w:val="24"/>
          </w:rPr>
          <w:delText>W</w:delText>
        </w:r>
      </w:del>
      <w:r>
        <w:rPr>
          <w:sz w:val="24"/>
          <w:szCs w:val="24"/>
        </w:rPr>
        <w:t xml:space="preserve">e </w:t>
      </w:r>
      <w:r w:rsidR="00AA64BE">
        <w:rPr>
          <w:sz w:val="24"/>
          <w:szCs w:val="24"/>
        </w:rPr>
        <w:t xml:space="preserve">found that </w:t>
      </w:r>
      <w:r w:rsidR="002B001F">
        <w:rPr>
          <w:sz w:val="24"/>
          <w:szCs w:val="24"/>
        </w:rPr>
        <w:t>fluctuating temperatures</w:t>
      </w:r>
      <w:r w:rsidR="00B33C90">
        <w:rPr>
          <w:sz w:val="24"/>
          <w:szCs w:val="24"/>
        </w:rPr>
        <w:t xml:space="preserve"> </w:t>
      </w:r>
      <w:r w:rsidR="00BA2A4A">
        <w:rPr>
          <w:sz w:val="24"/>
          <w:szCs w:val="24"/>
        </w:rPr>
        <w:t>select</w:t>
      </w:r>
      <w:ins w:id="338" w:author="Samuel Greenrod" w:date="2025-08-27T10:57:00Z" w16du:dateUtc="2025-08-27T09:57:00Z">
        <w:r w:rsidR="001A59F6">
          <w:rPr>
            <w:sz w:val="24"/>
            <w:szCs w:val="24"/>
          </w:rPr>
          <w:t>ed</w:t>
        </w:r>
      </w:ins>
      <w:r w:rsidR="00BA2A4A">
        <w:rPr>
          <w:sz w:val="24"/>
          <w:szCs w:val="24"/>
        </w:rPr>
        <w:t xml:space="preserve"> for </w:t>
      </w:r>
      <w:ins w:id="339" w:author="Samuel Greenrod" w:date="2025-08-27T10:56:00Z" w16du:dateUtc="2025-08-27T09:56:00Z">
        <w:r w:rsidR="001A59F6">
          <w:rPr>
            <w:sz w:val="24"/>
            <w:szCs w:val="24"/>
          </w:rPr>
          <w:t xml:space="preserve">intermediate fitness phenotypes compared to static temperatures </w:t>
        </w:r>
      </w:ins>
      <w:ins w:id="340" w:author="Samuel Greenrod" w:date="2025-08-27T10:58:00Z" w16du:dateUtc="2025-08-27T09:58:00Z">
        <w:r w:rsidR="006C7B57">
          <w:rPr>
            <w:sz w:val="24"/>
            <w:szCs w:val="24"/>
          </w:rPr>
          <w:t xml:space="preserve">indicative of thermal </w:t>
        </w:r>
        <w:proofErr w:type="spellStart"/>
        <w:r w:rsidR="006C7B57">
          <w:rPr>
            <w:sz w:val="24"/>
            <w:szCs w:val="24"/>
          </w:rPr>
          <w:t>generalism</w:t>
        </w:r>
      </w:ins>
      <w:proofErr w:type="spellEnd"/>
      <w:ins w:id="341" w:author="Samuel Greenrod" w:date="2025-08-27T10:57:00Z" w16du:dateUtc="2025-08-27T09:57:00Z">
        <w:r w:rsidR="001A59F6">
          <w:rPr>
            <w:sz w:val="24"/>
            <w:szCs w:val="24"/>
          </w:rPr>
          <w:t xml:space="preserve">. </w:t>
        </w:r>
      </w:ins>
      <w:del w:id="342" w:author="Samuel Greenrod" w:date="2025-08-27T10:57:00Z" w16du:dateUtc="2025-08-27T09:57:00Z">
        <w:r w:rsidR="004D1291" w:rsidDel="001A59F6">
          <w:rPr>
            <w:sz w:val="24"/>
            <w:szCs w:val="24"/>
          </w:rPr>
          <w:delText xml:space="preserve">thermal </w:delText>
        </w:r>
        <w:r w:rsidR="00B33C90" w:rsidDel="001A59F6">
          <w:rPr>
            <w:sz w:val="24"/>
            <w:szCs w:val="24"/>
          </w:rPr>
          <w:delText>generalist phenotypes</w:delText>
        </w:r>
        <w:r w:rsidR="00EC54EC" w:rsidDel="001A59F6">
          <w:rPr>
            <w:sz w:val="24"/>
            <w:szCs w:val="24"/>
          </w:rPr>
          <w:delText xml:space="preserve"> </w:delText>
        </w:r>
        <w:r w:rsidDel="001A59F6">
          <w:rPr>
            <w:sz w:val="24"/>
            <w:szCs w:val="24"/>
          </w:rPr>
          <w:delText xml:space="preserve">with intermediate fitness across temperatures. </w:delText>
        </w:r>
      </w:del>
      <w:r w:rsidR="00984787">
        <w:rPr>
          <w:sz w:val="24"/>
          <w:szCs w:val="24"/>
        </w:rPr>
        <w:t>The evolution of i</w:t>
      </w:r>
      <w:r>
        <w:rPr>
          <w:sz w:val="24"/>
          <w:szCs w:val="24"/>
        </w:rPr>
        <w:t>ntermediate</w:t>
      </w:r>
      <w:r w:rsidR="003F1BE1">
        <w:rPr>
          <w:sz w:val="24"/>
          <w:szCs w:val="24"/>
        </w:rPr>
        <w:t xml:space="preserve"> fitness</w:t>
      </w:r>
      <w:r>
        <w:rPr>
          <w:sz w:val="24"/>
          <w:szCs w:val="24"/>
        </w:rPr>
        <w:t xml:space="preserve"> is typically associated with either </w:t>
      </w:r>
      <w:r w:rsidR="003F1BE1">
        <w:rPr>
          <w:sz w:val="24"/>
          <w:szCs w:val="24"/>
        </w:rPr>
        <w:t>selection being weaker in</w:t>
      </w:r>
      <w:r w:rsidR="00984787">
        <w:rPr>
          <w:sz w:val="24"/>
          <w:szCs w:val="24"/>
        </w:rPr>
        <w:t xml:space="preserve"> fluctuati</w:t>
      </w:r>
      <w:r w:rsidR="003F1BE1">
        <w:rPr>
          <w:sz w:val="24"/>
          <w:szCs w:val="24"/>
        </w:rPr>
        <w:t>ng environments</w:t>
      </w:r>
      <w:r>
        <w:rPr>
          <w:sz w:val="24"/>
          <w:szCs w:val="24"/>
        </w:rPr>
        <w:t xml:space="preserve"> or </w:t>
      </w:r>
      <w:r w:rsidR="00AA3F9A">
        <w:rPr>
          <w:sz w:val="24"/>
          <w:szCs w:val="24"/>
        </w:rPr>
        <w:t xml:space="preserve">adaptation leading to </w:t>
      </w:r>
      <w:r>
        <w:rPr>
          <w:sz w:val="24"/>
          <w:szCs w:val="24"/>
        </w:rPr>
        <w:t>fitness trade-offs</w:t>
      </w:r>
      <w:r w:rsidR="003F1BE1">
        <w:rPr>
          <w:sz w:val="24"/>
          <w:szCs w:val="24"/>
        </w:rPr>
        <w:t xml:space="preserve"> </w:t>
      </w:r>
      <w:r w:rsidR="003F1BE1">
        <w:rPr>
          <w:sz w:val="24"/>
          <w:szCs w:val="24"/>
        </w:rPr>
        <w:fldChar w:fldCharType="begin"/>
      </w:r>
      <w:r w:rsidR="00E32992">
        <w:rPr>
          <w:sz w:val="24"/>
          <w:szCs w:val="24"/>
        </w:rPr>
        <w:instrText xml:space="preserve"> ADDIN ZOTERO_ITEM CSL_CITATION {"citationID":"6oKkh6Nn","properties":{"formattedCitation":"[42]","plainCitation":"[42]","noteIndex":0},"citationItems":[{"id":3498,"uris":["http://zotero.org/users/local/sgFDdPY0/items/C76IUQYV"],"itemData":{"id":3498,"type":"article-journal","abstract":"Many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E32992" w:rsidRPr="00E32992">
        <w:rPr>
          <w:rFonts w:ascii="Calibri" w:hAnsi="Calibri" w:cs="Calibri"/>
          <w:sz w:val="24"/>
        </w:rPr>
        <w:t>[42]</w:t>
      </w:r>
      <w:r w:rsidR="003F1BE1">
        <w:rPr>
          <w:sz w:val="24"/>
          <w:szCs w:val="24"/>
        </w:rPr>
        <w:fldChar w:fldCharType="end"/>
      </w:r>
      <w:r>
        <w:rPr>
          <w:sz w:val="24"/>
          <w:szCs w:val="24"/>
        </w:rPr>
        <w:t xml:space="preserve">. For </w:t>
      </w:r>
      <w:del w:id="343" w:author="Samuel Greenrod" w:date="2025-08-27T10:59:00Z" w16du:dateUtc="2025-08-27T09:59:00Z">
        <w:r w:rsidR="00AA3F9A" w:rsidDel="006C7B57">
          <w:rPr>
            <w:sz w:val="24"/>
            <w:szCs w:val="24"/>
          </w:rPr>
          <w:delText xml:space="preserve">the </w:delText>
        </w:r>
      </w:del>
      <w:r w:rsidR="00AA3F9A">
        <w:rPr>
          <w:sz w:val="24"/>
          <w:szCs w:val="24"/>
        </w:rPr>
        <w:t xml:space="preserve">phage </w:t>
      </w:r>
      <w:r w:rsidR="00AA3F9A">
        <w:rPr>
          <w:rFonts w:cstheme="minorHAnsi"/>
          <w:sz w:val="24"/>
          <w:szCs w:val="24"/>
        </w:rPr>
        <w:t>φ</w:t>
      </w:r>
      <w:r w:rsidR="00AA3F9A">
        <w:rPr>
          <w:sz w:val="24"/>
          <w:szCs w:val="24"/>
        </w:rPr>
        <w:t>LUZ19</w:t>
      </w:r>
      <w:r>
        <w:rPr>
          <w:sz w:val="24"/>
          <w:szCs w:val="24"/>
        </w:rPr>
        <w:t xml:space="preserve">, we found that fluctuating </w:t>
      </w:r>
      <w:r w:rsidR="003F1BE1">
        <w:rPr>
          <w:sz w:val="24"/>
          <w:szCs w:val="24"/>
        </w:rPr>
        <w:t>population</w:t>
      </w:r>
      <w:r>
        <w:rPr>
          <w:sz w:val="24"/>
          <w:szCs w:val="24"/>
        </w:rPr>
        <w:t xml:space="preserve"> thermal fitness was the same as </w:t>
      </w:r>
      <w:r w:rsidR="00AA3F9A">
        <w:rPr>
          <w:sz w:val="24"/>
          <w:szCs w:val="24"/>
        </w:rPr>
        <w:t xml:space="preserve">sympatric </w:t>
      </w:r>
      <w:r>
        <w:rPr>
          <w:sz w:val="24"/>
          <w:szCs w:val="24"/>
        </w:rPr>
        <w:t xml:space="preserve">static evolved </w:t>
      </w:r>
      <w:r w:rsidR="003F1BE1">
        <w:rPr>
          <w:sz w:val="24"/>
          <w:szCs w:val="24"/>
        </w:rPr>
        <w:t>populations</w:t>
      </w:r>
      <w:r>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fitness costs under static selection</w:t>
      </w:r>
      <w:r w:rsidR="00057F49">
        <w:rPr>
          <w:sz w:val="24"/>
          <w:szCs w:val="24"/>
        </w:rPr>
        <w:t xml:space="preserve"> (Greenrod et al., unpublished)</w:t>
      </w:r>
      <w:r w:rsidR="008855F2">
        <w:rPr>
          <w:sz w:val="24"/>
          <w:szCs w:val="24"/>
        </w:rPr>
        <w:t xml:space="preserve">, this finding is indicative of no-cost </w:t>
      </w:r>
      <w:proofErr w:type="spellStart"/>
      <w:r w:rsidR="008855F2">
        <w:rPr>
          <w:sz w:val="24"/>
          <w:szCs w:val="24"/>
        </w:rPr>
        <w:lastRenderedPageBreak/>
        <w:t>generalism</w:t>
      </w:r>
      <w:proofErr w:type="spellEnd"/>
      <w:r w:rsidR="00057F49">
        <w:rPr>
          <w:sz w:val="24"/>
          <w:szCs w:val="24"/>
        </w:rPr>
        <w:t xml:space="preserve"> </w:t>
      </w:r>
      <w:r w:rsidR="00057F49">
        <w:rPr>
          <w:sz w:val="24"/>
          <w:szCs w:val="24"/>
        </w:rPr>
        <w:fldChar w:fldCharType="begin"/>
      </w:r>
      <w:r w:rsidR="00E32992">
        <w:rPr>
          <w:sz w:val="24"/>
          <w:szCs w:val="24"/>
        </w:rPr>
        <w:instrText xml:space="preserve"> ADDIN ZOTERO_ITEM CSL_CITATION {"citationID":"0YxCDlAH","properties":{"formattedCitation":"[43]","plainCitation":"[43]","noteIndex":0},"citationItems":[{"id":3487,"uris":["http://zotero.org/users/local/sgFDdPY0/items/EINPGVCU"],"itemData":{"id":3487,"type":"article-journal","abstract":"Specialism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E32992" w:rsidRPr="00E32992">
        <w:rPr>
          <w:rFonts w:ascii="Calibri" w:hAnsi="Calibri" w:cs="Calibri"/>
          <w:sz w:val="24"/>
        </w:rPr>
        <w:t>[43]</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E32992">
        <w:rPr>
          <w:sz w:val="24"/>
          <w:szCs w:val="24"/>
        </w:rPr>
        <w:instrText xml:space="preserve"> ADDIN ZOTERO_ITEM CSL_CITATION {"citationID":"wCTUmpEv","properties":{"formattedCitation":"[43]","plainCitation":"[43]","noteIndex":0},"citationItems":[{"id":3487,"uris":["http://zotero.org/users/local/sgFDdPY0/items/EINPGVCU"],"itemData":{"id":3487,"type":"article-journal","abstract":"Specialism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E32992" w:rsidRPr="00E32992">
        <w:rPr>
          <w:rFonts w:ascii="Calibri" w:hAnsi="Calibri" w:cs="Calibri"/>
          <w:sz w:val="24"/>
        </w:rPr>
        <w:t>[43]</w:t>
      </w:r>
      <w:r w:rsidR="001F56F5">
        <w:rPr>
          <w:sz w:val="24"/>
          <w:szCs w:val="24"/>
        </w:rPr>
        <w:fldChar w:fldCharType="end"/>
      </w:r>
      <w:r w:rsidR="001F56F5">
        <w:rPr>
          <w:sz w:val="24"/>
          <w:szCs w:val="24"/>
        </w:rPr>
        <w:t xml:space="preserve">. Alternatively, costs may instead occur in </w:t>
      </w:r>
      <w:r>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E32992">
        <w:rPr>
          <w:sz w:val="24"/>
          <w:szCs w:val="24"/>
        </w:rPr>
        <w:instrText xml:space="preserve"> ADDIN ZOTERO_ITEM CSL_CITATION {"citationID":"gqUadEd1","properties":{"formattedCitation":"[44]","plainCitation":"[44]","noteIndex":0},"citationItems":[{"id":978,"uris":["http://zotero.org/users/local/sgFDdPY0/items/JUVF7EL3"],"itemData":{"id":978,"type":"article-journal","abstract":"Predicting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E32992" w:rsidRPr="00E32992">
        <w:rPr>
          <w:rFonts w:ascii="Calibri" w:hAnsi="Calibri" w:cs="Calibri"/>
          <w:sz w:val="24"/>
        </w:rPr>
        <w:t>[44]</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Pr>
          <w:sz w:val="24"/>
          <w:szCs w:val="24"/>
        </w:rPr>
        <w:t>other</w:t>
      </w:r>
      <w:r w:rsidR="001F56F5">
        <w:rPr>
          <w:sz w:val="24"/>
          <w:szCs w:val="24"/>
        </w:rPr>
        <w:t xml:space="preserve"> stress</w:t>
      </w:r>
      <w:r>
        <w:rPr>
          <w:sz w:val="24"/>
          <w:szCs w:val="24"/>
        </w:rPr>
        <w:t>es</w:t>
      </w:r>
      <w:r w:rsidR="008E5DCE">
        <w:rPr>
          <w:sz w:val="24"/>
          <w:szCs w:val="24"/>
        </w:rPr>
        <w:t xml:space="preserve"> </w:t>
      </w:r>
      <w:r w:rsidR="008E5DCE">
        <w:rPr>
          <w:sz w:val="24"/>
          <w:szCs w:val="24"/>
        </w:rPr>
        <w:fldChar w:fldCharType="begin"/>
      </w:r>
      <w:r w:rsidR="00102EE8">
        <w:rPr>
          <w:sz w:val="24"/>
          <w:szCs w:val="24"/>
        </w:rPr>
        <w:instrText xml:space="preserve"> ADDIN ZOTERO_ITEM CSL_CITATION {"citationID":"zrQVhdNU","properties":{"formattedCitation":"[13]","plainCitation":"[13]","noteIndex":0},"citationItems":[{"id":3097,"uris":["http://zotero.org/users/local/sgFDdPY0/items/SRBALDVC"],"itemData":{"id":3097,"type":"article-journal","abstract":"The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102EE8" w:rsidRPr="00102EE8">
        <w:rPr>
          <w:rFonts w:ascii="Calibri" w:hAnsi="Calibri" w:cs="Calibri"/>
          <w:sz w:val="24"/>
        </w:rPr>
        <w:t>[13]</w:t>
      </w:r>
      <w:r w:rsidR="008E5DCE">
        <w:rPr>
          <w:sz w:val="24"/>
          <w:szCs w:val="24"/>
        </w:rPr>
        <w:fldChar w:fldCharType="end"/>
      </w:r>
      <w:r w:rsidR="001F56F5">
        <w:rPr>
          <w:sz w:val="24"/>
          <w:szCs w:val="24"/>
        </w:rPr>
        <w:t xml:space="preserve">. </w:t>
      </w:r>
      <w:r w:rsidR="005B18CE">
        <w:rPr>
          <w:sz w:val="24"/>
          <w:szCs w:val="24"/>
        </w:rPr>
        <w:t>These findings confirm that fluctuati</w:t>
      </w:r>
      <w:r w:rsidR="00984787">
        <w:rPr>
          <w:sz w:val="24"/>
          <w:szCs w:val="24"/>
        </w:rPr>
        <w:t>ng</w:t>
      </w:r>
      <w:r w:rsidR="005B18CE">
        <w:rPr>
          <w:sz w:val="24"/>
          <w:szCs w:val="24"/>
        </w:rPr>
        <w:t xml:space="preserve"> temperatures can limit but not prevent thermal adaptation.</w:t>
      </w:r>
    </w:p>
    <w:p w14:paraId="56297E8D" w14:textId="00E7D6FB" w:rsidR="00AE115F" w:rsidRDefault="005B18CE" w:rsidP="00A4788D">
      <w:pPr>
        <w:jc w:val="both"/>
        <w:rPr>
          <w:sz w:val="24"/>
          <w:szCs w:val="24"/>
        </w:rPr>
      </w:pPr>
      <w:r>
        <w:rPr>
          <w:sz w:val="24"/>
          <w:szCs w:val="24"/>
        </w:rPr>
        <w:t>Fluctuating environments generally select for pleiotropic mutations</w:t>
      </w:r>
      <w:r w:rsidR="00C74CD8">
        <w:rPr>
          <w:sz w:val="24"/>
          <w:szCs w:val="24"/>
        </w:rPr>
        <w:t xml:space="preserve"> </w:t>
      </w:r>
      <w:r w:rsidR="00C74CD8">
        <w:rPr>
          <w:sz w:val="24"/>
          <w:szCs w:val="24"/>
        </w:rPr>
        <w:fldChar w:fldCharType="begin"/>
      </w:r>
      <w:r w:rsidR="00093FA2">
        <w:rPr>
          <w:sz w:val="24"/>
          <w:szCs w:val="24"/>
        </w:rPr>
        <w:instrText xml:space="preserve"> ADDIN ZOTERO_ITEM CSL_CITATION {"citationID":"Zz8b7r2m","properties":{"formattedCitation":"[3]","plainCitation":"[3]","noteIndex":0},"citationItems":[{"id":3475,"uris":["http://zotero.org/users/local/sgFDdPY0/items/RER4SZ6V"],"itemData":{"id":3475,"type":"article-journal","abstract":"Adaptive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C74CD8">
        <w:rPr>
          <w:sz w:val="24"/>
          <w:szCs w:val="24"/>
        </w:rPr>
        <w:fldChar w:fldCharType="separate"/>
      </w:r>
      <w:r w:rsidR="00093FA2" w:rsidRPr="00093FA2">
        <w:rPr>
          <w:rFonts w:ascii="Calibri" w:hAnsi="Calibri" w:cs="Calibri"/>
          <w:sz w:val="24"/>
        </w:rPr>
        <w:t>[3]</w:t>
      </w:r>
      <w:r w:rsidR="00C74CD8">
        <w:rPr>
          <w:sz w:val="24"/>
          <w:szCs w:val="24"/>
        </w:rPr>
        <w:fldChar w:fldCharType="end"/>
      </w:r>
      <w:r>
        <w:rPr>
          <w:sz w:val="24"/>
          <w:szCs w:val="24"/>
        </w:rPr>
        <w:t xml:space="preserve"> or </w:t>
      </w:r>
      <w:r w:rsidR="00D43A85">
        <w:rPr>
          <w:sz w:val="24"/>
          <w:szCs w:val="24"/>
        </w:rPr>
        <w:t>populations containing multiple specialist mutations</w:t>
      </w:r>
      <w:r w:rsidR="00C74CD8">
        <w:rPr>
          <w:sz w:val="24"/>
          <w:szCs w:val="24"/>
        </w:rPr>
        <w:t xml:space="preserve"> </w:t>
      </w:r>
      <w:r w:rsidR="00C74CD8">
        <w:rPr>
          <w:sz w:val="24"/>
          <w:szCs w:val="24"/>
        </w:rPr>
        <w:fldChar w:fldCharType="begin"/>
      </w:r>
      <w:r w:rsidR="00093FA2">
        <w:rPr>
          <w:sz w:val="24"/>
          <w:szCs w:val="24"/>
        </w:rPr>
        <w:instrText xml:space="preserve"> ADDIN ZOTERO_ITEM CSL_CITATION {"citationID":"vOF84Ad9","properties":{"formattedCitation":"[4]","plainCitation":"[4]","noteIndex":0},"citationItems":[{"id":1854,"uris":["http://zotero.org/users/local/sgFDdPY0/items/YSI93GCP"],"itemData":{"id":1854,"type":"article-journal","abstract":"Generalists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C74CD8">
        <w:rPr>
          <w:sz w:val="24"/>
          <w:szCs w:val="24"/>
        </w:rPr>
        <w:fldChar w:fldCharType="separate"/>
      </w:r>
      <w:r w:rsidR="00093FA2" w:rsidRPr="00093FA2">
        <w:rPr>
          <w:rFonts w:ascii="Calibri" w:hAnsi="Calibri" w:cs="Calibri"/>
          <w:sz w:val="24"/>
        </w:rPr>
        <w:t>[4]</w:t>
      </w:r>
      <w:r w:rsidR="00C74CD8">
        <w:rPr>
          <w:sz w:val="24"/>
          <w:szCs w:val="24"/>
        </w:rPr>
        <w:fldChar w:fldCharType="end"/>
      </w:r>
      <w:r>
        <w:rPr>
          <w:sz w:val="24"/>
          <w:szCs w:val="24"/>
        </w:rPr>
        <w:t xml:space="preserve">. We found that fluctuating evolved populations were genetically </w:t>
      </w:r>
      <w:proofErr w:type="gramStart"/>
      <w:r>
        <w:rPr>
          <w:sz w:val="24"/>
          <w:szCs w:val="24"/>
        </w:rPr>
        <w:t>similar to</w:t>
      </w:r>
      <w:proofErr w:type="gramEnd"/>
      <w:r>
        <w:rPr>
          <w:sz w:val="24"/>
          <w:szCs w:val="24"/>
        </w:rPr>
        <w:t xml:space="preserve"> static evolved populations with one phage clustering with the 42</w:t>
      </w:r>
      <w:r w:rsidR="002536E6">
        <w:rPr>
          <w:rFonts w:cstheme="minorHAnsi"/>
          <w:sz w:val="24"/>
          <w:szCs w:val="24"/>
        </w:rPr>
        <w:t>°</w:t>
      </w:r>
      <w:r>
        <w:rPr>
          <w:sz w:val="24"/>
          <w:szCs w:val="24"/>
        </w:rPr>
        <w:t xml:space="preserve">C clade. Further, we found that the 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lines (Greenrod et al., unpublished). </w:t>
      </w:r>
      <w:r w:rsidR="00AE115F">
        <w:rPr>
          <w:sz w:val="24"/>
          <w:szCs w:val="24"/>
        </w:rPr>
        <w:t xml:space="preserve">These findings could be explained by selective sweeps whereby 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093FA2">
        <w:rPr>
          <w:sz w:val="24"/>
          <w:szCs w:val="24"/>
        </w:rPr>
        <w:instrText xml:space="preserve"> ADDIN ZOTERO_ITEM CSL_CITATION {"citationID":"3Nd5MWTu","properties":{"formattedCitation":"[6]","plainCitation":"[6]","noteIndex":0},"citationItems":[{"id":3472,"uris":["http://zotero.org/users/local/sgFDdPY0/items/FJ2TAFQ9"],"itemData":{"id":3472,"type":"article-journal","abstract":"Although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093FA2" w:rsidRPr="00093FA2">
        <w:rPr>
          <w:rFonts w:ascii="Calibri" w:hAnsi="Calibri" w:cs="Calibri"/>
          <w:sz w:val="24"/>
        </w:rPr>
        <w:t>[6]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r w:rsidR="00AE115F">
        <w:rPr>
          <w:sz w:val="24"/>
          <w:szCs w:val="24"/>
        </w:rPr>
        <w:t xml:space="preserve">previously been shown to select </w:t>
      </w:r>
      <w:r w:rsidR="00AA3F9A">
        <w:rPr>
          <w:sz w:val="24"/>
          <w:szCs w:val="24"/>
        </w:rPr>
        <w:t xml:space="preserve">based </w:t>
      </w:r>
      <w:r w:rsidR="00AE115F">
        <w:rPr>
          <w:sz w:val="24"/>
          <w:szCs w:val="24"/>
        </w:rPr>
        <w:t>on the most extreme environment</w:t>
      </w:r>
      <w:r w:rsidR="008F3FC8">
        <w:rPr>
          <w:sz w:val="24"/>
          <w:szCs w:val="24"/>
        </w:rPr>
        <w:t xml:space="preserve"> </w:t>
      </w:r>
      <w:r w:rsidR="008F3FC8">
        <w:rPr>
          <w:sz w:val="24"/>
          <w:szCs w:val="24"/>
        </w:rPr>
        <w:fldChar w:fldCharType="begin"/>
      </w:r>
      <w:r w:rsidR="00E32992">
        <w:rPr>
          <w:sz w:val="24"/>
          <w:szCs w:val="24"/>
        </w:rPr>
        <w:instrText xml:space="preserve"> ADDIN ZOTERO_ITEM CSL_CITATION {"citationID":"5fiOvwEn","properties":{"formattedCitation":"[45]","plainCitation":"[45]","noteIndex":0},"citationItems":[{"id":2547,"uris":["http://zotero.org/users/local/sgFDdPY0/items/8ZIHQDZL"],"itemData":{"id":2547,"type":"article-journal","abstract":"The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E32992" w:rsidRPr="00E32992">
        <w:rPr>
          <w:rFonts w:ascii="Calibri" w:hAnsi="Calibri" w:cs="Calibri"/>
          <w:sz w:val="24"/>
        </w:rPr>
        <w:t>[45]</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 xml:space="preserve">C static populations likely </w:t>
      </w:r>
      <w:proofErr w:type="gramStart"/>
      <w:r w:rsidR="00AE115F">
        <w:rPr>
          <w:sz w:val="24"/>
          <w:szCs w:val="24"/>
        </w:rPr>
        <w:t>reflects</w:t>
      </w:r>
      <w:proofErr w:type="gramEnd"/>
      <w:r w:rsidR="00AE115F">
        <w:rPr>
          <w:sz w:val="24"/>
          <w:szCs w:val="24"/>
        </w:rPr>
        <w:t xml:space="preserve">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70F12540" w:rsidR="003018D1" w:rsidRDefault="008F3FC8" w:rsidP="00A4788D">
      <w:pPr>
        <w:jc w:val="both"/>
        <w:rPr>
          <w:sz w:val="24"/>
          <w:szCs w:val="24"/>
        </w:rPr>
      </w:pPr>
      <w:commentRangeStart w:id="344"/>
      <w:r>
        <w:rPr>
          <w:sz w:val="24"/>
          <w:szCs w:val="24"/>
        </w:rPr>
        <w:t>While fluctuating environments can promote genetic diversification, they are expected to constrain adaptation when combined with other selection pressures</w:t>
      </w:r>
      <w:r w:rsidR="00B235B4">
        <w:rPr>
          <w:sz w:val="24"/>
          <w:szCs w:val="24"/>
        </w:rPr>
        <w:t xml:space="preserve"> </w:t>
      </w:r>
      <w:r w:rsidR="00C11700">
        <w:rPr>
          <w:sz w:val="24"/>
          <w:szCs w:val="24"/>
        </w:rPr>
        <w:fldChar w:fldCharType="begin"/>
      </w:r>
      <w:r w:rsidR="00102EE8">
        <w:rPr>
          <w:sz w:val="24"/>
          <w:szCs w:val="24"/>
        </w:rPr>
        <w:instrText xml:space="preserve"> ADDIN ZOTERO_ITEM CSL_CITATION {"citationID":"J23HeVr8","properties":{"formattedCitation":"[10]","plainCitation":"[10]","noteIndex":0},"citationItems":[{"id":3430,"uris":["http://zotero.org/users/local/sgFDdPY0/items/27D5JGTI"],"itemData":{"id":3430,"type":"article-journal","abstract":"Humans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102EE8" w:rsidRPr="00102EE8">
        <w:rPr>
          <w:rFonts w:ascii="Calibri" w:hAnsi="Calibri" w:cs="Calibri"/>
          <w:sz w:val="24"/>
        </w:rPr>
        <w:t>[10]</w:t>
      </w:r>
      <w:r w:rsidR="00C11700">
        <w:rPr>
          <w:sz w:val="24"/>
          <w:szCs w:val="24"/>
        </w:rPr>
        <w:fldChar w:fldCharType="end"/>
      </w:r>
      <w:r w:rsidR="00A4788D">
        <w:rPr>
          <w:sz w:val="24"/>
          <w:szCs w:val="24"/>
        </w:rPr>
        <w:t xml:space="preserve">. </w:t>
      </w:r>
      <w:commentRangeEnd w:id="344"/>
      <w:r w:rsidR="00440B32">
        <w:rPr>
          <w:rStyle w:val="CommentReference"/>
        </w:rPr>
        <w:commentReference w:id="344"/>
      </w:r>
      <w:ins w:id="345" w:author="Samuel Greenrod" w:date="2025-08-26T08:47:00Z" w16du:dateUtc="2025-08-26T07:47:00Z">
        <w:r w:rsidR="00600907">
          <w:rPr>
            <w:sz w:val="24"/>
            <w:szCs w:val="24"/>
          </w:rPr>
          <w:t xml:space="preserve">For example, </w:t>
        </w:r>
      </w:ins>
      <w:proofErr w:type="spellStart"/>
      <w:ins w:id="346" w:author="Samuel Greenrod" w:date="2025-08-26T09:00:00Z" w16du:dateUtc="2025-08-26T08:00:00Z">
        <w:r w:rsidR="00A87E6A">
          <w:rPr>
            <w:sz w:val="24"/>
            <w:szCs w:val="24"/>
          </w:rPr>
          <w:t>Uiterwaa</w:t>
        </w:r>
      </w:ins>
      <w:ins w:id="347" w:author="Samuel Greenrod" w:date="2025-08-26T09:01:00Z" w16du:dateUtc="2025-08-26T08:01:00Z">
        <w:r w:rsidR="00A87E6A">
          <w:rPr>
            <w:sz w:val="24"/>
            <w:szCs w:val="24"/>
          </w:rPr>
          <w:t>l</w:t>
        </w:r>
        <w:proofErr w:type="spellEnd"/>
        <w:r w:rsidR="00A87E6A">
          <w:rPr>
            <w:sz w:val="24"/>
            <w:szCs w:val="24"/>
          </w:rPr>
          <w:t xml:space="preserve"> et al </w:t>
        </w:r>
      </w:ins>
      <w:r w:rsidR="00A87E6A">
        <w:rPr>
          <w:sz w:val="24"/>
          <w:szCs w:val="24"/>
        </w:rPr>
        <w:fldChar w:fldCharType="begin"/>
      </w:r>
      <w:r w:rsidR="00102EE8">
        <w:rPr>
          <w:sz w:val="24"/>
          <w:szCs w:val="24"/>
        </w:rPr>
        <w:instrText xml:space="preserve"> ADDIN ZOTERO_ITEM CSL_CITATION {"citationID":"HhXjEwnn","properties":{"formattedCitation":"[16]","plainCitation":"[16]","noteIndex":0},"citationItems":[{"id":3507,"uris":["http://zotero.org/users/local/sgFDdPY0/items/AU3MMBRT"],"itemData":{"id":3507,"type":"article-journal","abstract":"The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102EE8" w:rsidRPr="00102EE8">
        <w:rPr>
          <w:rFonts w:ascii="Calibri" w:hAnsi="Calibri" w:cs="Calibri"/>
          <w:sz w:val="24"/>
        </w:rPr>
        <w:t>[16]</w:t>
      </w:r>
      <w:r w:rsidR="00A87E6A">
        <w:rPr>
          <w:sz w:val="24"/>
          <w:szCs w:val="24"/>
        </w:rPr>
        <w:fldChar w:fldCharType="end"/>
      </w:r>
      <w:ins w:id="348" w:author="Samuel Greenrod" w:date="2025-08-26T09:01:00Z" w16du:dateUtc="2025-08-26T08:01:00Z">
        <w:r w:rsidR="00A87E6A">
          <w:rPr>
            <w:sz w:val="24"/>
            <w:szCs w:val="24"/>
          </w:rPr>
          <w:t xml:space="preserve"> showed that </w:t>
        </w:r>
      </w:ins>
      <w:ins w:id="349" w:author="Samuel Greenrod" w:date="2025-08-26T09:07:00Z" w16du:dateUtc="2025-08-26T08:07:00Z">
        <w:r w:rsidR="00FD40E2">
          <w:rPr>
            <w:sz w:val="24"/>
            <w:szCs w:val="24"/>
          </w:rPr>
          <w:t xml:space="preserve">combined </w:t>
        </w:r>
      </w:ins>
      <w:ins w:id="350" w:author="Samuel Greenrod" w:date="2025-08-26T09:03:00Z" w16du:dateUtc="2025-08-26T08:03:00Z">
        <w:r w:rsidR="00A87E6A">
          <w:rPr>
            <w:sz w:val="24"/>
            <w:szCs w:val="24"/>
          </w:rPr>
          <w:t xml:space="preserve">fluctuating temperatures </w:t>
        </w:r>
      </w:ins>
      <w:ins w:id="351" w:author="Samuel Greenrod" w:date="2025-08-26T09:08:00Z" w16du:dateUtc="2025-08-26T08:08:00Z">
        <w:r w:rsidR="00FD40E2">
          <w:rPr>
            <w:sz w:val="24"/>
            <w:szCs w:val="24"/>
          </w:rPr>
          <w:t xml:space="preserve">and predation restricted adaptation to both selection pressures </w:t>
        </w:r>
      </w:ins>
      <w:ins w:id="352" w:author="Samuel Greenrod" w:date="2025-08-26T09:03:00Z" w16du:dateUtc="2025-08-26T08:03:00Z">
        <w:r w:rsidR="00A87E6A">
          <w:rPr>
            <w:sz w:val="24"/>
            <w:szCs w:val="24"/>
          </w:rPr>
          <w:t xml:space="preserve">in </w:t>
        </w:r>
      </w:ins>
      <w:ins w:id="353" w:author="Samuel Greenrod" w:date="2025-08-26T09:01:00Z" w16du:dateUtc="2025-08-26T08:01:00Z">
        <w:r w:rsidR="00A87E6A" w:rsidRPr="001940B6">
          <w:rPr>
            <w:i/>
            <w:iCs/>
            <w:sz w:val="24"/>
            <w:szCs w:val="24"/>
            <w:rPrChange w:id="354" w:author="Samuel Greenrod" w:date="2025-08-26T09:17:00Z" w16du:dateUtc="2025-08-26T08:17:00Z">
              <w:rPr>
                <w:sz w:val="24"/>
                <w:szCs w:val="24"/>
              </w:rPr>
            </w:rPrChange>
          </w:rPr>
          <w:t>Paramecium caudatum</w:t>
        </w:r>
        <w:r w:rsidR="00A87E6A">
          <w:rPr>
            <w:sz w:val="24"/>
            <w:szCs w:val="24"/>
          </w:rPr>
          <w:t xml:space="preserve"> populations</w:t>
        </w:r>
      </w:ins>
      <w:ins w:id="355" w:author="Samuel Greenrod" w:date="2025-08-26T09:03:00Z" w16du:dateUtc="2025-08-26T08:03:00Z">
        <w:r w:rsidR="00A87E6A">
          <w:rPr>
            <w:sz w:val="24"/>
            <w:szCs w:val="24"/>
          </w:rPr>
          <w:t xml:space="preserve">. Similar findings have also been observed </w:t>
        </w:r>
      </w:ins>
      <w:ins w:id="356" w:author="Samuel Greenrod" w:date="2025-08-26T09:17:00Z" w16du:dateUtc="2025-08-26T08:17:00Z">
        <w:r w:rsidR="001940B6">
          <w:rPr>
            <w:sz w:val="24"/>
            <w:szCs w:val="24"/>
          </w:rPr>
          <w:t xml:space="preserve">in </w:t>
        </w:r>
      </w:ins>
      <w:ins w:id="357" w:author="Samuel Greenrod" w:date="2025-08-26T09:16:00Z" w16du:dateUtc="2025-08-26T08:16:00Z">
        <w:r w:rsidR="001940B6" w:rsidRPr="001940B6">
          <w:rPr>
            <w:i/>
            <w:iCs/>
            <w:sz w:val="24"/>
            <w:szCs w:val="24"/>
            <w:rPrChange w:id="358" w:author="Samuel Greenrod" w:date="2025-08-26T09:17:00Z" w16du:dateUtc="2025-08-26T08:17:00Z">
              <w:rPr>
                <w:sz w:val="24"/>
                <w:szCs w:val="24"/>
              </w:rPr>
            </w:rPrChange>
          </w:rPr>
          <w:t>Daphnia magna</w:t>
        </w:r>
        <w:r w:rsidR="001940B6">
          <w:rPr>
            <w:sz w:val="24"/>
            <w:szCs w:val="24"/>
          </w:rPr>
          <w:t xml:space="preserve"> </w:t>
        </w:r>
        <w:r w:rsidR="00FD40E2">
          <w:rPr>
            <w:sz w:val="24"/>
            <w:szCs w:val="24"/>
          </w:rPr>
          <w:t xml:space="preserve">with thermal fluctuations </w:t>
        </w:r>
      </w:ins>
      <w:ins w:id="359" w:author="Samuel Greenrod" w:date="2025-09-05T14:01:00Z" w16du:dateUtc="2025-09-05T13:01:00Z">
        <w:r w:rsidR="008E3E22">
          <w:rPr>
            <w:sz w:val="24"/>
            <w:szCs w:val="24"/>
          </w:rPr>
          <w:t>co-selecting</w:t>
        </w:r>
      </w:ins>
      <w:ins w:id="360" w:author="Samuel Greenrod" w:date="2025-08-27T11:00:00Z" w16du:dateUtc="2025-08-27T10:00:00Z">
        <w:r w:rsidR="006C7B57">
          <w:rPr>
            <w:sz w:val="24"/>
            <w:szCs w:val="24"/>
          </w:rPr>
          <w:t xml:space="preserve"> with both</w:t>
        </w:r>
      </w:ins>
      <w:ins w:id="361" w:author="Samuel Greenrod" w:date="2025-08-26T09:16:00Z" w16du:dateUtc="2025-08-26T08:16:00Z">
        <w:r w:rsidR="00FD40E2">
          <w:rPr>
            <w:sz w:val="24"/>
            <w:szCs w:val="24"/>
          </w:rPr>
          <w:t xml:space="preserve"> predation and </w:t>
        </w:r>
        <w:r w:rsidR="001940B6">
          <w:rPr>
            <w:sz w:val="24"/>
            <w:szCs w:val="24"/>
          </w:rPr>
          <w:t xml:space="preserve">pollutants </w:t>
        </w:r>
      </w:ins>
      <w:r w:rsidR="00A87E6A">
        <w:rPr>
          <w:sz w:val="24"/>
          <w:szCs w:val="24"/>
        </w:rPr>
        <w:fldChar w:fldCharType="begin"/>
      </w:r>
      <w:r w:rsidR="00E32992">
        <w:rPr>
          <w:sz w:val="24"/>
          <w:szCs w:val="24"/>
        </w:rPr>
        <w:instrText xml:space="preserve"> ADDIN ZOTERO_ITEM CSL_CITATION {"citationID":"MPWxZPyM","properties":{"formattedCitation":"[17,46]","plainCitation":"[17,46]","noteIndex":0},"citationItems":[{"id":3510,"uris":["http://zotero.org/users/local/sgFDdPY0/items/T9YSU94V"],"itemData":{"id":3510,"type":"article-journal","abstract":"The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E32992" w:rsidRPr="00E32992">
        <w:rPr>
          <w:rFonts w:ascii="Calibri" w:hAnsi="Calibri" w:cs="Calibri"/>
          <w:sz w:val="24"/>
        </w:rPr>
        <w:t>[17,46]</w:t>
      </w:r>
      <w:r w:rsidR="00A87E6A">
        <w:rPr>
          <w:sz w:val="24"/>
          <w:szCs w:val="24"/>
        </w:rPr>
        <w:fldChar w:fldCharType="end"/>
      </w:r>
      <w:ins w:id="362" w:author="Samuel Greenrod" w:date="2025-08-26T09:17:00Z" w16du:dateUtc="2025-08-26T08:17:00Z">
        <w:r w:rsidR="001940B6">
          <w:rPr>
            <w:sz w:val="24"/>
            <w:szCs w:val="24"/>
          </w:rPr>
          <w:t xml:space="preserve">. </w:t>
        </w:r>
      </w:ins>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 xml:space="preserve">combined fluctuating temperature and competition </w:t>
      </w:r>
      <w:r w:rsidR="00C11700">
        <w:rPr>
          <w:sz w:val="24"/>
          <w:szCs w:val="24"/>
        </w:rPr>
        <w:t xml:space="preserve">selection </w:t>
      </w:r>
      <w:r w:rsidR="00A4788D">
        <w:rPr>
          <w:sz w:val="24"/>
          <w:szCs w:val="24"/>
        </w:rPr>
        <w:t xml:space="preserve">constrains </w:t>
      </w:r>
      <w:r>
        <w:rPr>
          <w:sz w:val="24"/>
          <w:szCs w:val="24"/>
        </w:rPr>
        <w:t xml:space="preserve">both </w:t>
      </w:r>
      <w:r w:rsidR="00A4788D">
        <w:rPr>
          <w:sz w:val="24"/>
          <w:szCs w:val="24"/>
        </w:rPr>
        <w:t xml:space="preserve">thermal adaptation </w:t>
      </w:r>
      <w:r w:rsidR="0009336C">
        <w:rPr>
          <w:sz w:val="24"/>
          <w:szCs w:val="24"/>
        </w:rPr>
        <w:t>and evolution rates</w:t>
      </w:r>
      <w:r w:rsidR="00A4788D">
        <w:rPr>
          <w:sz w:val="24"/>
          <w:szCs w:val="24"/>
        </w:rPr>
        <w:t xml:space="preserve">. </w:t>
      </w:r>
      <w:r>
        <w:rPr>
          <w:sz w:val="24"/>
          <w:szCs w:val="24"/>
        </w:rPr>
        <w:t xml:space="preserve">Further, fluctuating temperatures resulted in greater evolutionary constraint </w:t>
      </w:r>
      <w:r w:rsidR="00984787">
        <w:rPr>
          <w:sz w:val="24"/>
          <w:szCs w:val="24"/>
        </w:rPr>
        <w:t xml:space="preserve">during co-selection </w:t>
      </w:r>
      <w:r>
        <w:rPr>
          <w:sz w:val="24"/>
          <w:szCs w:val="24"/>
        </w:rPr>
        <w:t xml:space="preserve">than static temperatures. </w:t>
      </w:r>
      <w:r w:rsidR="00C11700">
        <w:rPr>
          <w:sz w:val="24"/>
          <w:szCs w:val="24"/>
        </w:rPr>
        <w:t>Interactions between environmental stressors</w:t>
      </w:r>
      <w:r w:rsidR="00B235B4">
        <w:rPr>
          <w:sz w:val="24"/>
          <w:szCs w:val="24"/>
        </w:rPr>
        <w:t xml:space="preserve"> </w:t>
      </w:r>
      <w:r w:rsidR="00C11700">
        <w:rPr>
          <w:sz w:val="24"/>
          <w:szCs w:val="24"/>
        </w:rPr>
        <w:t xml:space="preserve">are often non-additive and instead exhibit synergies </w:t>
      </w:r>
      <w:r w:rsidR="006E5451">
        <w:rPr>
          <w:sz w:val="24"/>
          <w:szCs w:val="24"/>
        </w:rPr>
        <w:fldChar w:fldCharType="begin"/>
      </w:r>
      <w:r w:rsidR="00102EE8">
        <w:rPr>
          <w:sz w:val="24"/>
          <w:szCs w:val="24"/>
        </w:rPr>
        <w:instrText xml:space="preserve"> ADDIN ZOTERO_ITEM CSL_CITATION {"citationID":"V1NoFJLz","properties":{"formattedCitation":"[10]","plainCitation":"[10]","noteIndex":0},"citationItems":[{"id":3430,"uris":["http://zotero.org/users/local/sgFDdPY0/items/27D5JGTI"],"itemData":{"id":3430,"type":"article-journal","abstract":"Humans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Pr>
          <w:sz w:val="24"/>
          <w:szCs w:val="24"/>
        </w:rPr>
        <w:fldChar w:fldCharType="separate"/>
      </w:r>
      <w:r w:rsidR="00102EE8" w:rsidRPr="00102EE8">
        <w:rPr>
          <w:rFonts w:ascii="Calibri" w:hAnsi="Calibri" w:cs="Calibri"/>
          <w:sz w:val="24"/>
        </w:rPr>
        <w:t>[10]</w:t>
      </w:r>
      <w:r w:rsidR="006E5451">
        <w:rPr>
          <w:sz w:val="24"/>
          <w:szCs w:val="24"/>
        </w:rPr>
        <w:fldChar w:fldCharType="end"/>
      </w:r>
      <w:r w:rsidR="00C11700">
        <w:rPr>
          <w:sz w:val="24"/>
          <w:szCs w:val="24"/>
        </w:rPr>
        <w:t>. In our previous study</w:t>
      </w:r>
      <w:r w:rsidR="006E5451">
        <w:rPr>
          <w:sz w:val="24"/>
          <w:szCs w:val="24"/>
        </w:rPr>
        <w:t>,</w:t>
      </w:r>
      <w:r w:rsidR="00C11700">
        <w:rPr>
          <w:sz w:val="24"/>
          <w:szCs w:val="24"/>
        </w:rPr>
        <w:t xml:space="preserve"> we showed that </w:t>
      </w:r>
      <w:r w:rsidR="006E5451">
        <w:rPr>
          <w:sz w:val="24"/>
          <w:szCs w:val="24"/>
        </w:rPr>
        <w:t xml:space="preserve">high temperature selection synergises with competition to constrain evolution rates (Greenrod et al., unpublished). </w:t>
      </w:r>
      <w:del w:id="363" w:author="Samuel Greenrod" w:date="2025-09-05T14:01:00Z" w16du:dateUtc="2025-09-05T13:01:00Z">
        <w:r w:rsidR="006E5451" w:rsidDel="008E3E22">
          <w:rPr>
            <w:sz w:val="24"/>
            <w:szCs w:val="24"/>
          </w:rPr>
          <w:delText xml:space="preserve">This </w:delText>
        </w:r>
      </w:del>
      <w:ins w:id="364" w:author="Samuel Greenrod" w:date="2025-09-05T14:01:00Z" w16du:dateUtc="2025-09-05T13:01:00Z">
        <w:r w:rsidR="008E3E22">
          <w:rPr>
            <w:sz w:val="24"/>
            <w:szCs w:val="24"/>
          </w:rPr>
          <w:t>Th</w:t>
        </w:r>
        <w:r w:rsidR="008E3E22">
          <w:rPr>
            <w:sz w:val="24"/>
            <w:szCs w:val="24"/>
          </w:rPr>
          <w:t xml:space="preserve">e present </w:t>
        </w:r>
      </w:ins>
      <w:r w:rsidR="006E5451">
        <w:rPr>
          <w:sz w:val="24"/>
          <w:szCs w:val="24"/>
        </w:rPr>
        <w:t xml:space="preserve">study extends these findings by showing that evolutionary constraint is further exacerbated through synergies between competition and </w:t>
      </w:r>
      <w:del w:id="365" w:author="Samuel Greenrod" w:date="2025-08-27T11:00:00Z" w16du:dateUtc="2025-08-27T10:00:00Z">
        <w:r w:rsidR="006E5451" w:rsidDel="006C7B57">
          <w:rPr>
            <w:sz w:val="24"/>
            <w:szCs w:val="24"/>
          </w:rPr>
          <w:delText xml:space="preserve">temporal </w:delText>
        </w:r>
      </w:del>
      <w:ins w:id="366" w:author="Samuel Greenrod" w:date="2025-08-27T11:00:00Z" w16du:dateUtc="2025-08-27T10:00:00Z">
        <w:r w:rsidR="006C7B57">
          <w:rPr>
            <w:sz w:val="24"/>
            <w:szCs w:val="24"/>
          </w:rPr>
          <w:t xml:space="preserve">thermal </w:t>
        </w:r>
      </w:ins>
      <w:r w:rsidR="006E5451">
        <w:rPr>
          <w:sz w:val="24"/>
          <w:szCs w:val="24"/>
        </w:rPr>
        <w:t xml:space="preserve">heterogeneity.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E32992">
        <w:rPr>
          <w:sz w:val="24"/>
          <w:szCs w:val="24"/>
        </w:rPr>
        <w:instrText xml:space="preserve"> ADDIN ZOTERO_ITEM CSL_CITATION {"citationID":"ENsOoZ4p","properties":{"formattedCitation":"[47]","plainCitation":"[47]","noteIndex":0},"citationItems":[{"id":2888,"uris":["http://zotero.org/users/local/sgFDdPY0/items/GESMRT8W"],"itemData":{"id":2888,"type":"article-journal","abstract":"Evolution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E32992" w:rsidRPr="00E32992">
        <w:rPr>
          <w:rFonts w:ascii="Calibri" w:hAnsi="Calibri" w:cs="Calibri"/>
          <w:sz w:val="24"/>
        </w:rPr>
        <w:t>[47]</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low evolution rates.</w:t>
      </w:r>
    </w:p>
    <w:p w14:paraId="11F80CCC" w14:textId="0D77656B"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E32992">
        <w:rPr>
          <w:sz w:val="24"/>
          <w:szCs w:val="24"/>
        </w:rPr>
        <w:instrText xml:space="preserve"> ADDIN ZOTERO_ITEM CSL_CITATION {"citationID":"2ob44rwZ","properties":{"formattedCitation":"[48]","plainCitation":"[48]","noteIndex":0},"citationItems":[{"id":3337,"uris":["http://zotero.org/users/local/sgFDdPY0/items/RRPMEQTY"],"itemData":{"id":3337,"type":"article-journal","abstract":"Effective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E32992" w:rsidRPr="00E32992">
        <w:rPr>
          <w:rFonts w:ascii="Calibri" w:hAnsi="Calibri" w:cs="Calibri"/>
          <w:sz w:val="24"/>
        </w:rPr>
        <w:t>[48]</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commentRangeStart w:id="367"/>
      <w:r>
        <w:rPr>
          <w:sz w:val="24"/>
          <w:szCs w:val="24"/>
        </w:rPr>
        <w:t>species</w:t>
      </w:r>
      <w:commentRangeEnd w:id="367"/>
      <w:r w:rsidR="00440B32">
        <w:rPr>
          <w:rStyle w:val="CommentReference"/>
        </w:rPr>
        <w:commentReference w:id="367"/>
      </w:r>
      <w:r>
        <w:rPr>
          <w:sz w:val="24"/>
          <w:szCs w:val="24"/>
        </w:rPr>
        <w:t xml:space="preserve"> can </w:t>
      </w:r>
      <w:r w:rsidR="00984787">
        <w:rPr>
          <w:sz w:val="24"/>
          <w:szCs w:val="24"/>
        </w:rPr>
        <w:t xml:space="preserve">rapidly </w:t>
      </w:r>
      <w:r w:rsidR="002536E6">
        <w:rPr>
          <w:sz w:val="24"/>
          <w:szCs w:val="24"/>
        </w:rPr>
        <w:t xml:space="preserve">adapt in response to </w:t>
      </w:r>
      <w:del w:id="368" w:author="Samuel Greenrod" w:date="2025-08-26T09:18:00Z" w16du:dateUtc="2025-08-26T08:18:00Z">
        <w:r w:rsidR="002536E6" w:rsidDel="001940B6">
          <w:rPr>
            <w:sz w:val="24"/>
            <w:szCs w:val="24"/>
          </w:rPr>
          <w:delText xml:space="preserve">environmental </w:delText>
        </w:r>
      </w:del>
      <w:ins w:id="369" w:author="Samuel Greenrod" w:date="2025-08-26T09:18:00Z" w16du:dateUtc="2025-08-26T08:18:00Z">
        <w:r w:rsidR="001940B6">
          <w:rPr>
            <w:sz w:val="24"/>
            <w:szCs w:val="24"/>
          </w:rPr>
          <w:t>therma</w:t>
        </w:r>
      </w:ins>
      <w:ins w:id="370" w:author="Samuel Greenrod" w:date="2025-08-26T09:19:00Z" w16du:dateUtc="2025-08-26T08:19:00Z">
        <w:r w:rsidR="001940B6">
          <w:rPr>
            <w:sz w:val="24"/>
            <w:szCs w:val="24"/>
          </w:rPr>
          <w:t>l</w:t>
        </w:r>
      </w:ins>
      <w:ins w:id="371" w:author="Samuel Greenrod" w:date="2025-08-26T09:18:00Z" w16du:dateUtc="2025-08-26T08:18:00Z">
        <w:r w:rsidR="001940B6">
          <w:rPr>
            <w:sz w:val="24"/>
            <w:szCs w:val="24"/>
          </w:rPr>
          <w:t xml:space="preserve"> </w:t>
        </w:r>
      </w:ins>
      <w:r w:rsidR="002536E6">
        <w:rPr>
          <w:sz w:val="24"/>
          <w:szCs w:val="24"/>
        </w:rPr>
        <w:t xml:space="preserve">variation, combined selection with </w:t>
      </w:r>
      <w:r w:rsidR="00984787">
        <w:rPr>
          <w:sz w:val="24"/>
          <w:szCs w:val="24"/>
        </w:rPr>
        <w:t xml:space="preserve">other stressors </w:t>
      </w:r>
      <w:ins w:id="372" w:author="Samuel Greenrod" w:date="2025-08-26T09:19:00Z" w16du:dateUtc="2025-08-26T08:19:00Z">
        <w:r w:rsidR="001940B6">
          <w:rPr>
            <w:sz w:val="24"/>
            <w:szCs w:val="24"/>
          </w:rPr>
          <w:t xml:space="preserve">such as competition </w:t>
        </w:r>
      </w:ins>
      <w:r w:rsidR="00984787">
        <w:rPr>
          <w:sz w:val="24"/>
          <w:szCs w:val="24"/>
        </w:rPr>
        <w:t>may</w:t>
      </w:r>
      <w:r w:rsidR="00F750C4">
        <w:rPr>
          <w:sz w:val="24"/>
          <w:szCs w:val="24"/>
        </w:rPr>
        <w:t xml:space="preserve"> restrict</w:t>
      </w:r>
      <w:r w:rsidR="002536E6">
        <w:rPr>
          <w:sz w:val="24"/>
          <w:szCs w:val="24"/>
        </w:rPr>
        <w:t xml:space="preserve"> species adaptive capacity.</w:t>
      </w:r>
      <w:ins w:id="373" w:author="Samuel Greenrod" w:date="2025-08-26T09:19:00Z" w16du:dateUtc="2025-08-26T08:19:00Z">
        <w:r w:rsidR="001940B6">
          <w:rPr>
            <w:sz w:val="24"/>
            <w:szCs w:val="24"/>
          </w:rPr>
          <w:t xml:space="preserve"> These results have </w:t>
        </w:r>
        <w:proofErr w:type="gramStart"/>
        <w:r w:rsidR="001940B6">
          <w:rPr>
            <w:sz w:val="24"/>
            <w:szCs w:val="24"/>
          </w:rPr>
          <w:t>particular relevance</w:t>
        </w:r>
        <w:proofErr w:type="gramEnd"/>
        <w:r w:rsidR="001940B6">
          <w:rPr>
            <w:sz w:val="24"/>
            <w:szCs w:val="24"/>
          </w:rPr>
          <w:t xml:space="preserve"> for parasite </w:t>
        </w:r>
      </w:ins>
      <w:ins w:id="374" w:author="Samuel Greenrod" w:date="2025-08-26T09:20:00Z" w16du:dateUtc="2025-08-26T08:20:00Z">
        <w:r w:rsidR="001940B6">
          <w:rPr>
            <w:sz w:val="24"/>
            <w:szCs w:val="24"/>
          </w:rPr>
          <w:t>species</w:t>
        </w:r>
      </w:ins>
      <w:ins w:id="375" w:author="Samuel Greenrod" w:date="2025-08-26T09:19:00Z" w16du:dateUtc="2025-08-26T08:19:00Z">
        <w:r w:rsidR="001940B6">
          <w:rPr>
            <w:sz w:val="24"/>
            <w:szCs w:val="24"/>
          </w:rPr>
          <w:t xml:space="preserve"> which </w:t>
        </w:r>
      </w:ins>
      <w:ins w:id="376" w:author="Samuel Greenrod" w:date="2025-08-26T09:22:00Z" w16du:dateUtc="2025-08-26T08:22:00Z">
        <w:r w:rsidR="001940B6">
          <w:rPr>
            <w:sz w:val="24"/>
            <w:szCs w:val="24"/>
          </w:rPr>
          <w:t>must</w:t>
        </w:r>
      </w:ins>
      <w:ins w:id="377" w:author="Samuel Greenrod" w:date="2025-08-26T09:23:00Z" w16du:dateUtc="2025-08-26T08:23:00Z">
        <w:r w:rsidR="001940B6">
          <w:rPr>
            <w:sz w:val="24"/>
            <w:szCs w:val="24"/>
          </w:rPr>
          <w:t xml:space="preserve"> simultaneously</w:t>
        </w:r>
      </w:ins>
      <w:ins w:id="378" w:author="Samuel Greenrod" w:date="2025-08-26T09:21:00Z" w16du:dateUtc="2025-08-26T08:21:00Z">
        <w:r w:rsidR="001940B6">
          <w:rPr>
            <w:sz w:val="24"/>
            <w:szCs w:val="24"/>
          </w:rPr>
          <w:t xml:space="preserve"> adapt to both</w:t>
        </w:r>
      </w:ins>
      <w:ins w:id="379" w:author="Samuel Greenrod" w:date="2025-08-26T09:20:00Z" w16du:dateUtc="2025-08-26T08:20:00Z">
        <w:r w:rsidR="001940B6">
          <w:rPr>
            <w:sz w:val="24"/>
            <w:szCs w:val="24"/>
          </w:rPr>
          <w:t xml:space="preserve"> </w:t>
        </w:r>
      </w:ins>
      <w:ins w:id="380" w:author="Samuel Greenrod" w:date="2025-08-26T09:21:00Z" w16du:dateUtc="2025-08-26T08:21:00Z">
        <w:r w:rsidR="001940B6">
          <w:rPr>
            <w:sz w:val="24"/>
            <w:szCs w:val="24"/>
          </w:rPr>
          <w:t>thermal</w:t>
        </w:r>
      </w:ins>
      <w:ins w:id="381" w:author="Samuel Greenrod" w:date="2025-08-26T09:20:00Z" w16du:dateUtc="2025-08-26T08:20:00Z">
        <w:r w:rsidR="001940B6">
          <w:rPr>
            <w:sz w:val="24"/>
            <w:szCs w:val="24"/>
          </w:rPr>
          <w:t xml:space="preserve"> heterogeneity</w:t>
        </w:r>
      </w:ins>
      <w:ins w:id="382" w:author="Samuel Greenrod" w:date="2025-08-26T09:21:00Z" w16du:dateUtc="2025-08-26T08:21:00Z">
        <w:r w:rsidR="001940B6">
          <w:rPr>
            <w:sz w:val="24"/>
            <w:szCs w:val="24"/>
          </w:rPr>
          <w:t>, community co</w:t>
        </w:r>
      </w:ins>
      <w:ins w:id="383" w:author="Samuel Greenrod" w:date="2025-08-26T09:22:00Z" w16du:dateUtc="2025-08-26T08:22:00Z">
        <w:r w:rsidR="001940B6">
          <w:rPr>
            <w:sz w:val="24"/>
            <w:szCs w:val="24"/>
          </w:rPr>
          <w:t xml:space="preserve">mpetition, and host immune responses. </w:t>
        </w:r>
      </w:ins>
      <w:del w:id="384" w:author="Samuel Greenrod" w:date="2025-08-26T09:27:00Z" w16du:dateUtc="2025-08-26T08:27:00Z">
        <w:r w:rsidR="002536E6" w:rsidDel="00970ABF">
          <w:rPr>
            <w:sz w:val="24"/>
            <w:szCs w:val="24"/>
          </w:rPr>
          <w:delText xml:space="preserve"> </w:delText>
        </w:r>
      </w:del>
      <w:ins w:id="385" w:author="Samuel Greenrod" w:date="2025-08-26T09:23:00Z" w16du:dateUtc="2025-08-26T08:23:00Z">
        <w:r w:rsidR="001940B6">
          <w:rPr>
            <w:sz w:val="24"/>
            <w:szCs w:val="24"/>
          </w:rPr>
          <w:t>Evolutionary constraint caused by multiple stressor selection may</w:t>
        </w:r>
      </w:ins>
      <w:ins w:id="386" w:author="Samuel Greenrod" w:date="2025-08-26T09:24:00Z" w16du:dateUtc="2025-08-26T08:24:00Z">
        <w:r w:rsidR="001940B6">
          <w:rPr>
            <w:sz w:val="24"/>
            <w:szCs w:val="24"/>
          </w:rPr>
          <w:t xml:space="preserve"> exacerbate</w:t>
        </w:r>
      </w:ins>
      <w:ins w:id="387" w:author="Samuel Greenrod" w:date="2025-08-26T09:27:00Z" w16du:dateUtc="2025-08-26T08:27:00Z">
        <w:r w:rsidR="00970ABF">
          <w:rPr>
            <w:sz w:val="24"/>
            <w:szCs w:val="24"/>
          </w:rPr>
          <w:t xml:space="preserve"> the threat to </w:t>
        </w:r>
        <w:r w:rsidR="00970ABF">
          <w:rPr>
            <w:sz w:val="24"/>
            <w:szCs w:val="24"/>
          </w:rPr>
          <w:lastRenderedPageBreak/>
          <w:t xml:space="preserve">parasite biodiversity posed by climate change </w:t>
        </w:r>
      </w:ins>
      <w:r w:rsidR="00970ABF">
        <w:rPr>
          <w:sz w:val="24"/>
          <w:szCs w:val="24"/>
        </w:rPr>
        <w:fldChar w:fldCharType="begin"/>
      </w:r>
      <w:r w:rsidR="00E32992">
        <w:rPr>
          <w:sz w:val="24"/>
          <w:szCs w:val="24"/>
        </w:rPr>
        <w:instrText xml:space="preserve"> ADDIN ZOTERO_ITEM CSL_CITATION {"citationID":"lEt2ndUz","properties":{"formattedCitation":"[24]","plainCitation":"[24]","noteIndex":0},"citationItems":[{"id":3185,"uris":["http://zotero.org/users/local/sgFDdPY0/items/YPC63ZJ4"],"itemData":{"id":3185,"type":"article-journal","abstract":"Climate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970ABF">
        <w:rPr>
          <w:sz w:val="24"/>
          <w:szCs w:val="24"/>
        </w:rPr>
        <w:fldChar w:fldCharType="separate"/>
      </w:r>
      <w:r w:rsidR="00E32992" w:rsidRPr="00E32992">
        <w:rPr>
          <w:rFonts w:ascii="Calibri" w:hAnsi="Calibri" w:cs="Calibri"/>
          <w:sz w:val="24"/>
        </w:rPr>
        <w:t>[24]</w:t>
      </w:r>
      <w:r w:rsidR="00970ABF">
        <w:rPr>
          <w:sz w:val="24"/>
          <w:szCs w:val="24"/>
        </w:rPr>
        <w:fldChar w:fldCharType="end"/>
      </w:r>
      <w:ins w:id="388" w:author="Samuel Greenrod" w:date="2025-08-26T09:28:00Z" w16du:dateUtc="2025-08-26T08:28:00Z">
        <w:r w:rsidR="00970ABF">
          <w:rPr>
            <w:sz w:val="24"/>
            <w:szCs w:val="24"/>
          </w:rPr>
          <w:t xml:space="preserve">. </w:t>
        </w:r>
      </w:ins>
      <w:del w:id="389" w:author="Samuel Greenrod" w:date="2025-08-26T09:28:00Z" w16du:dateUtc="2025-08-26T08:28:00Z">
        <w:r w:rsidR="00005C5A" w:rsidDel="00970ABF">
          <w:rPr>
            <w:sz w:val="24"/>
            <w:szCs w:val="24"/>
          </w:rPr>
          <w:delText>Therefore</w:delText>
        </w:r>
      </w:del>
      <w:del w:id="390" w:author="Kayla King" w:date="2025-08-23T16:13:00Z" w16du:dateUtc="2025-08-23T23:13:00Z">
        <w:r w:rsidR="00005C5A" w:rsidDel="00440B32">
          <w:rPr>
            <w:sz w:val="24"/>
            <w:szCs w:val="24"/>
          </w:rPr>
          <w:delText>, b</w:delText>
        </w:r>
      </w:del>
      <w:ins w:id="391" w:author="Kayla King" w:date="2025-08-23T16:13:00Z" w16du:dateUtc="2025-08-23T23:13:00Z">
        <w:del w:id="392" w:author="Samuel Greenrod" w:date="2025-08-27T11:01:00Z" w16du:dateUtc="2025-08-27T10:01:00Z">
          <w:r w:rsidR="00440B32" w:rsidDel="006C7B57">
            <w:rPr>
              <w:sz w:val="24"/>
              <w:szCs w:val="24"/>
            </w:rPr>
            <w:delText>B</w:delText>
          </w:r>
        </w:del>
      </w:ins>
      <w:del w:id="393" w:author="Samuel Greenrod" w:date="2025-08-27T11:01:00Z" w16du:dateUtc="2025-08-27T10:01:00Z">
        <w:r w:rsidR="00005C5A" w:rsidDel="006C7B57">
          <w:rPr>
            <w:sz w:val="24"/>
            <w:szCs w:val="24"/>
          </w:rPr>
          <w:delText>oth</w:delText>
        </w:r>
      </w:del>
      <w:ins w:id="394" w:author="Samuel Greenrod" w:date="2025-08-27T11:01:00Z" w16du:dateUtc="2025-08-27T10:01:00Z">
        <w:r w:rsidR="006C7B57">
          <w:rPr>
            <w:sz w:val="24"/>
            <w:szCs w:val="24"/>
          </w:rPr>
          <w:t>We propose that both</w:t>
        </w:r>
      </w:ins>
      <w:r w:rsidR="00005C5A">
        <w:rPr>
          <w:sz w:val="24"/>
          <w:szCs w:val="24"/>
        </w:rPr>
        <w:t xml:space="preserve"> environmental extremes and environmental variability </w:t>
      </w:r>
      <w:del w:id="395" w:author="Samuel Greenrod" w:date="2025-08-27T11:01:00Z" w16du:dateUtc="2025-08-27T10:01:00Z">
        <w:r w:rsidR="00005C5A" w:rsidDel="006C7B57">
          <w:rPr>
            <w:sz w:val="24"/>
            <w:szCs w:val="24"/>
          </w:rPr>
          <w:delText xml:space="preserve">must </w:delText>
        </w:r>
      </w:del>
      <w:ins w:id="396" w:author="Samuel Greenrod" w:date="2025-08-27T11:01:00Z" w16du:dateUtc="2025-08-27T10:01:00Z">
        <w:r w:rsidR="006C7B57">
          <w:rPr>
            <w:sz w:val="24"/>
            <w:szCs w:val="24"/>
          </w:rPr>
          <w:t xml:space="preserve">should </w:t>
        </w:r>
      </w:ins>
      <w:del w:id="397" w:author="Samuel Greenrod" w:date="2025-08-27T11:01:00Z" w16du:dateUtc="2025-08-27T10:01:00Z">
        <w:r w:rsidR="00005C5A" w:rsidDel="006C7B57">
          <w:rPr>
            <w:sz w:val="24"/>
            <w:szCs w:val="24"/>
          </w:rPr>
          <w:delText xml:space="preserve">both </w:delText>
        </w:r>
      </w:del>
      <w:r w:rsidR="00005C5A">
        <w:rPr>
          <w:sz w:val="24"/>
          <w:szCs w:val="24"/>
        </w:rPr>
        <w:t>be considered when assessing species extinction risk.</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77777777"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31BDB05A" w14:textId="77777777" w:rsidR="00E32992" w:rsidRPr="00E32992" w:rsidRDefault="00AC2555" w:rsidP="00E32992">
      <w:pPr>
        <w:pStyle w:val="Bibliography"/>
        <w:rPr>
          <w:rFonts w:ascii="Calibri" w:hAnsi="Calibri" w:cs="Calibri"/>
        </w:rPr>
      </w:pPr>
      <w:r>
        <w:fldChar w:fldCharType="begin"/>
      </w:r>
      <w:r>
        <w:instrText xml:space="preserve"> ADDIN ZOTERO_BIBL {"uncited":[],"omitted":[],"custom":[]} CSL_BIBLIOGRAPHY </w:instrText>
      </w:r>
      <w:r>
        <w:fldChar w:fldCharType="separate"/>
      </w:r>
      <w:r w:rsidR="00E32992" w:rsidRPr="00E32992">
        <w:rPr>
          <w:rFonts w:ascii="Calibri" w:hAnsi="Calibri" w:cs="Calibri"/>
        </w:rPr>
        <w:t xml:space="preserve">1. </w:t>
      </w:r>
      <w:r w:rsidR="00E32992" w:rsidRPr="00E32992">
        <w:rPr>
          <w:rFonts w:ascii="Calibri" w:hAnsi="Calibri" w:cs="Calibri"/>
        </w:rPr>
        <w:tab/>
        <w:t xml:space="preserve">Kassen R. The experimental evolution of specialists, generalists, and the maintenance of diversity. Journal of Evolutionary Biology. 2002;15(2):173–90. </w:t>
      </w:r>
    </w:p>
    <w:p w14:paraId="5523481B" w14:textId="77777777" w:rsidR="00E32992" w:rsidRPr="00E32992" w:rsidRDefault="00E32992" w:rsidP="00E32992">
      <w:pPr>
        <w:pStyle w:val="Bibliography"/>
        <w:rPr>
          <w:rFonts w:ascii="Calibri" w:hAnsi="Calibri" w:cs="Calibri"/>
        </w:rPr>
      </w:pPr>
      <w:r w:rsidRPr="00E32992">
        <w:rPr>
          <w:rFonts w:ascii="Calibri" w:hAnsi="Calibri" w:cs="Calibri"/>
        </w:rPr>
        <w:t xml:space="preserve">2. </w:t>
      </w:r>
      <w:r w:rsidRPr="00E32992">
        <w:rPr>
          <w:rFonts w:ascii="Calibri" w:hAnsi="Calibri" w:cs="Calibri"/>
        </w:rPr>
        <w:tab/>
        <w:t xml:space="preserve">Sachdeva V, Husain K, Sheng J, Wang S, Murugan A. Tuning environmental timescales to evolve and maintain generalists. Proceedings of the National Academy of Sciences. 2020 Jun 9;117(23):12693–9. </w:t>
      </w:r>
    </w:p>
    <w:p w14:paraId="459224BA" w14:textId="77777777" w:rsidR="00E32992" w:rsidRPr="00E32992" w:rsidRDefault="00E32992" w:rsidP="00E32992">
      <w:pPr>
        <w:pStyle w:val="Bibliography"/>
        <w:rPr>
          <w:rFonts w:ascii="Calibri" w:hAnsi="Calibri" w:cs="Calibri"/>
        </w:rPr>
      </w:pPr>
      <w:r w:rsidRPr="00E32992">
        <w:rPr>
          <w:rFonts w:ascii="Calibri" w:hAnsi="Calibri" w:cs="Calibri"/>
        </w:rPr>
        <w:t xml:space="preserve">3. </w:t>
      </w:r>
      <w:r w:rsidRPr="00E32992">
        <w:rPr>
          <w:rFonts w:ascii="Calibri" w:hAnsi="Calibri" w:cs="Calibri"/>
        </w:rPr>
        <w:tab/>
        <w:t xml:space="preserve">Sandberg TE, Lloyd CJ, Palsson BO, Feist AM. Laboratory Evolution to Alternating Substrate Environments Yields Distinct Phenotypic and Genetic Adaptive Strategies. Appl Environ Microbiol. 2017 Jun 16;83(13):e00410-17. </w:t>
      </w:r>
    </w:p>
    <w:p w14:paraId="1297C326" w14:textId="77777777" w:rsidR="00E32992" w:rsidRPr="00E32992" w:rsidRDefault="00E32992" w:rsidP="00E32992">
      <w:pPr>
        <w:pStyle w:val="Bibliography"/>
        <w:rPr>
          <w:rFonts w:ascii="Calibri" w:hAnsi="Calibri" w:cs="Calibri"/>
        </w:rPr>
      </w:pPr>
      <w:r w:rsidRPr="00E32992">
        <w:rPr>
          <w:rFonts w:ascii="Calibri" w:hAnsi="Calibri" w:cs="Calibri"/>
        </w:rPr>
        <w:t xml:space="preserve">4. </w:t>
      </w:r>
      <w:r w:rsidRPr="00E32992">
        <w:rPr>
          <w:rFonts w:ascii="Calibri" w:hAnsi="Calibri" w:cs="Calibri"/>
        </w:rPr>
        <w:tab/>
        <w:t xml:space="preserve">Lambros M, Pechuan-Jorge X, Biro D, Ye K, Bergman A. Emerging Adaptive Strategies Under Temperature Fluctuations in a Laboratory Evolution Experiment of Escherichia Coli. Front Microbiol. 2021 Oct 22;12:724982. </w:t>
      </w:r>
    </w:p>
    <w:p w14:paraId="63263888" w14:textId="77777777" w:rsidR="00E32992" w:rsidRPr="00E32992" w:rsidRDefault="00E32992" w:rsidP="00E32992">
      <w:pPr>
        <w:pStyle w:val="Bibliography"/>
        <w:rPr>
          <w:rFonts w:ascii="Calibri" w:hAnsi="Calibri" w:cs="Calibri"/>
        </w:rPr>
      </w:pPr>
      <w:r w:rsidRPr="00E32992">
        <w:rPr>
          <w:rFonts w:ascii="Calibri" w:hAnsi="Calibri" w:cs="Calibri"/>
        </w:rPr>
        <w:t xml:space="preserve">5. </w:t>
      </w:r>
      <w:r w:rsidRPr="00E32992">
        <w:rPr>
          <w:rFonts w:ascii="Calibri" w:hAnsi="Calibri" w:cs="Calibri"/>
        </w:rPr>
        <w:tab/>
        <w:t xml:space="preserve">Abdul-Rahman F, Tranchina D, Gresham D. Fluctuating Environments Maintain Genetic Diversity through Neutral Fitness Effects and Balancing Selection. Molecular Biology and Evolution. 2021 Oct 1;38(10):4362–75. </w:t>
      </w:r>
    </w:p>
    <w:p w14:paraId="4C53AE4B" w14:textId="77777777" w:rsidR="00E32992" w:rsidRPr="00E32992" w:rsidRDefault="00E32992" w:rsidP="00E32992">
      <w:pPr>
        <w:pStyle w:val="Bibliography"/>
        <w:rPr>
          <w:rFonts w:ascii="Calibri" w:hAnsi="Calibri" w:cs="Calibri"/>
        </w:rPr>
      </w:pPr>
      <w:r w:rsidRPr="00E32992">
        <w:rPr>
          <w:rFonts w:ascii="Calibri" w:hAnsi="Calibri" w:cs="Calibri"/>
        </w:rPr>
        <w:t xml:space="preserve">6. </w:t>
      </w:r>
      <w:r w:rsidRPr="00E32992">
        <w:rPr>
          <w:rFonts w:ascii="Calibri" w:hAnsi="Calibri" w:cs="Calibri"/>
        </w:rPr>
        <w:tab/>
        <w:t xml:space="preserve">Harrison E, Laine AL, Hietala M, Brockhurst MA. Rapidly fluctuating environments constrain coevolutionary arms races by impeding selective sweeps. Proc Biol Sci. 2013 Aug 7;280(1764):20130937. </w:t>
      </w:r>
    </w:p>
    <w:p w14:paraId="41525ADF" w14:textId="77777777" w:rsidR="00E32992" w:rsidRPr="00E32992" w:rsidRDefault="00E32992" w:rsidP="00E32992">
      <w:pPr>
        <w:pStyle w:val="Bibliography"/>
        <w:rPr>
          <w:rFonts w:ascii="Calibri" w:hAnsi="Calibri" w:cs="Calibri"/>
        </w:rPr>
      </w:pPr>
      <w:r w:rsidRPr="00E32992">
        <w:rPr>
          <w:rFonts w:ascii="Calibri" w:hAnsi="Calibri" w:cs="Calibri"/>
        </w:rPr>
        <w:t xml:space="preserve">7. </w:t>
      </w:r>
      <w:r w:rsidRPr="00E32992">
        <w:rPr>
          <w:rFonts w:ascii="Calibri" w:hAnsi="Calibri" w:cs="Calibri"/>
        </w:rPr>
        <w:tab/>
        <w:t xml:space="preserve">Chesson P. Mechanisms of Maintenance of Species Diversity. Annual Review of Ecology, Evolution, and Systematics. 2000 Nov 1;31(Volume 31, 2000):343–66. </w:t>
      </w:r>
    </w:p>
    <w:p w14:paraId="0F74FEDF" w14:textId="77777777" w:rsidR="00E32992" w:rsidRPr="00E32992" w:rsidRDefault="00E32992" w:rsidP="00E32992">
      <w:pPr>
        <w:pStyle w:val="Bibliography"/>
        <w:rPr>
          <w:rFonts w:ascii="Calibri" w:hAnsi="Calibri" w:cs="Calibri"/>
        </w:rPr>
      </w:pPr>
      <w:r w:rsidRPr="00E32992">
        <w:rPr>
          <w:rFonts w:ascii="Calibri" w:hAnsi="Calibri" w:cs="Calibri"/>
        </w:rPr>
        <w:t xml:space="preserve">8. </w:t>
      </w:r>
      <w:r w:rsidRPr="00E32992">
        <w:rPr>
          <w:rFonts w:ascii="Calibri" w:hAnsi="Calibri" w:cs="Calibri"/>
        </w:rPr>
        <w:tab/>
        <w:t xml:space="preserve">Gilchrist GW. Specialists and Generalists in Changing Environments. I. Fitness Landscapes of Thermal Sensitivity. The American Naturalist. 1995;146(2):252–70. </w:t>
      </w:r>
    </w:p>
    <w:p w14:paraId="16626D08" w14:textId="77777777" w:rsidR="00E32992" w:rsidRPr="00E32992" w:rsidRDefault="00E32992" w:rsidP="00E32992">
      <w:pPr>
        <w:pStyle w:val="Bibliography"/>
        <w:rPr>
          <w:rFonts w:ascii="Calibri" w:hAnsi="Calibri" w:cs="Calibri"/>
        </w:rPr>
      </w:pPr>
      <w:r w:rsidRPr="00E32992">
        <w:rPr>
          <w:rFonts w:ascii="Calibri" w:hAnsi="Calibri" w:cs="Calibri"/>
        </w:rPr>
        <w:t xml:space="preserve">9. </w:t>
      </w:r>
      <w:r w:rsidRPr="00E32992">
        <w:rPr>
          <w:rFonts w:ascii="Calibri" w:hAnsi="Calibri" w:cs="Calibri"/>
        </w:rP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58FD9256" w14:textId="77777777" w:rsidR="00E32992" w:rsidRPr="00E32992" w:rsidRDefault="00E32992" w:rsidP="00E32992">
      <w:pPr>
        <w:pStyle w:val="Bibliography"/>
        <w:rPr>
          <w:rFonts w:ascii="Calibri" w:hAnsi="Calibri" w:cs="Calibri"/>
        </w:rPr>
      </w:pPr>
      <w:r w:rsidRPr="00E32992">
        <w:rPr>
          <w:rFonts w:ascii="Calibri" w:hAnsi="Calibri" w:cs="Calibri"/>
        </w:rPr>
        <w:lastRenderedPageBreak/>
        <w:t xml:space="preserve">10. </w:t>
      </w:r>
      <w:r w:rsidRPr="00E32992">
        <w:rPr>
          <w:rFonts w:ascii="Calibri" w:hAnsi="Calibri" w:cs="Calibri"/>
        </w:rPr>
        <w:tab/>
        <w:t xml:space="preserve">Crain CM, Kroeker K, Halpern BS. Interactive and cumulative effects of multiple human stressors in marine systems. Ecology Letters. 2008;11(12):1304–15. </w:t>
      </w:r>
    </w:p>
    <w:p w14:paraId="12E3E38F" w14:textId="77777777" w:rsidR="00E32992" w:rsidRPr="00E32992" w:rsidRDefault="00E32992" w:rsidP="00E32992">
      <w:pPr>
        <w:pStyle w:val="Bibliography"/>
        <w:rPr>
          <w:rFonts w:ascii="Calibri" w:hAnsi="Calibri" w:cs="Calibri"/>
        </w:rPr>
      </w:pPr>
      <w:r w:rsidRPr="00E32992">
        <w:rPr>
          <w:rFonts w:ascii="Calibri" w:hAnsi="Calibri" w:cs="Calibri"/>
        </w:rPr>
        <w:t xml:space="preserve">11. </w:t>
      </w:r>
      <w:r w:rsidRPr="00E32992">
        <w:rPr>
          <w:rFonts w:ascii="Calibri" w:hAnsi="Calibri" w:cs="Calibri"/>
        </w:rPr>
        <w:tab/>
        <w:t xml:space="preserve">Hiltunen T, Cairns J, Frickel J, Jalasvuori M, Laakso J, Kaitala V, et al. Dual-stressor selection alters eco-evolutionary dynamics in experimental communities. Nat Ecol Evol. 2018 Dec;2(12):1974–81. </w:t>
      </w:r>
    </w:p>
    <w:p w14:paraId="4B9D9128" w14:textId="77777777" w:rsidR="00E32992" w:rsidRPr="00E32992" w:rsidRDefault="00E32992" w:rsidP="00E32992">
      <w:pPr>
        <w:pStyle w:val="Bibliography"/>
        <w:rPr>
          <w:rFonts w:ascii="Calibri" w:hAnsi="Calibri" w:cs="Calibri"/>
        </w:rPr>
      </w:pPr>
      <w:r w:rsidRPr="00E32992">
        <w:rPr>
          <w:rFonts w:ascii="Calibri" w:hAnsi="Calibri" w:cs="Calibri"/>
        </w:rPr>
        <w:t xml:space="preserve">12. </w:t>
      </w:r>
      <w:r w:rsidRPr="00E32992">
        <w:rPr>
          <w:rFonts w:ascii="Calibri" w:hAnsi="Calibri" w:cs="Calibri"/>
        </w:rPr>
        <w:tab/>
        <w:t xml:space="preserve">Burmeister AR, Fortier A, Roush C, Lessing AJ, Bender RG, Barahman R, et al. Pleiotropy complicates a trade-off between phage resistance and antibiotic resistance. Proceedings of the National Academy of Sciences. 2020 May 26;117(21):11207–16. </w:t>
      </w:r>
    </w:p>
    <w:p w14:paraId="76D68BD0" w14:textId="77777777" w:rsidR="00E32992" w:rsidRPr="00E32992" w:rsidRDefault="00E32992" w:rsidP="00E32992">
      <w:pPr>
        <w:pStyle w:val="Bibliography"/>
        <w:rPr>
          <w:rFonts w:ascii="Calibri" w:hAnsi="Calibri" w:cs="Calibri"/>
        </w:rPr>
      </w:pPr>
      <w:r w:rsidRPr="00E32992">
        <w:rPr>
          <w:rFonts w:ascii="Calibri" w:hAnsi="Calibri" w:cs="Calibri"/>
        </w:rPr>
        <w:t xml:space="preserve">13. </w:t>
      </w:r>
      <w:r w:rsidRPr="00E32992">
        <w:rPr>
          <w:rFonts w:ascii="Calibri" w:hAnsi="Calibri" w:cs="Calibri"/>
        </w:rPr>
        <w:tab/>
        <w:t xml:space="preserve">Schou MF, Engelbrecht A, Brand Z, Svensson EI, Cloete S, Cornwallis CK. Evolutionary trade-offs between heat and cold tolerance limit responses to fluctuating climates. Science Advances. 2022 May 27;8(21):eabn9580. </w:t>
      </w:r>
    </w:p>
    <w:p w14:paraId="1FBE9410" w14:textId="77777777" w:rsidR="00E32992" w:rsidRPr="00E32992" w:rsidRDefault="00E32992" w:rsidP="00E32992">
      <w:pPr>
        <w:pStyle w:val="Bibliography"/>
        <w:rPr>
          <w:rFonts w:ascii="Calibri" w:hAnsi="Calibri" w:cs="Calibri"/>
        </w:rPr>
      </w:pPr>
      <w:r w:rsidRPr="00E32992">
        <w:rPr>
          <w:rFonts w:ascii="Calibri" w:hAnsi="Calibri" w:cs="Calibri"/>
        </w:rPr>
        <w:t xml:space="preserve">14. </w:t>
      </w:r>
      <w:r w:rsidRPr="00E32992">
        <w:rPr>
          <w:rFonts w:ascii="Calibri" w:hAnsi="Calibri" w:cs="Calibri"/>
        </w:rPr>
        <w:tab/>
        <w:t xml:space="preserve">Yamamichi M, Letten AD, Schreiber SJ. Eco-evolutionary maintenance of diversity in fluctuating environments. Ecol Lett. 2023 Sep;26 Suppl 1:S152–67. </w:t>
      </w:r>
    </w:p>
    <w:p w14:paraId="6D42FA0F" w14:textId="77777777" w:rsidR="00E32992" w:rsidRPr="00E32992" w:rsidRDefault="00E32992" w:rsidP="00E32992">
      <w:pPr>
        <w:pStyle w:val="Bibliography"/>
        <w:rPr>
          <w:rFonts w:ascii="Calibri" w:hAnsi="Calibri" w:cs="Calibri"/>
        </w:rPr>
      </w:pPr>
      <w:r w:rsidRPr="00E32992">
        <w:rPr>
          <w:rFonts w:ascii="Calibri" w:hAnsi="Calibri" w:cs="Calibri"/>
        </w:rPr>
        <w:t xml:space="preserve">15. </w:t>
      </w:r>
      <w:r w:rsidRPr="00E32992">
        <w:rPr>
          <w:rFonts w:ascii="Calibri" w:hAnsi="Calibri" w:cs="Calibri"/>
        </w:rPr>
        <w:tab/>
        <w:t xml:space="preserve">Cairns J, Borse F, Mononen T, Hiltunen T, Mustonen V. Strong selective environments determine evolutionary outcome in time-dependent fitness seascapes. Evol Lett. 2022 Jun 1;6(3):266–79. </w:t>
      </w:r>
    </w:p>
    <w:p w14:paraId="3D7FFFE5" w14:textId="77777777" w:rsidR="00E32992" w:rsidRPr="00E32992" w:rsidRDefault="00E32992" w:rsidP="00E32992">
      <w:pPr>
        <w:pStyle w:val="Bibliography"/>
        <w:rPr>
          <w:rFonts w:ascii="Calibri" w:hAnsi="Calibri" w:cs="Calibri"/>
        </w:rPr>
      </w:pPr>
      <w:r w:rsidRPr="00E32992">
        <w:rPr>
          <w:rFonts w:ascii="Calibri" w:hAnsi="Calibri" w:cs="Calibri"/>
        </w:rPr>
        <w:t xml:space="preserve">16. </w:t>
      </w:r>
      <w:r w:rsidRPr="00E32992">
        <w:rPr>
          <w:rFonts w:ascii="Calibri" w:hAnsi="Calibri" w:cs="Calibri"/>
        </w:rPr>
        <w:tab/>
        <w:t xml:space="preserve">Uiterwaal SF, Lagerstrom IT, Luhring TM, Salsbery ME, DeLong JP. Trade-offs between morphology and thermal niches mediate adaptation in response to competing selective pressures. Ecology and Evolution. 2020;10(3):1368–77. </w:t>
      </w:r>
    </w:p>
    <w:p w14:paraId="7288C423" w14:textId="77777777" w:rsidR="00E32992" w:rsidRPr="00E32992" w:rsidRDefault="00E32992" w:rsidP="00E32992">
      <w:pPr>
        <w:pStyle w:val="Bibliography"/>
        <w:rPr>
          <w:rFonts w:ascii="Calibri" w:hAnsi="Calibri" w:cs="Calibri"/>
        </w:rPr>
      </w:pPr>
      <w:r w:rsidRPr="00E32992">
        <w:rPr>
          <w:rFonts w:ascii="Calibri" w:hAnsi="Calibri" w:cs="Calibri"/>
        </w:rPr>
        <w:t xml:space="preserve">17. </w:t>
      </w:r>
      <w:r w:rsidRPr="00E32992">
        <w:rPr>
          <w:rFonts w:ascii="Calibri" w:hAnsi="Calibri" w:cs="Calibri"/>
        </w:rPr>
        <w:tab/>
        <w:t xml:space="preserve">Barbosa M, Pestana J, Soares AMVM. Predation Life History Responses to Increased Temperature Variability. PLoS One. 2014 Sep 24;9(9):e107971. </w:t>
      </w:r>
    </w:p>
    <w:p w14:paraId="03D96BA7" w14:textId="77777777" w:rsidR="00E32992" w:rsidRPr="00E32992" w:rsidRDefault="00E32992" w:rsidP="00E32992">
      <w:pPr>
        <w:pStyle w:val="Bibliography"/>
        <w:rPr>
          <w:rFonts w:ascii="Calibri" w:hAnsi="Calibri" w:cs="Calibri"/>
        </w:rPr>
      </w:pPr>
      <w:r w:rsidRPr="00E32992">
        <w:rPr>
          <w:rFonts w:ascii="Calibri" w:hAnsi="Calibri" w:cs="Calibri"/>
        </w:rPr>
        <w:t xml:space="preserve">18. </w:t>
      </w:r>
      <w:r w:rsidRPr="00E32992">
        <w:rPr>
          <w:rFonts w:ascii="Calibri" w:hAnsi="Calibri" w:cs="Calibri"/>
        </w:rPr>
        <w:tab/>
        <w:t xml:space="preserve">D. Vinebrooke R, L. Cottingham K, Norberg J Marten Scheffer, I. Dodson S, C. Maberly S, Sommer U. Impacts of multiple stressors on biodiversity and ecosystem functioning: the role of species co-tolerance. Oikos. 2004;104(3):451–7. </w:t>
      </w:r>
    </w:p>
    <w:p w14:paraId="47039FBD" w14:textId="77777777" w:rsidR="00E32992" w:rsidRPr="00E32992" w:rsidRDefault="00E32992" w:rsidP="00E32992">
      <w:pPr>
        <w:pStyle w:val="Bibliography"/>
        <w:rPr>
          <w:rFonts w:ascii="Calibri" w:hAnsi="Calibri" w:cs="Calibri"/>
        </w:rPr>
      </w:pPr>
      <w:r w:rsidRPr="00E32992">
        <w:rPr>
          <w:rFonts w:ascii="Calibri" w:hAnsi="Calibri" w:cs="Calibri"/>
        </w:rPr>
        <w:t xml:space="preserve">19. </w:t>
      </w:r>
      <w:r w:rsidRPr="00E32992">
        <w:rPr>
          <w:rFonts w:ascii="Calibri" w:hAnsi="Calibri" w:cs="Calibri"/>
        </w:rPr>
        <w:tab/>
        <w:t xml:space="preserve">Halpern BS, Walbridge S, Selkoe KA, Kappel CV, Micheli F, D’Agrosa C, et al. A Global Map of Human Impact on Marine Ecosystems. Science. 2008 Feb 15;319(5865):948–52. </w:t>
      </w:r>
    </w:p>
    <w:p w14:paraId="7113E6BB" w14:textId="77777777" w:rsidR="00E32992" w:rsidRPr="00E32992" w:rsidRDefault="00E32992" w:rsidP="00E32992">
      <w:pPr>
        <w:pStyle w:val="Bibliography"/>
        <w:rPr>
          <w:rFonts w:ascii="Calibri" w:hAnsi="Calibri" w:cs="Calibri"/>
        </w:rPr>
      </w:pPr>
      <w:r w:rsidRPr="00E32992">
        <w:rPr>
          <w:rFonts w:ascii="Calibri" w:hAnsi="Calibri" w:cs="Calibri"/>
        </w:rPr>
        <w:t xml:space="preserve">20. </w:t>
      </w:r>
      <w:r w:rsidRPr="00E32992">
        <w:rPr>
          <w:rFonts w:ascii="Calibri" w:hAnsi="Calibri" w:cs="Calibri"/>
        </w:rPr>
        <w:tab/>
        <w:t xml:space="preserve">Bellard C, Bertelsmeier C, Leadley P, Thuiller W, Courchamp F. Impacts of climate change on the future of biodiversity. Ecology Letters. 2012;15(4):365–77. </w:t>
      </w:r>
    </w:p>
    <w:p w14:paraId="2387824E" w14:textId="77777777" w:rsidR="00E32992" w:rsidRPr="00E32992" w:rsidRDefault="00E32992" w:rsidP="00E32992">
      <w:pPr>
        <w:pStyle w:val="Bibliography"/>
        <w:rPr>
          <w:rFonts w:ascii="Calibri" w:hAnsi="Calibri" w:cs="Calibri"/>
        </w:rPr>
      </w:pPr>
      <w:r w:rsidRPr="00E32992">
        <w:rPr>
          <w:rFonts w:ascii="Calibri" w:hAnsi="Calibri" w:cs="Calibri"/>
        </w:rPr>
        <w:t xml:space="preserve">21. </w:t>
      </w:r>
      <w:r w:rsidRPr="00E32992">
        <w:rPr>
          <w:rFonts w:ascii="Calibri" w:hAnsi="Calibri" w:cs="Calibri"/>
        </w:rPr>
        <w:tab/>
        <w:t xml:space="preserve">Nguyen PL, Gokhale CS. On multiple infections by parasites with complex life cycles. Oikos. 2025;2025(4):e10493. </w:t>
      </w:r>
    </w:p>
    <w:p w14:paraId="209EB33E" w14:textId="77777777" w:rsidR="00E32992" w:rsidRPr="00E32992" w:rsidRDefault="00E32992" w:rsidP="00E32992">
      <w:pPr>
        <w:pStyle w:val="Bibliography"/>
        <w:rPr>
          <w:rFonts w:ascii="Calibri" w:hAnsi="Calibri" w:cs="Calibri"/>
        </w:rPr>
      </w:pPr>
      <w:r w:rsidRPr="00E32992">
        <w:rPr>
          <w:rFonts w:ascii="Calibri" w:hAnsi="Calibri" w:cs="Calibri"/>
        </w:rPr>
        <w:t xml:space="preserve">22. </w:t>
      </w:r>
      <w:r w:rsidRPr="00E32992">
        <w:rPr>
          <w:rFonts w:ascii="Calibri" w:hAnsi="Calibri" w:cs="Calibri"/>
        </w:rPr>
        <w:tab/>
        <w:t xml:space="preserve">Silva LM, King KC, Koella JC. Dissecting transmission to understand parasite evolution. PLoS Pathog. 2025 Mar 25;21(3):e1012964. </w:t>
      </w:r>
    </w:p>
    <w:p w14:paraId="034F2140" w14:textId="77777777" w:rsidR="00E32992" w:rsidRPr="00E32992" w:rsidRDefault="00E32992" w:rsidP="00E32992">
      <w:pPr>
        <w:pStyle w:val="Bibliography"/>
        <w:rPr>
          <w:rFonts w:ascii="Calibri" w:hAnsi="Calibri" w:cs="Calibri"/>
        </w:rPr>
      </w:pPr>
      <w:r w:rsidRPr="00E32992">
        <w:rPr>
          <w:rFonts w:ascii="Calibri" w:hAnsi="Calibri" w:cs="Calibri"/>
        </w:rPr>
        <w:t xml:space="preserve">23. </w:t>
      </w:r>
      <w:r w:rsidRPr="00E32992">
        <w:rPr>
          <w:rFonts w:ascii="Calibri" w:hAnsi="Calibri" w:cs="Calibri"/>
        </w:rPr>
        <w:tab/>
        <w:t xml:space="preserve">Oakley MS, Gerald N, McCutchan TF, Aravind L, Kumar S. Clinical and molecular aspects of malaria fever. Trends in Parasitology. 2011 Oct 1;27(10):442–9. </w:t>
      </w:r>
    </w:p>
    <w:p w14:paraId="0DBB51EB" w14:textId="77777777" w:rsidR="00E32992" w:rsidRPr="00E32992" w:rsidRDefault="00E32992" w:rsidP="00E32992">
      <w:pPr>
        <w:pStyle w:val="Bibliography"/>
        <w:rPr>
          <w:rFonts w:ascii="Calibri" w:hAnsi="Calibri" w:cs="Calibri"/>
        </w:rPr>
      </w:pPr>
      <w:r w:rsidRPr="00E32992">
        <w:rPr>
          <w:rFonts w:ascii="Calibri" w:hAnsi="Calibri" w:cs="Calibri"/>
        </w:rPr>
        <w:t xml:space="preserve">24. </w:t>
      </w:r>
      <w:r w:rsidRPr="00E32992">
        <w:rPr>
          <w:rFonts w:ascii="Calibri" w:hAnsi="Calibri" w:cs="Calibri"/>
        </w:rPr>
        <w:tab/>
        <w:t xml:space="preserve">Carlson CJ, Burgio KR, Dougherty ER, Phillips AJ, Bueno VM, Clements CF, et al. Parasite biodiversity faces extinction and redistribution in a changing climate. Science Advances. 2017 Sep 6;3(9):e1602422. </w:t>
      </w:r>
    </w:p>
    <w:p w14:paraId="66426AA7" w14:textId="77777777" w:rsidR="00E32992" w:rsidRPr="00E32992" w:rsidRDefault="00E32992" w:rsidP="00E32992">
      <w:pPr>
        <w:pStyle w:val="Bibliography"/>
        <w:rPr>
          <w:rFonts w:ascii="Calibri" w:hAnsi="Calibri" w:cs="Calibri"/>
        </w:rPr>
      </w:pPr>
      <w:r w:rsidRPr="00E32992">
        <w:rPr>
          <w:rFonts w:ascii="Calibri" w:hAnsi="Calibri" w:cs="Calibri"/>
        </w:rPr>
        <w:lastRenderedPageBreak/>
        <w:t xml:space="preserve">25. </w:t>
      </w:r>
      <w:r w:rsidRPr="00E32992">
        <w:rPr>
          <w:rFonts w:ascii="Calibri" w:hAnsi="Calibri" w:cs="Calibri"/>
        </w:rPr>
        <w:tab/>
        <w:t xml:space="preserve">Buckingham LJ, Ashby B. Coevolutionary theory of hosts and parasites. j evol Biol. 2022 Feb 1;35(2):205–24. </w:t>
      </w:r>
    </w:p>
    <w:p w14:paraId="1D02880C" w14:textId="77777777" w:rsidR="00E32992" w:rsidRPr="00E32992" w:rsidRDefault="00E32992" w:rsidP="00E32992">
      <w:pPr>
        <w:pStyle w:val="Bibliography"/>
        <w:rPr>
          <w:rFonts w:ascii="Calibri" w:hAnsi="Calibri" w:cs="Calibri"/>
        </w:rPr>
      </w:pPr>
      <w:r w:rsidRPr="00E32992">
        <w:rPr>
          <w:rFonts w:ascii="Calibri" w:hAnsi="Calibri" w:cs="Calibri"/>
        </w:rPr>
        <w:t xml:space="preserve">26. </w:t>
      </w:r>
      <w:r w:rsidRPr="00E32992">
        <w:rPr>
          <w:rFonts w:ascii="Calibri" w:hAnsi="Calibri" w:cs="Calibri"/>
        </w:rPr>
        <w:tab/>
        <w:t xml:space="preserve">Pedersen AB, Fenton A. Emphasizing the ecology in parasite community ecology. Trends in Ecology &amp; Evolution. 2007 Mar 1;22(3):133–9. </w:t>
      </w:r>
    </w:p>
    <w:p w14:paraId="052A061C" w14:textId="77777777" w:rsidR="00E32992" w:rsidRPr="00E32992" w:rsidRDefault="00E32992" w:rsidP="00E32992">
      <w:pPr>
        <w:pStyle w:val="Bibliography"/>
        <w:rPr>
          <w:rFonts w:ascii="Calibri" w:hAnsi="Calibri" w:cs="Calibri"/>
        </w:rPr>
      </w:pPr>
      <w:r w:rsidRPr="00E32992">
        <w:rPr>
          <w:rFonts w:ascii="Calibri" w:hAnsi="Calibri" w:cs="Calibri"/>
        </w:rPr>
        <w:t xml:space="preserve">27. </w:t>
      </w:r>
      <w:r w:rsidRPr="00E32992">
        <w:rPr>
          <w:rFonts w:ascii="Calibri" w:hAnsi="Calibri" w:cs="Calibri"/>
        </w:rPr>
        <w:tab/>
        <w:t xml:space="preserve">Hasik AZ, King KC, Hawlena H. Interspecific host competition and parasite virulence evolution. Biology Letters. 2023 May 3;19(5):20220553. </w:t>
      </w:r>
    </w:p>
    <w:p w14:paraId="38391A2B" w14:textId="77777777" w:rsidR="00E32992" w:rsidRPr="00E32992" w:rsidRDefault="00E32992" w:rsidP="00E32992">
      <w:pPr>
        <w:pStyle w:val="Bibliography"/>
        <w:rPr>
          <w:rFonts w:ascii="Calibri" w:hAnsi="Calibri" w:cs="Calibri"/>
        </w:rPr>
      </w:pPr>
      <w:r w:rsidRPr="00E32992">
        <w:rPr>
          <w:rFonts w:ascii="Calibri" w:hAnsi="Calibri" w:cs="Calibri"/>
        </w:rPr>
        <w:t xml:space="preserve">28. </w:t>
      </w:r>
      <w:r w:rsidRPr="00E32992">
        <w:rPr>
          <w:rFonts w:ascii="Calibri" w:hAnsi="Calibri" w:cs="Calibri"/>
        </w:rPr>
        <w:tab/>
        <w:t xml:space="preserve">Limberger R, Fussmann GF. Adaptation and competition in deteriorating environments. Proceedings of the Royal Society B: Biological Sciences. 2021 Mar 10;288(1946):20202967. </w:t>
      </w:r>
    </w:p>
    <w:p w14:paraId="01ADADBB" w14:textId="77777777" w:rsidR="00E32992" w:rsidRPr="00E32992" w:rsidRDefault="00E32992" w:rsidP="00E32992">
      <w:pPr>
        <w:pStyle w:val="Bibliography"/>
        <w:rPr>
          <w:rFonts w:ascii="Calibri" w:hAnsi="Calibri" w:cs="Calibri"/>
        </w:rPr>
      </w:pPr>
      <w:r w:rsidRPr="00E32992">
        <w:rPr>
          <w:rFonts w:ascii="Calibri" w:hAnsi="Calibri" w:cs="Calibri"/>
        </w:rPr>
        <w:t xml:space="preserve">29. </w:t>
      </w:r>
      <w:r w:rsidRPr="00E32992">
        <w:rPr>
          <w:rFonts w:ascii="Calibri" w:hAnsi="Calibri" w:cs="Calibri"/>
        </w:rPr>
        <w:tab/>
        <w:t xml:space="preserve">Greenrod STE, Cazares D, Johnson S, Hector TE, Stevens EJ, MacLean RC, et al. Warming alters life-history traits and competition in a phage community. Applied and Environmental Microbiology. 2024 Apr 16;0(0):e00286-24. </w:t>
      </w:r>
    </w:p>
    <w:p w14:paraId="7EEE84B2" w14:textId="77777777" w:rsidR="00E32992" w:rsidRPr="00E32992" w:rsidRDefault="00E32992" w:rsidP="00E32992">
      <w:pPr>
        <w:pStyle w:val="Bibliography"/>
        <w:rPr>
          <w:rFonts w:ascii="Calibri" w:hAnsi="Calibri" w:cs="Calibri"/>
        </w:rPr>
      </w:pPr>
      <w:r w:rsidRPr="00E32992">
        <w:rPr>
          <w:rFonts w:ascii="Calibri" w:hAnsi="Calibri" w:cs="Calibri"/>
        </w:rPr>
        <w:t xml:space="preserve">30. </w:t>
      </w:r>
      <w:r w:rsidRPr="00E32992">
        <w:rPr>
          <w:rFonts w:ascii="Calibri" w:hAnsi="Calibri" w:cs="Calibri"/>
        </w:rPr>
        <w:tab/>
        <w:t>Kropinski AM, Mazzocco A, Waddell TE, Lingohr E, Johnson RP. Enumeration of Bacteriophages by Double Agar Overlay Plaque Assay. In: Clokie MRJ, Kropinski AM, editors. Bacteriophages: Methods and Protocols, Volume 1: Isolation, Characterization, and Interactions [Internet]. Totowa, NJ: Humana Press; 2009 [cited 2023 Jun 2]. p. 69–76. (Methods in Molecular Biology</w:t>
      </w:r>
      <w:r w:rsidRPr="00E32992">
        <w:rPr>
          <w:rFonts w:ascii="Calibri" w:hAnsi="Calibri" w:cs="Calibri"/>
          <w:vertAlign w:val="superscript"/>
        </w:rPr>
        <w:t>TM</w:t>
      </w:r>
      <w:r w:rsidRPr="00E32992">
        <w:rPr>
          <w:rFonts w:ascii="Calibri" w:hAnsi="Calibri" w:cs="Calibri"/>
        </w:rPr>
        <w:t>). Available from: https://doi.org/10.1007/978-1-60327-164-6_7</w:t>
      </w:r>
    </w:p>
    <w:p w14:paraId="1F658F7D" w14:textId="77777777" w:rsidR="00E32992" w:rsidRPr="00E32992" w:rsidRDefault="00E32992" w:rsidP="00E32992">
      <w:pPr>
        <w:pStyle w:val="Bibliography"/>
        <w:rPr>
          <w:rFonts w:ascii="Calibri" w:hAnsi="Calibri" w:cs="Calibri"/>
        </w:rPr>
      </w:pPr>
      <w:r w:rsidRPr="00E32992">
        <w:rPr>
          <w:rFonts w:ascii="Calibri" w:hAnsi="Calibri" w:cs="Calibri"/>
        </w:rPr>
        <w:t xml:space="preserve">31. </w:t>
      </w:r>
      <w:r w:rsidRPr="00E32992">
        <w:rPr>
          <w:rFonts w:ascii="Calibri" w:hAnsi="Calibri" w:cs="Calibri"/>
        </w:rPr>
        <w:tab/>
        <w:t xml:space="preserve">Lenski RE, Rose MR, Simpson SC, Tadler SC. Long-Term Experimental Evolution in Escherichia coli. I. Adaptation and Divergence During 2,000 Generations. The American Naturalist. 1991;138(6):1315–41. </w:t>
      </w:r>
    </w:p>
    <w:p w14:paraId="163E6B54" w14:textId="77777777" w:rsidR="00E32992" w:rsidRPr="00E32992" w:rsidRDefault="00E32992" w:rsidP="00E32992">
      <w:pPr>
        <w:pStyle w:val="Bibliography"/>
        <w:rPr>
          <w:rFonts w:ascii="Calibri" w:hAnsi="Calibri" w:cs="Calibri"/>
        </w:rPr>
      </w:pPr>
      <w:r w:rsidRPr="00E32992">
        <w:rPr>
          <w:rFonts w:ascii="Calibri" w:hAnsi="Calibri" w:cs="Calibri"/>
        </w:rPr>
        <w:t xml:space="preserve">32. </w:t>
      </w:r>
      <w:r w:rsidRPr="00E32992">
        <w:rPr>
          <w:rFonts w:ascii="Calibri" w:hAnsi="Calibri" w:cs="Calibri"/>
        </w:rPr>
        <w:tab/>
        <w:t xml:space="preserve">Langmead B, Salzberg SL. Fast gapped-read alignment with Bowtie 2. Nat Methods. 2012 Apr;9(4):357–9. </w:t>
      </w:r>
    </w:p>
    <w:p w14:paraId="73A842D7" w14:textId="77777777" w:rsidR="00E32992" w:rsidRPr="00E32992" w:rsidRDefault="00E32992" w:rsidP="00E32992">
      <w:pPr>
        <w:pStyle w:val="Bibliography"/>
        <w:rPr>
          <w:rFonts w:ascii="Calibri" w:hAnsi="Calibri" w:cs="Calibri"/>
        </w:rPr>
      </w:pPr>
      <w:r w:rsidRPr="00E32992">
        <w:rPr>
          <w:rFonts w:ascii="Calibri" w:hAnsi="Calibri" w:cs="Calibri"/>
        </w:rPr>
        <w:t xml:space="preserve">33. </w:t>
      </w:r>
      <w:r w:rsidRPr="00E32992">
        <w:rPr>
          <w:rFonts w:ascii="Calibri" w:hAnsi="Calibri" w:cs="Calibri"/>
        </w:rPr>
        <w:tab/>
        <w:t xml:space="preserve">Deatherage DE, Barrick JE. Identification of mutations in laboratory evolved microbes from next-generation sequencing data using breseq. Methods Mol Biol. 2014;1151:165–88. </w:t>
      </w:r>
    </w:p>
    <w:p w14:paraId="19191D55" w14:textId="77777777" w:rsidR="00E32992" w:rsidRPr="00E32992" w:rsidRDefault="00E32992" w:rsidP="00E32992">
      <w:pPr>
        <w:pStyle w:val="Bibliography"/>
        <w:rPr>
          <w:rFonts w:ascii="Calibri" w:hAnsi="Calibri" w:cs="Calibri"/>
        </w:rPr>
      </w:pPr>
      <w:r w:rsidRPr="00E32992">
        <w:rPr>
          <w:rFonts w:ascii="Calibri" w:hAnsi="Calibri" w:cs="Calibri"/>
        </w:rPr>
        <w:t xml:space="preserve">34. </w:t>
      </w:r>
      <w:r w:rsidRPr="00E32992">
        <w:rPr>
          <w:rFonts w:ascii="Calibri" w:hAnsi="Calibri" w:cs="Calibri"/>
        </w:rPr>
        <w:tab/>
        <w:t xml:space="preserve">Seemann T. Prokka: rapid prokaryotic genome annotation. Bioinformatics. 2014 Jul 15;30(14):2068–9. </w:t>
      </w:r>
    </w:p>
    <w:p w14:paraId="7386F6A8" w14:textId="77777777" w:rsidR="00E32992" w:rsidRPr="00E32992" w:rsidRDefault="00E32992" w:rsidP="00E32992">
      <w:pPr>
        <w:pStyle w:val="Bibliography"/>
        <w:rPr>
          <w:rFonts w:ascii="Calibri" w:hAnsi="Calibri" w:cs="Calibri"/>
        </w:rPr>
      </w:pPr>
      <w:r w:rsidRPr="00E32992">
        <w:rPr>
          <w:rFonts w:ascii="Calibri" w:hAnsi="Calibri" w:cs="Calibri"/>
        </w:rPr>
        <w:t xml:space="preserve">35. </w:t>
      </w:r>
      <w:r w:rsidRPr="00E32992">
        <w:rPr>
          <w:rFonts w:ascii="Calibri" w:hAnsi="Calibri" w:cs="Calibri"/>
        </w:rPr>
        <w:tab/>
        <w:t>Wick RR, Howden BP, Stinear TP. Autocycler: long-read consensus assembly for bacterial genomes [Internet]. bioRxiv; 2025 [cited 2025 Jul 29]. p. 2025.05.12.653612. Available from: https://www.biorxiv.org/content/10.1101/2025.05.12.653612v1</w:t>
      </w:r>
    </w:p>
    <w:p w14:paraId="1BB16E64" w14:textId="77777777" w:rsidR="00E32992" w:rsidRPr="00E32992" w:rsidRDefault="00E32992" w:rsidP="00E32992">
      <w:pPr>
        <w:pStyle w:val="Bibliography"/>
        <w:rPr>
          <w:rFonts w:ascii="Calibri" w:hAnsi="Calibri" w:cs="Calibri"/>
        </w:rPr>
      </w:pPr>
      <w:r w:rsidRPr="00E32992">
        <w:rPr>
          <w:rFonts w:ascii="Calibri" w:hAnsi="Calibri" w:cs="Calibri"/>
        </w:rPr>
        <w:t xml:space="preserve">36. </w:t>
      </w:r>
      <w:r w:rsidRPr="00E32992">
        <w:rPr>
          <w:rFonts w:ascii="Calibri" w:hAnsi="Calibri" w:cs="Calibri"/>
        </w:rPr>
        <w:tab/>
        <w:t xml:space="preserve">Wick RR, Holt KE. Polypolish: Short-read polishing of long-read bacterial genome assemblies. PLOS Computational Biology. 2022 Jan 24;18(1):e1009802. </w:t>
      </w:r>
    </w:p>
    <w:p w14:paraId="00E4A06A" w14:textId="77777777" w:rsidR="00E32992" w:rsidRPr="00E32992" w:rsidRDefault="00E32992" w:rsidP="00E32992">
      <w:pPr>
        <w:pStyle w:val="Bibliography"/>
        <w:rPr>
          <w:rFonts w:ascii="Calibri" w:hAnsi="Calibri" w:cs="Calibri"/>
        </w:rPr>
      </w:pPr>
      <w:r w:rsidRPr="00E32992">
        <w:rPr>
          <w:rFonts w:ascii="Calibri" w:hAnsi="Calibri" w:cs="Calibri"/>
        </w:rPr>
        <w:t xml:space="preserve">37. </w:t>
      </w:r>
      <w:r w:rsidRPr="00E32992">
        <w:rPr>
          <w:rFonts w:ascii="Calibri" w:hAnsi="Calibri" w:cs="Calibri"/>
        </w:rPr>
        <w:tab/>
        <w:t xml:space="preserve">Bouras G, Grigson SR, Papudeshi B, Mallawaarachchi V, Roach MJ. Dnaapler: A tool to reorient circular microbial genomes. Journal of Open Source Software. 2024 Jan 11;9(93):5968. </w:t>
      </w:r>
    </w:p>
    <w:p w14:paraId="5DEAAAD1" w14:textId="77777777" w:rsidR="00E32992" w:rsidRPr="00E32992" w:rsidRDefault="00E32992" w:rsidP="00E32992">
      <w:pPr>
        <w:pStyle w:val="Bibliography"/>
        <w:rPr>
          <w:rFonts w:ascii="Calibri" w:hAnsi="Calibri" w:cs="Calibri"/>
        </w:rPr>
      </w:pPr>
      <w:r w:rsidRPr="00E32992">
        <w:rPr>
          <w:rFonts w:ascii="Calibri" w:hAnsi="Calibri" w:cs="Calibri"/>
        </w:rPr>
        <w:t xml:space="preserve">38. </w:t>
      </w:r>
      <w:r w:rsidRPr="00E32992">
        <w:rPr>
          <w:rFonts w:ascii="Calibri" w:hAnsi="Calibri" w:cs="Calibri"/>
        </w:rPr>
        <w:tab/>
        <w:t xml:space="preserve">Li H. Minimap2: pairwise alignment for nucleotide sequences. Bioinformatics. 2018 Sep 15;34(18):3094–100. </w:t>
      </w:r>
    </w:p>
    <w:p w14:paraId="0EA8097E" w14:textId="77777777" w:rsidR="00E32992" w:rsidRPr="00E32992" w:rsidRDefault="00E32992" w:rsidP="00E32992">
      <w:pPr>
        <w:pStyle w:val="Bibliography"/>
        <w:rPr>
          <w:rFonts w:ascii="Calibri" w:hAnsi="Calibri" w:cs="Calibri"/>
        </w:rPr>
      </w:pPr>
      <w:r w:rsidRPr="00E32992">
        <w:rPr>
          <w:rFonts w:ascii="Calibri" w:hAnsi="Calibri" w:cs="Calibri"/>
        </w:rPr>
        <w:t xml:space="preserve">39. </w:t>
      </w:r>
      <w:r w:rsidRPr="00E32992">
        <w:rPr>
          <w:rFonts w:ascii="Calibri" w:hAnsi="Calibri" w:cs="Calibri"/>
        </w:rPr>
        <w:tab/>
        <w:t>RStudio Team. RStudio: Integrated Development for R. [Internet]. RStudio, PBC, Boston, M; 2020. Available from: http://www.rstudio.com/</w:t>
      </w:r>
    </w:p>
    <w:p w14:paraId="5F80E57D" w14:textId="77777777" w:rsidR="00E32992" w:rsidRPr="00E32992" w:rsidRDefault="00E32992" w:rsidP="00E32992">
      <w:pPr>
        <w:pStyle w:val="Bibliography"/>
        <w:rPr>
          <w:rFonts w:ascii="Calibri" w:hAnsi="Calibri" w:cs="Calibri"/>
        </w:rPr>
      </w:pPr>
      <w:r w:rsidRPr="00E32992">
        <w:rPr>
          <w:rFonts w:ascii="Calibri" w:hAnsi="Calibri" w:cs="Calibri"/>
        </w:rPr>
        <w:t xml:space="preserve">40. </w:t>
      </w:r>
      <w:r w:rsidRPr="00E32992">
        <w:rPr>
          <w:rFonts w:ascii="Calibri" w:hAnsi="Calibri" w:cs="Calibri"/>
        </w:rPr>
        <w:tab/>
        <w:t>R Core Team. R: A language and environment for statistical computing. [Internet]. Foundation for Statistical Computing, Vienna, Austria.; 2021. Available from: https://www.R-project.org/</w:t>
      </w:r>
    </w:p>
    <w:p w14:paraId="6EF0C785" w14:textId="77777777" w:rsidR="00E32992" w:rsidRPr="00E32992" w:rsidRDefault="00E32992" w:rsidP="00E32992">
      <w:pPr>
        <w:pStyle w:val="Bibliography"/>
        <w:rPr>
          <w:rFonts w:ascii="Calibri" w:hAnsi="Calibri" w:cs="Calibri"/>
        </w:rPr>
      </w:pPr>
      <w:r w:rsidRPr="00E32992">
        <w:rPr>
          <w:rFonts w:ascii="Calibri" w:hAnsi="Calibri" w:cs="Calibri"/>
        </w:rPr>
        <w:lastRenderedPageBreak/>
        <w:t xml:space="preserve">41. </w:t>
      </w:r>
      <w:r w:rsidRPr="00E32992">
        <w:rPr>
          <w:rFonts w:ascii="Calibri" w:hAnsi="Calibri" w:cs="Calibri"/>
        </w:rPr>
        <w:tab/>
        <w:t xml:space="preserve">Tabare E, Glonti T, Cochez C, Ngassam C, Pirnay JP, Amighi K, et al. A Design of Experiment Approach to Optimize Spray-Dried Powders Containing Pseudomonas aeruginosaPodoviridae and Myoviridae Bacteriophages. Viruses. 2021 Oct;13(10):1926. </w:t>
      </w:r>
    </w:p>
    <w:p w14:paraId="262334BA" w14:textId="77777777" w:rsidR="00E32992" w:rsidRPr="00E32992" w:rsidRDefault="00E32992" w:rsidP="00E32992">
      <w:pPr>
        <w:pStyle w:val="Bibliography"/>
        <w:rPr>
          <w:rFonts w:ascii="Calibri" w:hAnsi="Calibri" w:cs="Calibri"/>
        </w:rPr>
      </w:pPr>
      <w:r w:rsidRPr="00E32992">
        <w:rPr>
          <w:rFonts w:ascii="Calibri" w:hAnsi="Calibri" w:cs="Calibri"/>
        </w:rPr>
        <w:t xml:space="preserve">42. </w:t>
      </w:r>
      <w:r w:rsidRPr="00E32992">
        <w:rPr>
          <w:rFonts w:ascii="Calibri" w:hAnsi="Calibri" w:cs="Calibri"/>
        </w:rPr>
        <w:tab/>
        <w:t xml:space="preserve">Visher E, Boots M. The problem of mediocre generalists: population genetics and eco-evolutionary perspectives on host breadth evolution in pathogens. Proc Biol Sci. 2020 Aug 26;287(1933):20201230. </w:t>
      </w:r>
    </w:p>
    <w:p w14:paraId="2FAA7D57" w14:textId="77777777" w:rsidR="00E32992" w:rsidRPr="00E32992" w:rsidRDefault="00E32992" w:rsidP="00E32992">
      <w:pPr>
        <w:pStyle w:val="Bibliography"/>
        <w:rPr>
          <w:rFonts w:ascii="Calibri" w:hAnsi="Calibri" w:cs="Calibri"/>
        </w:rPr>
      </w:pPr>
      <w:r w:rsidRPr="00E32992">
        <w:rPr>
          <w:rFonts w:ascii="Calibri" w:hAnsi="Calibri" w:cs="Calibri"/>
        </w:rPr>
        <w:t xml:space="preserve">43. </w:t>
      </w:r>
      <w:r w:rsidRPr="00E32992">
        <w:rPr>
          <w:rFonts w:ascii="Calibri" w:hAnsi="Calibri" w:cs="Calibri"/>
        </w:rPr>
        <w:tab/>
        <w:t xml:space="preserve">Remold S. Understanding specialism when the jack of all trades can be the master of all. Proceedings of the Royal Society B: Biological Sciences. 2012 Oct 24;279(1749):4861–9. </w:t>
      </w:r>
    </w:p>
    <w:p w14:paraId="3A974E2B" w14:textId="77777777" w:rsidR="00E32992" w:rsidRPr="00E32992" w:rsidRDefault="00E32992" w:rsidP="00E32992">
      <w:pPr>
        <w:pStyle w:val="Bibliography"/>
        <w:rPr>
          <w:rFonts w:ascii="Calibri" w:hAnsi="Calibri" w:cs="Calibri"/>
        </w:rPr>
      </w:pPr>
      <w:r w:rsidRPr="00E32992">
        <w:rPr>
          <w:rFonts w:ascii="Calibri" w:hAnsi="Calibri" w:cs="Calibri"/>
        </w:rPr>
        <w:t xml:space="preserve">44. </w:t>
      </w:r>
      <w:r w:rsidRPr="00E32992">
        <w:rPr>
          <w:rFonts w:ascii="Calibri" w:hAnsi="Calibri" w:cs="Calibri"/>
        </w:rPr>
        <w:tab/>
        <w:t xml:space="preserve">Ashrafi R, Bruneaux M, Sundberg LR, Pulkkinen K, Valkonen J, Ketola T. Broad thermal tolerance is negatively correlated with virulence in an opportunistic bacterial pathogen. Evolutionary Applications. 2018;11(9):1700–14. </w:t>
      </w:r>
    </w:p>
    <w:p w14:paraId="599EA01C" w14:textId="77777777" w:rsidR="00E32992" w:rsidRPr="00E32992" w:rsidRDefault="00E32992" w:rsidP="00E32992">
      <w:pPr>
        <w:pStyle w:val="Bibliography"/>
        <w:rPr>
          <w:rFonts w:ascii="Calibri" w:hAnsi="Calibri" w:cs="Calibri"/>
        </w:rPr>
      </w:pPr>
      <w:r w:rsidRPr="00E32992">
        <w:rPr>
          <w:rFonts w:ascii="Calibri" w:hAnsi="Calibri" w:cs="Calibri"/>
        </w:rPr>
        <w:t xml:space="preserve">45. </w:t>
      </w:r>
      <w:r w:rsidRPr="00E32992">
        <w:rPr>
          <w:rFonts w:ascii="Calibri" w:hAnsi="Calibri" w:cs="Calibri"/>
        </w:rPr>
        <w:tab/>
        <w:t xml:space="preserve">Arribas M, Kubota K, Cabanillas L, Lázaro E. Adaptation to Fluctuating Temperatures in an RNA Virus Is Driven by the Most Stringent Selective Pressure. PLOS ONE. 2014 Jun 25;9(6):e100940. </w:t>
      </w:r>
    </w:p>
    <w:p w14:paraId="35713FDE" w14:textId="77777777" w:rsidR="00E32992" w:rsidRPr="00E32992" w:rsidRDefault="00E32992" w:rsidP="00E32992">
      <w:pPr>
        <w:pStyle w:val="Bibliography"/>
        <w:rPr>
          <w:rFonts w:ascii="Calibri" w:hAnsi="Calibri" w:cs="Calibri"/>
        </w:rPr>
      </w:pPr>
      <w:r w:rsidRPr="00E32992">
        <w:rPr>
          <w:rFonts w:ascii="Calibri" w:hAnsi="Calibri" w:cs="Calibri"/>
        </w:rPr>
        <w:t xml:space="preserve">46. </w:t>
      </w:r>
      <w:r w:rsidRPr="00E32992">
        <w:rPr>
          <w:rFonts w:ascii="Calibri" w:hAnsi="Calibri" w:cs="Calibri"/>
        </w:rPr>
        <w:tab/>
        <w:t xml:space="preserve">Barbosa M, Inocentes N, Soares AMVM, Oliveira M. Synergy effects of fluoxetine and variability in temperature lead to proportionally greater fitness costs in Daphnia: A multigenerational test. Aquatic Toxicology. 2017 Dec 1;193:268–75. </w:t>
      </w:r>
    </w:p>
    <w:p w14:paraId="54ABFE7D" w14:textId="77777777" w:rsidR="00E32992" w:rsidRPr="00E32992" w:rsidRDefault="00E32992" w:rsidP="00E32992">
      <w:pPr>
        <w:pStyle w:val="Bibliography"/>
        <w:rPr>
          <w:rFonts w:ascii="Calibri" w:hAnsi="Calibri" w:cs="Calibri"/>
        </w:rPr>
      </w:pPr>
      <w:r w:rsidRPr="00E32992">
        <w:rPr>
          <w:rFonts w:ascii="Calibri" w:hAnsi="Calibri" w:cs="Calibri"/>
        </w:rPr>
        <w:t xml:space="preserve">47. </w:t>
      </w:r>
      <w:r w:rsidRPr="00E32992">
        <w:rPr>
          <w:rFonts w:ascii="Calibri" w:hAnsi="Calibri" w:cs="Calibri"/>
        </w:rPr>
        <w:tab/>
        <w:t xml:space="preserve">Cvijović I, Good BH, Jerison ER, Desai MM. Fate of a mutation in a fluctuating environment. Proc Natl Acad Sci U S A. 2015 Sep 8;112(36):E5021–8. </w:t>
      </w:r>
    </w:p>
    <w:p w14:paraId="654EEF41" w14:textId="77777777" w:rsidR="00E32992" w:rsidRPr="00E32992" w:rsidRDefault="00E32992" w:rsidP="00E32992">
      <w:pPr>
        <w:pStyle w:val="Bibliography"/>
        <w:rPr>
          <w:rFonts w:ascii="Calibri" w:hAnsi="Calibri" w:cs="Calibri"/>
        </w:rPr>
      </w:pPr>
      <w:r w:rsidRPr="00E32992">
        <w:rPr>
          <w:rFonts w:ascii="Calibri" w:hAnsi="Calibri" w:cs="Calibri"/>
        </w:rPr>
        <w:t xml:space="preserve">48. </w:t>
      </w:r>
      <w:r w:rsidRPr="00E32992">
        <w:rPr>
          <w:rFonts w:ascii="Calibri" w:hAnsi="Calibri" w:cs="Calibri"/>
        </w:rPr>
        <w:tab/>
        <w:t xml:space="preserve">Jaureguiberry P, Titeux N, Wiemers M, Bowler DE, Coscieme L, Golden AS, et al. The direct drivers of recent global anthropogenic biodiversity loss. Science Advances. 2022 Nov 9;8(45):eabm9982. </w:t>
      </w:r>
    </w:p>
    <w:p w14:paraId="10777A05" w14:textId="125929FE" w:rsidR="003F6D0D" w:rsidRDefault="00AC2555">
      <w:r>
        <w:fldChar w:fldCharType="end"/>
      </w:r>
    </w:p>
    <w:p w14:paraId="4E9E44B6" w14:textId="77777777" w:rsidR="00570068" w:rsidRDefault="00570068"/>
    <w:sectPr w:rsidR="00570068" w:rsidSect="00F07F6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Greenrod" w:date="2025-08-12T10:25:00Z" w:initials="SG">
    <w:p w14:paraId="586FC876" w14:textId="77777777" w:rsidR="005B5068" w:rsidRDefault="007723C7" w:rsidP="005B5068">
      <w:pPr>
        <w:pStyle w:val="CommentText"/>
      </w:pPr>
      <w:r>
        <w:rPr>
          <w:rStyle w:val="CommentReference"/>
        </w:rPr>
        <w:annotationRef/>
      </w:r>
      <w:r w:rsidR="005B5068">
        <w:t>I generally struggled writing this paper as it is tricky to know how much to compare to the evolutionary rescue paper, what findings are unique to this paper and weren’t already shown before etc.</w:t>
      </w:r>
    </w:p>
    <w:p w14:paraId="536A2E75" w14:textId="77777777" w:rsidR="005B5068" w:rsidRDefault="005B5068" w:rsidP="005B5068">
      <w:pPr>
        <w:pStyle w:val="CommentText"/>
      </w:pPr>
    </w:p>
    <w:p w14:paraId="2B85254F" w14:textId="77777777" w:rsidR="005B5068" w:rsidRDefault="005B5068" w:rsidP="005B5068">
      <w:pPr>
        <w:pStyle w:val="CommentText"/>
      </w:pPr>
      <w:r>
        <w:t>When you look at this, please consider:</w:t>
      </w:r>
    </w:p>
    <w:p w14:paraId="2DF50345" w14:textId="77777777" w:rsidR="005B5068" w:rsidRDefault="005B5068" w:rsidP="005B5068">
      <w:pPr>
        <w:pStyle w:val="CommentText"/>
      </w:pPr>
    </w:p>
    <w:p w14:paraId="2B8B310E" w14:textId="77777777" w:rsidR="005B5068" w:rsidRDefault="005B5068" w:rsidP="005B5068">
      <w:pPr>
        <w:pStyle w:val="CommentText"/>
        <w:numPr>
          <w:ilvl w:val="0"/>
          <w:numId w:val="9"/>
        </w:numPr>
      </w:pPr>
      <w:r>
        <w:t>Which aspects of environ. complexity and multiple stressor selection I’ve under developed</w:t>
      </w:r>
    </w:p>
    <w:p w14:paraId="15E5A866" w14:textId="77777777" w:rsidR="005B5068" w:rsidRDefault="005B5068" w:rsidP="005B5068">
      <w:pPr>
        <w:pStyle w:val="CommentText"/>
        <w:numPr>
          <w:ilvl w:val="0"/>
          <w:numId w:val="9"/>
        </w:numPr>
      </w:pPr>
      <w:r>
        <w:t>How I ought to compare fluctuating vs static results without re-presenting evol. rescue findings.</w:t>
      </w:r>
    </w:p>
    <w:p w14:paraId="267A2161" w14:textId="77777777" w:rsidR="005B5068" w:rsidRDefault="005B5068" w:rsidP="005B5068">
      <w:pPr>
        <w:pStyle w:val="CommentText"/>
        <w:numPr>
          <w:ilvl w:val="0"/>
          <w:numId w:val="9"/>
        </w:numPr>
      </w:pPr>
      <w:r>
        <w:t>Which findings are interesting and unique to this paper and narrative - e.g fluctuating populations acquired the same mutations as static populations - how much should this be discussed?</w:t>
      </w:r>
    </w:p>
    <w:p w14:paraId="365F554A" w14:textId="77777777" w:rsidR="005B5068" w:rsidRDefault="005B5068" w:rsidP="005B5068">
      <w:pPr>
        <w:pStyle w:val="CommentText"/>
      </w:pPr>
    </w:p>
    <w:p w14:paraId="55570BF4" w14:textId="77777777" w:rsidR="005B5068" w:rsidRDefault="005B5068" w:rsidP="005B5068">
      <w:pPr>
        <w:pStyle w:val="CommentText"/>
      </w:pPr>
      <w:r>
        <w:t>In addition, I chose not to include competition results as I didn’t feel they really fit into the narrative. Let me know if you want them included though!</w:t>
      </w:r>
    </w:p>
  </w:comment>
  <w:comment w:id="1" w:author="Kayla King" w:date="2025-08-20T15:21:00Z" w:initials="KK">
    <w:p w14:paraId="353566F1" w14:textId="77777777" w:rsidR="00980930" w:rsidRDefault="005A36E6" w:rsidP="00980930">
      <w:pPr>
        <w:pStyle w:val="CommentText"/>
      </w:pPr>
      <w:r>
        <w:rPr>
          <w:rStyle w:val="CommentReference"/>
        </w:rPr>
        <w:annotationRef/>
      </w:r>
      <w:r w:rsidR="00980930">
        <w:t>I would aim for Evolution (maybe brief communications)</w:t>
      </w:r>
    </w:p>
  </w:comment>
  <w:comment w:id="2" w:author="Samuel Greenrod" w:date="2025-08-27T11:10:00Z" w:initials="SG">
    <w:p w14:paraId="69E0B5DC" w14:textId="77777777" w:rsidR="0024609A" w:rsidRDefault="0024609A" w:rsidP="0024609A">
      <w:pPr>
        <w:pStyle w:val="CommentText"/>
      </w:pPr>
      <w:r>
        <w:rPr>
          <w:rStyle w:val="CommentReference"/>
        </w:rPr>
        <w:annotationRef/>
      </w:r>
      <w:r>
        <w:t>I thought we should make the title a bit more specific - any suggestions for alternatives?</w:t>
      </w:r>
    </w:p>
  </w:comment>
  <w:comment w:id="10" w:author="Samuel Greenrod" w:date="2025-08-12T16:58:00Z" w:initials="SG">
    <w:p w14:paraId="47CFB305" w14:textId="7E8C05BB" w:rsidR="009F019B" w:rsidRDefault="009F019B" w:rsidP="009F019B">
      <w:pPr>
        <w:pStyle w:val="CommentText"/>
      </w:pPr>
      <w:r>
        <w:rPr>
          <w:rStyle w:val="CommentReference"/>
        </w:rPr>
        <w:annotationRef/>
      </w:r>
      <w:r>
        <w:t>Also, I have written this manuscript as though it were a paper but it is not clear to me if this is enough to be it’s own piece. Please let me know if you have any concerns about impact or publishability!</w:t>
      </w:r>
    </w:p>
  </w:comment>
  <w:comment w:id="11" w:author="Samuel Greenrod" w:date="2025-08-27T11:14:00Z" w:initials="SG">
    <w:p w14:paraId="219943B9" w14:textId="77777777" w:rsidR="0051210B" w:rsidRDefault="0051210B" w:rsidP="0051210B">
      <w:pPr>
        <w:pStyle w:val="CommentText"/>
      </w:pPr>
      <w:r>
        <w:rPr>
          <w:rStyle w:val="CommentReference"/>
        </w:rPr>
        <w:annotationRef/>
      </w:r>
      <w:r>
        <w:t xml:space="preserve">The paper length without references or figure legends (in line with Evolution brief communications) is ~3,800. </w:t>
      </w:r>
    </w:p>
    <w:p w14:paraId="0FC7C27D" w14:textId="77777777" w:rsidR="0051210B" w:rsidRDefault="0051210B" w:rsidP="0051210B">
      <w:pPr>
        <w:pStyle w:val="CommentText"/>
      </w:pPr>
    </w:p>
    <w:p w14:paraId="7D7CE450" w14:textId="77777777" w:rsidR="0051210B" w:rsidRDefault="0051210B" w:rsidP="0051210B">
      <w:pPr>
        <w:pStyle w:val="CommentText"/>
      </w:pPr>
      <w:r>
        <w:t xml:space="preserve">As the max word limit for brief communications in Evolution is 4,500 we don’t need to do any more trimming. </w:t>
      </w:r>
    </w:p>
    <w:p w14:paraId="3B4FC607" w14:textId="77777777" w:rsidR="0051210B" w:rsidRDefault="0051210B" w:rsidP="0051210B">
      <w:pPr>
        <w:pStyle w:val="CommentText"/>
      </w:pPr>
    </w:p>
    <w:p w14:paraId="45E3BB65" w14:textId="77777777" w:rsidR="0051210B" w:rsidRDefault="0051210B" w:rsidP="0051210B">
      <w:pPr>
        <w:pStyle w:val="CommentText"/>
      </w:pPr>
      <w:r>
        <w:t>Rather, if there are any ideas you think we should expand on we have room!</w:t>
      </w:r>
    </w:p>
  </w:comment>
  <w:comment w:id="29" w:author="Kayla King" w:date="2025-08-23T16:05:00Z" w:initials="KK">
    <w:p w14:paraId="3C349148" w14:textId="2D7BE38A" w:rsidR="00980930" w:rsidRDefault="00980930" w:rsidP="00980930">
      <w:pPr>
        <w:pStyle w:val="CommentText"/>
      </w:pPr>
      <w:r>
        <w:rPr>
          <w:rStyle w:val="CommentReference"/>
        </w:rPr>
        <w:annotationRef/>
      </w:r>
      <w:r>
        <w:t xml:space="preserve">Will you bring this up again? </w:t>
      </w:r>
    </w:p>
  </w:comment>
  <w:comment w:id="30" w:author="Samuel Greenrod" w:date="2025-08-25T09:03:00Z" w:initials="SG">
    <w:p w14:paraId="3C0A1275" w14:textId="77777777" w:rsidR="00C76986" w:rsidRDefault="00C76986" w:rsidP="00C76986">
      <w:pPr>
        <w:pStyle w:val="CommentText"/>
      </w:pPr>
      <w:r>
        <w:rPr>
          <w:rStyle w:val="CommentReference"/>
        </w:rPr>
        <w:annotationRef/>
      </w:r>
      <w:r>
        <w:t>I’ve swapped this out to avoid suggesting it’s a focus.</w:t>
      </w:r>
    </w:p>
  </w:comment>
  <w:comment w:id="32" w:author="Kayla King" w:date="2025-08-23T16:06:00Z" w:initials="KK">
    <w:p w14:paraId="070B4605" w14:textId="6DCBBAAD" w:rsidR="00980930" w:rsidRDefault="00980930" w:rsidP="00980930">
      <w:pPr>
        <w:pStyle w:val="CommentText"/>
      </w:pPr>
      <w:r>
        <w:rPr>
          <w:rStyle w:val="CommentReference"/>
        </w:rPr>
        <w:annotationRef/>
      </w:r>
      <w:r>
        <w:t xml:space="preserve">The thing that is confusing me about this angle is that the temporal heterogeneity is not a source of selection per se, it is just the frequency with which the selection is applied.    Temperature is the selection pressure. For this paper, you could have temperature variation take the lead and talk about fevers and periodicity to temperature (throughout a day, in parasite life-cycles). That might help keep this paper distinct from Chapter 2. Otherwise, temperature comes out of nowhere in the introduction. Maybe have a general first paragraph (combine 1 and 2 para), and then a temp paragraph, then parasite, and then system-specific. </w:t>
      </w:r>
    </w:p>
  </w:comment>
  <w:comment w:id="42" w:author="Kayla King" w:date="2025-08-20T15:45:00Z" w:initials="KK">
    <w:p w14:paraId="5DED19D4" w14:textId="3809B6FE" w:rsidR="00980930" w:rsidRDefault="007E6654" w:rsidP="00980930">
      <w:pPr>
        <w:pStyle w:val="CommentText"/>
      </w:pPr>
      <w:r>
        <w:rPr>
          <w:rStyle w:val="CommentReference"/>
        </w:rPr>
        <w:annotationRef/>
      </w:r>
      <w:r w:rsidR="00980930">
        <w:t>I thought you said you didn’t’ include competition results. I am confused.</w:t>
      </w:r>
    </w:p>
  </w:comment>
  <w:comment w:id="50" w:author="Samuel Greenrod" w:date="2025-08-27T11:11:00Z" w:initials="SG">
    <w:p w14:paraId="33FEC76F" w14:textId="77777777" w:rsidR="0051210B" w:rsidRDefault="0051210B" w:rsidP="0051210B">
      <w:pPr>
        <w:pStyle w:val="CommentText"/>
      </w:pPr>
      <w:r>
        <w:rPr>
          <w:rStyle w:val="CommentReference"/>
        </w:rPr>
        <w:annotationRef/>
      </w:r>
      <w:r>
        <w:t>I’ve edited this to make thermal heterogeneity the focus. I think it reads a lot better but let me know if you think it needs more re-structuring!</w:t>
      </w:r>
    </w:p>
  </w:comment>
  <w:comment w:id="199" w:author="Kayla King" w:date="2025-08-23T15:54:00Z" w:initials="KK">
    <w:p w14:paraId="4D0A3AFA" w14:textId="4DDC0388" w:rsidR="00D30C11" w:rsidRDefault="00D30C11" w:rsidP="00D30C11">
      <w:pPr>
        <w:pStyle w:val="CommentText"/>
      </w:pPr>
      <w:r>
        <w:rPr>
          <w:rStyle w:val="CommentReference"/>
        </w:rPr>
        <w:annotationRef/>
      </w:r>
      <w:r>
        <w:t>Right wording?</w:t>
      </w:r>
    </w:p>
  </w:comment>
  <w:comment w:id="200" w:author="Samuel Greenrod" w:date="2025-08-25T09:13:00Z" w:initials="SG">
    <w:p w14:paraId="2CD5953A" w14:textId="77777777" w:rsidR="004E6882" w:rsidRDefault="004E6882" w:rsidP="004E6882">
      <w:pPr>
        <w:pStyle w:val="CommentText"/>
      </w:pPr>
      <w:r>
        <w:rPr>
          <w:rStyle w:val="CommentReference"/>
        </w:rPr>
        <w:annotationRef/>
      </w:r>
      <w:r>
        <w:t>I’ve edited this as it isn’t about trade-offs but more about how stressors interact to affect fitness e.g stressor 1 makes stressor 2 less impactful but this isn’t reflective an evolutionary response.</w:t>
      </w:r>
    </w:p>
  </w:comment>
  <w:comment w:id="190" w:author="Kayla King" w:date="2025-08-23T15:55:00Z" w:initials="KK">
    <w:p w14:paraId="2176D285" w14:textId="73F06EC9" w:rsidR="00D30C11" w:rsidRDefault="00D30C11" w:rsidP="00D30C11">
      <w:pPr>
        <w:pStyle w:val="CommentText"/>
      </w:pPr>
      <w:r>
        <w:rPr>
          <w:rStyle w:val="CommentReference"/>
        </w:rPr>
        <w:annotationRef/>
      </w:r>
      <w:r>
        <w:t xml:space="preserve">Is this not redundant with the above? </w:t>
      </w:r>
    </w:p>
  </w:comment>
  <w:comment w:id="191" w:author="Samuel Greenrod" w:date="2025-08-25T09:08:00Z" w:initials="SG">
    <w:p w14:paraId="3E672714" w14:textId="77777777" w:rsidR="00C76986" w:rsidRDefault="00C76986" w:rsidP="00C76986">
      <w:pPr>
        <w:pStyle w:val="CommentText"/>
      </w:pPr>
      <w:r>
        <w:rPr>
          <w:rStyle w:val="CommentReference"/>
        </w:rPr>
        <w:annotationRef/>
      </w:r>
      <w:r>
        <w:t>This is a separate point about how combined selection pressures can have a bigger impact on fitness than the sum of their parts (or less). For example ocean acidification may make ocean species more susceptible to thermal stress but this isn’t anything to do with fitness trade-offs</w:t>
      </w:r>
    </w:p>
  </w:comment>
  <w:comment w:id="226" w:author="Kayla King" w:date="2025-08-23T15:57:00Z" w:initials="KK">
    <w:p w14:paraId="10C31BC5" w14:textId="5BDFB1C2" w:rsidR="00D30C11" w:rsidRDefault="00D30C11" w:rsidP="00D30C11">
      <w:pPr>
        <w:pStyle w:val="CommentText"/>
      </w:pPr>
      <w:r>
        <w:rPr>
          <w:rStyle w:val="CommentReference"/>
        </w:rPr>
        <w:annotationRef/>
      </w:r>
      <w:r>
        <w:t xml:space="preserve">Do you need this statement? Worried authors may ask about plasticity in your results. </w:t>
      </w:r>
    </w:p>
  </w:comment>
  <w:comment w:id="227" w:author="Kayla King" w:date="2025-08-23T15:55:00Z" w:initials="KK">
    <w:p w14:paraId="5ABA8C02" w14:textId="0854D765" w:rsidR="00D30C11" w:rsidRDefault="00D30C11" w:rsidP="00D30C11">
      <w:pPr>
        <w:pStyle w:val="CommentText"/>
      </w:pPr>
      <w:r>
        <w:rPr>
          <w:rStyle w:val="CommentReference"/>
        </w:rPr>
        <w:annotationRef/>
      </w:r>
      <w:r>
        <w:t>You state this above, right? Check throughout for redundancy.</w:t>
      </w:r>
    </w:p>
  </w:comment>
  <w:comment w:id="229" w:author="Kayla King" w:date="2025-08-23T15:56:00Z" w:initials="KK">
    <w:p w14:paraId="33183C47" w14:textId="77777777" w:rsidR="00D30C11" w:rsidRDefault="00D30C11" w:rsidP="00D30C11">
      <w:pPr>
        <w:pStyle w:val="CommentText"/>
      </w:pPr>
      <w:r>
        <w:rPr>
          <w:rStyle w:val="CommentReference"/>
        </w:rPr>
        <w:annotationRef/>
      </w:r>
      <w:r>
        <w:t xml:space="preserve">The organisms don’t undergo selective sweeps. </w:t>
      </w:r>
    </w:p>
  </w:comment>
  <w:comment w:id="231" w:author="Kayla King" w:date="2025-08-23T15:57:00Z" w:initials="KK">
    <w:p w14:paraId="4C61E616" w14:textId="77777777" w:rsidR="00D30C11" w:rsidRDefault="00D30C11" w:rsidP="00D30C11">
      <w:pPr>
        <w:pStyle w:val="CommentText"/>
      </w:pPr>
      <w:r>
        <w:rPr>
          <w:rStyle w:val="CommentReference"/>
        </w:rPr>
        <w:annotationRef/>
      </w:r>
      <w:r>
        <w:t>Now you are back to moderate. You shift the focus multiple times in this paragraph, it is a bit confusing.</w:t>
      </w:r>
      <w:r>
        <w:br/>
      </w:r>
    </w:p>
  </w:comment>
  <w:comment w:id="293" w:author="Kayla King" w:date="2025-08-23T15:59:00Z" w:initials="KK">
    <w:p w14:paraId="7EEE414F" w14:textId="77777777" w:rsidR="00D30C11" w:rsidRDefault="00D30C11" w:rsidP="00D30C11">
      <w:pPr>
        <w:pStyle w:val="CommentText"/>
      </w:pPr>
      <w:r>
        <w:rPr>
          <w:rStyle w:val="CommentReference"/>
        </w:rPr>
        <w:annotationRef/>
      </w:r>
      <w:r>
        <w:t>Redundant language with above.</w:t>
      </w:r>
    </w:p>
  </w:comment>
  <w:comment w:id="318" w:author="Samuel Greenrod" w:date="2025-08-12T16:56:00Z" w:initials="SG">
    <w:p w14:paraId="56BA8281" w14:textId="6EA6C3EA" w:rsidR="00217AEB" w:rsidRDefault="00217AEB" w:rsidP="00217AEB">
      <w:pPr>
        <w:pStyle w:val="CommentText"/>
      </w:pPr>
      <w:r>
        <w:rPr>
          <w:rStyle w:val="CommentReference"/>
        </w:rPr>
        <w:annotationRef/>
      </w:r>
      <w:r>
        <w:t>I’ve heavily streamlined the methods to avoid self-plagiarism and repetition. Please let me know if this isn’t enough information for a standalone paper!</w:t>
      </w:r>
    </w:p>
  </w:comment>
  <w:comment w:id="323" w:author="Samuel Greenrod" w:date="2025-08-12T10:21:00Z" w:initials="SG">
    <w:p w14:paraId="1D2733FF" w14:textId="77777777" w:rsidR="00C74CD8" w:rsidRDefault="0009336C" w:rsidP="00C74CD8">
      <w:pPr>
        <w:pStyle w:val="CommentText"/>
      </w:pPr>
      <w:r>
        <w:rPr>
          <w:rStyle w:val="CommentReference"/>
        </w:rPr>
        <w:annotationRef/>
      </w:r>
      <w:r w:rsidR="00C74CD8">
        <w:t xml:space="preserve">I have struggled to pick out the most interesting findings that don’t overlap with results and discussion in the evolutionary rescue. For example, 14-1 again shows high thermal tolerance in co-culture lines but this was already described in the other paper so I haven’t discussed it here. </w:t>
      </w:r>
    </w:p>
    <w:p w14:paraId="0402801A" w14:textId="77777777" w:rsidR="00C74CD8" w:rsidRDefault="00C74CD8" w:rsidP="00C74CD8">
      <w:pPr>
        <w:pStyle w:val="CommentText"/>
      </w:pPr>
    </w:p>
    <w:p w14:paraId="6EF91D57" w14:textId="77777777" w:rsidR="00C74CD8" w:rsidRDefault="00C74CD8" w:rsidP="00C74CD8">
      <w:pPr>
        <w:pStyle w:val="CommentText"/>
      </w:pPr>
      <w:r>
        <w:t>I’ve tried to break down the findings into:</w:t>
      </w:r>
    </w:p>
    <w:p w14:paraId="65E77FC6" w14:textId="77777777" w:rsidR="00C74CD8" w:rsidRDefault="00C74CD8" w:rsidP="00C74CD8">
      <w:pPr>
        <w:pStyle w:val="CommentText"/>
      </w:pPr>
    </w:p>
    <w:p w14:paraId="7D1DC1CB" w14:textId="77777777" w:rsidR="00C74CD8" w:rsidRDefault="00C74CD8" w:rsidP="00C74CD8">
      <w:pPr>
        <w:pStyle w:val="CommentText"/>
        <w:numPr>
          <w:ilvl w:val="0"/>
          <w:numId w:val="8"/>
        </w:numPr>
      </w:pPr>
      <w:r>
        <w:t>Fluctuating environments select for generalist populations</w:t>
      </w:r>
    </w:p>
    <w:p w14:paraId="79A0740A" w14:textId="77777777" w:rsidR="00C74CD8" w:rsidRDefault="00C74CD8" w:rsidP="00C74CD8">
      <w:pPr>
        <w:pStyle w:val="CommentText"/>
        <w:numPr>
          <w:ilvl w:val="0"/>
          <w:numId w:val="8"/>
        </w:numPr>
      </w:pPr>
      <w:r>
        <w:t>Generalist populations are genetically similar to static populations possibly due to selective sweeps</w:t>
      </w:r>
    </w:p>
    <w:p w14:paraId="1B90A809" w14:textId="77777777" w:rsidR="00C74CD8" w:rsidRDefault="00C74CD8" w:rsidP="00C74CD8">
      <w:pPr>
        <w:pStyle w:val="CommentText"/>
        <w:numPr>
          <w:ilvl w:val="0"/>
          <w:numId w:val="8"/>
        </w:numPr>
      </w:pPr>
      <w:r>
        <w:t>Competition combines with fluctuating environments to constrain LUZ19 evolution</w:t>
      </w:r>
    </w:p>
    <w:p w14:paraId="178B1340" w14:textId="77777777" w:rsidR="00C74CD8" w:rsidRDefault="00C74CD8" w:rsidP="00C74CD8">
      <w:pPr>
        <w:pStyle w:val="CommentText"/>
      </w:pPr>
    </w:p>
    <w:p w14:paraId="521D5658" w14:textId="77777777" w:rsidR="00C74CD8" w:rsidRDefault="00C74CD8" w:rsidP="00C74CD8">
      <w:pPr>
        <w:pStyle w:val="CommentText"/>
      </w:pPr>
      <w:r>
        <w:t>Can you see any other cool results we should unpick here?</w:t>
      </w:r>
    </w:p>
  </w:comment>
  <w:comment w:id="324" w:author="Kayla King" w:date="2025-08-23T16:11:00Z" w:initials="KK">
    <w:p w14:paraId="1ACEF507" w14:textId="77777777" w:rsidR="00980930" w:rsidRDefault="00980930" w:rsidP="00980930">
      <w:pPr>
        <w:pStyle w:val="CommentText"/>
      </w:pPr>
      <w:r>
        <w:rPr>
          <w:rStyle w:val="CommentReference"/>
        </w:rPr>
        <w:annotationRef/>
      </w:r>
      <w:r>
        <w:t>I think you focussed on the right ones. Well done. I really enjoyed reading the results section.</w:t>
      </w:r>
    </w:p>
  </w:comment>
  <w:comment w:id="325" w:author="Kayla King" w:date="2025-08-23T16:14:00Z" w:initials="KK">
    <w:p w14:paraId="552739AE" w14:textId="77777777" w:rsidR="00440B32" w:rsidRDefault="00440B32" w:rsidP="00440B32">
      <w:pPr>
        <w:pStyle w:val="CommentText"/>
      </w:pPr>
      <w:r>
        <w:rPr>
          <w:rStyle w:val="CommentReference"/>
        </w:rPr>
        <w:annotationRef/>
      </w:r>
      <w:r>
        <w:t>I really enjoyed reading the discussion too.</w:t>
      </w:r>
    </w:p>
  </w:comment>
  <w:comment w:id="344" w:author="Kayla King" w:date="2025-08-23T16:14:00Z" w:initials="KK">
    <w:p w14:paraId="1904C060" w14:textId="77777777" w:rsidR="00440B32" w:rsidRDefault="00440B32" w:rsidP="00440B32">
      <w:pPr>
        <w:pStyle w:val="CommentText"/>
      </w:pPr>
      <w:r>
        <w:rPr>
          <w:rStyle w:val="CommentReference"/>
        </w:rPr>
        <w:annotationRef/>
      </w:r>
      <w:r>
        <w:t xml:space="preserve">Can you give an example from anotehr system? </w:t>
      </w:r>
    </w:p>
  </w:comment>
  <w:comment w:id="367" w:author="Kayla King" w:date="2025-08-23T16:15:00Z" w:initials="KK">
    <w:p w14:paraId="5D447E7D" w14:textId="77777777" w:rsidR="00440B32" w:rsidRDefault="00440B32" w:rsidP="00440B32">
      <w:pPr>
        <w:pStyle w:val="CommentText"/>
      </w:pPr>
      <w:r>
        <w:rPr>
          <w:rStyle w:val="CommentReference"/>
        </w:rPr>
        <w:annotationRef/>
      </w:r>
      <w:r>
        <w:t xml:space="preserve">Any implications for parasites?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570BF4" w15:done="0"/>
  <w15:commentEx w15:paraId="353566F1" w15:paraIdParent="55570BF4" w15:done="0"/>
  <w15:commentEx w15:paraId="69E0B5DC" w15:done="0"/>
  <w15:commentEx w15:paraId="47CFB305" w15:done="1"/>
  <w15:commentEx w15:paraId="45E3BB65" w15:done="0"/>
  <w15:commentEx w15:paraId="3C349148" w15:done="0"/>
  <w15:commentEx w15:paraId="3C0A1275" w15:paraIdParent="3C349148" w15:done="0"/>
  <w15:commentEx w15:paraId="070B4605" w15:done="0"/>
  <w15:commentEx w15:paraId="5DED19D4" w15:done="1"/>
  <w15:commentEx w15:paraId="33FEC76F" w15:done="0"/>
  <w15:commentEx w15:paraId="4D0A3AFA" w15:done="0"/>
  <w15:commentEx w15:paraId="2CD5953A" w15:paraIdParent="4D0A3AFA" w15:done="0"/>
  <w15:commentEx w15:paraId="2176D285" w15:done="0"/>
  <w15:commentEx w15:paraId="3E672714" w15:paraIdParent="2176D285" w15:done="0"/>
  <w15:commentEx w15:paraId="10C31BC5" w15:done="0"/>
  <w15:commentEx w15:paraId="5ABA8C02" w15:done="0"/>
  <w15:commentEx w15:paraId="33183C47" w15:done="0"/>
  <w15:commentEx w15:paraId="4C61E616" w15:done="0"/>
  <w15:commentEx w15:paraId="7EEE414F" w15:done="1"/>
  <w15:commentEx w15:paraId="56BA8281" w15:done="1"/>
  <w15:commentEx w15:paraId="521D5658" w15:done="1"/>
  <w15:commentEx w15:paraId="1ACEF507" w15:paraIdParent="521D5658" w15:done="1"/>
  <w15:commentEx w15:paraId="552739AE" w15:done="1"/>
  <w15:commentEx w15:paraId="1904C060" w15:done="1"/>
  <w15:commentEx w15:paraId="5D447E7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9F1D97" w16cex:dateUtc="2025-08-12T09:25:00Z"/>
  <w16cex:commentExtensible w16cex:durableId="334DE120" w16cex:dateUtc="2025-08-20T22:21:00Z"/>
  <w16cex:commentExtensible w16cex:durableId="212EFCAB" w16cex:dateUtc="2025-08-27T10:10:00Z"/>
  <w16cex:commentExtensible w16cex:durableId="3DF54B64" w16cex:dateUtc="2025-08-12T15:58:00Z"/>
  <w16cex:commentExtensible w16cex:durableId="74D29DA5" w16cex:dateUtc="2025-08-27T10:14:00Z"/>
  <w16cex:commentExtensible w16cex:durableId="62A89FE0" w16cex:dateUtc="2025-08-23T23:05:00Z"/>
  <w16cex:commentExtensible w16cex:durableId="432CD6B3" w16cex:dateUtc="2025-08-25T08:03:00Z"/>
  <w16cex:commentExtensible w16cex:durableId="5C5DC300" w16cex:dateUtc="2025-08-23T23:06:00Z"/>
  <w16cex:commentExtensible w16cex:durableId="71F69C9D" w16cex:dateUtc="2025-08-20T22:45:00Z"/>
  <w16cex:commentExtensible w16cex:durableId="15EA4526" w16cex:dateUtc="2025-08-27T10:11:00Z"/>
  <w16cex:commentExtensible w16cex:durableId="004CFCD8" w16cex:dateUtc="2025-08-23T22:54:00Z"/>
  <w16cex:commentExtensible w16cex:durableId="09FEDE4A" w16cex:dateUtc="2025-08-25T08:13:00Z"/>
  <w16cex:commentExtensible w16cex:durableId="30406B19" w16cex:dateUtc="2025-08-23T22:55:00Z"/>
  <w16cex:commentExtensible w16cex:durableId="613CCF50" w16cex:dateUtc="2025-08-25T08:08:00Z"/>
  <w16cex:commentExtensible w16cex:durableId="2B634FF7" w16cex:dateUtc="2025-08-23T22:57:00Z"/>
  <w16cex:commentExtensible w16cex:durableId="78D1D261" w16cex:dateUtc="2025-08-23T22:55:00Z"/>
  <w16cex:commentExtensible w16cex:durableId="51305AFB" w16cex:dateUtc="2025-08-23T22:56:00Z"/>
  <w16cex:commentExtensible w16cex:durableId="7915C89D" w16cex:dateUtc="2025-08-23T22:57:00Z"/>
  <w16cex:commentExtensible w16cex:durableId="590C47A3" w16cex:dateUtc="2025-08-23T22:59:00Z"/>
  <w16cex:commentExtensible w16cex:durableId="33A00ED4" w16cex:dateUtc="2025-08-12T15:56:00Z"/>
  <w16cex:commentExtensible w16cex:durableId="4F7EF235" w16cex:dateUtc="2025-08-12T09:21:00Z"/>
  <w16cex:commentExtensible w16cex:durableId="27F2A925" w16cex:dateUtc="2025-08-23T23:11:00Z"/>
  <w16cex:commentExtensible w16cex:durableId="69BC00D5" w16cex:dateUtc="2025-08-23T23:14:00Z"/>
  <w16cex:commentExtensible w16cex:durableId="6A63F2F1" w16cex:dateUtc="2025-08-23T23:14:00Z"/>
  <w16cex:commentExtensible w16cex:durableId="52CB9D2B" w16cex:dateUtc="2025-08-23T2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570BF4" w16cid:durableId="5F9F1D97"/>
  <w16cid:commentId w16cid:paraId="353566F1" w16cid:durableId="334DE120"/>
  <w16cid:commentId w16cid:paraId="69E0B5DC" w16cid:durableId="212EFCAB"/>
  <w16cid:commentId w16cid:paraId="47CFB305" w16cid:durableId="3DF54B64"/>
  <w16cid:commentId w16cid:paraId="45E3BB65" w16cid:durableId="74D29DA5"/>
  <w16cid:commentId w16cid:paraId="3C349148" w16cid:durableId="62A89FE0"/>
  <w16cid:commentId w16cid:paraId="3C0A1275" w16cid:durableId="432CD6B3"/>
  <w16cid:commentId w16cid:paraId="070B4605" w16cid:durableId="5C5DC300"/>
  <w16cid:commentId w16cid:paraId="5DED19D4" w16cid:durableId="71F69C9D"/>
  <w16cid:commentId w16cid:paraId="33FEC76F" w16cid:durableId="15EA4526"/>
  <w16cid:commentId w16cid:paraId="4D0A3AFA" w16cid:durableId="004CFCD8"/>
  <w16cid:commentId w16cid:paraId="2CD5953A" w16cid:durableId="09FEDE4A"/>
  <w16cid:commentId w16cid:paraId="2176D285" w16cid:durableId="30406B19"/>
  <w16cid:commentId w16cid:paraId="3E672714" w16cid:durableId="613CCF50"/>
  <w16cid:commentId w16cid:paraId="10C31BC5" w16cid:durableId="2B634FF7"/>
  <w16cid:commentId w16cid:paraId="5ABA8C02" w16cid:durableId="78D1D261"/>
  <w16cid:commentId w16cid:paraId="33183C47" w16cid:durableId="51305AFB"/>
  <w16cid:commentId w16cid:paraId="4C61E616" w16cid:durableId="7915C89D"/>
  <w16cid:commentId w16cid:paraId="7EEE414F" w16cid:durableId="590C47A3"/>
  <w16cid:commentId w16cid:paraId="56BA8281" w16cid:durableId="33A00ED4"/>
  <w16cid:commentId w16cid:paraId="521D5658" w16cid:durableId="4F7EF235"/>
  <w16cid:commentId w16cid:paraId="1ACEF507" w16cid:durableId="27F2A925"/>
  <w16cid:commentId w16cid:paraId="552739AE" w16cid:durableId="69BC00D5"/>
  <w16cid:commentId w16cid:paraId="1904C060" w16cid:durableId="6A63F2F1"/>
  <w16cid:commentId w16cid:paraId="5D447E7D" w16cid:durableId="52CB9D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Greenrod">
    <w15:presenceInfo w15:providerId="Windows Live" w15:userId="f4bf26eb60ababa0"/>
  </w15:person>
  <w15:person w15:author="Kayla King">
    <w15:presenceInfo w15:providerId="AD" w15:userId="S::zool1125@ox.ac.uk::bd5deaca-159f-4d9a-ace1-015d4753be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5C5A"/>
    <w:rsid w:val="00010222"/>
    <w:rsid w:val="00020DB8"/>
    <w:rsid w:val="000259FD"/>
    <w:rsid w:val="00044539"/>
    <w:rsid w:val="00053974"/>
    <w:rsid w:val="00057F49"/>
    <w:rsid w:val="00066540"/>
    <w:rsid w:val="00075842"/>
    <w:rsid w:val="0009336C"/>
    <w:rsid w:val="00093FA2"/>
    <w:rsid w:val="000A5812"/>
    <w:rsid w:val="000C090B"/>
    <w:rsid w:val="000C5BA6"/>
    <w:rsid w:val="000D3A8C"/>
    <w:rsid w:val="000E333B"/>
    <w:rsid w:val="00102EE8"/>
    <w:rsid w:val="00106FC4"/>
    <w:rsid w:val="00114706"/>
    <w:rsid w:val="00123C62"/>
    <w:rsid w:val="001346AE"/>
    <w:rsid w:val="00142891"/>
    <w:rsid w:val="00143998"/>
    <w:rsid w:val="00146F76"/>
    <w:rsid w:val="0017221E"/>
    <w:rsid w:val="0017777B"/>
    <w:rsid w:val="0018010A"/>
    <w:rsid w:val="001913BF"/>
    <w:rsid w:val="001940B6"/>
    <w:rsid w:val="001A4E56"/>
    <w:rsid w:val="001A59F6"/>
    <w:rsid w:val="001B1D66"/>
    <w:rsid w:val="001B3010"/>
    <w:rsid w:val="001C030C"/>
    <w:rsid w:val="001F0C10"/>
    <w:rsid w:val="001F56F5"/>
    <w:rsid w:val="002057E9"/>
    <w:rsid w:val="00217AEB"/>
    <w:rsid w:val="00232F27"/>
    <w:rsid w:val="0024609A"/>
    <w:rsid w:val="0025290F"/>
    <w:rsid w:val="002536E6"/>
    <w:rsid w:val="00255337"/>
    <w:rsid w:val="002561E1"/>
    <w:rsid w:val="002565F8"/>
    <w:rsid w:val="002569D0"/>
    <w:rsid w:val="00272DB1"/>
    <w:rsid w:val="002813BE"/>
    <w:rsid w:val="00290E79"/>
    <w:rsid w:val="00291CB0"/>
    <w:rsid w:val="002A41A8"/>
    <w:rsid w:val="002B001F"/>
    <w:rsid w:val="002B0E7A"/>
    <w:rsid w:val="002B495C"/>
    <w:rsid w:val="002C21A2"/>
    <w:rsid w:val="002D669D"/>
    <w:rsid w:val="002D773A"/>
    <w:rsid w:val="002E11B9"/>
    <w:rsid w:val="002E46D7"/>
    <w:rsid w:val="002F2C98"/>
    <w:rsid w:val="003018D1"/>
    <w:rsid w:val="00325B0C"/>
    <w:rsid w:val="003379BE"/>
    <w:rsid w:val="00337AF5"/>
    <w:rsid w:val="00361909"/>
    <w:rsid w:val="003657C3"/>
    <w:rsid w:val="003800EF"/>
    <w:rsid w:val="0038605F"/>
    <w:rsid w:val="00397F03"/>
    <w:rsid w:val="003B1C22"/>
    <w:rsid w:val="003B1D61"/>
    <w:rsid w:val="003C03C2"/>
    <w:rsid w:val="003D2971"/>
    <w:rsid w:val="003E0B8A"/>
    <w:rsid w:val="003E468C"/>
    <w:rsid w:val="003F1BE1"/>
    <w:rsid w:val="003F6AF5"/>
    <w:rsid w:val="003F6D0D"/>
    <w:rsid w:val="00400BB4"/>
    <w:rsid w:val="00420A26"/>
    <w:rsid w:val="00425931"/>
    <w:rsid w:val="00433C4E"/>
    <w:rsid w:val="00440B32"/>
    <w:rsid w:val="00441F88"/>
    <w:rsid w:val="004435B2"/>
    <w:rsid w:val="004504FA"/>
    <w:rsid w:val="00474F4F"/>
    <w:rsid w:val="00481C5B"/>
    <w:rsid w:val="00490C68"/>
    <w:rsid w:val="004A3854"/>
    <w:rsid w:val="004A626F"/>
    <w:rsid w:val="004B55A0"/>
    <w:rsid w:val="004D1291"/>
    <w:rsid w:val="004E6882"/>
    <w:rsid w:val="004F26A0"/>
    <w:rsid w:val="005000C1"/>
    <w:rsid w:val="0051210B"/>
    <w:rsid w:val="005259B8"/>
    <w:rsid w:val="00547F57"/>
    <w:rsid w:val="00570068"/>
    <w:rsid w:val="00576393"/>
    <w:rsid w:val="005769DE"/>
    <w:rsid w:val="00594365"/>
    <w:rsid w:val="005A36E6"/>
    <w:rsid w:val="005A73B6"/>
    <w:rsid w:val="005B18CE"/>
    <w:rsid w:val="005B1C68"/>
    <w:rsid w:val="005B5068"/>
    <w:rsid w:val="005B677E"/>
    <w:rsid w:val="005D1C2C"/>
    <w:rsid w:val="005D782B"/>
    <w:rsid w:val="005E5A28"/>
    <w:rsid w:val="005E6365"/>
    <w:rsid w:val="00600907"/>
    <w:rsid w:val="0060503B"/>
    <w:rsid w:val="006167AD"/>
    <w:rsid w:val="00626613"/>
    <w:rsid w:val="00631797"/>
    <w:rsid w:val="0063526D"/>
    <w:rsid w:val="00637780"/>
    <w:rsid w:val="0063787C"/>
    <w:rsid w:val="006405CA"/>
    <w:rsid w:val="00660686"/>
    <w:rsid w:val="006606A0"/>
    <w:rsid w:val="00667EBF"/>
    <w:rsid w:val="00685CF6"/>
    <w:rsid w:val="006956DF"/>
    <w:rsid w:val="006A1726"/>
    <w:rsid w:val="006A2344"/>
    <w:rsid w:val="006A28C9"/>
    <w:rsid w:val="006B390A"/>
    <w:rsid w:val="006C7B57"/>
    <w:rsid w:val="006D3B2E"/>
    <w:rsid w:val="006D5FE8"/>
    <w:rsid w:val="006E404A"/>
    <w:rsid w:val="006E5451"/>
    <w:rsid w:val="006F55C8"/>
    <w:rsid w:val="0071204D"/>
    <w:rsid w:val="00715B65"/>
    <w:rsid w:val="00721043"/>
    <w:rsid w:val="00721BAA"/>
    <w:rsid w:val="00747A2A"/>
    <w:rsid w:val="00750BA0"/>
    <w:rsid w:val="00756BF1"/>
    <w:rsid w:val="007723C7"/>
    <w:rsid w:val="007959D9"/>
    <w:rsid w:val="007A4F4F"/>
    <w:rsid w:val="007A65BB"/>
    <w:rsid w:val="007B38E1"/>
    <w:rsid w:val="007D1988"/>
    <w:rsid w:val="007E3CE2"/>
    <w:rsid w:val="007E6654"/>
    <w:rsid w:val="0081359D"/>
    <w:rsid w:val="00815C2C"/>
    <w:rsid w:val="0082438A"/>
    <w:rsid w:val="0083333C"/>
    <w:rsid w:val="008445EE"/>
    <w:rsid w:val="00845CCB"/>
    <w:rsid w:val="008502D9"/>
    <w:rsid w:val="00854468"/>
    <w:rsid w:val="0085774F"/>
    <w:rsid w:val="008642AD"/>
    <w:rsid w:val="00867AF3"/>
    <w:rsid w:val="008855F2"/>
    <w:rsid w:val="00887695"/>
    <w:rsid w:val="008879ED"/>
    <w:rsid w:val="008A38DD"/>
    <w:rsid w:val="008A4FC9"/>
    <w:rsid w:val="008B57C9"/>
    <w:rsid w:val="008D0B14"/>
    <w:rsid w:val="008D5A1A"/>
    <w:rsid w:val="008E2355"/>
    <w:rsid w:val="008E3E22"/>
    <w:rsid w:val="008E5DCE"/>
    <w:rsid w:val="008E73D0"/>
    <w:rsid w:val="008F3BDE"/>
    <w:rsid w:val="008F3FC8"/>
    <w:rsid w:val="008F752D"/>
    <w:rsid w:val="00903D28"/>
    <w:rsid w:val="00914574"/>
    <w:rsid w:val="00926F68"/>
    <w:rsid w:val="00935F28"/>
    <w:rsid w:val="00947B22"/>
    <w:rsid w:val="00970ABF"/>
    <w:rsid w:val="009710D1"/>
    <w:rsid w:val="00980930"/>
    <w:rsid w:val="00984787"/>
    <w:rsid w:val="0099212E"/>
    <w:rsid w:val="009969DF"/>
    <w:rsid w:val="009D1DAB"/>
    <w:rsid w:val="009D4B52"/>
    <w:rsid w:val="009E7B92"/>
    <w:rsid w:val="009F019B"/>
    <w:rsid w:val="00A02CB2"/>
    <w:rsid w:val="00A13ABE"/>
    <w:rsid w:val="00A23224"/>
    <w:rsid w:val="00A35B4C"/>
    <w:rsid w:val="00A464C4"/>
    <w:rsid w:val="00A4788D"/>
    <w:rsid w:val="00A50003"/>
    <w:rsid w:val="00A51BE9"/>
    <w:rsid w:val="00A53C9D"/>
    <w:rsid w:val="00A87E6A"/>
    <w:rsid w:val="00A97B71"/>
    <w:rsid w:val="00AA120E"/>
    <w:rsid w:val="00AA3F9A"/>
    <w:rsid w:val="00AA64BE"/>
    <w:rsid w:val="00AB4535"/>
    <w:rsid w:val="00AC2555"/>
    <w:rsid w:val="00AD4206"/>
    <w:rsid w:val="00AD6B92"/>
    <w:rsid w:val="00AE115F"/>
    <w:rsid w:val="00AE616A"/>
    <w:rsid w:val="00AF35F0"/>
    <w:rsid w:val="00B015E7"/>
    <w:rsid w:val="00B0590E"/>
    <w:rsid w:val="00B06A9D"/>
    <w:rsid w:val="00B11EC2"/>
    <w:rsid w:val="00B16D3A"/>
    <w:rsid w:val="00B235B4"/>
    <w:rsid w:val="00B23E10"/>
    <w:rsid w:val="00B26E06"/>
    <w:rsid w:val="00B301B5"/>
    <w:rsid w:val="00B3261E"/>
    <w:rsid w:val="00B32ECD"/>
    <w:rsid w:val="00B33C90"/>
    <w:rsid w:val="00B66030"/>
    <w:rsid w:val="00B77C75"/>
    <w:rsid w:val="00B915F7"/>
    <w:rsid w:val="00B91FE0"/>
    <w:rsid w:val="00BA2A4A"/>
    <w:rsid w:val="00BA76CB"/>
    <w:rsid w:val="00BB070C"/>
    <w:rsid w:val="00BB45FC"/>
    <w:rsid w:val="00BC2890"/>
    <w:rsid w:val="00BC6355"/>
    <w:rsid w:val="00BD0AC3"/>
    <w:rsid w:val="00BE00F4"/>
    <w:rsid w:val="00BE7EAB"/>
    <w:rsid w:val="00BF29E6"/>
    <w:rsid w:val="00C11700"/>
    <w:rsid w:val="00C163C3"/>
    <w:rsid w:val="00C27692"/>
    <w:rsid w:val="00C3793D"/>
    <w:rsid w:val="00C41526"/>
    <w:rsid w:val="00C55183"/>
    <w:rsid w:val="00C651A9"/>
    <w:rsid w:val="00C74CD8"/>
    <w:rsid w:val="00C754E8"/>
    <w:rsid w:val="00C76986"/>
    <w:rsid w:val="00C81F90"/>
    <w:rsid w:val="00C9203C"/>
    <w:rsid w:val="00C9386F"/>
    <w:rsid w:val="00CA2DED"/>
    <w:rsid w:val="00CA5768"/>
    <w:rsid w:val="00CA6691"/>
    <w:rsid w:val="00CB67BF"/>
    <w:rsid w:val="00CB6F1F"/>
    <w:rsid w:val="00CC2D1B"/>
    <w:rsid w:val="00CC2E3A"/>
    <w:rsid w:val="00CD1438"/>
    <w:rsid w:val="00CD4A82"/>
    <w:rsid w:val="00CE2532"/>
    <w:rsid w:val="00CE5B02"/>
    <w:rsid w:val="00D11C25"/>
    <w:rsid w:val="00D22D32"/>
    <w:rsid w:val="00D30C11"/>
    <w:rsid w:val="00D3256E"/>
    <w:rsid w:val="00D36751"/>
    <w:rsid w:val="00D439B7"/>
    <w:rsid w:val="00D43A85"/>
    <w:rsid w:val="00D704B6"/>
    <w:rsid w:val="00D918B8"/>
    <w:rsid w:val="00DA502E"/>
    <w:rsid w:val="00DB22A9"/>
    <w:rsid w:val="00DB63D4"/>
    <w:rsid w:val="00DC3FCC"/>
    <w:rsid w:val="00DC6590"/>
    <w:rsid w:val="00DD0CDB"/>
    <w:rsid w:val="00DD4821"/>
    <w:rsid w:val="00DE2AD1"/>
    <w:rsid w:val="00DE6705"/>
    <w:rsid w:val="00E00527"/>
    <w:rsid w:val="00E0456A"/>
    <w:rsid w:val="00E129B7"/>
    <w:rsid w:val="00E24081"/>
    <w:rsid w:val="00E2614D"/>
    <w:rsid w:val="00E31899"/>
    <w:rsid w:val="00E32992"/>
    <w:rsid w:val="00E34892"/>
    <w:rsid w:val="00E3506E"/>
    <w:rsid w:val="00E46620"/>
    <w:rsid w:val="00E522FB"/>
    <w:rsid w:val="00E52548"/>
    <w:rsid w:val="00E62B76"/>
    <w:rsid w:val="00E64371"/>
    <w:rsid w:val="00E75B40"/>
    <w:rsid w:val="00E83FE1"/>
    <w:rsid w:val="00EA3E7E"/>
    <w:rsid w:val="00EB091C"/>
    <w:rsid w:val="00EB3489"/>
    <w:rsid w:val="00EC4F87"/>
    <w:rsid w:val="00EC54EC"/>
    <w:rsid w:val="00EE18CE"/>
    <w:rsid w:val="00EF77C5"/>
    <w:rsid w:val="00F06954"/>
    <w:rsid w:val="00F06A68"/>
    <w:rsid w:val="00F07F61"/>
    <w:rsid w:val="00F1614A"/>
    <w:rsid w:val="00F32BD7"/>
    <w:rsid w:val="00F73687"/>
    <w:rsid w:val="00F750C4"/>
    <w:rsid w:val="00F77CC8"/>
    <w:rsid w:val="00F8006A"/>
    <w:rsid w:val="00F82D2A"/>
    <w:rsid w:val="00F831DF"/>
    <w:rsid w:val="00F979B5"/>
    <w:rsid w:val="00FA0CD1"/>
    <w:rsid w:val="00FA3760"/>
    <w:rsid w:val="00FA3F24"/>
    <w:rsid w:val="00FB604C"/>
    <w:rsid w:val="00FB7270"/>
    <w:rsid w:val="00FC0E11"/>
    <w:rsid w:val="00FD40E2"/>
    <w:rsid w:val="00FD41CB"/>
    <w:rsid w:val="00FD7B82"/>
    <w:rsid w:val="00FE759E"/>
    <w:rsid w:val="00FF6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D9AE1864-7061-4473-A274-6DA124BF1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github.com/tseemann/shovill" TargetMode="External"/><Relationship Id="rId18" Type="http://schemas.openxmlformats.org/officeDocument/2006/relationships/image" Target="media/image3.png"/><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hyperlink" Target="https://sourceforge.net/projects/bbmap/"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github.com/FelixKrueger/TrimGalore" TargetMode="External"/><Relationship Id="rId5" Type="http://schemas.openxmlformats.org/officeDocument/2006/relationships/comments" Target="comments.xml"/><Relationship Id="rId15" Type="http://schemas.openxmlformats.org/officeDocument/2006/relationships/hyperlink" Target="https://github.com/nanoporetech/medaka" TargetMode="External"/><Relationship Id="rId10" Type="http://schemas.openxmlformats.org/officeDocument/2006/relationships/hyperlink" Target="mailto:kayla.king@ubc.ca"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mailto:greenrodsam@gmail.com" TargetMode="External"/><Relationship Id="rId14" Type="http://schemas.openxmlformats.org/officeDocument/2006/relationships/hyperlink" Target="https://doi.org/10.5281/zenodo.1570644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1524</TotalTime>
  <Pages>17</Pages>
  <Words>39628</Words>
  <Characters>225881</Characters>
  <Application>Microsoft Office Word</Application>
  <DocSecurity>0</DocSecurity>
  <Lines>1882</Lines>
  <Paragraphs>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27</cp:revision>
  <dcterms:created xsi:type="dcterms:W3CDTF">2025-08-25T08:16:00Z</dcterms:created>
  <dcterms:modified xsi:type="dcterms:W3CDTF">2025-09-05T13:02:00Z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id="V8BB2ykO"/&gt;&lt;style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