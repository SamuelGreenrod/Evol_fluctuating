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r w:rsidR="00647ECA">
        <w:rPr>
          <w:b/>
          <w:bCs/>
          <w:sz w:val="24"/>
          <w:szCs w:val="24"/>
          <w:vertAlign w:val="superscript"/>
        </w:rPr>
        <w:t>4</w:t>
      </w:r>
      <w:r>
        <w:rPr>
          <w:b/>
          <w:bCs/>
          <w:sz w:val="24"/>
          <w:szCs w:val="24"/>
          <w:vertAlign w:val="superscript"/>
        </w:rPr>
        <w:t>,#</w:t>
      </w:r>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4AEE3C6B"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r w:rsidR="00BE61A7">
        <w:rPr>
          <w:sz w:val="24"/>
          <w:szCs w:val="24"/>
        </w:rPr>
        <w:t>favour</w:t>
      </w:r>
      <w:r w:rsidR="00E32992">
        <w:rPr>
          <w:sz w:val="24"/>
          <w:szCs w:val="24"/>
        </w:rPr>
        <w:t xml:space="preserve"> </w:t>
      </w:r>
      <w:r w:rsidR="003F039C">
        <w:rPr>
          <w:sz w:val="24"/>
          <w:szCs w:val="24"/>
        </w:rPr>
        <w:t>intermediate, generalist</w:t>
      </w:r>
      <w:r w:rsidR="004958A4">
        <w:rPr>
          <w:sz w:val="24"/>
          <w:szCs w:val="24"/>
        </w:rPr>
        <w:t xml:space="preserve"> </w:t>
      </w:r>
      <w:r w:rsidR="00E32992">
        <w:rPr>
          <w:sz w:val="24"/>
          <w:szCs w:val="24"/>
        </w:rPr>
        <w:t>phenotypes</w:t>
      </w:r>
      <w:r w:rsidR="00E1298A">
        <w:rPr>
          <w:sz w:val="24"/>
          <w:szCs w:val="24"/>
        </w:rPr>
        <w:t xml:space="preserve"> that</w:t>
      </w:r>
      <w:r w:rsidR="00F97088">
        <w:rPr>
          <w:sz w:val="24"/>
          <w:szCs w:val="24"/>
        </w:rPr>
        <w:t xml:space="preserve"> can</w:t>
      </w:r>
      <w:r w:rsidR="003F039C">
        <w:rPr>
          <w:sz w:val="24"/>
          <w:szCs w:val="24"/>
        </w:rPr>
        <w:t xml:space="preserve"> maintain growth across</w:t>
      </w:r>
      <w:r w:rsidR="00E1298A">
        <w:rPr>
          <w:sz w:val="24"/>
          <w:szCs w:val="24"/>
        </w:rPr>
        <w:t xml:space="preserve"> </w:t>
      </w:r>
      <w:r w:rsidR="003F039C">
        <w:rPr>
          <w:sz w:val="24"/>
          <w:szCs w:val="24"/>
        </w:rPr>
        <w:t>a broad thermal range</w:t>
      </w:r>
      <w:r w:rsidR="00F97088">
        <w:rPr>
          <w:sz w:val="24"/>
          <w:szCs w:val="24"/>
        </w:rPr>
        <w:t xml:space="preserve"> but have sub-optimal growth at any single temperature</w:t>
      </w:r>
      <w:r w:rsidR="00E32992">
        <w:rPr>
          <w:sz w:val="24"/>
          <w:szCs w:val="24"/>
        </w:rPr>
        <w:t xml:space="preserve">.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w:t>
      </w:r>
      <w:r w:rsidR="00BE61A7">
        <w:rPr>
          <w:sz w:val="24"/>
          <w:szCs w:val="24"/>
        </w:rPr>
        <w:t xml:space="preserve"> W</w:t>
      </w:r>
      <w:r w:rsidR="00232F27" w:rsidRPr="00232F27">
        <w:rPr>
          <w:sz w:val="24"/>
          <w:szCs w:val="24"/>
        </w:rPr>
        <w:t xml:space="preserve">e propagated </w:t>
      </w:r>
      <w:r w:rsidR="006B28B3">
        <w:rPr>
          <w:sz w:val="24"/>
          <w:szCs w:val="24"/>
        </w:rPr>
        <w:t>competing</w:t>
      </w:r>
      <w:r w:rsidR="00232F27" w:rsidRPr="00232F27">
        <w:rPr>
          <w:sz w:val="24"/>
          <w:szCs w:val="24"/>
        </w:rPr>
        <w:t xml:space="preserve"> </w:t>
      </w:r>
      <w:r w:rsidR="00E32992">
        <w:rPr>
          <w:sz w:val="24"/>
          <w:szCs w:val="24"/>
        </w:rPr>
        <w:t>lytic viral parasites (</w:t>
      </w:r>
      <w:r w:rsidR="00F97088">
        <w:rPr>
          <w:sz w:val="24"/>
          <w:szCs w:val="24"/>
        </w:rPr>
        <w:t>bacterio</w:t>
      </w:r>
      <w:r w:rsidR="00E32992">
        <w:rPr>
          <w:sz w:val="24"/>
          <w:szCs w:val="24"/>
        </w:rPr>
        <w:t>phages</w:t>
      </w:r>
      <w:r w:rsidR="00F97088">
        <w:rPr>
          <w:sz w:val="24"/>
          <w:szCs w:val="24"/>
        </w:rPr>
        <w:t xml:space="preserve"> </w:t>
      </w:r>
      <w:r w:rsidR="00F97088">
        <w:rPr>
          <w:rFonts w:cstheme="minorHAnsi"/>
          <w:sz w:val="24"/>
          <w:szCs w:val="24"/>
        </w:rPr>
        <w:t>φ</w:t>
      </w:r>
      <w:r w:rsidR="00F97088">
        <w:rPr>
          <w:sz w:val="24"/>
          <w:szCs w:val="24"/>
        </w:rPr>
        <w:t xml:space="preserve">14-1 and </w:t>
      </w:r>
      <w:r w:rsidR="00F97088">
        <w:rPr>
          <w:rFonts w:cstheme="minorHAnsi"/>
          <w:sz w:val="24"/>
          <w:szCs w:val="24"/>
        </w:rPr>
        <w:t>φ</w:t>
      </w:r>
      <w:r w:rsidR="00F97088">
        <w:rPr>
          <w:sz w:val="24"/>
          <w:szCs w:val="24"/>
        </w:rPr>
        <w:t>LUZ19</w:t>
      </w:r>
      <w:r w:rsidR="00E32992">
        <w:rPr>
          <w:sz w:val="24"/>
          <w:szCs w:val="24"/>
        </w:rPr>
        <w:t xml:space="preserve">) </w:t>
      </w:r>
      <w:r w:rsidR="00F97088">
        <w:rPr>
          <w:sz w:val="24"/>
          <w:szCs w:val="24"/>
        </w:rPr>
        <w:t xml:space="preserve">of </w:t>
      </w:r>
      <w:r w:rsidR="00F97088" w:rsidRPr="00894ED3">
        <w:rPr>
          <w:i/>
          <w:iCs/>
          <w:sz w:val="24"/>
          <w:szCs w:val="24"/>
        </w:rPr>
        <w:t>Pseudomonas aeruginosa</w:t>
      </w:r>
      <w:r w:rsidR="00F97088">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w:t>
      </w:r>
      <w:r w:rsidR="00F97088">
        <w:rPr>
          <w:sz w:val="24"/>
          <w:szCs w:val="24"/>
        </w:rPr>
        <w:t xml:space="preserve">in the phage </w:t>
      </w:r>
      <w:r w:rsidR="00F97088">
        <w:rPr>
          <w:rFonts w:cstheme="minorHAnsi"/>
          <w:sz w:val="24"/>
          <w:szCs w:val="24"/>
        </w:rPr>
        <w:t>φ</w:t>
      </w:r>
      <w:r w:rsidR="00F97088">
        <w:rPr>
          <w:sz w:val="24"/>
          <w:szCs w:val="24"/>
        </w:rPr>
        <w:t xml:space="preserve">14-1 </w:t>
      </w:r>
      <w:r w:rsidR="004958A4">
        <w:rPr>
          <w:sz w:val="24"/>
          <w:szCs w:val="24"/>
        </w:rPr>
        <w:t>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F97088">
        <w:rPr>
          <w:sz w:val="24"/>
          <w:szCs w:val="24"/>
        </w:rPr>
        <w:t xml:space="preserve"> in the </w:t>
      </w:r>
      <w:r w:rsidR="00F97088">
        <w:rPr>
          <w:rFonts w:cstheme="minorHAnsi"/>
          <w:sz w:val="24"/>
          <w:szCs w:val="24"/>
        </w:rPr>
        <w:t>φ</w:t>
      </w:r>
      <w:r w:rsidR="00F97088">
        <w:rPr>
          <w:sz w:val="24"/>
          <w:szCs w:val="24"/>
        </w:rPr>
        <w:t>LUZ19 competitor</w:t>
      </w:r>
      <w:r w:rsidR="00232F27" w:rsidRPr="00232F27">
        <w:rPr>
          <w:sz w:val="24"/>
          <w:szCs w:val="24"/>
        </w:rPr>
        <w:t>.</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1BE16723"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fluctuation</w:t>
      </w:r>
      <w:ins w:id="1" w:author="Samuel Greenrod" w:date="2025-09-30T08:06:00Z" w16du:dateUtc="2025-09-30T07:06:00Z">
        <w:r w:rsidR="00A04718">
          <w:rPr>
            <w:sz w:val="24"/>
            <w:szCs w:val="24"/>
          </w:rPr>
          <w:t xml:space="preserve"> frequencies</w:t>
        </w:r>
      </w:ins>
      <w:del w:id="2" w:author="Samuel Greenrod" w:date="2025-09-30T08:06:00Z" w16du:dateUtc="2025-09-30T07:06:00Z">
        <w:r w:rsidR="00A5436B" w:rsidDel="00A04718">
          <w:rPr>
            <w:sz w:val="24"/>
            <w:szCs w:val="24"/>
          </w:rPr>
          <w:delText>s</w:delText>
        </w:r>
      </w:del>
      <w:ins w:id="3" w:author="Samuel Greenrod" w:date="2025-09-30T07:59:00Z" w16du:dateUtc="2025-09-30T06:59:00Z">
        <w:r w:rsidR="00A04718">
          <w:rPr>
            <w:sz w:val="24"/>
            <w:szCs w:val="24"/>
          </w:rPr>
          <w:t>, with respect to generation time</w:t>
        </w:r>
      </w:ins>
      <w:ins w:id="4" w:author="Samuel Greenrod" w:date="2025-09-30T08:12:00Z" w16du:dateUtc="2025-09-30T07:12:00Z">
        <w:r w:rsidR="00C85FDD">
          <w:rPr>
            <w:sz w:val="24"/>
            <w:szCs w:val="24"/>
          </w:rPr>
          <w:t>s</w:t>
        </w:r>
      </w:ins>
      <w:ins w:id="5" w:author="Samuel Greenrod" w:date="2025-09-30T07:59:00Z" w16du:dateUtc="2025-09-30T06:59:00Z">
        <w:r w:rsidR="00A04718">
          <w:rPr>
            <w:sz w:val="24"/>
            <w:szCs w:val="24"/>
          </w:rPr>
          <w:t>,</w:t>
        </w:r>
      </w:ins>
      <w:r w:rsidR="00A5436B">
        <w:rPr>
          <w:sz w:val="24"/>
          <w:szCs w:val="24"/>
        </w:rPr>
        <w:t xml:space="preserve">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fluctuation</w:t>
      </w:r>
      <w:ins w:id="6" w:author="Samuel Greenrod" w:date="2025-09-30T08:04:00Z" w16du:dateUtc="2025-09-30T07:04:00Z">
        <w:r w:rsidR="00A04718">
          <w:rPr>
            <w:sz w:val="24"/>
            <w:szCs w:val="24"/>
          </w:rPr>
          <w:t xml:space="preserve"> frequencies</w:t>
        </w:r>
      </w:ins>
      <w:del w:id="7" w:author="Samuel Greenrod" w:date="2025-09-30T08:04:00Z" w16du:dateUtc="2025-09-30T07:04:00Z">
        <w:r w:rsidR="00D452E3" w:rsidDel="00A04718">
          <w:rPr>
            <w:sz w:val="24"/>
            <w:szCs w:val="24"/>
          </w:rPr>
          <w:delText>s</w:delText>
        </w:r>
      </w:del>
      <w:r w:rsidR="00D452E3">
        <w:rPr>
          <w:sz w:val="24"/>
          <w:szCs w:val="24"/>
        </w:rPr>
        <w:t xml:space="preserve">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C85FDD">
        <w:rPr>
          <w:sz w:val="24"/>
          <w:szCs w:val="24"/>
        </w:rPr>
        <w:instrText xml:space="preserve"> ADDIN ZOTERO_ITEM CSL_CITATION {"citationID":"ktQVu2Bu","properties":{"formattedCitation":"[1\\uc0\\u8211{}3]","plainCitation":"[1–3]","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id":3725,"uris":["http://zotero.org/users/local/sgFDdPY0/items/GQ4H4RE3"],"itemData":{"id":3725,"type":"article-journal","abstract":"Specialists and two kinds of generalist were selected for in a genetically heterogeneous base population of the unicellular chlorophyte Chlamydomonas reinhardtii. The selection environments consisted of alternating periods of light and dark. When the environment remains constant (light or dark), specialists are expected to evolve; when the environment varies through time, generalists are expected to evolve. The kind of generalist that evolves depends on the period of environmental variation: versatile generalists capable of reversible responses to growth conditions are expected to evolve when the environment is fine-grained, whereas plastic generalists that respond irreversibly to the conditions of growth are expected to evolve when the environment is coarse-grained. The results indicate that specialists evolve in constant environments and generalists evolve in variable environments, as expected, but no evidence was found to support the idea that versatility and plasticity evolve in fine-grained and coarse-grained environments respectively. Moreover, the evolved generalists performed well in every environment and were insensitive to environmental variation. These results are interpreted to mean: (1) selection in the variable environments acted on the mean performance in each environment, rather than on the variance in performance across environments; (2) there was little cost to being a generalist.","container-title":"Heredity","DOI":"10.1046/j.1365-2540.1998.00329.x","ISSN":"1365-2540","issue":"6","language":"en","note":"_eprint: https://onlinelibrary.wiley.com/doi/pdf/10.1046/j.1365-2540.1998.00329.x","page":"732-741","source":"Wiley Online Library","title":"Experimental evolution in Chlamydomonas. IV. Selection in environments that vary through time at different scales","volume":"80","author":[{"family":"Kassen","given":"Rees"},{"family":"Bell","given":"Graham"}],"issued":{"date-parts":[["1998"]]}}}],"schema":"https://github.com/citation-style-language/schema/raw/master/csl-citation.json"} </w:instrText>
      </w:r>
      <w:r w:rsidR="00DA502E">
        <w:rPr>
          <w:sz w:val="24"/>
          <w:szCs w:val="24"/>
        </w:rPr>
        <w:fldChar w:fldCharType="separate"/>
      </w:r>
      <w:r w:rsidR="00C85FDD" w:rsidRPr="00C85FDD">
        <w:rPr>
          <w:rFonts w:ascii="Calibri" w:hAnsi="Calibri" w:cs="Calibri"/>
          <w:sz w:val="24"/>
        </w:rPr>
        <w:t>[1–3]</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ins w:id="8" w:author="Samuel Greenrod" w:date="2025-09-30T08:10:00Z" w16du:dateUtc="2025-09-30T07:10:00Z">
        <w:r w:rsidR="00C85FDD">
          <w:rPr>
            <w:sz w:val="24"/>
            <w:szCs w:val="24"/>
          </w:rPr>
          <w:t xml:space="preserve">far exceed generation times in </w:t>
        </w:r>
      </w:ins>
      <w:del w:id="9" w:author="Samuel Greenrod" w:date="2025-09-30T08:10:00Z" w16du:dateUtc="2025-09-30T07:10:00Z">
        <w:r w:rsidR="006B28B3" w:rsidDel="00C85FDD">
          <w:rPr>
            <w:sz w:val="24"/>
            <w:szCs w:val="24"/>
          </w:rPr>
          <w:delText>favour</w:delText>
        </w:r>
        <w:r w:rsidR="00CA2DED" w:rsidDel="00C85FDD">
          <w:rPr>
            <w:sz w:val="24"/>
            <w:szCs w:val="24"/>
          </w:rPr>
          <w:delText xml:space="preserve"> specialists in </w:delText>
        </w:r>
      </w:del>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ins w:id="10" w:author="Samuel Greenrod" w:date="2025-09-30T08:11:00Z" w16du:dateUtc="2025-09-30T07:11:00Z">
        <w:r w:rsidR="00C85FDD">
          <w:rPr>
            <w:sz w:val="24"/>
            <w:szCs w:val="24"/>
          </w:rPr>
          <w:t>may favour specialists</w:t>
        </w:r>
      </w:ins>
      <w:ins w:id="11" w:author="Samuel Greenrod" w:date="2025-09-30T08:12:00Z" w16du:dateUtc="2025-09-30T07:12:00Z">
        <w:r w:rsidR="00C85FDD">
          <w:rPr>
            <w:sz w:val="24"/>
            <w:szCs w:val="24"/>
          </w:rPr>
          <w:t xml:space="preserve">, but </w:t>
        </w:r>
        <w:r w:rsidR="00C85FDD">
          <w:rPr>
            <w:sz w:val="24"/>
            <w:szCs w:val="24"/>
          </w:rPr>
          <w:t>in slow-replicating species</w:t>
        </w:r>
      </w:ins>
      <w:ins w:id="12" w:author="Samuel Greenrod" w:date="2025-09-30T08:11:00Z" w16du:dateUtc="2025-09-30T07:11:00Z">
        <w:r w:rsidR="00C85FDD">
          <w:rPr>
            <w:sz w:val="24"/>
            <w:szCs w:val="24"/>
          </w:rPr>
          <w:t xml:space="preserve"> may instead select </w:t>
        </w:r>
      </w:ins>
      <w:del w:id="13" w:author="Samuel Greenrod" w:date="2025-09-30T08:11:00Z" w16du:dateUtc="2025-09-30T07:11:00Z">
        <w:r w:rsidR="00E522FB" w:rsidDel="00C85FDD">
          <w:rPr>
            <w:sz w:val="24"/>
            <w:szCs w:val="24"/>
          </w:rPr>
          <w:delText xml:space="preserve">may select </w:delText>
        </w:r>
      </w:del>
      <w:r w:rsidR="00E522FB">
        <w:rPr>
          <w:sz w:val="24"/>
          <w:szCs w:val="24"/>
        </w:rPr>
        <w:t>for</w:t>
      </w:r>
      <w:r w:rsidR="00CA2DED">
        <w:rPr>
          <w:sz w:val="24"/>
          <w:szCs w:val="24"/>
        </w:rPr>
        <w:t xml:space="preserve"> generalists</w:t>
      </w:r>
      <w:ins w:id="14" w:author="Samuel Greenrod" w:date="2025-09-30T08:12:00Z" w16du:dateUtc="2025-09-30T07:12:00Z">
        <w:r w:rsidR="00C85FDD">
          <w:rPr>
            <w:sz w:val="24"/>
            <w:szCs w:val="24"/>
          </w:rPr>
          <w:t>.</w:t>
        </w:r>
      </w:ins>
      <w:del w:id="15" w:author="Samuel Greenrod" w:date="2025-09-30T08:12:00Z" w16du:dateUtc="2025-09-30T07:12:00Z">
        <w:r w:rsidR="00CA2DED" w:rsidDel="00C85FDD">
          <w:rPr>
            <w:sz w:val="24"/>
            <w:szCs w:val="24"/>
          </w:rPr>
          <w:delText xml:space="preserve"> in slow</w:delText>
        </w:r>
        <w:r w:rsidR="006B28B3" w:rsidDel="00C85FDD">
          <w:rPr>
            <w:sz w:val="24"/>
            <w:szCs w:val="24"/>
          </w:rPr>
          <w:delText>-</w:delText>
        </w:r>
        <w:r w:rsidR="00F979B5" w:rsidDel="00C85FDD">
          <w:rPr>
            <w:sz w:val="24"/>
            <w:szCs w:val="24"/>
          </w:rPr>
          <w:delText>replicating</w:delText>
        </w:r>
        <w:r w:rsidR="00CA2DED" w:rsidDel="00C85FDD">
          <w:rPr>
            <w:sz w:val="24"/>
            <w:szCs w:val="24"/>
          </w:rPr>
          <w:delText xml:space="preserve"> species.</w:delText>
        </w:r>
      </w:del>
      <w:r w:rsidR="00CA2DED">
        <w:rPr>
          <w:sz w:val="24"/>
          <w:szCs w:val="24"/>
        </w:rPr>
        <w:t xml:space="preserve"> </w:t>
      </w:r>
    </w:p>
    <w:p w14:paraId="4A9AC7D6" w14:textId="0413084F" w:rsidR="00093FA2" w:rsidRDefault="00093FA2" w:rsidP="0083333C">
      <w:pPr>
        <w:jc w:val="both"/>
        <w:rPr>
          <w:sz w:val="24"/>
          <w:szCs w:val="24"/>
        </w:rPr>
      </w:pPr>
      <w:r>
        <w:rPr>
          <w:sz w:val="24"/>
          <w:szCs w:val="24"/>
        </w:rPr>
        <w:lastRenderedPageBreak/>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del w:id="16" w:author="Samuel Greenrod" w:date="2025-09-30T08:15:00Z" w16du:dateUtc="2025-09-30T07:15:00Z">
        <w:r w:rsidR="00A5436B" w:rsidRPr="00CA3581" w:rsidDel="00C85FDD">
          <w:rPr>
            <w:sz w:val="24"/>
            <w:szCs w:val="24"/>
          </w:rPr>
          <w:delText xml:space="preserve">Spatial </w:delText>
        </w:r>
        <w:r w:rsidR="00A5436B" w:rsidRPr="00D56147" w:rsidDel="00C85FDD">
          <w:rPr>
            <w:sz w:val="24"/>
            <w:szCs w:val="24"/>
          </w:rPr>
          <w:delText>thermal</w:delText>
        </w:r>
        <w:r w:rsidR="00A5436B" w:rsidRPr="00CA3581" w:rsidDel="00C85FDD">
          <w:rPr>
            <w:sz w:val="24"/>
            <w:szCs w:val="24"/>
          </w:rPr>
          <w:delText xml:space="preserve"> heterogeneity is</w:delText>
        </w:r>
      </w:del>
      <w:ins w:id="17" w:author="Samuel Greenrod" w:date="2025-09-30T08:17:00Z" w16du:dateUtc="2025-09-30T07:17:00Z">
        <w:r w:rsidR="00C85FDD">
          <w:rPr>
            <w:sz w:val="24"/>
            <w:szCs w:val="24"/>
          </w:rPr>
          <w:t>Temporal thermal heterogeneity is</w:t>
        </w:r>
      </w:ins>
      <w:r w:rsidR="00A5436B" w:rsidRPr="00CA3581">
        <w:rPr>
          <w:sz w:val="24"/>
          <w:szCs w:val="24"/>
        </w:rPr>
        <w:t xml:space="preserve"> expected to promote genetic divers</w:t>
      </w:r>
      <w:r w:rsidR="0084092A" w:rsidRPr="00D56147">
        <w:rPr>
          <w:sz w:val="24"/>
          <w:szCs w:val="24"/>
        </w:rPr>
        <w:t>ification</w:t>
      </w:r>
      <w:r w:rsidR="00A5436B" w:rsidRPr="00D56147">
        <w:rPr>
          <w:sz w:val="24"/>
          <w:szCs w:val="24"/>
        </w:rPr>
        <w:t xml:space="preserve"> by increasing niche differences </w:t>
      </w:r>
      <w:ins w:id="18" w:author="Samuel Greenrod" w:date="2025-09-30T08:15:00Z" w16du:dateUtc="2025-09-30T07:15:00Z">
        <w:r w:rsidR="00C85FDD">
          <w:rPr>
            <w:sz w:val="24"/>
            <w:szCs w:val="24"/>
          </w:rPr>
          <w:fldChar w:fldCharType="begin"/>
        </w:r>
        <w:r w:rsidR="00C85FDD">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C85FDD">
          <w:rPr>
            <w:sz w:val="24"/>
            <w:szCs w:val="24"/>
          </w:rPr>
          <w:fldChar w:fldCharType="separate"/>
        </w:r>
        <w:r w:rsidR="00C85FDD" w:rsidRPr="003D6FEA">
          <w:rPr>
            <w:rFonts w:ascii="Calibri" w:hAnsi="Calibri" w:cs="Calibri"/>
            <w:sz w:val="24"/>
          </w:rPr>
          <w:t>[16]</w:t>
        </w:r>
        <w:r w:rsidR="00C85FDD">
          <w:rPr>
            <w:sz w:val="24"/>
            <w:szCs w:val="24"/>
          </w:rPr>
          <w:fldChar w:fldCharType="end"/>
        </w:r>
      </w:ins>
      <w:del w:id="19" w:author="Samuel Greenrod" w:date="2025-09-30T08:15:00Z" w16du:dateUtc="2025-09-30T07:15:00Z">
        <w:r w:rsidR="0084092A" w:rsidRPr="00D56147" w:rsidDel="00C85FDD">
          <w:rPr>
            <w:sz w:val="24"/>
            <w:szCs w:val="24"/>
          </w:rPr>
          <w:fldChar w:fldCharType="begin"/>
        </w:r>
        <w:r w:rsidR="003D6FEA" w:rsidDel="00C85FDD">
          <w:rPr>
            <w:sz w:val="24"/>
            <w:szCs w:val="24"/>
          </w:rPr>
          <w:del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delInstrText>
        </w:r>
        <w:r w:rsidR="0084092A" w:rsidRPr="00D56147" w:rsidDel="00C85FDD">
          <w:rPr>
            <w:sz w:val="24"/>
            <w:szCs w:val="24"/>
          </w:rPr>
          <w:fldChar w:fldCharType="separate"/>
        </w:r>
        <w:r w:rsidR="003D6FEA" w:rsidRPr="003D6FEA" w:rsidDel="00C85FDD">
          <w:rPr>
            <w:rFonts w:ascii="Calibri" w:hAnsi="Calibri" w:cs="Calibri"/>
            <w:sz w:val="24"/>
          </w:rPr>
          <w:delText>[15]</w:delText>
        </w:r>
        <w:r w:rsidR="0084092A" w:rsidRPr="00D56147" w:rsidDel="00C85FDD">
          <w:rPr>
            <w:sz w:val="24"/>
            <w:szCs w:val="24"/>
          </w:rPr>
          <w:fldChar w:fldCharType="end"/>
        </w:r>
      </w:del>
      <w:ins w:id="20" w:author="Samuel Greenrod" w:date="2025-09-30T08:15:00Z" w16du:dateUtc="2025-09-30T07:15:00Z">
        <w:r w:rsidR="00C85FDD">
          <w:rPr>
            <w:sz w:val="24"/>
            <w:szCs w:val="24"/>
          </w:rPr>
          <w:t xml:space="preserve"> and so </w:t>
        </w:r>
      </w:ins>
      <w:del w:id="21" w:author="Samuel Greenrod" w:date="2025-09-30T08:15:00Z" w16du:dateUtc="2025-09-30T07:15:00Z">
        <w:r w:rsidR="00A5436B" w:rsidRPr="00CA3581" w:rsidDel="00C85FDD">
          <w:rPr>
            <w:sz w:val="24"/>
            <w:szCs w:val="24"/>
          </w:rPr>
          <w:delText xml:space="preserve">. </w:delText>
        </w:r>
        <w:r w:rsidR="0084092A" w:rsidRPr="00CA3581" w:rsidDel="00C85FDD">
          <w:rPr>
            <w:sz w:val="24"/>
            <w:szCs w:val="24"/>
          </w:rPr>
          <w:delText>Similar findings have been shown with regards to temporal heterogeneity</w:delText>
        </w:r>
        <w:r w:rsidR="00DB2065" w:rsidDel="00C85FDD">
          <w:rPr>
            <w:sz w:val="24"/>
            <w:szCs w:val="24"/>
          </w:rPr>
          <w:delText xml:space="preserve"> </w:delText>
        </w:r>
        <w:r w:rsidR="00DB2065" w:rsidDel="00C85FDD">
          <w:rPr>
            <w:sz w:val="24"/>
            <w:szCs w:val="24"/>
          </w:rPr>
          <w:fldChar w:fldCharType="begin"/>
        </w:r>
        <w:r w:rsidR="00DB2065" w:rsidDel="00C85FDD">
          <w:rPr>
            <w:sz w:val="24"/>
            <w:szCs w:val="24"/>
          </w:rPr>
          <w:del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delInstrText>
        </w:r>
        <w:r w:rsidR="00DB2065" w:rsidDel="00C85FDD">
          <w:rPr>
            <w:sz w:val="24"/>
            <w:szCs w:val="24"/>
          </w:rPr>
          <w:fldChar w:fldCharType="separate"/>
        </w:r>
        <w:r w:rsidR="00DB2065" w:rsidRPr="003D6FEA" w:rsidDel="00C85FDD">
          <w:rPr>
            <w:rFonts w:ascii="Calibri" w:hAnsi="Calibri" w:cs="Calibri"/>
            <w:sz w:val="24"/>
          </w:rPr>
          <w:delText>[16]</w:delText>
        </w:r>
        <w:r w:rsidR="00DB2065" w:rsidDel="00C85FDD">
          <w:rPr>
            <w:sz w:val="24"/>
            <w:szCs w:val="24"/>
          </w:rPr>
          <w:fldChar w:fldCharType="end"/>
        </w:r>
        <w:r w:rsidR="006B28B3" w:rsidDel="00C85FDD">
          <w:rPr>
            <w:sz w:val="24"/>
            <w:szCs w:val="24"/>
          </w:rPr>
          <w:delText>. T</w:delText>
        </w:r>
        <w:r w:rsidR="0084092A" w:rsidRPr="00CA3581" w:rsidDel="00C85FDD">
          <w:rPr>
            <w:sz w:val="24"/>
            <w:szCs w:val="24"/>
          </w:rPr>
          <w:delText>hermal</w:delText>
        </w:r>
        <w:r w:rsidR="0084092A" w:rsidDel="00C85FDD">
          <w:rPr>
            <w:sz w:val="24"/>
            <w:szCs w:val="24"/>
          </w:rPr>
          <w:delText xml:space="preserve"> fluctuations </w:delText>
        </w:r>
      </w:del>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 xml:space="preserve">some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40D0459C" w:rsidR="00E31899" w:rsidRDefault="0081359D" w:rsidP="004435B2">
      <w:pPr>
        <w:jc w:val="both"/>
        <w:rPr>
          <w:sz w:val="24"/>
          <w:szCs w:val="24"/>
        </w:rPr>
      </w:pPr>
      <w:r>
        <w:rPr>
          <w:sz w:val="24"/>
          <w:szCs w:val="24"/>
        </w:rPr>
        <w:t>P</w:t>
      </w:r>
      <w:r w:rsidR="00075842">
        <w:rPr>
          <w:sz w:val="24"/>
          <w:szCs w:val="24"/>
        </w:rPr>
        <w:t>arasite</w:t>
      </w:r>
      <w:r w:rsidR="006B28B3">
        <w:rPr>
          <w:sz w:val="24"/>
          <w:szCs w:val="24"/>
        </w:rPr>
        <w:t>s</w:t>
      </w:r>
      <w:del w:id="22" w:author="Samuel Greenrod" w:date="2025-09-30T08:18:00Z" w16du:dateUtc="2025-09-30T07:18:00Z">
        <w:r w:rsidR="006B28B3" w:rsidDel="0000073B">
          <w:rPr>
            <w:sz w:val="24"/>
            <w:szCs w:val="24"/>
          </w:rPr>
          <w:delText>,</w:delText>
        </w:r>
      </w:del>
      <w:r w:rsidR="006B28B3">
        <w:rPr>
          <w:sz w:val="24"/>
          <w:szCs w:val="24"/>
        </w:rPr>
        <w:t xml:space="preserve"> </w:t>
      </w:r>
      <w:del w:id="23" w:author="Samuel Greenrod" w:date="2025-09-30T08:18:00Z" w16du:dateUtc="2025-09-30T07:18:00Z">
        <w:r w:rsidR="006B28B3" w:rsidDel="0000073B">
          <w:rPr>
            <w:sz w:val="24"/>
            <w:szCs w:val="24"/>
          </w:rPr>
          <w:delText xml:space="preserve">across the tree of life, </w:delText>
        </w:r>
      </w:del>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arasites can also induce fevers in hosts</w:t>
      </w:r>
      <w:r w:rsidR="00155822">
        <w:rPr>
          <w:sz w:val="24"/>
          <w:szCs w:val="24"/>
        </w:rPr>
        <w:t>,</w:t>
      </w:r>
      <w:r w:rsidR="00903D28">
        <w:rPr>
          <w:sz w:val="24"/>
          <w:szCs w:val="24"/>
        </w:rPr>
        <w:t xml:space="preserve">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8445EE">
        <w:rPr>
          <w:sz w:val="24"/>
          <w:szCs w:val="24"/>
        </w:rPr>
        <w:t xml:space="preserve">. </w:t>
      </w:r>
    </w:p>
    <w:p w14:paraId="388847CE" w14:textId="1F17419C" w:rsidR="00631797" w:rsidRPr="001B3010" w:rsidRDefault="00D92750" w:rsidP="001B3010">
      <w:pPr>
        <w:jc w:val="both"/>
        <w:rPr>
          <w:sz w:val="24"/>
          <w:szCs w:val="24"/>
        </w:rPr>
      </w:pPr>
      <w:r>
        <w:rPr>
          <w:sz w:val="24"/>
          <w:szCs w:val="24"/>
        </w:rPr>
        <w:t xml:space="preserve">We predicted that </w:t>
      </w:r>
      <w:r w:rsidR="00947B22">
        <w:rPr>
          <w:sz w:val="24"/>
          <w:szCs w:val="24"/>
        </w:rPr>
        <w:t>thermal</w:t>
      </w:r>
      <w:r w:rsidR="00FD7B82">
        <w:rPr>
          <w:sz w:val="24"/>
          <w:szCs w:val="24"/>
        </w:rPr>
        <w:t xml:space="preserve"> heterogeneity </w:t>
      </w:r>
      <w:r w:rsidR="005B2418">
        <w:rPr>
          <w:sz w:val="24"/>
          <w:szCs w:val="24"/>
        </w:rPr>
        <w:t xml:space="preserve">would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populations</w:t>
      </w:r>
      <w:r w:rsidR="005B2418">
        <w:rPr>
          <w:sz w:val="24"/>
          <w:szCs w:val="24"/>
        </w:rPr>
        <w:t>, which have intermediate phenotypes,</w:t>
      </w:r>
      <w:r w:rsidR="003E468C">
        <w:rPr>
          <w:sz w:val="24"/>
          <w:szCs w:val="24"/>
        </w:rPr>
        <w:t xml:space="preserve">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5B2418">
        <w:rPr>
          <w:sz w:val="24"/>
          <w:szCs w:val="24"/>
        </w:rPr>
        <w:t>. We also predicted that</w:t>
      </w:r>
      <w:r w:rsidR="00D30C11">
        <w:rPr>
          <w:sz w:val="24"/>
          <w:szCs w:val="24"/>
        </w:rPr>
        <w:t xml:space="preserve"> </w:t>
      </w:r>
      <w:r w:rsidR="005B2418">
        <w:rPr>
          <w:sz w:val="24"/>
          <w:szCs w:val="24"/>
        </w:rPr>
        <w:t>co-selection with</w:t>
      </w:r>
      <w:r w:rsidR="00D30C11">
        <w:rPr>
          <w:sz w:val="24"/>
          <w:szCs w:val="24"/>
        </w:rPr>
        <w:t xml:space="preserve"> other environmental stressors </w:t>
      </w:r>
      <w:r w:rsidR="005B2418">
        <w:rPr>
          <w:sz w:val="24"/>
          <w:szCs w:val="24"/>
        </w:rPr>
        <w:t xml:space="preserve">would </w:t>
      </w:r>
      <w:r w:rsidR="00D30C11">
        <w:rPr>
          <w:sz w:val="24"/>
          <w:szCs w:val="24"/>
        </w:rPr>
        <w:t xml:space="preserve">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 xml:space="preserve">presented </w:t>
      </w:r>
      <w:r w:rsidR="00CB6F1F" w:rsidRPr="00A75097">
        <w:rPr>
          <w:sz w:val="24"/>
          <w:szCs w:val="24"/>
        </w:rPr>
        <w:t>in</w:t>
      </w:r>
      <w:r w:rsidR="008A38DD" w:rsidRPr="00A75097">
        <w:rPr>
          <w:sz w:val="24"/>
          <w:szCs w:val="24"/>
        </w:rPr>
        <w:t xml:space="preserve"> </w:t>
      </w:r>
      <w:r w:rsidR="00155822">
        <w:rPr>
          <w:sz w:val="24"/>
          <w:szCs w:val="24"/>
        </w:rPr>
        <w:t xml:space="preserve">ref. </w:t>
      </w:r>
      <w:r w:rsidR="00A75097" w:rsidRPr="00894ED3">
        <w:rPr>
          <w:sz w:val="24"/>
          <w:szCs w:val="24"/>
        </w:rPr>
        <w:fldChar w:fldCharType="begin"/>
      </w:r>
      <w:r w:rsidR="00A75097" w:rsidRPr="00894ED3">
        <w:rPr>
          <w:sz w:val="24"/>
          <w:szCs w:val="24"/>
        </w:rPr>
        <w:instrText xml:space="preserve"> ADDIN ZOTERO_ITEM CSL_CITATION {"citationID":"ARGQlE5z","properties":{"formattedCitation":"[31]","plainCitation":"[31]","noteIndex":0},"citationItems":[{"id":3692,"uris":["http://zotero.org/users/local/sgFDdPY0/items/ZEVGKDPJ"],"itemData":{"id":3692,"type":"article","abstract":"Environmental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1B3010" w:rsidRPr="00A75097">
        <w:rPr>
          <w:sz w:val="24"/>
          <w:szCs w:val="24"/>
        </w:rPr>
        <w:t>We</w:t>
      </w:r>
      <w:r w:rsidR="001B3010" w:rsidRPr="001B3010">
        <w:rPr>
          <w:sz w:val="24"/>
          <w:szCs w:val="24"/>
        </w:rPr>
        <w:t xml:space="preserv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7A899A0D"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00A75097" w:rsidRPr="00894ED3">
        <w:rPr>
          <w:sz w:val="24"/>
          <w:szCs w:val="24"/>
        </w:rPr>
        <w:fldChar w:fldCharType="begin"/>
      </w:r>
      <w:r w:rsidR="00A75097" w:rsidRPr="00894ED3">
        <w:rPr>
          <w:sz w:val="24"/>
          <w:szCs w:val="24"/>
        </w:rPr>
        <w:instrText xml:space="preserve"> ADDIN ZOTERO_ITEM CSL_CITATION {"citationID":"nyDCLI25","properties":{"formattedCitation":"[31]","plainCitation":"[31]","noteIndex":0},"citationItems":[{"id":3692,"uris":["http://zotero.org/users/local/sgFDdPY0/items/ZEVGKDPJ"],"itemData":{"id":3692,"type":"article","abstract":"Environmental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using</w:t>
      </w:r>
      <w:r w:rsidRPr="00C754E8">
        <w:rPr>
          <w:sz w:val="24"/>
          <w:szCs w:val="24"/>
        </w:rPr>
        <w:t xml:space="preserve">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w:t>
      </w:r>
      <w:r w:rsidRPr="00C754E8">
        <w:rPr>
          <w:sz w:val="24"/>
          <w:szCs w:val="24"/>
        </w:rPr>
        <w:lastRenderedPageBreak/>
        <w:t xml:space="preserve">to their known thermal response differences: φLUZ19 performs well at both 37°C and 42°C, while φ14-1 is growth-restricted at 42°C </w:t>
      </w:r>
      <w:r w:rsidR="005000C1">
        <w:rPr>
          <w:sz w:val="24"/>
          <w:szCs w:val="24"/>
        </w:rPr>
        <w:fldChar w:fldCharType="begin"/>
      </w:r>
      <w:r w:rsidR="00155822">
        <w:rPr>
          <w:sz w:val="24"/>
          <w:szCs w:val="24"/>
        </w:rPr>
        <w:instrText xml:space="preserve"> ADDIN ZOTERO_ITEM CSL_CITATION {"citationID":"QJ0uNDNS","properties":{"formattedCitation":"[31,32]","plainCitation":"[31,32]","noteIndex":0},"citationItems":[{"id":3692,"uris":["http://zotero.org/users/local/sgFDdPY0/items/ZEVGKDPJ"],"itemData":{"id":3692,"type":"article","abstract":"Environmental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Pr="00C754E8">
        <w:rPr>
          <w:sz w:val="24"/>
          <w:szCs w:val="24"/>
        </w:rPr>
        <w:t xml:space="preserve">. Phage lysates and bacterial stocks were prepared </w:t>
      </w:r>
      <w:r w:rsidR="005000C1">
        <w:rPr>
          <w:sz w:val="24"/>
          <w:szCs w:val="24"/>
        </w:rPr>
        <w:t>as in ref</w:t>
      </w:r>
      <w:r w:rsidR="00155822">
        <w:rPr>
          <w:sz w:val="24"/>
          <w:szCs w:val="24"/>
        </w:rPr>
        <w:t>s</w:t>
      </w:r>
      <w:r w:rsidR="005000C1">
        <w:rPr>
          <w:sz w:val="24"/>
          <w:szCs w:val="24"/>
        </w:rPr>
        <w:t xml:space="preserve"> </w:t>
      </w:r>
      <w:r w:rsidR="005000C1">
        <w:rPr>
          <w:sz w:val="24"/>
          <w:szCs w:val="24"/>
        </w:rPr>
        <w:fldChar w:fldCharType="begin"/>
      </w:r>
      <w:r w:rsidR="00155822">
        <w:rPr>
          <w:sz w:val="24"/>
          <w:szCs w:val="24"/>
        </w:rPr>
        <w:instrText xml:space="preserve"> ADDIN ZOTERO_ITEM CSL_CITATION {"citationID":"UIPkaqV6","properties":{"formattedCitation":"[31,32]","plainCitation":"[31,32]","noteIndex":0},"citationItems":[{"id":3692,"uris":["http://zotero.org/users/local/sgFDdPY0/items/ZEVGKDPJ"],"itemData":{"id":3692,"type":"article","abstract":"Environmental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155822" w:rsidRPr="00155822">
        <w:rPr>
          <w:rFonts w:ascii="Calibri" w:hAnsi="Calibri" w:cs="Calibri"/>
          <w:sz w:val="24"/>
        </w:rPr>
        <w:t>[31,32]</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2724D347" w:rsidR="00C754E8" w:rsidRPr="00C754E8" w:rsidRDefault="00C754E8" w:rsidP="00C754E8">
      <w:pPr>
        <w:jc w:val="both"/>
        <w:rPr>
          <w:sz w:val="24"/>
          <w:szCs w:val="24"/>
        </w:rPr>
      </w:pPr>
      <w:r w:rsidRPr="00C754E8">
        <w:rPr>
          <w:sz w:val="24"/>
          <w:szCs w:val="24"/>
        </w:rPr>
        <w:t>The experimental evolution design closely followed that of</w:t>
      </w:r>
      <w:r w:rsidR="00A75097">
        <w:rPr>
          <w:sz w:val="24"/>
          <w:szCs w:val="24"/>
        </w:rPr>
        <w:t xml:space="preserve"> </w:t>
      </w:r>
      <w:r w:rsidR="00A75097" w:rsidRPr="00A75097">
        <w:rPr>
          <w:sz w:val="24"/>
          <w:szCs w:val="24"/>
        </w:rPr>
        <w:t>ref</w:t>
      </w:r>
      <w:r w:rsidR="00A75097">
        <w:rPr>
          <w:sz w:val="24"/>
          <w:szCs w:val="24"/>
        </w:rPr>
        <w:t>.</w:t>
      </w:r>
      <w:r w:rsidR="005000C1"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{"citationID":"c8NXwxro","properties":{"formattedCitation":"[31]","plainCitation":"[31]","noteIndex":0},"citationItems":[{"id":3692,"uris":["http://zotero.org/users/local/sgFDdPY0/items/ZEVGKDPJ"],"itemData":{"id":3692,"type":"article","abstract":"Environmental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Pr="00A75097">
        <w:rPr>
          <w:sz w:val="24"/>
          <w:szCs w:val="24"/>
        </w:rPr>
        <w:t>with</w:t>
      </w:r>
      <w:r w:rsidRPr="00C754E8">
        <w:rPr>
          <w:sz w:val="24"/>
          <w:szCs w:val="24"/>
        </w:rPr>
        <w:t xml:space="preserve">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2B296114" w:rsidR="00C754E8" w:rsidRPr="00C754E8" w:rsidRDefault="005000C1" w:rsidP="00C754E8">
      <w:pPr>
        <w:jc w:val="both"/>
        <w:rPr>
          <w:sz w:val="24"/>
          <w:szCs w:val="24"/>
        </w:rPr>
      </w:pPr>
      <w:proofErr w:type="spellStart"/>
      <w:r w:rsidRPr="000E6C18">
        <w:rPr>
          <w:sz w:val="24"/>
          <w:szCs w:val="24"/>
        </w:rPr>
        <w:t>Phage</w:t>
      </w:r>
      <w:r w:rsidR="004C4A5D">
        <w:rPr>
          <w:sz w:val="24"/>
          <w:szCs w:val="24"/>
        </w:rPr>
        <w:t>s</w:t>
      </w:r>
      <w:proofErr w:type="spellEnd"/>
      <w:r w:rsidRPr="000E6C18">
        <w:rPr>
          <w:sz w:val="24"/>
          <w:szCs w:val="24"/>
        </w:rPr>
        <w:t xml:space="preserv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loose-lid 14ml falcon tubes. Phage </w:t>
      </w:r>
      <w:r>
        <w:rPr>
          <w:sz w:val="24"/>
          <w:szCs w:val="24"/>
        </w:rPr>
        <w:t>co-culture</w:t>
      </w:r>
      <w:r w:rsidRPr="000E6C18">
        <w:rPr>
          <w:sz w:val="24"/>
          <w:szCs w:val="24"/>
        </w:rPr>
        <w:t xml:space="preserve"> </w:t>
      </w:r>
      <w:del w:id="24" w:author="Samuel Greenrod" w:date="2025-09-30T08:21:00Z" w16du:dateUtc="2025-09-30T07:21:00Z">
        <w:r w:rsidRPr="000E6C18" w:rsidDel="0000073B">
          <w:rPr>
            <w:sz w:val="24"/>
            <w:szCs w:val="24"/>
          </w:rPr>
          <w:delText xml:space="preserve">lines </w:delText>
        </w:r>
      </w:del>
      <w:ins w:id="25" w:author="Samuel Greenrod" w:date="2025-09-30T08:21:00Z" w16du:dateUtc="2025-09-30T07:21:00Z">
        <w:r w:rsidR="0000073B">
          <w:rPr>
            <w:sz w:val="24"/>
            <w:szCs w:val="24"/>
          </w:rPr>
          <w:t>populations</w:t>
        </w:r>
        <w:r w:rsidR="0000073B" w:rsidRPr="000E6C18">
          <w:rPr>
            <w:sz w:val="24"/>
            <w:szCs w:val="24"/>
          </w:rPr>
          <w:t xml:space="preserve"> </w:t>
        </w:r>
      </w:ins>
      <w:r w:rsidRPr="000E6C18">
        <w:rPr>
          <w:sz w:val="24"/>
          <w:szCs w:val="24"/>
        </w:rPr>
        <w:t xml:space="preserve">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67A3B69C"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0.2μ</w:t>
      </w:r>
      <w:r w:rsidR="005000C1">
        <w:rPr>
          <w:sz w:val="24"/>
          <w:szCs w:val="24"/>
        </w:rPr>
        <w:t>m</w:t>
      </w:r>
      <w:r w:rsidRPr="00C754E8">
        <w:rPr>
          <w:sz w:val="24"/>
          <w:szCs w:val="24"/>
        </w:rPr>
        <w:t xml:space="preserve"> filters. Filtrates were stored at 4°C. In subsequent passages, 300μ</w:t>
      </w:r>
      <w:r w:rsidR="005000C1">
        <w:rPr>
          <w:sz w:val="24"/>
          <w:szCs w:val="24"/>
        </w:rPr>
        <w:t>l</w:t>
      </w:r>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0EA16BD9" w:rsidR="00C754E8" w:rsidRPr="00C754E8" w:rsidRDefault="00C754E8" w:rsidP="00C754E8">
      <w:pPr>
        <w:jc w:val="both"/>
        <w:rPr>
          <w:sz w:val="24"/>
          <w:szCs w:val="24"/>
        </w:rPr>
      </w:pPr>
      <w:bookmarkStart w:id="26" w:name="_Hlk209626204"/>
      <w:r w:rsidRPr="00C754E8">
        <w:rPr>
          <w:sz w:val="24"/>
          <w:szCs w:val="24"/>
        </w:rPr>
        <w:t xml:space="preserve">Phage titres were determined via the double-layer overlay method </w:t>
      </w:r>
      <w:r w:rsidR="00EB091C">
        <w:rPr>
          <w:sz w:val="24"/>
          <w:szCs w:val="24"/>
        </w:rPr>
        <w:fldChar w:fldCharType="begin"/>
      </w:r>
      <w:r w:rsidR="00A75097">
        <w:rPr>
          <w:sz w:val="24"/>
          <w:szCs w:val="24"/>
        </w:rPr>
        <w:instrText xml:space="preserve"> ADDIN ZOTERO_ITEM CSL_CITATION {"citationID":"ndXfAzbw","properties":{"formattedCitation":"[33]","plainCitation":"[33]","noteIndex":0},"citationItems":[{"id":1524,"uris":["http://zotero.org/users/local/sgFDdPY0/items/S4ZYV8A8"],"itemData":{"id":1524,"type":"chapter","abstract":"The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A75097" w:rsidRPr="00A75097">
        <w:rPr>
          <w:rFonts w:ascii="Calibri" w:hAnsi="Calibri" w:cs="Calibri"/>
          <w:sz w:val="24"/>
        </w:rPr>
        <w:t>[33]</w:t>
      </w:r>
      <w:r w:rsidR="00EB091C">
        <w:rPr>
          <w:sz w:val="24"/>
          <w:szCs w:val="24"/>
        </w:rPr>
        <w:fldChar w:fldCharType="end"/>
      </w:r>
      <w:bookmarkEnd w:id="26"/>
      <w:r w:rsidR="00EB091C">
        <w:rPr>
          <w:sz w:val="24"/>
          <w:szCs w:val="24"/>
        </w:rPr>
        <w:t xml:space="preserve"> </w:t>
      </w:r>
      <w:r w:rsidR="004C4A5D">
        <w:rPr>
          <w:sz w:val="24"/>
          <w:szCs w:val="24"/>
        </w:rPr>
        <w:t>following the same protocols as in ref</w:t>
      </w:r>
      <w:r w:rsidR="00155822">
        <w:rPr>
          <w:sz w:val="24"/>
          <w:szCs w:val="24"/>
        </w:rPr>
        <w:t>s</w:t>
      </w:r>
      <w:r w:rsidR="004C4A5D">
        <w:rPr>
          <w:sz w:val="24"/>
          <w:szCs w:val="24"/>
        </w:rPr>
        <w:t xml:space="preserve"> </w:t>
      </w:r>
      <w:r w:rsidR="004C4A5D">
        <w:rPr>
          <w:sz w:val="24"/>
          <w:szCs w:val="24"/>
        </w:rPr>
        <w:fldChar w:fldCharType="begin"/>
      </w:r>
      <w:r w:rsidR="00155822">
        <w:rPr>
          <w:sz w:val="24"/>
          <w:szCs w:val="24"/>
        </w:rPr>
        <w:instrText xml:space="preserve"> ADDIN ZOTERO_ITEM CSL_CITATION {"citationID":"6LmhJ2rz","properties":{"formattedCitation":"[31,32]","plainCitation":"[31,32]","noteIndex":0},"citationItems":[{"id":3692,"uris":["http://zotero.org/users/local/sgFDdPY0/items/ZEVGKDPJ"],"itemData":{"id":3692,"type":"article","abstract":"Environmental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4C4A5D">
        <w:rPr>
          <w:sz w:val="24"/>
          <w:szCs w:val="24"/>
        </w:rPr>
        <w:fldChar w:fldCharType="separate"/>
      </w:r>
      <w:r w:rsidR="00155822" w:rsidRPr="00155822">
        <w:rPr>
          <w:rFonts w:ascii="Calibri" w:hAnsi="Calibri" w:cs="Calibri"/>
          <w:sz w:val="24"/>
        </w:rPr>
        <w:t>[31,32]</w:t>
      </w:r>
      <w:r w:rsidR="004C4A5D">
        <w:rPr>
          <w:sz w:val="24"/>
          <w:szCs w:val="24"/>
        </w:rPr>
        <w:fldChar w:fldCharType="end"/>
      </w:r>
      <w:r w:rsidR="004C4A5D">
        <w:rPr>
          <w:sz w:val="24"/>
          <w:szCs w:val="24"/>
        </w:rPr>
        <w:t xml:space="preserve">. Briefly, </w:t>
      </w:r>
      <w:r w:rsidR="004C4A5D" w:rsidRPr="006B4C2B">
        <w:rPr>
          <w:sz w:val="24"/>
          <w:szCs w:val="24"/>
        </w:rPr>
        <w:t xml:space="preserve">bacterial lawns were prepared by mixing 10mL of melted </w:t>
      </w:r>
      <w:r w:rsidR="000875A2">
        <w:rPr>
          <w:sz w:val="24"/>
          <w:szCs w:val="24"/>
        </w:rPr>
        <w:t>LB-</w:t>
      </w:r>
      <w:r w:rsidR="004C4A5D" w:rsidRPr="006B4C2B">
        <w:rPr>
          <w:sz w:val="24"/>
          <w:szCs w:val="24"/>
        </w:rPr>
        <w:t>top agar</w:t>
      </w:r>
      <w:r w:rsidR="004C4A5D">
        <w:rPr>
          <w:sz w:val="24"/>
          <w:szCs w:val="24"/>
        </w:rPr>
        <w:t xml:space="preserve"> </w:t>
      </w:r>
      <w:r w:rsidR="004C4A5D" w:rsidRPr="006B4C2B">
        <w:rPr>
          <w:sz w:val="24"/>
          <w:szCs w:val="24"/>
        </w:rPr>
        <w:t>with 300µL of a </w:t>
      </w:r>
      <w:r w:rsidR="004C4A5D" w:rsidRPr="006B4C2B">
        <w:rPr>
          <w:i/>
          <w:iCs/>
          <w:sz w:val="24"/>
          <w:szCs w:val="24"/>
        </w:rPr>
        <w:t>P. aeruginosa</w:t>
      </w:r>
      <w:r w:rsidR="004C4A5D" w:rsidRPr="006B4C2B">
        <w:rPr>
          <w:sz w:val="24"/>
          <w:szCs w:val="24"/>
        </w:rPr>
        <w:t> PAO1 overnight culture</w:t>
      </w:r>
      <w:r w:rsidR="004C4A5D">
        <w:rPr>
          <w:sz w:val="24"/>
          <w:szCs w:val="24"/>
        </w:rPr>
        <w:t xml:space="preserve">. </w:t>
      </w:r>
      <w:r w:rsidR="004C4A5D" w:rsidRPr="006B4C2B">
        <w:rPr>
          <w:sz w:val="24"/>
          <w:szCs w:val="24"/>
        </w:rPr>
        <w:t xml:space="preserve">Phage </w:t>
      </w:r>
      <w:r w:rsidR="000875A2">
        <w:rPr>
          <w:sz w:val="24"/>
          <w:szCs w:val="24"/>
        </w:rPr>
        <w:t>lysates</w:t>
      </w:r>
      <w:r w:rsidR="004C4A5D" w:rsidRPr="006B4C2B">
        <w:rPr>
          <w:sz w:val="24"/>
          <w:szCs w:val="24"/>
        </w:rPr>
        <w:t xml:space="preserve"> were serially diluted, and 10µL was spotted onto the bacterial lawns. After </w:t>
      </w:r>
      <w:r w:rsidR="004C4A5D">
        <w:rPr>
          <w:sz w:val="24"/>
          <w:szCs w:val="24"/>
        </w:rPr>
        <w:t>incubating plates for</w:t>
      </w:r>
      <w:r w:rsidR="004C4A5D" w:rsidRPr="006B4C2B">
        <w:rPr>
          <w:sz w:val="24"/>
          <w:szCs w:val="24"/>
        </w:rPr>
        <w:t xml:space="preserve"> 6–8 h at 37°C, spots with the highest number of discernible plaques were counted and reported.</w:t>
      </w:r>
      <w:r w:rsidR="004C4A5D">
        <w:rPr>
          <w:sz w:val="24"/>
          <w:szCs w:val="24"/>
        </w:rPr>
        <w:t xml:space="preserve"> </w:t>
      </w:r>
      <w:r w:rsidR="004C4A5D" w:rsidRPr="00C754E8">
        <w:rPr>
          <w:sz w:val="24"/>
          <w:szCs w:val="24"/>
        </w:rPr>
        <w:t>φLUZ19- or φ14-1-resistant PAO1 strains</w:t>
      </w:r>
      <w:r w:rsidR="004C4A5D">
        <w:rPr>
          <w:sz w:val="24"/>
          <w:szCs w:val="24"/>
        </w:rPr>
        <w:t xml:space="preserve"> were used</w:t>
      </w:r>
      <w:r w:rsidR="004C4A5D" w:rsidRPr="00C754E8">
        <w:rPr>
          <w:sz w:val="24"/>
          <w:szCs w:val="24"/>
        </w:rPr>
        <w:t xml:space="preserve"> for selective plating</w:t>
      </w:r>
      <w:r w:rsidR="000875A2">
        <w:rPr>
          <w:sz w:val="24"/>
          <w:szCs w:val="24"/>
        </w:rPr>
        <w:t xml:space="preserve"> enabling separate counting of </w:t>
      </w:r>
      <w:r w:rsidR="000875A2">
        <w:rPr>
          <w:rFonts w:cstheme="minorHAnsi"/>
          <w:sz w:val="24"/>
          <w:szCs w:val="24"/>
        </w:rPr>
        <w:t>φ</w:t>
      </w:r>
      <w:r w:rsidR="000875A2">
        <w:rPr>
          <w:sz w:val="24"/>
          <w:szCs w:val="24"/>
        </w:rPr>
        <w:t xml:space="preserve">LUZ19 and </w:t>
      </w:r>
      <w:r w:rsidR="000875A2">
        <w:rPr>
          <w:rFonts w:cstheme="minorHAnsi"/>
          <w:sz w:val="24"/>
          <w:szCs w:val="24"/>
        </w:rPr>
        <w:t>φ</w:t>
      </w:r>
      <w:r w:rsidR="000875A2">
        <w:rPr>
          <w:sz w:val="24"/>
          <w:szCs w:val="24"/>
        </w:rPr>
        <w:t>14-1 densities in co-cultures</w:t>
      </w:r>
      <w:r w:rsidR="004C4A5D" w:rsidRPr="00C754E8">
        <w:rPr>
          <w:sz w:val="24"/>
          <w:szCs w:val="24"/>
        </w:rPr>
        <w:t xml:space="preserve">. </w:t>
      </w:r>
      <w:r w:rsidRPr="00C754E8">
        <w:rPr>
          <w:sz w:val="24"/>
          <w:szCs w:val="24"/>
        </w:rPr>
        <w:t xml:space="preserve">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w:t>
      </w:r>
      <w:r w:rsidRPr="00A75097">
        <w:rPr>
          <w:sz w:val="24"/>
          <w:szCs w:val="24"/>
        </w:rPr>
        <w:t>sequencing</w:t>
      </w:r>
      <w:r w:rsidR="00685CF6"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{"citationID":"gteB04Tq","properties":{"formattedCitation":"[31]","plainCitation":"[31]","noteIndex":0},"citationItems":[{"id":3692,"uris":["http://zotero.org/users/local/sgFDdPY0/items/ZEVGKDPJ"],"itemData":{"id":3692,"type":"article","abstract":"Environmental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r w:rsidR="00A75097">
        <w:rPr>
          <w:sz w:val="24"/>
          <w:szCs w:val="24"/>
        </w:rPr>
        <w:t xml:space="preserve"> </w:t>
      </w:r>
      <w:r w:rsidRPr="00C754E8">
        <w:rPr>
          <w:sz w:val="24"/>
          <w:szCs w:val="24"/>
        </w:rPr>
        <w:t>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39C92350"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w:t>
      </w:r>
      <w:r w:rsidR="00BC3F10">
        <w:rPr>
          <w:sz w:val="24"/>
          <w:szCs w:val="24"/>
        </w:rPr>
        <w:t xml:space="preserve">. Briefly, </w:t>
      </w:r>
      <w:proofErr w:type="spellStart"/>
      <w:r w:rsidR="00BC3F10">
        <w:rPr>
          <w:sz w:val="24"/>
          <w:szCs w:val="24"/>
        </w:rPr>
        <w:t>phages</w:t>
      </w:r>
      <w:proofErr w:type="spellEnd"/>
      <w:r w:rsidR="00BC3F10">
        <w:rPr>
          <w:sz w:val="24"/>
          <w:szCs w:val="24"/>
        </w:rPr>
        <w:t xml:space="preserve"> </w:t>
      </w:r>
      <w:r w:rsidR="000875A2">
        <w:rPr>
          <w:sz w:val="24"/>
          <w:szCs w:val="24"/>
        </w:rPr>
        <w:t xml:space="preserve">and </w:t>
      </w:r>
      <w:r w:rsidR="000875A2" w:rsidRPr="00C754E8">
        <w:rPr>
          <w:sz w:val="24"/>
          <w:szCs w:val="24"/>
        </w:rPr>
        <w:t xml:space="preserve">φLUZ19- or φ14-1-resistant PAO1 </w:t>
      </w:r>
      <w:r w:rsidR="000875A2">
        <w:rPr>
          <w:sz w:val="24"/>
          <w:szCs w:val="24"/>
        </w:rPr>
        <w:t xml:space="preserve">strains </w:t>
      </w:r>
      <w:r w:rsidR="00BC3F10">
        <w:rPr>
          <w:sz w:val="24"/>
          <w:szCs w:val="24"/>
        </w:rPr>
        <w:t xml:space="preserve">were </w:t>
      </w:r>
      <w:r w:rsidR="000875A2">
        <w:rPr>
          <w:sz w:val="24"/>
          <w:szCs w:val="24"/>
        </w:rPr>
        <w:t xml:space="preserve">seeded into </w:t>
      </w:r>
      <w:r w:rsidR="00BC3F10">
        <w:rPr>
          <w:sz w:val="24"/>
          <w:szCs w:val="24"/>
        </w:rPr>
        <w:t xml:space="preserve">top agar plates </w:t>
      </w:r>
      <w:r w:rsidR="000875A2">
        <w:rPr>
          <w:sz w:val="24"/>
          <w:szCs w:val="24"/>
        </w:rPr>
        <w:t xml:space="preserve">to allow phage propagation. </w:t>
      </w:r>
      <w:proofErr w:type="spellStart"/>
      <w:r w:rsidR="00BC3F10">
        <w:rPr>
          <w:sz w:val="24"/>
          <w:szCs w:val="24"/>
        </w:rPr>
        <w:t>Phages</w:t>
      </w:r>
      <w:proofErr w:type="spellEnd"/>
      <w:r w:rsidR="00BC3F10">
        <w:rPr>
          <w:sz w:val="24"/>
          <w:szCs w:val="24"/>
        </w:rPr>
        <w:t xml:space="preserve"> were </w:t>
      </w:r>
      <w:r w:rsidR="002B495C">
        <w:rPr>
          <w:sz w:val="24"/>
          <w:szCs w:val="24"/>
        </w:rPr>
        <w:t>extract</w:t>
      </w:r>
      <w:r w:rsidR="00BC3F10">
        <w:rPr>
          <w:sz w:val="24"/>
          <w:szCs w:val="24"/>
        </w:rPr>
        <w:t xml:space="preserve">ed </w:t>
      </w:r>
      <w:r w:rsidR="002B495C">
        <w:rPr>
          <w:sz w:val="24"/>
          <w:szCs w:val="24"/>
        </w:rPr>
        <w:t xml:space="preserve">from </w:t>
      </w:r>
      <w:r w:rsidR="00BC3F10">
        <w:rPr>
          <w:sz w:val="24"/>
          <w:szCs w:val="24"/>
        </w:rPr>
        <w:t>plates</w:t>
      </w:r>
      <w:r w:rsidRPr="00C754E8">
        <w:rPr>
          <w:sz w:val="24"/>
          <w:szCs w:val="24"/>
        </w:rPr>
        <w:t xml:space="preserve"> </w:t>
      </w:r>
      <w:r w:rsidR="00BC3F10">
        <w:rPr>
          <w:sz w:val="24"/>
          <w:szCs w:val="24"/>
        </w:rPr>
        <w:t xml:space="preserve">by scraping top-agar into 15ml falcon tubes containing 5ml of phage buffer </w:t>
      </w:r>
      <w:r w:rsidR="002B495C" w:rsidRPr="000E6C18">
        <w:rPr>
          <w:sz w:val="24"/>
          <w:szCs w:val="24"/>
        </w:rPr>
        <w:t>(NaCl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BC3F10">
        <w:rPr>
          <w:sz w:val="24"/>
          <w:szCs w:val="24"/>
        </w:rPr>
        <w:t>Tubes were mixed overnight</w:t>
      </w:r>
      <w:r w:rsidR="000875A2">
        <w:rPr>
          <w:sz w:val="24"/>
          <w:szCs w:val="24"/>
        </w:rPr>
        <w:t xml:space="preserve"> after which </w:t>
      </w:r>
      <w:proofErr w:type="spellStart"/>
      <w:r w:rsidR="000875A2">
        <w:rPr>
          <w:sz w:val="24"/>
          <w:szCs w:val="24"/>
        </w:rPr>
        <w:t>phages</w:t>
      </w:r>
      <w:proofErr w:type="spellEnd"/>
      <w:r w:rsidR="000875A2">
        <w:rPr>
          <w:sz w:val="24"/>
          <w:szCs w:val="24"/>
        </w:rPr>
        <w:t xml:space="preserve"> were </w:t>
      </w:r>
      <w:r w:rsidR="00BC3F10">
        <w:rPr>
          <w:sz w:val="24"/>
          <w:szCs w:val="24"/>
        </w:rPr>
        <w:t xml:space="preserve">separated from top agar using sterile-filtration. </w:t>
      </w:r>
      <w:r w:rsidR="002B495C">
        <w:rPr>
          <w:sz w:val="24"/>
          <w:szCs w:val="24"/>
        </w:rPr>
        <w:t xml:space="preserve">This process was performed three times to ensure removal of </w:t>
      </w:r>
      <w:r w:rsidR="002B495C">
        <w:rPr>
          <w:sz w:val="24"/>
          <w:szCs w:val="24"/>
        </w:rPr>
        <w:lastRenderedPageBreak/>
        <w:t xml:space="preserve">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w:t>
      </w:r>
      <w:r w:rsidRPr="00A75097">
        <w:rPr>
          <w:sz w:val="24"/>
          <w:szCs w:val="24"/>
        </w:rPr>
        <w:t>in</w:t>
      </w:r>
      <w:r w:rsidR="00155822">
        <w:rPr>
          <w:sz w:val="24"/>
          <w:szCs w:val="24"/>
        </w:rPr>
        <w:t xml:space="preserve"> ref.</w:t>
      </w:r>
      <w:r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{"citationID":"Wh1Qv8Wr","properties":{"formattedCitation":"[31]","plainCitation":"[31]","noteIndex":0},"citationItems":[{"id":3692,"uris":["http://zotero.org/users/local/sgFDdPY0/items/ZEVGKDPJ"],"itemData":{"id":3692,"type":"article","abstract":"Environmental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49FD1BEE" w14:textId="671E9A8E" w:rsidR="00C754E8" w:rsidRPr="00C41526" w:rsidDel="00D13F04" w:rsidRDefault="00C754E8" w:rsidP="00C754E8">
      <w:pPr>
        <w:jc w:val="both"/>
        <w:rPr>
          <w:del w:id="27" w:author="Samuel Greenrod" w:date="2025-09-30T08:37:00Z" w16du:dateUtc="2025-09-30T07:37:00Z"/>
          <w:b/>
          <w:bCs/>
          <w:sz w:val="24"/>
          <w:szCs w:val="24"/>
        </w:rPr>
      </w:pPr>
      <w:del w:id="28" w:author="Samuel Greenrod" w:date="2025-09-30T08:37:00Z" w16du:dateUtc="2025-09-30T07:37:00Z">
        <w:r w:rsidRPr="00C41526" w:rsidDel="00D13F04">
          <w:rPr>
            <w:b/>
            <w:bCs/>
            <w:sz w:val="24"/>
            <w:szCs w:val="24"/>
          </w:rPr>
          <w:delText>Fitness Assays</w:delText>
        </w:r>
      </w:del>
    </w:p>
    <w:p w14:paraId="0E255DDE" w14:textId="6BC398B8" w:rsidR="00C754E8" w:rsidRPr="00D13F04" w:rsidRDefault="00D13F04" w:rsidP="00C754E8">
      <w:pPr>
        <w:jc w:val="both"/>
        <w:rPr>
          <w:b/>
          <w:bCs/>
          <w:sz w:val="24"/>
          <w:szCs w:val="24"/>
          <w:rPrChange w:id="29" w:author="Samuel Greenrod" w:date="2025-09-30T08:37:00Z" w16du:dateUtc="2025-09-30T07:37:00Z">
            <w:rPr>
              <w:b/>
              <w:bCs/>
              <w:i/>
              <w:iCs/>
              <w:sz w:val="24"/>
              <w:szCs w:val="24"/>
            </w:rPr>
          </w:rPrChange>
        </w:rPr>
      </w:pPr>
      <w:ins w:id="30" w:author="Samuel Greenrod" w:date="2025-09-30T08:37:00Z" w16du:dateUtc="2025-09-30T07:37:00Z">
        <w:r w:rsidRPr="00D13F04">
          <w:rPr>
            <w:b/>
            <w:bCs/>
            <w:sz w:val="24"/>
            <w:szCs w:val="24"/>
            <w:rPrChange w:id="31" w:author="Samuel Greenrod" w:date="2025-09-30T08:37:00Z" w16du:dateUtc="2025-09-30T07:37:00Z">
              <w:rPr>
                <w:b/>
                <w:bCs/>
                <w:i/>
                <w:iCs/>
                <w:sz w:val="24"/>
                <w:szCs w:val="24"/>
              </w:rPr>
            </w:rPrChange>
          </w:rPr>
          <w:t xml:space="preserve">Phage </w:t>
        </w:r>
      </w:ins>
      <w:r w:rsidR="00C754E8" w:rsidRPr="00D13F04">
        <w:rPr>
          <w:b/>
          <w:bCs/>
          <w:sz w:val="24"/>
          <w:szCs w:val="24"/>
          <w:rPrChange w:id="32" w:author="Samuel Greenrod" w:date="2025-09-30T08:37:00Z" w16du:dateUtc="2025-09-30T07:37:00Z">
            <w:rPr>
              <w:b/>
              <w:bCs/>
              <w:i/>
              <w:iCs/>
              <w:sz w:val="24"/>
              <w:szCs w:val="24"/>
            </w:rPr>
          </w:rPrChange>
        </w:rPr>
        <w:t>Growth Rate</w:t>
      </w:r>
      <w:ins w:id="33" w:author="Samuel Greenrod" w:date="2025-09-30T08:37:00Z" w16du:dateUtc="2025-09-30T07:37:00Z">
        <w:r w:rsidRPr="00D13F04">
          <w:rPr>
            <w:b/>
            <w:bCs/>
            <w:sz w:val="24"/>
            <w:szCs w:val="24"/>
            <w:rPrChange w:id="34" w:author="Samuel Greenrod" w:date="2025-09-30T08:37:00Z" w16du:dateUtc="2025-09-30T07:37:00Z">
              <w:rPr>
                <w:b/>
                <w:bCs/>
                <w:i/>
                <w:iCs/>
                <w:sz w:val="24"/>
                <w:szCs w:val="24"/>
              </w:rPr>
            </w:rPrChange>
          </w:rPr>
          <w:t xml:space="preserve"> Assays</w:t>
        </w:r>
      </w:ins>
      <w:del w:id="35" w:author="Samuel Greenrod" w:date="2025-09-30T08:37:00Z" w16du:dateUtc="2025-09-30T07:37:00Z">
        <w:r w:rsidR="00C754E8" w:rsidRPr="00D13F04" w:rsidDel="00D13F04">
          <w:rPr>
            <w:b/>
            <w:bCs/>
            <w:sz w:val="24"/>
            <w:szCs w:val="24"/>
            <w:rPrChange w:id="36" w:author="Samuel Greenrod" w:date="2025-09-30T08:37:00Z" w16du:dateUtc="2025-09-30T07:37:00Z">
              <w:rPr>
                <w:b/>
                <w:bCs/>
                <w:i/>
                <w:iCs/>
                <w:sz w:val="24"/>
                <w:szCs w:val="24"/>
              </w:rPr>
            </w:rPrChange>
          </w:rPr>
          <w:delText>s</w:delText>
        </w:r>
      </w:del>
    </w:p>
    <w:p w14:paraId="68476CD5" w14:textId="58C912F7" w:rsidR="00EB091C" w:rsidRPr="000E6C18" w:rsidRDefault="00EB091C" w:rsidP="00EB091C">
      <w:pPr>
        <w:spacing w:line="276" w:lineRule="auto"/>
        <w:jc w:val="both"/>
        <w:rPr>
          <w:sz w:val="24"/>
          <w:szCs w:val="24"/>
        </w:rPr>
      </w:pPr>
      <w:r w:rsidRPr="00C41526">
        <w:rPr>
          <w:sz w:val="24"/>
          <w:szCs w:val="24"/>
        </w:rPr>
        <w:t xml:space="preserve">The </w:t>
      </w:r>
      <w:ins w:id="37" w:author="Samuel Greenrod" w:date="2025-09-30T08:22:00Z" w16du:dateUtc="2025-09-30T07:22:00Z">
        <w:r w:rsidR="0000073B">
          <w:rPr>
            <w:sz w:val="24"/>
            <w:szCs w:val="24"/>
          </w:rPr>
          <w:t>t</w:t>
        </w:r>
      </w:ins>
      <w:del w:id="38" w:author="Samuel Greenrod" w:date="2025-09-30T08:21:00Z" w16du:dateUtc="2025-09-30T07:21:00Z">
        <w:r w:rsidRPr="00C41526" w:rsidDel="0000073B">
          <w:rPr>
            <w:sz w:val="24"/>
            <w:szCs w:val="24"/>
          </w:rPr>
          <w:delText xml:space="preserve">fitness </w:delText>
        </w:r>
      </w:del>
      <w:ins w:id="39" w:author="Samuel Greenrod" w:date="2025-09-30T08:21:00Z" w16du:dateUtc="2025-09-30T07:21:00Z">
        <w:r w:rsidR="0000073B">
          <w:rPr>
            <w:sz w:val="24"/>
            <w:szCs w:val="24"/>
          </w:rPr>
          <w:t>hermal phenot</w:t>
        </w:r>
      </w:ins>
      <w:ins w:id="40" w:author="Samuel Greenrod" w:date="2025-09-30T08:22:00Z" w16du:dateUtc="2025-09-30T07:22:00Z">
        <w:r w:rsidR="0000073B">
          <w:rPr>
            <w:sz w:val="24"/>
            <w:szCs w:val="24"/>
          </w:rPr>
          <w:t>ypes</w:t>
        </w:r>
      </w:ins>
      <w:ins w:id="41" w:author="Samuel Greenrod" w:date="2025-09-30T08:21:00Z" w16du:dateUtc="2025-09-30T07:21:00Z">
        <w:r w:rsidR="0000073B" w:rsidRPr="00C41526">
          <w:rPr>
            <w:sz w:val="24"/>
            <w:szCs w:val="24"/>
          </w:rPr>
          <w:t xml:space="preserve"> </w:t>
        </w:r>
      </w:ins>
      <w:r w:rsidRPr="00C41526">
        <w:rPr>
          <w:sz w:val="24"/>
          <w:szCs w:val="24"/>
        </w:rPr>
        <w:t xml:space="preserve">of purified evolved phage </w:t>
      </w:r>
      <w:del w:id="42" w:author="Samuel Greenrod" w:date="2025-09-30T08:21:00Z" w16du:dateUtc="2025-09-30T07:21:00Z">
        <w:r w:rsidRPr="00C41526" w:rsidDel="0000073B">
          <w:rPr>
            <w:sz w:val="24"/>
            <w:szCs w:val="24"/>
          </w:rPr>
          <w:delText xml:space="preserve">lines </w:delText>
        </w:r>
      </w:del>
      <w:ins w:id="43" w:author="Samuel Greenrod" w:date="2025-09-30T08:21:00Z" w16du:dateUtc="2025-09-30T07:21:00Z">
        <w:r w:rsidR="0000073B">
          <w:rPr>
            <w:sz w:val="24"/>
            <w:szCs w:val="24"/>
          </w:rPr>
          <w:t>populations</w:t>
        </w:r>
        <w:r w:rsidR="0000073B" w:rsidRPr="00C41526">
          <w:rPr>
            <w:sz w:val="24"/>
            <w:szCs w:val="24"/>
          </w:rPr>
          <w:t xml:space="preserve"> </w:t>
        </w:r>
      </w:ins>
      <w:r w:rsidRPr="00C41526">
        <w:rPr>
          <w:sz w:val="24"/>
          <w:szCs w:val="24"/>
        </w:rPr>
        <w:t xml:space="preserve">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w:t>
      </w:r>
      <w:r w:rsidR="00BC3F10">
        <w:rPr>
          <w:sz w:val="24"/>
          <w:szCs w:val="24"/>
        </w:rPr>
        <w:t xml:space="preserve">300uL was </w:t>
      </w:r>
      <w:r w:rsidRPr="00C41526">
        <w:rPr>
          <w:sz w:val="24"/>
          <w:szCs w:val="24"/>
        </w:rPr>
        <w:t>mixed with</w:t>
      </w:r>
      <w:r w:rsidR="00BC3F10">
        <w:rPr>
          <w:sz w:val="24"/>
          <w:szCs w:val="24"/>
        </w:rPr>
        <w:t xml:space="preserve"> 2.7ml of</w:t>
      </w:r>
      <w:r w:rsidRPr="00C41526">
        <w:rPr>
          <w:sz w:val="24"/>
          <w:szCs w:val="24"/>
        </w:rPr>
        <w:t xml:space="preserve"> 10</w:t>
      </w:r>
      <w:r w:rsidRPr="00C41526">
        <w:rPr>
          <w:sz w:val="24"/>
          <w:szCs w:val="24"/>
          <w:vertAlign w:val="superscript"/>
        </w:rPr>
        <w:t>8</w:t>
      </w:r>
      <w:r w:rsidRPr="00C41526">
        <w:rPr>
          <w:sz w:val="24"/>
          <w:szCs w:val="24"/>
        </w:rPr>
        <w:t xml:space="preserve"> CFU/ml wild-type PAO1 to a final MOI = ~0.0001. φLUZ19 was sampled at 2h, 4h, and 8h; φ14-1 at 4h and 8h due to delayed replication. Phage quantification was performed through sterile-filtration through 0.22</w:t>
      </w:r>
      <w:r w:rsidRPr="00C41526">
        <w:rPr>
          <w:rFonts w:cstheme="minorHAnsi"/>
          <w:sz w:val="24"/>
          <w:szCs w:val="24"/>
        </w:rPr>
        <w:t>μ</w:t>
      </w:r>
      <w:r w:rsidRPr="00C41526">
        <w:rPr>
          <w:sz w:val="24"/>
          <w:szCs w:val="24"/>
        </w:rPr>
        <w:t>m filter</w:t>
      </w:r>
      <w:r w:rsidR="00BC3F10">
        <w:rPr>
          <w:sz w:val="24"/>
          <w:szCs w:val="24"/>
        </w:rPr>
        <w:t xml:space="preserve"> plates</w:t>
      </w:r>
      <w:r w:rsidRPr="00C41526">
        <w:rPr>
          <w:sz w:val="24"/>
          <w:szCs w:val="24"/>
        </w:rPr>
        <w:t xml:space="preserve"> (Agilent) followed by centrifugation at 2,230xg for 5 mins before spotting onto resistant PAO1 double-layer overlay plates. Each </w:t>
      </w:r>
      <w:r w:rsidR="00BC3F10">
        <w:rPr>
          <w:sz w:val="24"/>
          <w:szCs w:val="24"/>
        </w:rPr>
        <w:t>growth rate</w:t>
      </w:r>
      <w:r w:rsidR="00BC3F10" w:rsidRPr="00C41526">
        <w:rPr>
          <w:sz w:val="24"/>
          <w:szCs w:val="24"/>
        </w:rPr>
        <w:t xml:space="preserve"> </w:t>
      </w:r>
      <w:r w:rsidRPr="00C41526">
        <w:rPr>
          <w:sz w:val="24"/>
          <w:szCs w:val="24"/>
        </w:rPr>
        <w:t xml:space="preserve">assay included a single replicate of each evolved phage </w:t>
      </w:r>
      <w:del w:id="44" w:author="Samuel Greenrod" w:date="2025-09-30T08:22:00Z" w16du:dateUtc="2025-09-30T07:22:00Z">
        <w:r w:rsidRPr="00C41526" w:rsidDel="0000073B">
          <w:rPr>
            <w:sz w:val="24"/>
            <w:szCs w:val="24"/>
          </w:rPr>
          <w:delText xml:space="preserve">line </w:delText>
        </w:r>
      </w:del>
      <w:ins w:id="45" w:author="Samuel Greenrod" w:date="2025-09-30T08:22:00Z" w16du:dateUtc="2025-09-30T07:22:00Z">
        <w:r w:rsidR="0000073B">
          <w:rPr>
            <w:sz w:val="24"/>
            <w:szCs w:val="24"/>
          </w:rPr>
          <w:t>population</w:t>
        </w:r>
        <w:r w:rsidR="0000073B" w:rsidRPr="00C41526">
          <w:rPr>
            <w:sz w:val="24"/>
            <w:szCs w:val="24"/>
          </w:rPr>
          <w:t xml:space="preserve"> </w:t>
        </w:r>
      </w:ins>
      <w:r w:rsidRPr="00C41526">
        <w:rPr>
          <w:sz w:val="24"/>
          <w:szCs w:val="24"/>
        </w:rPr>
        <w:t>and</w:t>
      </w:r>
      <w:r w:rsidRPr="000E6C18">
        <w:rPr>
          <w:sz w:val="24"/>
          <w:szCs w:val="24"/>
        </w:rPr>
        <w:t xml:space="preserve"> three replicates of the phage ancestor. </w:t>
      </w:r>
      <w:r w:rsidR="00BC3F10">
        <w:rPr>
          <w:sz w:val="24"/>
          <w:szCs w:val="24"/>
        </w:rPr>
        <w:t>Growth rate</w:t>
      </w:r>
      <w:r w:rsidR="00BC3F10" w:rsidRPr="000E6C18">
        <w:rPr>
          <w:sz w:val="24"/>
          <w:szCs w:val="24"/>
        </w:rPr>
        <w:t xml:space="preserve"> </w:t>
      </w:r>
      <w:r w:rsidRPr="000E6C18">
        <w:rPr>
          <w:sz w:val="24"/>
          <w:szCs w:val="24"/>
        </w:rPr>
        <w:t>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2B873085"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w:t>
      </w:r>
      <w:r w:rsidR="002B495C" w:rsidRPr="00A75097">
        <w:rPr>
          <w:sz w:val="24"/>
          <w:szCs w:val="24"/>
        </w:rPr>
        <w:t xml:space="preserve">in </w:t>
      </w:r>
      <w:r w:rsidR="00A75097" w:rsidRPr="00894ED3">
        <w:rPr>
          <w:sz w:val="24"/>
          <w:szCs w:val="24"/>
        </w:rPr>
        <w:fldChar w:fldCharType="begin"/>
      </w:r>
      <w:r w:rsidR="00A75097" w:rsidRPr="00894ED3">
        <w:rPr>
          <w:sz w:val="24"/>
          <w:szCs w:val="24"/>
        </w:rPr>
        <w:instrText xml:space="preserve"> ADDIN ZOTERO_ITEM CSL_CITATION {"citationID":"DsJmJtc2","properties":{"formattedCitation":"[31]","plainCitation":"[31]","noteIndex":0},"citationItems":[{"id":3692,"uris":["http://zotero.org/users/local/sgFDdPY0/items/ZEVGKDPJ"],"itemData":{"id":3692,"type":"article","abstract":"Environmental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2B495C" w:rsidRPr="00A75097">
        <w:rPr>
          <w:sz w:val="24"/>
          <w:szCs w:val="24"/>
        </w:rPr>
        <w:t>Briefly</w:t>
      </w:r>
      <w:r w:rsidR="002B495C">
        <w:rPr>
          <w:sz w:val="24"/>
          <w:szCs w:val="24"/>
        </w:rPr>
        <w:t xml:space="preserve">,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w:t>
      </w:r>
      <w:del w:id="46" w:author="Samuel Greenrod" w:date="2025-09-30T08:22:00Z" w16du:dateUtc="2025-09-30T07:22:00Z">
        <w:r w:rsidRPr="00C754E8" w:rsidDel="0000073B">
          <w:rPr>
            <w:sz w:val="24"/>
            <w:szCs w:val="24"/>
          </w:rPr>
          <w:delText>lines</w:delText>
        </w:r>
      </w:del>
      <w:ins w:id="47" w:author="Samuel Greenrod" w:date="2025-09-30T08:22:00Z" w16du:dateUtc="2025-09-30T07:22:00Z">
        <w:r w:rsidR="0000073B">
          <w:rPr>
            <w:sz w:val="24"/>
            <w:szCs w:val="24"/>
          </w:rPr>
          <w:t>populations</w:t>
        </w:r>
      </w:ins>
      <w:r w:rsidRPr="00C754E8">
        <w:rPr>
          <w:sz w:val="24"/>
          <w:szCs w:val="24"/>
        </w:rPr>
        <w:t xml:space="preserve">.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w:t>
      </w:r>
      <w:r w:rsidR="00155822">
        <w:rPr>
          <w:sz w:val="24"/>
          <w:szCs w:val="24"/>
        </w:rPr>
        <w:t>long-read</w:t>
      </w:r>
      <w:r w:rsidRPr="00C754E8">
        <w:rPr>
          <w:sz w:val="24"/>
          <w:szCs w:val="24"/>
        </w:rPr>
        <w:t xml:space="preserve">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3D9A2D1D" w:rsidR="00C754E8" w:rsidRPr="00C754E8" w:rsidRDefault="00155822" w:rsidP="00C754E8">
      <w:pPr>
        <w:jc w:val="both"/>
        <w:rPr>
          <w:sz w:val="24"/>
          <w:szCs w:val="24"/>
        </w:rPr>
      </w:pPr>
      <w:r>
        <w:rPr>
          <w:sz w:val="24"/>
          <w:szCs w:val="24"/>
        </w:rPr>
        <w:t>Phage r</w:t>
      </w:r>
      <w:r w:rsidR="00C754E8" w:rsidRPr="00C754E8">
        <w:rPr>
          <w:sz w:val="24"/>
          <w:szCs w:val="24"/>
        </w:rPr>
        <w:t>eads were pre-processed with Trim Galore</w:t>
      </w:r>
      <w:r w:rsidR="00AE616A">
        <w:rPr>
          <w:sz w:val="24"/>
          <w:szCs w:val="24"/>
        </w:rPr>
        <w:t xml:space="preserve"> (v.0.5.0) (</w:t>
      </w:r>
      <w:hyperlink r:id="rId9"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0"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1"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A75097">
        <w:rPr>
          <w:sz w:val="24"/>
          <w:szCs w:val="24"/>
        </w:rPr>
        <w:instrText xml:space="preserve"> ADDIN ZOTERO_ITEM CSL_CITATION {"citationID":"d7aJHyV9","properties":{"formattedCitation":"[34]","plainCitation":"[34]","noteIndex":0},"citationItems":[{"id":3231,"uris":["http://zotero.org/users/local/sgFDdPY0/items/W8QZQMMN"],"itemData":{"id":3231,"type":"article-journal","abstract":"The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[34]</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A75097">
        <w:rPr>
          <w:sz w:val="24"/>
          <w:szCs w:val="24"/>
        </w:rPr>
        <w:instrText xml:space="preserve"> ADDIN ZOTERO_ITEM CSL_CITATION {"citationID":"BfQt8DYr","properties":{"formattedCitation":"[35]","plainCitation":"[35]","noteIndex":0},"citationItems":[{"id":3239,"uris":["http://zotero.org/users/local/sgFDdPY0/items/8M754VT3"],"itemData":{"id":3239,"type":"article-journal","abstract":"Next-generation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A75097" w:rsidRPr="00A75097">
        <w:rPr>
          <w:rFonts w:ascii="Calibri" w:hAnsi="Calibri" w:cs="Calibri"/>
          <w:sz w:val="24"/>
        </w:rPr>
        <w:t>[35]</w:t>
      </w:r>
      <w:r w:rsidR="00AE616A">
        <w:rPr>
          <w:sz w:val="24"/>
          <w:szCs w:val="24"/>
        </w:rPr>
        <w:fldChar w:fldCharType="end"/>
      </w:r>
      <w:r w:rsidR="00CC6BA5">
        <w:rPr>
          <w:sz w:val="24"/>
          <w:szCs w:val="24"/>
        </w:rPr>
        <w:t xml:space="preserve">. </w:t>
      </w:r>
      <w:r w:rsidR="00C754E8" w:rsidRPr="00C754E8">
        <w:rPr>
          <w:sz w:val="24"/>
          <w:szCs w:val="24"/>
        </w:rPr>
        <w:t xml:space="preserve">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A75097">
        <w:rPr>
          <w:sz w:val="24"/>
          <w:szCs w:val="24"/>
        </w:rPr>
        <w:instrText xml:space="preserve"> ADDIN ZOTERO_ITEM CSL_CITATION {"citationID":"wlwDOgNo","properties":{"formattedCitation":"[36]","plainCitation":"[36]","noteIndex":0},"citationItems":[{"id":3236,"uris":["http://zotero.org/users/local/sgFDdPY0/items/KGCTJJMJ"],"itemData":{"id":3236,"type":"article-journal","abstract":"Summary: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73839928"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{"citationID":"gUAheIpf","properties":{"formattedCitation":"[37]","plainCitation":"[37]","noteIndex":0},"citationItems":[{"id":3348,"uris":["http://zotero.org/users/local/sgFDdPY0/items/IQZNAX2E"],"itemData":{"id":3348,"type":"article","abstract":"Motivation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A75097" w:rsidRPr="00A75097">
        <w:rPr>
          <w:rFonts w:ascii="Calibri" w:hAnsi="Calibri" w:cs="Calibri"/>
          <w:sz w:val="24"/>
        </w:rPr>
        <w:t>[37]</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A75097">
        <w:rPr>
          <w:sz w:val="24"/>
          <w:szCs w:val="24"/>
        </w:rPr>
        <w:instrText xml:space="preserve"> ADDIN ZOTERO_ITEM CSL_CITATION {"citationID":"SPrlQnCq","properties":{"formattedCitation":"[38]","plainCitation":"[38]","noteIndex":0},"citationItems":[{"id":3364,"uris":["http://zotero.org/users/local/sgFDdPY0/items/ZK9RFZRS"],"itemData":{"id":3364,"type":"article-journal","abstract":"Long-read-only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A75097" w:rsidRPr="00A75097">
        <w:rPr>
          <w:rFonts w:ascii="Calibri" w:hAnsi="Calibri" w:cs="Calibri"/>
          <w:sz w:val="24"/>
        </w:rPr>
        <w:t>[38]</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A75097">
        <w:rPr>
          <w:sz w:val="24"/>
          <w:szCs w:val="24"/>
        </w:rPr>
        <w:instrText xml:space="preserve"> ADDIN ZOTERO_ITEM CSL_CITATION {"citationID":"QylljoRA","properties":{"formattedCitation":"[39]","plainCitation":"[39]","noteIndex":0},"citationItems":[{"id":3369,"uris":["http://zotero.org/users/local/sgFDdPY0/items/T4SGB6I9"],"itemData":{"id":3369,"type":"article-journal","abstract":"Bouras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A75097" w:rsidRPr="00A75097">
        <w:rPr>
          <w:rFonts w:ascii="Calibri" w:hAnsi="Calibri" w:cs="Calibri"/>
          <w:sz w:val="24"/>
        </w:rPr>
        <w:t>[39]</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A75097">
        <w:rPr>
          <w:sz w:val="24"/>
          <w:szCs w:val="24"/>
        </w:rPr>
        <w:instrText xml:space="preserve"> ADDIN ZOTERO_ITEM CSL_CITATION {"citationID":"Ppg1fiVF","properties":{"formattedCitation":"[36]","plainCitation":"[36]","noteIndex":0},"citationItems":[{"id":3236,"uris":["http://zotero.org/users/local/sgFDdPY0/items/KGCTJJMJ"],"itemData":{"id":3236,"type":"article-journal","abstract":"Summary: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A75097" w:rsidRPr="00A75097">
        <w:rPr>
          <w:rFonts w:ascii="Calibri" w:hAnsi="Calibri" w:cs="Calibri"/>
          <w:sz w:val="24"/>
        </w:rPr>
        <w:t>[36]</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2"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A75097">
        <w:rPr>
          <w:sz w:val="24"/>
          <w:szCs w:val="24"/>
        </w:rPr>
        <w:instrText xml:space="preserve"> ADDIN ZOTERO_ITEM CSL_CITATION {"citationID":"yiV4PvBi","properties":{"formattedCitation":"[40]","plainCitation":"[40]","noteIndex":0},"citationItems":[{"id":3404,"uris":["http://zotero.org/users/local/sgFDdPY0/items/3LTJI8TF"],"itemData":{"id":3404,"type":"article-journal","abstract":"Recent advances in sequencing technologies promise ultra-long reads of </w:instrText>
      </w:r>
      <w:r w:rsidR="00A75097">
        <w:rPr>
          <w:rFonts w:ascii="Cambria Math" w:hAnsi="Cambria Math" w:cs="Cambria Math"/>
          <w:sz w:val="24"/>
          <w:szCs w:val="24"/>
        </w:rPr>
        <w:instrText>∼</w:instrText>
      </w:r>
      <w:r w:rsidR="00A75097">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A75097">
        <w:rPr>
          <w:rFonts w:ascii="Cambria Math" w:hAnsi="Cambria Math" w:cs="Cambria Math"/>
          <w:sz w:val="24"/>
          <w:szCs w:val="24"/>
        </w:rPr>
        <w:instrText>∼</w:instrText>
      </w:r>
      <w:r w:rsidR="00A75097">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A75097" w:rsidRPr="00A75097">
        <w:rPr>
          <w:rFonts w:ascii="Calibri" w:hAnsi="Calibri" w:cs="Calibri"/>
          <w:sz w:val="24"/>
        </w:rPr>
        <w:t>[40]</w:t>
      </w:r>
      <w:r w:rsidR="00AE616A">
        <w:rPr>
          <w:sz w:val="24"/>
          <w:szCs w:val="24"/>
        </w:rPr>
        <w:fldChar w:fldCharType="end"/>
      </w:r>
      <w:r w:rsidR="00AE616A">
        <w:rPr>
          <w:sz w:val="24"/>
          <w:szCs w:val="24"/>
        </w:rPr>
        <w:t xml:space="preserve"> and </w:t>
      </w:r>
      <w:r w:rsidR="00AE616A">
        <w:rPr>
          <w:sz w:val="24"/>
          <w:szCs w:val="24"/>
        </w:rPr>
        <w:lastRenderedPageBreak/>
        <w:t>variant calling with medaka (v.2.1) (</w:t>
      </w:r>
      <w:hyperlink r:id="rId13" w:history="1">
        <w:r w:rsidR="00AE616A" w:rsidRPr="000D4D81">
          <w:rPr>
            <w:rStyle w:val="Hyperlink"/>
            <w:sz w:val="24"/>
            <w:szCs w:val="24"/>
          </w:rPr>
          <w:t>https://github.com/nanoporetech/medaka</w:t>
        </w:r>
      </w:hyperlink>
      <w:r w:rsidR="00AE616A">
        <w:rPr>
          <w:sz w:val="24"/>
          <w:szCs w:val="24"/>
        </w:rPr>
        <w:t>).</w:t>
      </w:r>
      <w:r w:rsidR="00CC6BA5">
        <w:rPr>
          <w:sz w:val="24"/>
          <w:szCs w:val="24"/>
        </w:rPr>
        <w:t xml:space="preserve"> All bioinformatic analyses were conducted </w:t>
      </w:r>
      <w:r w:rsidR="00CC6BA5" w:rsidRPr="00C754E8">
        <w:rPr>
          <w:sz w:val="24"/>
          <w:szCs w:val="24"/>
        </w:rPr>
        <w:t>with default parameters.</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1E9F0943" w14:textId="6F9929DF" w:rsidR="00472ED7" w:rsidRPr="00D34923" w:rsidRDefault="00472ED7" w:rsidP="00472ED7">
      <w:pPr>
        <w:spacing w:line="276" w:lineRule="auto"/>
        <w:jc w:val="both"/>
        <w:rPr>
          <w:sz w:val="24"/>
          <w:szCs w:val="24"/>
        </w:rPr>
      </w:pPr>
      <w:r>
        <w:rPr>
          <w:sz w:val="24"/>
          <w:szCs w:val="24"/>
        </w:rPr>
        <w:t xml:space="preserve">All statistical analyses and data visualisation were conducted using packages in R (v.4.3.2) and RStudio </w:t>
      </w:r>
      <w:r>
        <w:rPr>
          <w:sz w:val="24"/>
          <w:szCs w:val="24"/>
        </w:rPr>
        <w:fldChar w:fldCharType="begin"/>
      </w:r>
      <w:r w:rsidR="00A75097">
        <w:rPr>
          <w:sz w:val="24"/>
          <w:szCs w:val="24"/>
        </w:rPr>
        <w:instrText xml:space="preserve"> ADDIN ZOTERO_ITEM CSL_CITATION {"citationID":"h22SVQHW","properties":{"formattedCitation":"[41,42]","plainCitation":"[41,42]","noteIndex":0},"citationItems":[{"id":931,"uris":["http://zotero.org/users/local/sgFDdPY0/items/7UUTDTSU"],"itemData":{"id":931,"type":"software","event-place":"RStudio,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A75097" w:rsidRPr="00A75097">
        <w:rPr>
          <w:rFonts w:ascii="Calibri" w:hAnsi="Calibri" w:cs="Calibri"/>
          <w:sz w:val="24"/>
        </w:rPr>
        <w:t>[41,42]</w:t>
      </w:r>
      <w:r>
        <w:rPr>
          <w:sz w:val="24"/>
          <w:szCs w:val="24"/>
        </w:rPr>
        <w:fldChar w:fldCharType="end"/>
      </w:r>
      <w:r>
        <w:rPr>
          <w:sz w:val="24"/>
          <w:szCs w:val="24"/>
        </w:rPr>
        <w:t>. Data wrangling was performed using “</w:t>
      </w:r>
      <w:proofErr w:type="spellStart"/>
      <w:r>
        <w:rPr>
          <w:sz w:val="24"/>
          <w:szCs w:val="24"/>
        </w:rPr>
        <w:t>Tidyverse</w:t>
      </w:r>
      <w:proofErr w:type="spellEnd"/>
      <w:r>
        <w:rPr>
          <w:sz w:val="24"/>
          <w:szCs w:val="24"/>
        </w:rPr>
        <w:t xml:space="preserve">” (v.2.0.0) R packages </w:t>
      </w:r>
      <w:r>
        <w:rPr>
          <w:sz w:val="24"/>
          <w:szCs w:val="24"/>
        </w:rPr>
        <w:fldChar w:fldCharType="begin"/>
      </w:r>
      <w:r w:rsidR="00A75097">
        <w:rPr>
          <w:sz w:val="24"/>
          <w:szCs w:val="24"/>
        </w:rPr>
        <w:instrText xml:space="preserve"> ADDIN ZOTERO_ITEM CSL_CITATION {"citationID":"9jZksnTm","properties":{"formattedCitation":"[43]","plainCitation":"[43]","noteIndex":0},"citationItems":[{"id":3658,"uris":["http://zotero.org/users/local/sgFDdPY0/items/5QHMX3YB"],"itemData":{"id":3658,"type":"article-journal","abstract":"Wickham et al., (2019). Welcome to the Tidyverse. Journal of Open Source Software, 4(43), 1686, https://doi.org/10.21105/joss.01686","container-title":"Journal of Open Source Software","DOI":"10.21105/joss.01686","ISSN":"2475-9066","issue":"43","language":"en","page":"1686","source":"joss.theoj.org","title":"Welcome to the Tidyverse","volume":"4","author":[{"family":"Wickham","given":"Hadley"},{"family":"Averick","given":"Mara"},{"family":"Bryan","given":"Jennifer"},{"family":"Chang","given":"Winston"},{"family":"McGowan","given":"Lucy D'Agostino"},{"family":"François","given":"Romain"},{"family":"Grolemund","given":"Garrett"},{"family":"Hayes","given":"Alex"},{"family":"Henry","given":"Lionel"},{"family":"Hester","given":"Jim"},{"family":"Kuhn","given":"Max"},{"family":"Pedersen","given":"Thomas Lin"},{"family":"Miller","given":"Evan"},{"family":"Bache","given":"Stephan Milton"},{"family":"Müller","given":"Kirill"},{"family":"Ooms","given":"Jeroen"},{"family":"Robinson","given":"David"},{"family":"Seidel","given":"Dana Paige"},{"family":"Spinu","given":"Vitalie"},{"family":"Takahashi","given":"Kohske"},{"family":"Vaughan","given":"Davis"},{"family":"Wilke","given":"Claus"},{"family":"Woo","given":"Kara"},{"family":"Yutani","given":"Hiroaki"}],"issued":{"date-parts":[["2019",11,21]]}}}],"schema":"https://github.com/citation-style-language/schema/raw/master/csl-citation.json"} </w:instrText>
      </w:r>
      <w:r>
        <w:rPr>
          <w:sz w:val="24"/>
          <w:szCs w:val="24"/>
        </w:rPr>
        <w:fldChar w:fldCharType="separate"/>
      </w:r>
      <w:r w:rsidR="00A75097" w:rsidRPr="00A75097">
        <w:rPr>
          <w:rFonts w:ascii="Calibri" w:hAnsi="Calibri" w:cs="Calibri"/>
          <w:sz w:val="24"/>
        </w:rPr>
        <w:t>[43]</w:t>
      </w:r>
      <w:r>
        <w:rPr>
          <w:sz w:val="24"/>
          <w:szCs w:val="24"/>
        </w:rPr>
        <w:fldChar w:fldCharType="end"/>
      </w:r>
      <w:r>
        <w:rPr>
          <w:sz w:val="24"/>
          <w:szCs w:val="24"/>
        </w:rPr>
        <w:t xml:space="preserve">. Phage growth and evolution rates were compared between </w:t>
      </w:r>
      <w:r w:rsidR="0018517F">
        <w:rPr>
          <w:sz w:val="24"/>
          <w:szCs w:val="24"/>
        </w:rPr>
        <w:t>evolution treatments</w:t>
      </w:r>
      <w:r>
        <w:rPr>
          <w:sz w:val="24"/>
          <w:szCs w:val="24"/>
        </w:rPr>
        <w:t xml:space="preserve"> using linear mixed effect models with the “lme4” (v.1.1-36) R package </w:t>
      </w:r>
      <w:r>
        <w:rPr>
          <w:sz w:val="24"/>
          <w:szCs w:val="24"/>
        </w:rPr>
        <w:fldChar w:fldCharType="begin"/>
      </w:r>
      <w:r w:rsidR="00A75097">
        <w:rPr>
          <w:sz w:val="24"/>
          <w:szCs w:val="24"/>
        </w:rPr>
        <w:instrText xml:space="preserve"> ADDIN ZOTERO_ITEM CSL_CITATION {"citationID":"AX8JON7f","properties":{"formattedCitation":"[44]","plainCitation":"[44]","noteIndex":0},"citationItems":[{"id":3660,"uris":["http://zotero.org/users/local/sgFDdPY0/items/SD27NYWL"],"itemData":{"id":3660,"type":"article-journal","abstract":"Maximum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lmer.","container-title":"Journal of Statistical Software","DOI":"10.18637/jss.v067.i01","ISSN":"1548-7660","language":"en","license":"Copyright (c) 2015 Douglas Bates, Martin Mächler, Ben Bolker, Steve Walker","page":"1-48","source":"www.jstatsoft.org","title":"Fitting Linear Mixed-Effects Models Using lme4","volume":"67","author":[{"family":"Bates","given":"Douglas"},{"family":"Mächler","given":"Martin"},{"family":"Bolker","given":"Ben"},{"family":"Walker","given":"Steve"}],"issued":{"date-parts":[["2015",10,7]]}}}],"schema":"https://github.com/citation-style-language/schema/raw/master/csl-citation.json"} </w:instrText>
      </w:r>
      <w:r>
        <w:rPr>
          <w:sz w:val="24"/>
          <w:szCs w:val="24"/>
        </w:rPr>
        <w:fldChar w:fldCharType="separate"/>
      </w:r>
      <w:r w:rsidR="00A75097" w:rsidRPr="00A75097">
        <w:rPr>
          <w:rFonts w:ascii="Calibri" w:hAnsi="Calibri" w:cs="Calibri"/>
          <w:sz w:val="24"/>
        </w:rPr>
        <w:t>[44]</w:t>
      </w:r>
      <w:r>
        <w:rPr>
          <w:sz w:val="24"/>
          <w:szCs w:val="24"/>
        </w:rPr>
        <w:fldChar w:fldCharType="end"/>
      </w:r>
      <w:r>
        <w:rPr>
          <w:sz w:val="24"/>
          <w:szCs w:val="24"/>
        </w:rPr>
        <w:t xml:space="preserve"> where the response variable was phage density (pfu/ml) or genetic distance from ancestor, the explanatory variables were an interaction term between evol</w:t>
      </w:r>
      <w:r w:rsidR="0018517F">
        <w:rPr>
          <w:sz w:val="24"/>
          <w:szCs w:val="24"/>
        </w:rPr>
        <w:t xml:space="preserve">ution treatment </w:t>
      </w:r>
      <w:r>
        <w:rPr>
          <w:sz w:val="24"/>
          <w:szCs w:val="24"/>
        </w:rPr>
        <w:t>and temperature, and batch was a random effect.  Within-group variation in genetic distance from ancestor was analysed using Levene’s test</w:t>
      </w:r>
      <w:r w:rsidR="000875A2">
        <w:rPr>
          <w:sz w:val="24"/>
          <w:szCs w:val="24"/>
        </w:rPr>
        <w:t>.</w:t>
      </w:r>
      <w:r>
        <w:rPr>
          <w:sz w:val="24"/>
          <w:szCs w:val="24"/>
        </w:rPr>
        <w:t xml:space="preserve"> The prevalence of unique compared to shared mutations across evol</w:t>
      </w:r>
      <w:r w:rsidR="0018517F">
        <w:rPr>
          <w:sz w:val="24"/>
          <w:szCs w:val="24"/>
        </w:rPr>
        <w:t xml:space="preserve">ution treatments </w:t>
      </w:r>
      <w:r>
        <w:rPr>
          <w:sz w:val="24"/>
          <w:szCs w:val="24"/>
        </w:rPr>
        <w:t>was analysed using Fisher’s exact test. Phage genetic distance between groups was also compared by constructing neighbour-joining trees based on Euclidean genetic distance</w:t>
      </w:r>
      <w:r w:rsidR="00B6478B">
        <w:rPr>
          <w:sz w:val="24"/>
          <w:szCs w:val="24"/>
        </w:rPr>
        <w:t xml:space="preserve"> using the “</w:t>
      </w:r>
      <w:proofErr w:type="spellStart"/>
      <w:r w:rsidR="00B6478B">
        <w:rPr>
          <w:sz w:val="24"/>
          <w:szCs w:val="24"/>
        </w:rPr>
        <w:t>ggtree</w:t>
      </w:r>
      <w:proofErr w:type="spellEnd"/>
      <w:r w:rsidR="00B6478B">
        <w:rPr>
          <w:sz w:val="24"/>
          <w:szCs w:val="24"/>
        </w:rPr>
        <w:t xml:space="preserve">” (v.3.10.1) R package </w:t>
      </w:r>
      <w:r w:rsidR="00B6478B">
        <w:rPr>
          <w:sz w:val="24"/>
          <w:szCs w:val="24"/>
        </w:rPr>
        <w:fldChar w:fldCharType="begin"/>
      </w:r>
      <w:r w:rsidR="00A75097">
        <w:rPr>
          <w:sz w:val="24"/>
          <w:szCs w:val="24"/>
        </w:rPr>
        <w:instrText xml:space="preserve"> ADDIN ZOTERO_ITEM CSL_CITATION {"citationID":"rOk7Ybvi","properties":{"formattedCitation":"[45]","plainCitation":"[45]","noteIndex":0},"citationItems":[{"id":237,"uris":["http://zotero.org/users/local/sgFDdPY0/items/6ULA7CJJ"],"itemData":{"id":237,"type":"article-journal","abstract":"We present an r package, ggtree, which provides programmable visualization and annotation of phylogenetic trees. ggtree can read more tree file formats than other softwares, including newick, nexus, NHX, phylip and jplace formats, and support visualization of phylo, multiphylo, phylo4, phylo4d, obkdata and phyloseq tree objects defined in other r packages. It can also extract the tree/branch/node-specific and other data from the analysis outputs of beast, epa, hyphy, paml, phylodog, pplacer, r8s, raxml and revbayes software, and allows using these data to annotate the tree. The package allows colouring and annotation of a tree by numerical/categorical node attributes, manipulating a tree by rotating, collapsing and zooming out clades, highlighting user selected clades or operational taxonomic units and exploration of a large tree by zooming into a selected portion. A two-dimensional tree can be drawn by scaling the tree width based on an attribute of the nodes. A tree can be annotated with an associated numerical matrix (as a heat map), multiple sequence alignment, subplots or silhouette images. The package ggtree is released under the artistic-2.0 license. The source code and documents are freely available through bioconductor (http://www.bioconductor.org/packages/ggtree).","container-title":"Methods in Ecology and Evolution","DOI":"https://doi.org/10.1111/2041-210X.12628","ISSN":"2041-210X","issue":"1","language":"en","license":"© 2016 The Authors. Methods in Ecology and Evolution © 2016 British Ecological Society","note":"_eprint: https://besjournals.onlinelibrary.wiley.com/doi/pdf/10.1111/2041-210X.12628","page":"28-36","source":"Wiley Online Library","title":"ggtree: an r package for visualization and annotation of phylogenetic trees with their covariates and other associated data","title-short":"ggtree","volume":"8","author":[{"family":"Yu","given":"Guangchuang"},{"family":"Smith","given":"David K."},{"family":"Zhu","given":"Huachen"},{"family":"Guan","given":"Yi"},{"family":"Lam","given":"Tommy Tsan-Yuk"}],"issued":{"date-parts":[["2017"]]}}}],"schema":"https://github.com/citation-style-language/schema/raw/master/csl-citation.json"} </w:instrText>
      </w:r>
      <w:r w:rsidR="00B6478B">
        <w:rPr>
          <w:sz w:val="24"/>
          <w:szCs w:val="24"/>
        </w:rPr>
        <w:fldChar w:fldCharType="separate"/>
      </w:r>
      <w:r w:rsidR="00A75097" w:rsidRPr="00A75097">
        <w:rPr>
          <w:rFonts w:ascii="Calibri" w:hAnsi="Calibri" w:cs="Calibri"/>
          <w:sz w:val="24"/>
        </w:rPr>
        <w:t>[45]</w:t>
      </w:r>
      <w:r w:rsidR="00B6478B">
        <w:rPr>
          <w:sz w:val="24"/>
          <w:szCs w:val="24"/>
        </w:rPr>
        <w:fldChar w:fldCharType="end"/>
      </w:r>
      <w:r>
        <w:rPr>
          <w:sz w:val="24"/>
          <w:szCs w:val="24"/>
        </w:rPr>
        <w:t xml:space="preserve">. Data and code used in analyses can be found at </w:t>
      </w:r>
      <w:hyperlink r:id="rId14" w:history="1">
        <w:r w:rsidRPr="00967033">
          <w:rPr>
            <w:rStyle w:val="Hyperlink"/>
            <w:sz w:val="24"/>
            <w:szCs w:val="24"/>
          </w:rPr>
          <w:t>https://github.com/SamuelGreenrod/Evol_fluctuating</w:t>
        </w:r>
      </w:hyperlink>
      <w:r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48"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48"/>
    <w:p w14:paraId="2E33167C" w14:textId="01C214A6"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sidR="00B6478B">
        <w:rPr>
          <w:rFonts w:cstheme="minorHAnsi"/>
          <w:sz w:val="24"/>
          <w:szCs w:val="24"/>
        </w:rPr>
        <w:t>Given φ14-1 has previously been shown to grow poorly at 42°C, 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14-1</w:t>
      </w:r>
      <w:r w:rsidR="00B6478B">
        <w:rPr>
          <w:rFonts w:cstheme="minorHAnsi"/>
          <w:sz w:val="24"/>
          <w:szCs w:val="24"/>
        </w:rPr>
        <w:t xml:space="preserve"> populations</w:t>
      </w:r>
      <w:r w:rsidR="002D773A" w:rsidRPr="00F07F61">
        <w:rPr>
          <w:rFonts w:cstheme="minorHAnsi"/>
          <w:sz w:val="24"/>
          <w:szCs w:val="24"/>
        </w:rPr>
        <w:t xml:space="preserve">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 xml:space="preserve">14-1 </w:t>
      </w:r>
      <w:del w:id="49" w:author="Samuel Greenrod" w:date="2025-09-30T08:28:00Z" w16du:dateUtc="2025-09-30T07:28:00Z">
        <w:r w:rsidR="002D773A" w:rsidRPr="00F07F61" w:rsidDel="0000073B">
          <w:rPr>
            <w:rFonts w:cstheme="minorHAnsi"/>
            <w:sz w:val="24"/>
            <w:szCs w:val="24"/>
          </w:rPr>
          <w:delText xml:space="preserve">grew </w:delText>
        </w:r>
      </w:del>
      <w:ins w:id="50" w:author="Samuel Greenrod" w:date="2025-09-30T08:28:00Z" w16du:dateUtc="2025-09-30T07:28:00Z">
        <w:r w:rsidR="0000073B">
          <w:rPr>
            <w:rFonts w:cstheme="minorHAnsi"/>
            <w:sz w:val="24"/>
            <w:szCs w:val="24"/>
          </w:rPr>
          <w:t>densities increased</w:t>
        </w:r>
        <w:r w:rsidR="0000073B" w:rsidRPr="00F07F61" w:rsidDel="003B65A4">
          <w:rPr>
            <w:rFonts w:cstheme="minorHAnsi"/>
            <w:sz w:val="24"/>
            <w:szCs w:val="24"/>
          </w:rPr>
          <w:t xml:space="preserve"> </w:t>
        </w:r>
      </w:ins>
      <w:r w:rsidR="002D773A" w:rsidRPr="00F07F61" w:rsidDel="003B65A4">
        <w:rPr>
          <w:rFonts w:cstheme="minorHAnsi"/>
          <w:sz w:val="24"/>
          <w:szCs w:val="24"/>
        </w:rPr>
        <w:t>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 xml:space="preserve">but </w:t>
      </w:r>
      <w:del w:id="51" w:author="Samuel Greenrod" w:date="2025-09-30T08:28:00Z" w16du:dateUtc="2025-09-30T07:28:00Z">
        <w:r w:rsidR="002D773A" w:rsidRPr="00F07F61" w:rsidDel="0000073B">
          <w:rPr>
            <w:rFonts w:cstheme="minorHAnsi"/>
            <w:sz w:val="24"/>
            <w:szCs w:val="24"/>
          </w:rPr>
          <w:delText>showed little growth</w:delText>
        </w:r>
      </w:del>
      <w:ins w:id="52" w:author="Samuel Greenrod" w:date="2025-09-30T08:28:00Z" w16du:dateUtc="2025-09-30T07:28:00Z">
        <w:r w:rsidR="0000073B">
          <w:rPr>
            <w:rFonts w:cstheme="minorHAnsi"/>
            <w:sz w:val="24"/>
            <w:szCs w:val="24"/>
          </w:rPr>
          <w:t>decreased</w:t>
        </w:r>
      </w:ins>
      <w:r w:rsidR="002D773A" w:rsidRPr="00F07F61" w:rsidDel="003B65A4">
        <w:rPr>
          <w:rFonts w:cstheme="minorHAnsi"/>
          <w:sz w:val="24"/>
          <w:szCs w:val="24"/>
        </w:rPr>
        <w:t xml:space="preserve">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w:t>
      </w:r>
      <w:r w:rsidR="00553782">
        <w:rPr>
          <w:rFonts w:cstheme="minorHAnsi"/>
          <w:sz w:val="24"/>
          <w:szCs w:val="24"/>
        </w:rPr>
        <w:t>.</w:t>
      </w:r>
      <w:r w:rsidR="00C27692" w:rsidDel="003B65A4">
        <w:rPr>
          <w:rFonts w:cstheme="minorHAnsi"/>
          <w:sz w:val="24"/>
          <w:szCs w:val="24"/>
        </w:rPr>
        <w:t xml:space="preserve"> 1</w:t>
      </w:r>
      <w:r w:rsidR="00553782">
        <w:rPr>
          <w:rFonts w:cstheme="minorHAnsi"/>
          <w:sz w:val="24"/>
          <w:szCs w:val="24"/>
        </w:rPr>
        <w:t>A</w:t>
      </w:r>
      <w:r w:rsidR="00C27692" w:rsidDel="003B65A4">
        <w:rPr>
          <w:rFonts w:cstheme="minorHAnsi"/>
          <w:sz w:val="24"/>
          <w:szCs w:val="24"/>
        </w:rPr>
        <w:t>)</w:t>
      </w:r>
      <w:r w:rsidR="002D773A" w:rsidRPr="00F07F61" w:rsidDel="003B65A4">
        <w:rPr>
          <w:rFonts w:cstheme="minorHAnsi"/>
          <w:sz w:val="24"/>
          <w:szCs w:val="24"/>
        </w:rPr>
        <w:t xml:space="preserve">. </w:t>
      </w:r>
      <w:ins w:id="53" w:author="Samuel Greenrod" w:date="2025-09-30T08:34:00Z" w16du:dateUtc="2025-09-30T07:34:00Z">
        <w:r w:rsidR="005C05AA">
          <w:rPr>
            <w:rFonts w:cstheme="minorHAnsi"/>
            <w:sz w:val="24"/>
            <w:szCs w:val="24"/>
          </w:rPr>
          <w:t>As phage lysates were diluted 10-fold in between passages, p</w:t>
        </w:r>
      </w:ins>
      <w:ins w:id="54" w:author="Samuel Greenrod" w:date="2025-09-30T08:28:00Z" w16du:dateUtc="2025-09-30T07:28:00Z">
        <w:r w:rsidR="0084108E">
          <w:rPr>
            <w:rFonts w:cstheme="minorHAnsi"/>
            <w:sz w:val="24"/>
            <w:szCs w:val="24"/>
          </w:rPr>
          <w:t xml:space="preserve">hage density decreases </w:t>
        </w:r>
      </w:ins>
      <w:ins w:id="55" w:author="Samuel Greenrod" w:date="2025-09-30T08:34:00Z" w16du:dateUtc="2025-09-30T07:34:00Z">
        <w:r w:rsidR="005C05AA">
          <w:rPr>
            <w:rFonts w:cstheme="minorHAnsi"/>
            <w:sz w:val="24"/>
            <w:szCs w:val="24"/>
          </w:rPr>
          <w:t xml:space="preserve">reflect </w:t>
        </w:r>
      </w:ins>
      <w:ins w:id="56" w:author="Samuel Greenrod" w:date="2025-09-30T10:42:00Z" w16du:dateUtc="2025-09-30T09:42:00Z">
        <w:r w:rsidR="00E9154B">
          <w:rPr>
            <w:rFonts w:cstheme="minorHAnsi"/>
            <w:sz w:val="24"/>
            <w:szCs w:val="24"/>
          </w:rPr>
          <w:t>lower</w:t>
        </w:r>
      </w:ins>
      <w:ins w:id="57" w:author="Samuel Greenrod" w:date="2025-09-30T08:34:00Z" w16du:dateUtc="2025-09-30T07:34:00Z">
        <w:r w:rsidR="005C05AA">
          <w:rPr>
            <w:rFonts w:cstheme="minorHAnsi"/>
            <w:sz w:val="24"/>
            <w:szCs w:val="24"/>
          </w:rPr>
          <w:t xml:space="preserve"> than 10-fold </w:t>
        </w:r>
      </w:ins>
      <w:ins w:id="58" w:author="Samuel Greenrod" w:date="2025-09-30T08:35:00Z" w16du:dateUtc="2025-09-30T07:35:00Z">
        <w:r w:rsidR="005C05AA" w:rsidDel="003B65A4">
          <w:rPr>
            <w:rFonts w:cstheme="minorHAnsi"/>
            <w:sz w:val="24"/>
            <w:szCs w:val="24"/>
          </w:rPr>
          <w:t>φ</w:t>
        </w:r>
        <w:r w:rsidR="005C05AA" w:rsidRPr="00F07F61" w:rsidDel="003B65A4">
          <w:rPr>
            <w:rFonts w:cstheme="minorHAnsi"/>
            <w:sz w:val="24"/>
            <w:szCs w:val="24"/>
          </w:rPr>
          <w:t xml:space="preserve">14-1 </w:t>
        </w:r>
      </w:ins>
      <w:ins w:id="59" w:author="Samuel Greenrod" w:date="2025-09-30T08:29:00Z" w16du:dateUtc="2025-09-30T07:29:00Z">
        <w:r w:rsidR="0084108E">
          <w:rPr>
            <w:rFonts w:cstheme="minorHAnsi"/>
            <w:sz w:val="24"/>
            <w:szCs w:val="24"/>
          </w:rPr>
          <w:t xml:space="preserve">population growth </w:t>
        </w:r>
      </w:ins>
      <w:ins w:id="60" w:author="Samuel Greenrod" w:date="2025-09-30T08:34:00Z" w16du:dateUtc="2025-09-30T07:34:00Z">
        <w:r w:rsidR="005C05AA">
          <w:rPr>
            <w:rFonts w:cstheme="minorHAnsi"/>
            <w:sz w:val="24"/>
            <w:szCs w:val="24"/>
          </w:rPr>
          <w:t xml:space="preserve">during </w:t>
        </w:r>
      </w:ins>
      <w:ins w:id="61" w:author="Samuel Greenrod" w:date="2025-09-30T08:35:00Z" w16du:dateUtc="2025-09-30T07:35:00Z">
        <w:r w:rsidR="005C05AA" w:rsidRPr="00F07F61" w:rsidDel="003B65A4">
          <w:rPr>
            <w:rFonts w:cstheme="minorHAnsi"/>
            <w:sz w:val="24"/>
            <w:szCs w:val="24"/>
          </w:rPr>
          <w:t>42</w:t>
        </w:r>
        <w:r w:rsidR="005C05AA" w:rsidDel="003B65A4">
          <w:rPr>
            <w:rFonts w:cstheme="minorHAnsi"/>
            <w:sz w:val="24"/>
            <w:szCs w:val="24"/>
          </w:rPr>
          <w:t>°</w:t>
        </w:r>
        <w:r w:rsidR="005C05AA" w:rsidRPr="00F07F61" w:rsidDel="003B65A4">
          <w:rPr>
            <w:rFonts w:cstheme="minorHAnsi"/>
            <w:sz w:val="24"/>
            <w:szCs w:val="24"/>
          </w:rPr>
          <w:t>C passages</w:t>
        </w:r>
      </w:ins>
      <w:ins w:id="62" w:author="Samuel Greenrod" w:date="2025-09-30T08:30:00Z" w16du:dateUtc="2025-09-30T07:30:00Z">
        <w:r w:rsidR="0084108E">
          <w:rPr>
            <w:rFonts w:cstheme="minorHAnsi"/>
            <w:sz w:val="24"/>
            <w:szCs w:val="24"/>
          </w:rPr>
          <w:t>.</w:t>
        </w:r>
      </w:ins>
      <w:ins w:id="63" w:author="Samuel Greenrod" w:date="2025-09-30T08:29:00Z" w16du:dateUtc="2025-09-30T07:29:00Z">
        <w:r w:rsidR="0084108E">
          <w:rPr>
            <w:rFonts w:cstheme="minorHAnsi"/>
            <w:sz w:val="24"/>
            <w:szCs w:val="24"/>
          </w:rPr>
          <w:t xml:space="preserve"> </w:t>
        </w:r>
      </w:ins>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749FF2C4"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w:t>
      </w:r>
      <w:r w:rsidR="00B6478B">
        <w:rPr>
          <w:rFonts w:cstheme="minorHAnsi"/>
          <w:sz w:val="24"/>
          <w:szCs w:val="24"/>
        </w:rPr>
        <w:t>growth rates</w:t>
      </w:r>
      <w:r w:rsidR="00B6478B" w:rsidRPr="00F07F61">
        <w:rPr>
          <w:rFonts w:cstheme="minorHAnsi"/>
          <w:sz w:val="24"/>
          <w:szCs w:val="24"/>
        </w:rPr>
        <w:t xml:space="preserve"> </w:t>
      </w:r>
      <w:r w:rsidR="00FA3F24">
        <w:rPr>
          <w:rFonts w:cstheme="minorHAnsi"/>
          <w:sz w:val="24"/>
          <w:szCs w:val="24"/>
        </w:rPr>
        <w:t xml:space="preserve">of static and fluctuating evolved </w:t>
      </w:r>
      <w:del w:id="64" w:author="Samuel Greenrod" w:date="2025-09-30T08:20:00Z" w16du:dateUtc="2025-09-30T07:20:00Z">
        <w:r w:rsidR="00FA3F24" w:rsidDel="0000073B">
          <w:rPr>
            <w:rFonts w:cstheme="minorHAnsi"/>
            <w:sz w:val="24"/>
            <w:szCs w:val="24"/>
          </w:rPr>
          <w:delText xml:space="preserve">lines </w:delText>
        </w:r>
      </w:del>
      <w:ins w:id="65" w:author="Samuel Greenrod" w:date="2025-09-30T08:20:00Z" w16du:dateUtc="2025-09-30T07:20:00Z">
        <w:r w:rsidR="0000073B">
          <w:rPr>
            <w:rFonts w:cstheme="minorHAnsi"/>
            <w:sz w:val="24"/>
            <w:szCs w:val="24"/>
          </w:rPr>
          <w:t>populations</w:t>
        </w:r>
        <w:r w:rsidR="0000073B">
          <w:rPr>
            <w:rFonts w:cstheme="minorHAnsi"/>
            <w:sz w:val="24"/>
            <w:szCs w:val="24"/>
          </w:rPr>
          <w:t xml:space="preserve"> </w:t>
        </w:r>
      </w:ins>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w:t>
      </w:r>
      <w:r w:rsidR="00553782">
        <w:rPr>
          <w:rFonts w:cstheme="minorHAnsi"/>
          <w:sz w:val="24"/>
          <w:szCs w:val="24"/>
        </w:rPr>
        <w:t>.</w:t>
      </w:r>
      <w:r w:rsidR="00C27692">
        <w:rPr>
          <w:rFonts w:cstheme="minorHAnsi"/>
          <w:sz w:val="24"/>
          <w:szCs w:val="24"/>
        </w:rPr>
        <w:t xml:space="preserve"> 1</w:t>
      </w:r>
      <w:r w:rsidR="00553782">
        <w:rPr>
          <w:rFonts w:cstheme="minorHAnsi"/>
          <w:sz w:val="24"/>
          <w:szCs w:val="24"/>
        </w:rPr>
        <w:t>B</w:t>
      </w:r>
      <w:r w:rsidR="00C27692">
        <w:rPr>
          <w:rFonts w:cstheme="minorHAnsi"/>
          <w:sz w:val="24"/>
          <w:szCs w:val="24"/>
        </w:rPr>
        <w:t>)</w:t>
      </w:r>
      <w:r w:rsidRPr="00F07F61">
        <w:rPr>
          <w:rFonts w:cstheme="minorHAnsi"/>
          <w:sz w:val="24"/>
          <w:szCs w:val="24"/>
        </w:rPr>
        <w:t xml:space="preserve">. We found </w:t>
      </w:r>
      <w:r w:rsidR="00B6478B">
        <w:rPr>
          <w:rFonts w:cstheme="minorHAnsi"/>
          <w:sz w:val="24"/>
          <w:szCs w:val="24"/>
        </w:rPr>
        <w:t>that</w:t>
      </w:r>
      <w:r w:rsidRPr="00F07F61">
        <w:rPr>
          <w:rFonts w:cstheme="minorHAnsi"/>
          <w:sz w:val="24"/>
          <w:szCs w:val="24"/>
        </w:rPr>
        <w:t xml:space="preserve"> </w:t>
      </w:r>
      <w:r w:rsidR="00B6478B">
        <w:rPr>
          <w:rFonts w:cstheme="minorHAnsi"/>
          <w:sz w:val="24"/>
          <w:szCs w:val="24"/>
        </w:rPr>
        <w:t xml:space="preserve">growth rates of both </w:t>
      </w:r>
      <w:proofErr w:type="spellStart"/>
      <w:r w:rsidR="00B6478B">
        <w:rPr>
          <w:rFonts w:cstheme="minorHAnsi"/>
          <w:sz w:val="24"/>
          <w:szCs w:val="24"/>
        </w:rPr>
        <w:t>phages</w:t>
      </w:r>
      <w:proofErr w:type="spellEnd"/>
      <w:r w:rsidR="00B6478B">
        <w:rPr>
          <w:rFonts w:cstheme="minorHAnsi"/>
          <w:sz w:val="24"/>
          <w:szCs w:val="24"/>
        </w:rPr>
        <w:t xml:space="preserve"> in monoculture depended on the </w:t>
      </w:r>
      <w:r w:rsidRPr="00F07F61">
        <w:rPr>
          <w:rFonts w:cstheme="minorHAnsi"/>
          <w:sz w:val="24"/>
          <w:szCs w:val="24"/>
        </w:rPr>
        <w:t xml:space="preserve">interaction between </w:t>
      </w:r>
      <w:r w:rsidR="00437FD6">
        <w:rPr>
          <w:rFonts w:cstheme="minorHAnsi"/>
          <w:sz w:val="24"/>
          <w:szCs w:val="24"/>
        </w:rPr>
        <w:t xml:space="preserve">evolution treatment </w:t>
      </w:r>
      <w:r w:rsidRPr="00F07F61">
        <w:rPr>
          <w:rFonts w:cstheme="minorHAnsi"/>
          <w:sz w:val="24"/>
          <w:szCs w:val="24"/>
        </w:rPr>
        <w:t xml:space="preserve">and </w:t>
      </w:r>
      <w:r w:rsidR="00B6478B">
        <w:rPr>
          <w:rFonts w:cstheme="minorHAnsi"/>
          <w:sz w:val="24"/>
          <w:szCs w:val="24"/>
        </w:rPr>
        <w:t xml:space="preserve">assay </w:t>
      </w:r>
      <w:r w:rsidRPr="00F07F61">
        <w:rPr>
          <w:rFonts w:cstheme="minorHAnsi"/>
          <w:sz w:val="24"/>
          <w:szCs w:val="24"/>
        </w:rPr>
        <w:t>temperature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(t(</w:t>
      </w:r>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(t(</w:t>
      </w:r>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 xml:space="preserve">14-1 fluctuating </w:t>
      </w:r>
      <w:del w:id="66" w:author="Samuel Greenrod" w:date="2025-09-30T08:21:00Z" w16du:dateUtc="2025-09-30T07:21:00Z">
        <w:r w:rsidR="00F32BD7" w:rsidDel="0000073B">
          <w:rPr>
            <w:rFonts w:cstheme="minorHAnsi"/>
            <w:sz w:val="24"/>
            <w:szCs w:val="24"/>
          </w:rPr>
          <w:delText xml:space="preserve">lines </w:delText>
        </w:r>
      </w:del>
      <w:ins w:id="67" w:author="Samuel Greenrod" w:date="2025-09-30T08:21:00Z" w16du:dateUtc="2025-09-30T07:21:00Z">
        <w:r w:rsidR="0000073B">
          <w:rPr>
            <w:rFonts w:cstheme="minorHAnsi"/>
            <w:sz w:val="24"/>
            <w:szCs w:val="24"/>
          </w:rPr>
          <w:t>populations</w:t>
        </w:r>
        <w:r w:rsidR="0000073B">
          <w:rPr>
            <w:rFonts w:cstheme="minorHAnsi"/>
            <w:sz w:val="24"/>
            <w:szCs w:val="24"/>
          </w:rPr>
          <w:t xml:space="preserve"> </w:t>
        </w:r>
      </w:ins>
      <w:r w:rsidR="00F32BD7">
        <w:rPr>
          <w:rFonts w:cstheme="minorHAnsi"/>
          <w:sz w:val="24"/>
          <w:szCs w:val="24"/>
        </w:rPr>
        <w:t>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w:t>
      </w:r>
      <w:r w:rsidR="00F32BD7" w:rsidRPr="00A75097">
        <w:rPr>
          <w:rFonts w:cstheme="minorHAnsi"/>
          <w:sz w:val="24"/>
          <w:szCs w:val="24"/>
        </w:rPr>
        <w:t>capacity</w:t>
      </w:r>
      <w:r w:rsidR="00B6478B" w:rsidRPr="00A75097">
        <w:rPr>
          <w:rFonts w:cstheme="minorHAnsi"/>
          <w:sz w:val="24"/>
          <w:szCs w:val="24"/>
        </w:rPr>
        <w:t xml:space="preserve"> </w:t>
      </w:r>
      <w:r w:rsidR="00155822">
        <w:rPr>
          <w:rFonts w:cstheme="minorHAnsi"/>
          <w:sz w:val="24"/>
          <w:szCs w:val="24"/>
        </w:rPr>
        <w:t xml:space="preserve">(see ref. </w:t>
      </w:r>
      <w:r w:rsidR="00A75097" w:rsidRPr="00894ED3">
        <w:rPr>
          <w:rFonts w:cstheme="minorHAnsi"/>
          <w:sz w:val="24"/>
          <w:szCs w:val="24"/>
        </w:rPr>
        <w:fldChar w:fldCharType="begin"/>
      </w:r>
      <w:r w:rsidR="00A75097" w:rsidRPr="00894ED3">
        <w:rPr>
          <w:rFonts w:cstheme="minorHAnsi"/>
          <w:sz w:val="24"/>
          <w:szCs w:val="24"/>
        </w:rPr>
        <w:instrText xml:space="preserve"> ADDIN ZOTERO_ITEM CSL_CITATION {"citationID":"SHsE27fh","properties":{"formattedCitation":"[31]","plainCitation":"[31]","noteIndex":0},"citationItems":[{"id":3692,"uris":["http://zotero.org/users/local/sgFDdPY0/items/ZEVGKDPJ"],"itemData":{"id":3692,"type":"article","abstract":"Environmental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rFonts w:cstheme="minorHAnsi"/>
          <w:sz w:val="24"/>
          <w:szCs w:val="24"/>
        </w:rPr>
        <w:fldChar w:fldCharType="separate"/>
      </w:r>
      <w:r w:rsidR="00A75097" w:rsidRPr="00894ED3">
        <w:rPr>
          <w:rFonts w:ascii="Calibri" w:hAnsi="Calibri" w:cs="Calibri"/>
          <w:sz w:val="24"/>
        </w:rPr>
        <w:t>[31]</w:t>
      </w:r>
      <w:r w:rsidR="00A75097" w:rsidRPr="00894ED3">
        <w:rPr>
          <w:rFonts w:cstheme="minorHAnsi"/>
          <w:sz w:val="24"/>
          <w:szCs w:val="24"/>
        </w:rPr>
        <w:fldChar w:fldCharType="end"/>
      </w:r>
      <w:r w:rsidR="00155822">
        <w:rPr>
          <w:rFonts w:cstheme="minorHAnsi"/>
          <w:sz w:val="24"/>
          <w:szCs w:val="24"/>
        </w:rPr>
        <w:t>)</w:t>
      </w:r>
      <w:r w:rsidR="00F32BD7" w:rsidRPr="00A75097">
        <w:rPr>
          <w:rFonts w:cstheme="minorHAnsi"/>
          <w:sz w:val="24"/>
          <w:szCs w:val="24"/>
        </w:rPr>
        <w:t>. For</w:t>
      </w:r>
      <w:r w:rsidR="00F32BD7">
        <w:rPr>
          <w:rFonts w:cstheme="minorHAnsi"/>
          <w:sz w:val="24"/>
          <w:szCs w:val="24"/>
        </w:rPr>
        <w:t xml:space="preserve">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 xml:space="preserve">C static populations (t(29) = -19.3, p &lt; 0.001). However, growth was not </w:t>
      </w:r>
      <w:r w:rsidR="00F32BD7">
        <w:rPr>
          <w:rFonts w:cstheme="minorHAnsi"/>
          <w:sz w:val="24"/>
          <w:szCs w:val="24"/>
        </w:rPr>
        <w:lastRenderedPageBreak/>
        <w:t>significantly different to 42</w:t>
      </w:r>
      <w:r w:rsidR="00F06954">
        <w:rPr>
          <w:rFonts w:cstheme="minorHAnsi"/>
          <w:sz w:val="24"/>
          <w:szCs w:val="24"/>
        </w:rPr>
        <w:t>°</w:t>
      </w:r>
      <w:r w:rsidR="00F32BD7">
        <w:rPr>
          <w:rFonts w:cstheme="minorHAnsi"/>
          <w:sz w:val="24"/>
          <w:szCs w:val="24"/>
        </w:rPr>
        <w:t>C evolved populations (t(29) =-1.65, p = 0.37). The opposite findings were observed at 37</w:t>
      </w:r>
      <w:r w:rsidR="00F06954">
        <w:rPr>
          <w:rFonts w:cstheme="minorHAnsi"/>
          <w:sz w:val="24"/>
          <w:szCs w:val="24"/>
        </w:rPr>
        <w:t>°</w:t>
      </w:r>
      <w:r w:rsidR="00F32BD7">
        <w:rPr>
          <w:rFonts w:cstheme="minorHAnsi"/>
          <w:sz w:val="24"/>
          <w:szCs w:val="24"/>
        </w:rPr>
        <w:t xml:space="preserve">C; fluctuating evolved </w:t>
      </w:r>
      <w:r w:rsidR="000875A2">
        <w:rPr>
          <w:rFonts w:cstheme="minorHAnsi"/>
          <w:sz w:val="24"/>
          <w:szCs w:val="24"/>
        </w:rPr>
        <w:t xml:space="preserve">populations </w:t>
      </w:r>
      <w:r w:rsidR="00F32BD7">
        <w:rPr>
          <w:rFonts w:cstheme="minorHAnsi"/>
          <w:sz w:val="24"/>
          <w:szCs w:val="24"/>
        </w:rPr>
        <w:t>had significantly higher growth rates than</w:t>
      </w:r>
      <w:r w:rsidR="000875A2">
        <w:rPr>
          <w:rFonts w:cstheme="minorHAnsi"/>
          <w:sz w:val="24"/>
          <w:szCs w:val="24"/>
        </w:rPr>
        <w:t xml:space="preserve"> those evolved at</w:t>
      </w:r>
      <w:r w:rsidR="00F32BD7">
        <w:rPr>
          <w:rFonts w:cstheme="minorHAnsi"/>
          <w:sz w:val="24"/>
          <w:szCs w:val="24"/>
        </w:rPr>
        <w:t xml:space="preserve"> 42</w:t>
      </w:r>
      <w:r w:rsidR="00F06954">
        <w:rPr>
          <w:rFonts w:cstheme="minorHAnsi"/>
          <w:sz w:val="24"/>
          <w:szCs w:val="24"/>
        </w:rPr>
        <w:t>°</w:t>
      </w:r>
      <w:r w:rsidR="00F32BD7">
        <w:rPr>
          <w:rFonts w:cstheme="minorHAnsi"/>
          <w:sz w:val="24"/>
          <w:szCs w:val="24"/>
        </w:rPr>
        <w:t>C but similar growth rates to 37</w:t>
      </w:r>
      <w:r w:rsidR="00F06954">
        <w:rPr>
          <w:rFonts w:cstheme="minorHAnsi"/>
          <w:sz w:val="24"/>
          <w:szCs w:val="24"/>
        </w:rPr>
        <w:t>°</w:t>
      </w:r>
      <w:r w:rsidR="00F32BD7">
        <w:rPr>
          <w:rFonts w:cstheme="minorHAnsi"/>
          <w:sz w:val="24"/>
          <w:szCs w:val="24"/>
        </w:rPr>
        <w:t xml:space="preserve">C evolved </w:t>
      </w:r>
      <w:r w:rsidR="000875A2">
        <w:rPr>
          <w:rFonts w:cstheme="minorHAnsi"/>
          <w:sz w:val="24"/>
          <w:szCs w:val="24"/>
        </w:rPr>
        <w:t xml:space="preserve">populations </w:t>
      </w:r>
      <w:r w:rsidR="009F7F27">
        <w:rPr>
          <w:noProof/>
          <w:sz w:val="24"/>
          <w:szCs w:val="24"/>
        </w:rPr>
        <w:drawing>
          <wp:anchor distT="0" distB="0" distL="114300" distR="114300" simplePos="0" relativeHeight="251659264" behindDoc="0" locked="0" layoutInCell="1" allowOverlap="1" wp14:anchorId="3326E3A4" wp14:editId="2932C96B">
            <wp:simplePos x="0" y="0"/>
            <wp:positionH relativeFrom="margin">
              <wp:align>center</wp:align>
            </wp:positionH>
            <wp:positionV relativeFrom="paragraph">
              <wp:posOffset>1049655</wp:posOffset>
            </wp:positionV>
            <wp:extent cx="5510254" cy="7810622"/>
            <wp:effectExtent l="0" t="0" r="0" b="0"/>
            <wp:wrapTopAndBottom/>
            <wp:docPr id="57331130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1305" name="Picture 4"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10254" cy="7810622"/>
                    </a:xfrm>
                    <a:prstGeom prst="rect">
                      <a:avLst/>
                    </a:prstGeom>
                  </pic:spPr>
                </pic:pic>
              </a:graphicData>
            </a:graphic>
            <wp14:sizeRelH relativeFrom="page">
              <wp14:pctWidth>0</wp14:pctWidth>
            </wp14:sizeRelH>
            <wp14:sizeRelV relativeFrom="page">
              <wp14:pctHeight>0</wp14:pctHeight>
            </wp14:sizeRelV>
          </wp:anchor>
        </w:drawing>
      </w:r>
      <w:r w:rsidR="00F32BD7">
        <w:rPr>
          <w:rFonts w:cstheme="minorHAnsi"/>
          <w:sz w:val="24"/>
          <w:szCs w:val="24"/>
        </w:rPr>
        <w:t>(42</w:t>
      </w:r>
      <w:r w:rsidR="00F06954">
        <w:rPr>
          <w:rFonts w:cstheme="minorHAnsi"/>
          <w:sz w:val="24"/>
          <w:szCs w:val="24"/>
        </w:rPr>
        <w:t>°</w:t>
      </w:r>
      <w:r w:rsidR="00F32BD7">
        <w:rPr>
          <w:rFonts w:cstheme="minorHAnsi"/>
          <w:sz w:val="24"/>
          <w:szCs w:val="24"/>
        </w:rPr>
        <w:t>C static: t(29) = -5.2, p &lt; 0.001; 37</w:t>
      </w:r>
      <w:r w:rsidR="00F06954">
        <w:rPr>
          <w:rFonts w:cstheme="minorHAnsi"/>
          <w:sz w:val="24"/>
          <w:szCs w:val="24"/>
        </w:rPr>
        <w:t>°</w:t>
      </w:r>
      <w:r w:rsidR="00F32BD7">
        <w:rPr>
          <w:rFonts w:cstheme="minorHAnsi"/>
          <w:sz w:val="24"/>
          <w:szCs w:val="24"/>
        </w:rPr>
        <w:t>C static: t(29) = -0.99, p = 0.75).</w:t>
      </w:r>
    </w:p>
    <w:p w14:paraId="12F20189" w14:textId="1B1AF7C5" w:rsidR="00DD0CDB" w:rsidRPr="00A13ABE" w:rsidDel="009F7F27" w:rsidRDefault="00DD0CDB" w:rsidP="00A13ABE">
      <w:pPr>
        <w:jc w:val="both"/>
        <w:rPr>
          <w:del w:id="68" w:author="Samuel Greenrod" w:date="2025-09-30T10:44:00Z" w16du:dateUtc="2025-09-30T09:44:00Z"/>
          <w:sz w:val="24"/>
          <w:szCs w:val="24"/>
        </w:rPr>
      </w:pPr>
    </w:p>
    <w:p w14:paraId="75416736" w14:textId="77777777" w:rsidR="00596728" w:rsidDel="00E9154B" w:rsidRDefault="00596728" w:rsidP="00660686">
      <w:pPr>
        <w:jc w:val="both"/>
        <w:rPr>
          <w:del w:id="69" w:author="Samuel Greenrod" w:date="2025-09-30T10:43:00Z" w16du:dateUtc="2025-09-30T09:43:00Z"/>
          <w:b/>
          <w:bCs/>
        </w:rPr>
      </w:pPr>
    </w:p>
    <w:p w14:paraId="3053FBD7" w14:textId="79D24BC5" w:rsidR="00660686" w:rsidRPr="002752F1" w:rsidRDefault="00660686" w:rsidP="00660686">
      <w:pPr>
        <w:jc w:val="both"/>
      </w:pPr>
      <w:r w:rsidRPr="002752F1">
        <w:rPr>
          <w:b/>
          <w:bCs/>
        </w:rPr>
        <w:t xml:space="preserve">Figure 1. </w:t>
      </w:r>
      <w:r w:rsidR="007C7CB2" w:rsidRPr="002752F1">
        <w:rPr>
          <w:b/>
          <w:bCs/>
        </w:rPr>
        <w:t>Co-selection in communities constrains adaptation</w:t>
      </w:r>
      <w:r w:rsidR="007C7CB2">
        <w:rPr>
          <w:b/>
          <w:bCs/>
        </w:rPr>
        <w:t xml:space="preserve"> to thermal fluctuations</w:t>
      </w:r>
      <w:r w:rsidRPr="002752F1">
        <w:rPr>
          <w:b/>
          <w:bCs/>
        </w:rPr>
        <w:t>.</w:t>
      </w:r>
      <w:r w:rsidRPr="002752F1">
        <w:t xml:space="preserve"> </w:t>
      </w:r>
      <w:r w:rsidRPr="002752F1">
        <w:rPr>
          <w:b/>
          <w:bCs/>
        </w:rPr>
        <w:t>A</w:t>
      </w:r>
      <w:r w:rsidRPr="002752F1">
        <w:t xml:space="preserve">) </w:t>
      </w:r>
      <w:r w:rsidR="00E0244E">
        <w:t>P</w:t>
      </w:r>
      <w:r w:rsidRPr="002752F1">
        <w:t xml:space="preserve">opulation dynamics of </w:t>
      </w:r>
      <w:proofErr w:type="spellStart"/>
      <w:r w:rsidRPr="002752F1">
        <w:t>phages</w:t>
      </w:r>
      <w:proofErr w:type="spellEnd"/>
      <w:r w:rsidRPr="002752F1">
        <w:t xml:space="preserve"> </w:t>
      </w:r>
      <w:r w:rsidR="002C0D74" w:rsidRPr="002752F1">
        <w:t xml:space="preserve">passaged </w:t>
      </w:r>
      <w:r w:rsidRPr="002752F1">
        <w:t>in monoculture</w:t>
      </w:r>
      <w:r w:rsidR="00A45D1B" w:rsidRPr="002752F1">
        <w:t xml:space="preserve"> </w:t>
      </w:r>
      <w:r w:rsidR="007C7CB2">
        <w:t xml:space="preserve">and co-culture </w:t>
      </w:r>
      <w:r w:rsidR="00A45D1B" w:rsidRPr="002752F1">
        <w:t>under fluctuating temperatures</w:t>
      </w:r>
      <w:r w:rsidRPr="002752F1">
        <w:t xml:space="preserve">. </w:t>
      </w:r>
      <w:bookmarkStart w:id="70" w:name="_Hlk209620712"/>
      <w:r w:rsidR="00D1177D">
        <w:t xml:space="preserve">Values show densities at the end of each passage prior to dilution. </w:t>
      </w:r>
      <w:bookmarkEnd w:id="70"/>
      <w:ins w:id="71" w:author="Samuel Greenrod" w:date="2025-09-30T08:33:00Z" w16du:dateUtc="2025-09-30T07:33:00Z">
        <w:r w:rsidR="008F5FDF">
          <w:t>As phage lysates were diluted 10-fold in between passages, d</w:t>
        </w:r>
      </w:ins>
      <w:ins w:id="72" w:author="Samuel Greenrod" w:date="2025-09-30T08:26:00Z" w16du:dateUtc="2025-09-30T07:26:00Z">
        <w:r w:rsidR="0000073B">
          <w:t xml:space="preserve">ensity decreases </w:t>
        </w:r>
      </w:ins>
      <w:ins w:id="73" w:author="Samuel Greenrod" w:date="2025-09-30T08:33:00Z" w16du:dateUtc="2025-09-30T07:33:00Z">
        <w:r w:rsidR="008F5FDF">
          <w:t xml:space="preserve">reflect less than 10-fold population growth during passages. </w:t>
        </w:r>
      </w:ins>
      <w:r w:rsidRPr="002752F1">
        <w:t xml:space="preserve">Plot background colour reflects the temperature during that passage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w:t>
      </w:r>
      <w:r w:rsidR="007C7CB2">
        <w:t xml:space="preserve">Phage icons illustrate the two different </w:t>
      </w:r>
      <w:proofErr w:type="spellStart"/>
      <w:r w:rsidR="007C7CB2">
        <w:t>phages</w:t>
      </w:r>
      <w:proofErr w:type="spellEnd"/>
      <w:r w:rsidR="007C7CB2">
        <w:t xml:space="preserve"> used in the experiments (</w:t>
      </w:r>
      <w:r w:rsidR="007C7CB2">
        <w:rPr>
          <w:rFonts w:cstheme="minorHAnsi"/>
        </w:rPr>
        <w:t>φ</w:t>
      </w:r>
      <w:r w:rsidR="007C7CB2">
        <w:t xml:space="preserve">14-1, </w:t>
      </w:r>
      <w:proofErr w:type="spellStart"/>
      <w:r w:rsidR="007C7CB2">
        <w:t>myovirus</w:t>
      </w:r>
      <w:proofErr w:type="spellEnd"/>
      <w:r w:rsidR="007C7CB2">
        <w:t xml:space="preserve"> in blue; </w:t>
      </w:r>
      <w:r w:rsidR="007C7CB2">
        <w:rPr>
          <w:rFonts w:cstheme="minorHAnsi"/>
        </w:rPr>
        <w:t>φ</w:t>
      </w:r>
      <w:r w:rsidR="007C7CB2">
        <w:t xml:space="preserve">LUZ19, </w:t>
      </w:r>
      <w:bookmarkStart w:id="74" w:name="_Hlk209630439"/>
      <w:proofErr w:type="spellStart"/>
      <w:r w:rsidR="000875A2">
        <w:t>autographivirus</w:t>
      </w:r>
      <w:proofErr w:type="spellEnd"/>
      <w:r w:rsidR="007C7CB2">
        <w:t xml:space="preserve"> </w:t>
      </w:r>
      <w:bookmarkEnd w:id="74"/>
      <w:r w:rsidR="007C7CB2">
        <w:t xml:space="preserve">in green) </w:t>
      </w:r>
      <w:r w:rsidR="007C7CB2">
        <w:fldChar w:fldCharType="begin"/>
      </w:r>
      <w:r w:rsidR="00A75097">
        <w:instrText xml:space="preserve"> ADDIN ZOTERO_ITEM CSL_CITATION {"citationID":"eOJ3H5Wq","properties":{"formattedCitation":"[46]","plainCitation":"[46]","noteIndex":0},"citationItems":[{"id":3223,"uris":["http://zotero.org/users/local/sgFDdPY0/items/MK5KDL63"],"itemData":{"id":3223,"type":"article-journal","abstract":"In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7C7CB2">
        <w:fldChar w:fldCharType="separate"/>
      </w:r>
      <w:r w:rsidR="00A75097" w:rsidRPr="00A75097">
        <w:rPr>
          <w:rFonts w:ascii="Calibri" w:hAnsi="Calibri" w:cs="Calibri"/>
        </w:rPr>
        <w:t>[46]</w:t>
      </w:r>
      <w:r w:rsidR="007C7CB2">
        <w:fldChar w:fldCharType="end"/>
      </w:r>
      <w:r w:rsidR="007C7CB2">
        <w:t xml:space="preserve"> and are used hereafter to refer to </w:t>
      </w:r>
      <w:proofErr w:type="spellStart"/>
      <w:r w:rsidR="007C7CB2">
        <w:t>phages</w:t>
      </w:r>
      <w:proofErr w:type="spellEnd"/>
      <w:r w:rsidR="007C7CB2">
        <w:t xml:space="preserve"> in figures. </w:t>
      </w:r>
      <w:r w:rsidRPr="002752F1">
        <w:rPr>
          <w:b/>
          <w:bCs/>
        </w:rPr>
        <w:t>B</w:t>
      </w:r>
      <w:r w:rsidRPr="002752F1">
        <w:t>)</w:t>
      </w:r>
      <w:r w:rsidR="005B2418">
        <w:t xml:space="preserve"> Fluctuating </w:t>
      </w:r>
      <w:r w:rsidR="00080687">
        <w:t xml:space="preserve">and static </w:t>
      </w:r>
      <w:r w:rsidR="005B2418">
        <w:t>temperature</w:t>
      </w:r>
      <w:r w:rsidR="00080687">
        <w:t xml:space="preserve"> evolved population</w:t>
      </w:r>
      <w:r w:rsidR="005B2418">
        <w:t xml:space="preserve"> </w:t>
      </w:r>
      <w:r w:rsidR="00080687">
        <w:t xml:space="preserve">growth rates </w:t>
      </w:r>
      <w:r w:rsidRPr="002752F1">
        <w:t>relative to the ancestor</w:t>
      </w:r>
      <w:r w:rsidR="00080687">
        <w:t>. Growth rates were</w:t>
      </w:r>
      <w:r w:rsidRPr="002752F1">
        <w:t xml:space="preserve"> measured after 2h for </w:t>
      </w:r>
      <w:r w:rsidR="00F06954" w:rsidRPr="002752F1">
        <w:rPr>
          <w:rFonts w:cstheme="minorHAnsi"/>
        </w:rPr>
        <w:t>φ</w:t>
      </w:r>
      <w:r w:rsidRPr="002752F1">
        <w:t xml:space="preserve">LUZ19 and 4h for </w:t>
      </w:r>
      <w:r w:rsidR="00F06954" w:rsidRPr="002752F1">
        <w:rPr>
          <w:rFonts w:cstheme="minorHAnsi"/>
        </w:rPr>
        <w:t>φ</w:t>
      </w:r>
      <w:r w:rsidRPr="002752F1">
        <w:t>14-1</w:t>
      </w:r>
      <w:r w:rsidR="003E3456" w:rsidRPr="002752F1">
        <w:t>. Six biological replicates were assayed</w:t>
      </w:r>
      <w:r w:rsidR="00BE61A7">
        <w:t>,</w:t>
      </w:r>
      <w:r w:rsidR="003E3456" w:rsidRPr="002752F1">
        <w:t xml:space="preserve"> and data points show the average of three technical replicates</w:t>
      </w:r>
      <w:r w:rsidRPr="002752F1">
        <w:t>. Panel strip colo</w:t>
      </w:r>
      <w:r w:rsidR="00F06954" w:rsidRPr="002752F1">
        <w:t>u</w:t>
      </w:r>
      <w:r w:rsidRPr="002752F1">
        <w:t xml:space="preserve">r reflects the temperature that growth was tested at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Fluctuating populations are presented in purple with 37</w:t>
      </w:r>
      <w:r w:rsidR="002C0D74" w:rsidRPr="002752F1">
        <w:rPr>
          <w:rFonts w:cstheme="minorHAnsi"/>
        </w:rPr>
        <w:t>°</w:t>
      </w:r>
      <w:r w:rsidR="002C0D74" w:rsidRPr="002752F1">
        <w:t>C static populations in blue and 42</w:t>
      </w:r>
      <w:r w:rsidR="002C0D74" w:rsidRPr="002752F1">
        <w:rPr>
          <w:rFonts w:cstheme="minorHAnsi"/>
        </w:rPr>
        <w:t>°</w:t>
      </w:r>
      <w:r w:rsidR="002C0D74" w:rsidRPr="002752F1">
        <w:t xml:space="preserve">C static populations in red. </w:t>
      </w:r>
      <w:r w:rsidRPr="002752F1">
        <w:t xml:space="preserve"> </w:t>
      </w:r>
      <w:r w:rsidR="002C0D74" w:rsidRPr="002752F1">
        <w:t>Ancestral growth is shown by dashed grey line with standard errors shown as a grey box</w:t>
      </w:r>
      <w:r w:rsidR="003E3456" w:rsidRPr="002752F1">
        <w:t xml:space="preserve"> (n = 3)</w:t>
      </w:r>
      <w:r w:rsidR="002C0D74" w:rsidRPr="002752F1">
        <w:t xml:space="preserve">. </w:t>
      </w:r>
      <w:r w:rsidRPr="002752F1">
        <w:t>*** = p &lt; 0.001. Absence of asterisk reflects non-significance.</w:t>
      </w:r>
      <w:r w:rsidR="00845CCB" w:rsidRPr="002752F1">
        <w:t xml:space="preserve"> </w:t>
      </w:r>
      <w:r w:rsidR="00F72FD0" w:rsidRPr="002752F1">
        <w:t xml:space="preserve">Static </w:t>
      </w:r>
      <w:r w:rsidR="007C7CB2">
        <w:t xml:space="preserve">monoculture </w:t>
      </w:r>
      <w:r w:rsidR="00F72FD0" w:rsidRPr="002752F1">
        <w:t xml:space="preserve">temperature data was adapted </w:t>
      </w:r>
      <w:r w:rsidR="00F72FD0" w:rsidRPr="00A75097">
        <w:t>from</w:t>
      </w:r>
      <w:r w:rsidR="00A75097">
        <w:t xml:space="preserve"> ref.</w:t>
      </w:r>
      <w:r w:rsidR="00F72FD0" w:rsidRPr="00A75097">
        <w:t xml:space="preserve"> </w:t>
      </w:r>
      <w:r w:rsidR="00A75097" w:rsidRPr="00894ED3">
        <w:fldChar w:fldCharType="begin"/>
      </w:r>
      <w:r w:rsidR="00A75097" w:rsidRPr="00894ED3">
        <w:instrText xml:space="preserve"> ADDIN ZOTERO_ITEM CSL_CITATION {"citationID":"GCJY3lCa","properties":{"formattedCitation":"[31]","plainCitation":"[31]","noteIndex":0},"citationItems":[{"id":3692,"uris":["http://zotero.org/users/local/sgFDdPY0/items/ZEVGKDPJ"],"itemData":{"id":3692,"type":"article","abstract":"Environmental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fldChar w:fldCharType="separate"/>
      </w:r>
      <w:r w:rsidR="00A75097" w:rsidRPr="00894ED3">
        <w:rPr>
          <w:rFonts w:ascii="Calibri" w:hAnsi="Calibri" w:cs="Calibri"/>
        </w:rPr>
        <w:t>[31]</w:t>
      </w:r>
      <w:r w:rsidR="00A75097" w:rsidRPr="00894ED3">
        <w:fldChar w:fldCharType="end"/>
      </w:r>
      <w:r w:rsidR="00A75097" w:rsidRPr="00A75097">
        <w:t>.</w:t>
      </w:r>
      <w:r w:rsidR="007C7CB2">
        <w:t xml:space="preserve"> </w:t>
      </w:r>
      <w:r w:rsidR="007C7CB2" w:rsidRPr="00894ED3">
        <w:rPr>
          <w:b/>
          <w:bCs/>
        </w:rPr>
        <w:t>C</w:t>
      </w:r>
      <w:r w:rsidR="007C7CB2">
        <w:t>)</w:t>
      </w:r>
      <w:r w:rsidR="00080687">
        <w:t xml:space="preserve"> Growth rates of fluctuating and static temperature monoculture evolved populations compared to co-culture evolved populations. Boxes are coloured by evolution treatment with monoculture in dark </w:t>
      </w:r>
      <w:r w:rsidR="007C7CB2" w:rsidRPr="002752F1">
        <w:t>(37</w:t>
      </w:r>
      <w:r w:rsidR="007C7CB2" w:rsidRPr="002752F1">
        <w:rPr>
          <w:rFonts w:cstheme="minorHAnsi"/>
        </w:rPr>
        <w:t>°</w:t>
      </w:r>
      <w:r w:rsidR="007C7CB2" w:rsidRPr="002752F1">
        <w:t>C static in blue, 42</w:t>
      </w:r>
      <w:r w:rsidR="007C7CB2" w:rsidRPr="002752F1">
        <w:rPr>
          <w:rFonts w:cstheme="minorHAnsi"/>
        </w:rPr>
        <w:t>°</w:t>
      </w:r>
      <w:r w:rsidR="007C7CB2" w:rsidRPr="002752F1">
        <w:t>C static in red, and fluctuating in purple) and co-culture</w:t>
      </w:r>
      <w:r w:rsidR="00080687">
        <w:t xml:space="preserve"> in light</w:t>
      </w:r>
      <w:r w:rsidR="007C7CB2" w:rsidRPr="002752F1">
        <w:t xml:space="preserve"> (37</w:t>
      </w:r>
      <w:r w:rsidR="007C7CB2" w:rsidRPr="002752F1">
        <w:rPr>
          <w:rFonts w:cstheme="minorHAnsi"/>
        </w:rPr>
        <w:t>°</w:t>
      </w:r>
      <w:r w:rsidR="007C7CB2" w:rsidRPr="002752F1">
        <w:t>C static in light blue, 42</w:t>
      </w:r>
      <w:r w:rsidR="007C7CB2" w:rsidRPr="002752F1">
        <w:rPr>
          <w:rFonts w:cstheme="minorHAnsi"/>
        </w:rPr>
        <w:t>°</w:t>
      </w:r>
      <w:r w:rsidR="007C7CB2" w:rsidRPr="002752F1">
        <w:t>C static in light red, and fluctuating in light purple). Assay temperature and significance values are presented as in Fig</w:t>
      </w:r>
      <w:r w:rsidR="007C7CB2">
        <w:t>.</w:t>
      </w:r>
      <w:r w:rsidR="007C7CB2" w:rsidRPr="002752F1">
        <w:t xml:space="preserve"> 1B. Six biological replicates were assayed and data points show the average of three technical replicates. Ancestral growth rates </w:t>
      </w:r>
      <w:r w:rsidR="007C7CB2">
        <w:t>and significance signs are presented as in Fig. 1B.</w:t>
      </w:r>
      <w:r w:rsidR="007C7CB2" w:rsidRPr="002752F1">
        <w:t xml:space="preserve"> Static </w:t>
      </w:r>
      <w:r w:rsidR="007C7CB2">
        <w:t xml:space="preserve">co-culture </w:t>
      </w:r>
      <w:r w:rsidR="007C7CB2" w:rsidRPr="002752F1">
        <w:t xml:space="preserve">data was adapted </w:t>
      </w:r>
      <w:r w:rsidR="007C7CB2" w:rsidRPr="00A75097">
        <w:t>from</w:t>
      </w:r>
      <w:r w:rsidR="00A75097">
        <w:t xml:space="preserve"> ref.</w:t>
      </w:r>
      <w:r w:rsidR="007C7CB2" w:rsidRPr="00A75097">
        <w:t xml:space="preserve"> </w:t>
      </w:r>
      <w:r w:rsidR="00A75097" w:rsidRPr="00894ED3">
        <w:fldChar w:fldCharType="begin"/>
      </w:r>
      <w:r w:rsidR="00A75097" w:rsidRPr="00894ED3">
        <w:instrText xml:space="preserve"> ADDIN ZOTERO_ITEM CSL_CITATION {"citationID":"ZCGWuY2y","properties":{"formattedCitation":"[31]","plainCitation":"[31]","noteIndex":0},"citationItems":[{"id":3692,"uris":["http://zotero.org/users/local/sgFDdPY0/items/ZEVGKDPJ"],"itemData":{"id":3692,"type":"article","abstract":"Environmental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fldChar w:fldCharType="separate"/>
      </w:r>
      <w:r w:rsidR="00A75097" w:rsidRPr="00894ED3">
        <w:rPr>
          <w:rFonts w:ascii="Calibri" w:hAnsi="Calibri" w:cs="Calibri"/>
        </w:rPr>
        <w:t>[31]</w:t>
      </w:r>
      <w:r w:rsidR="00A75097" w:rsidRPr="00894ED3">
        <w:fldChar w:fldCharType="end"/>
      </w:r>
      <w:r w:rsidR="00A75097" w:rsidRPr="00A75097">
        <w:t>.</w:t>
      </w:r>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75" w:name="_Hlk208589242"/>
      <w:r>
        <w:rPr>
          <w:b/>
          <w:bCs/>
          <w:sz w:val="24"/>
          <w:szCs w:val="24"/>
        </w:rPr>
        <w:t>Co</w:t>
      </w:r>
      <w:r w:rsidR="005823CB">
        <w:rPr>
          <w:b/>
          <w:bCs/>
          <w:sz w:val="24"/>
          <w:szCs w:val="24"/>
        </w:rPr>
        <w:t xml:space="preserve">-selection 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75"/>
    <w:p w14:paraId="455B2168" w14:textId="351B7045" w:rsidR="00441F88" w:rsidRPr="00A13ABE" w:rsidRDefault="00D452E3" w:rsidP="00A13ABE">
      <w:pPr>
        <w:jc w:val="both"/>
        <w:rPr>
          <w:sz w:val="24"/>
          <w:szCs w:val="24"/>
        </w:rPr>
      </w:pPr>
      <w:r>
        <w:rPr>
          <w:sz w:val="24"/>
          <w:szCs w:val="24"/>
        </w:rPr>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w:t>
      </w:r>
      <w:del w:id="76" w:author="Samuel Greenrod" w:date="2025-09-30T08:36:00Z" w16du:dateUtc="2025-09-30T07:36:00Z">
        <w:r w:rsidR="00490C68" w:rsidDel="00D13F04">
          <w:rPr>
            <w:sz w:val="24"/>
            <w:szCs w:val="24"/>
          </w:rPr>
          <w:delText xml:space="preserve">fitness </w:delText>
        </w:r>
      </w:del>
      <w:ins w:id="77" w:author="Samuel Greenrod" w:date="2025-09-30T08:36:00Z" w16du:dateUtc="2025-09-30T07:36:00Z">
        <w:r w:rsidR="00D13F04">
          <w:rPr>
            <w:sz w:val="24"/>
            <w:szCs w:val="24"/>
          </w:rPr>
          <w:t>growth rates</w:t>
        </w:r>
        <w:r w:rsidR="00D13F04">
          <w:rPr>
            <w:sz w:val="24"/>
            <w:szCs w:val="24"/>
          </w:rPr>
          <w:t xml:space="preserve"> </w:t>
        </w:r>
      </w:ins>
      <w:r w:rsidR="00490C68">
        <w:rPr>
          <w:sz w:val="24"/>
          <w:szCs w:val="24"/>
        </w:rPr>
        <w:t>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w:t>
      </w:r>
      <w:r w:rsidR="00553782">
        <w:rPr>
          <w:sz w:val="24"/>
          <w:szCs w:val="24"/>
        </w:rPr>
        <w:t>.</w:t>
      </w:r>
      <w:r w:rsidR="00F77CC8">
        <w:rPr>
          <w:sz w:val="24"/>
          <w:szCs w:val="24"/>
        </w:rPr>
        <w:t xml:space="preserve"> </w:t>
      </w:r>
      <w:r w:rsidR="007C7CB2">
        <w:rPr>
          <w:sz w:val="24"/>
          <w:szCs w:val="24"/>
        </w:rPr>
        <w:t>1</w:t>
      </w:r>
      <w:r w:rsidR="00553782">
        <w:rPr>
          <w:sz w:val="24"/>
          <w:szCs w:val="24"/>
        </w:rPr>
        <w:t>A</w:t>
      </w:r>
      <w:r w:rsidR="00F77CC8">
        <w:rPr>
          <w:sz w:val="24"/>
          <w:szCs w:val="24"/>
        </w:rPr>
        <w:t>)</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20FB35BE"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w:t>
      </w:r>
      <w:r w:rsidR="00553782">
        <w:rPr>
          <w:sz w:val="24"/>
          <w:szCs w:val="24"/>
        </w:rPr>
        <w:t>.</w:t>
      </w:r>
      <w:r w:rsidR="00C27692">
        <w:rPr>
          <w:sz w:val="24"/>
          <w:szCs w:val="24"/>
        </w:rPr>
        <w:t xml:space="preserve"> </w:t>
      </w:r>
      <w:r w:rsidR="007C7CB2">
        <w:rPr>
          <w:sz w:val="24"/>
          <w:szCs w:val="24"/>
        </w:rPr>
        <w:t>1C</w:t>
      </w:r>
      <w:r w:rsidR="00C27692">
        <w:rPr>
          <w:sz w:val="24"/>
          <w:szCs w:val="24"/>
        </w:rPr>
        <w:t>)</w:t>
      </w:r>
      <w:r>
        <w:rPr>
          <w:sz w:val="24"/>
          <w:szCs w:val="24"/>
        </w:rPr>
        <w:t xml:space="preserve">. </w:t>
      </w:r>
      <w:r w:rsidR="0018010A" w:rsidRPr="00F07F61">
        <w:rPr>
          <w:rFonts w:cstheme="minorHAnsi"/>
          <w:sz w:val="24"/>
          <w:szCs w:val="24"/>
        </w:rPr>
        <w:t>We found a significant interaction between evol</w:t>
      </w:r>
      <w:r w:rsidR="003D2107">
        <w:rPr>
          <w:rFonts w:cstheme="minorHAnsi"/>
          <w:sz w:val="24"/>
          <w:szCs w:val="24"/>
        </w:rPr>
        <w:t>ution</w:t>
      </w:r>
      <w:r w:rsidR="0018010A" w:rsidRPr="00F07F61">
        <w:rPr>
          <w:rFonts w:cstheme="minorHAnsi"/>
          <w:sz w:val="24"/>
          <w:szCs w:val="24"/>
        </w:rPr>
        <w:t xml:space="preserve"> </w:t>
      </w:r>
      <w:r w:rsidR="00D1177D">
        <w:rPr>
          <w:rFonts w:cstheme="minorHAnsi"/>
          <w:sz w:val="24"/>
          <w:szCs w:val="24"/>
        </w:rPr>
        <w:t xml:space="preserve">treatment </w:t>
      </w:r>
      <w:r w:rsidR="0018010A">
        <w:rPr>
          <w:rFonts w:cstheme="minorHAnsi"/>
          <w:sz w:val="24"/>
          <w:szCs w:val="24"/>
        </w:rPr>
        <w:t>(monoculture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w:t>
      </w:r>
      <w:r w:rsidR="00C70E63">
        <w:rPr>
          <w:sz w:val="24"/>
          <w:szCs w:val="24"/>
        </w:rPr>
        <w:t xml:space="preserve">growth rates </w:t>
      </w:r>
      <w:r w:rsidR="002C21A2">
        <w:rPr>
          <w:sz w:val="24"/>
          <w:szCs w:val="24"/>
        </w:rPr>
        <w:t xml:space="preserve">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w:t>
      </w:r>
      <w:r w:rsidR="00C70E63">
        <w:rPr>
          <w:sz w:val="24"/>
          <w:szCs w:val="24"/>
        </w:rPr>
        <w:t xml:space="preserve">growth rates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(t(59) = -1.0, p = 0.99)</w:t>
      </w:r>
      <w:r w:rsidR="00441F88" w:rsidRPr="00A13ABE">
        <w:rPr>
          <w:sz w:val="24"/>
          <w:szCs w:val="24"/>
        </w:rPr>
        <w:t xml:space="preserve">. </w:t>
      </w:r>
      <w:r w:rsidR="002C21A2">
        <w:rPr>
          <w:sz w:val="24"/>
          <w:szCs w:val="24"/>
        </w:rPr>
        <w:t xml:space="preserve">Similar to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 xml:space="preserve">LUZ19 population </w:t>
      </w:r>
      <w:r w:rsidR="00C70E63">
        <w:rPr>
          <w:sz w:val="24"/>
          <w:szCs w:val="24"/>
        </w:rPr>
        <w:t xml:space="preserve">growth rates </w:t>
      </w:r>
      <w:r w:rsidR="0018010A">
        <w:rPr>
          <w:sz w:val="24"/>
          <w:szCs w:val="24"/>
        </w:rPr>
        <w:t>(37</w:t>
      </w:r>
      <w:r w:rsidR="0018010A">
        <w:rPr>
          <w:rFonts w:cstheme="minorHAnsi"/>
          <w:sz w:val="24"/>
          <w:szCs w:val="24"/>
        </w:rPr>
        <w:t>°</w:t>
      </w:r>
      <w:r w:rsidR="0018010A">
        <w:rPr>
          <w:sz w:val="24"/>
          <w:szCs w:val="24"/>
        </w:rPr>
        <w:t>C: t(59) = -0.42, p = 1.0; 42</w:t>
      </w:r>
      <w:r w:rsidR="0018010A">
        <w:rPr>
          <w:rFonts w:cstheme="minorHAnsi"/>
          <w:sz w:val="24"/>
          <w:szCs w:val="24"/>
        </w:rPr>
        <w:t>°</w:t>
      </w:r>
      <w:r w:rsidR="0018010A">
        <w:rPr>
          <w:sz w:val="24"/>
          <w:szCs w:val="24"/>
        </w:rPr>
        <w:t>C: 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 xml:space="preserve">had </w:t>
      </w:r>
      <w:r w:rsidR="00441F88" w:rsidRPr="00A13ABE">
        <w:rPr>
          <w:sz w:val="24"/>
          <w:szCs w:val="24"/>
        </w:rPr>
        <w:lastRenderedPageBreak/>
        <w:t xml:space="preserve">significantly lower </w:t>
      </w:r>
      <w:r w:rsidR="00C70E63">
        <w:rPr>
          <w:sz w:val="24"/>
          <w:szCs w:val="24"/>
        </w:rPr>
        <w:t>growth rates</w:t>
      </w:r>
      <w:r w:rsidR="00C70E63" w:rsidRPr="00A13ABE">
        <w:rPr>
          <w:sz w:val="24"/>
          <w:szCs w:val="24"/>
        </w:rPr>
        <w:t xml:space="preserve"> </w:t>
      </w:r>
      <w:r w:rsidR="00441F88" w:rsidRPr="00A13ABE">
        <w:rPr>
          <w:sz w:val="24"/>
          <w:szCs w:val="24"/>
        </w:rPr>
        <w:t>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C: 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C: t(59) = 4.9, p &lt; 0.001)</w:t>
      </w:r>
      <w:r w:rsidR="00441F88" w:rsidRPr="00A13ABE">
        <w:rPr>
          <w:sz w:val="24"/>
          <w:szCs w:val="24"/>
        </w:rPr>
        <w:t>.</w:t>
      </w:r>
      <w:r w:rsidR="006167AD" w:rsidRPr="00A13ABE">
        <w:rPr>
          <w:sz w:val="24"/>
          <w:szCs w:val="24"/>
        </w:rPr>
        <w:t xml:space="preserve"> </w:t>
      </w:r>
    </w:p>
    <w:p w14:paraId="166C8CC7" w14:textId="77777777" w:rsidR="000E7150" w:rsidRDefault="000E7150" w:rsidP="00AD4206">
      <w:pPr>
        <w:jc w:val="both"/>
        <w:rPr>
          <w:b/>
          <w:bCs/>
          <w:sz w:val="24"/>
          <w:szCs w:val="24"/>
        </w:rPr>
      </w:pPr>
      <w:bookmarkStart w:id="78" w:name="_Hlk208589250"/>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78"/>
    <w:p w14:paraId="5132708C" w14:textId="2CD6DB4C"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w:t>
      </w:r>
      <w:del w:id="79" w:author="Samuel Greenrod" w:date="2025-09-30T08:21:00Z" w16du:dateUtc="2025-09-30T07:21:00Z">
        <w:r w:rsidR="00123C62" w:rsidDel="0000073B">
          <w:rPr>
            <w:sz w:val="24"/>
            <w:szCs w:val="24"/>
          </w:rPr>
          <w:delText>lines</w:delText>
        </w:r>
      </w:del>
      <w:ins w:id="80" w:author="Samuel Greenrod" w:date="2025-09-30T08:21:00Z" w16du:dateUtc="2025-09-30T07:21:00Z">
        <w:r w:rsidR="0000073B">
          <w:rPr>
            <w:sz w:val="24"/>
            <w:szCs w:val="24"/>
          </w:rPr>
          <w:t>populations</w:t>
        </w:r>
      </w:ins>
      <w:r w:rsidR="00123C62">
        <w:rPr>
          <w:sz w:val="24"/>
          <w:szCs w:val="24"/>
        </w:rPr>
        <w:t xml:space="preserve">.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ins w:id="81" w:author="Samuel Greenrod" w:date="2025-09-30T08:37:00Z" w16du:dateUtc="2025-09-30T07:37:00Z">
        <w:r w:rsidR="00D13F04">
          <w:rPr>
            <w:sz w:val="24"/>
            <w:szCs w:val="24"/>
          </w:rPr>
          <w:t xml:space="preserve">of end-point populations </w:t>
        </w:r>
      </w:ins>
      <w:r w:rsidR="008A363D">
        <w:rPr>
          <w:sz w:val="24"/>
          <w:szCs w:val="24"/>
        </w:rPr>
        <w:t xml:space="preserve">based on </w:t>
      </w:r>
      <w:r w:rsidR="00F72FD0">
        <w:rPr>
          <w:sz w:val="24"/>
          <w:szCs w:val="24"/>
        </w:rPr>
        <w:t>Euclidean genetic distances (Fig</w:t>
      </w:r>
      <w:r w:rsidR="00553782">
        <w:rPr>
          <w:sz w:val="24"/>
          <w:szCs w:val="24"/>
        </w:rPr>
        <w:t>.</w:t>
      </w:r>
      <w:r w:rsidR="00F72FD0">
        <w:rPr>
          <w:sz w:val="24"/>
          <w:szCs w:val="24"/>
        </w:rPr>
        <w:t xml:space="preserve"> </w:t>
      </w:r>
      <w:r w:rsidR="003D2107">
        <w:rPr>
          <w:sz w:val="24"/>
          <w:szCs w:val="24"/>
        </w:rPr>
        <w:t>2</w:t>
      </w:r>
      <w:r w:rsidR="00553782">
        <w:rPr>
          <w:sz w:val="24"/>
          <w:szCs w:val="24"/>
        </w:rPr>
        <w:t>A</w:t>
      </w:r>
      <w:r w:rsidR="00F72FD0">
        <w:rPr>
          <w:sz w:val="24"/>
          <w:szCs w:val="24"/>
        </w:rPr>
        <w:t>)</w:t>
      </w:r>
      <w:r w:rsidR="004D77F2">
        <w:rPr>
          <w:sz w:val="24"/>
          <w:szCs w:val="24"/>
        </w:rPr>
        <w:t>.</w:t>
      </w:r>
      <w:r w:rsidR="00E24081">
        <w:rPr>
          <w:sz w:val="24"/>
          <w:szCs w:val="24"/>
        </w:rPr>
        <w:t xml:space="preserve"> </w:t>
      </w:r>
      <w:ins w:id="82" w:author="Samuel Greenrod" w:date="2025-09-30T08:58:00Z" w16du:dateUtc="2025-09-30T07:58:00Z">
        <w:r w:rsidR="00DE4D75">
          <w:rPr>
            <w:sz w:val="24"/>
            <w:szCs w:val="24"/>
          </w:rPr>
          <w:t xml:space="preserve">Genetic distances were calculated based on the presence and frequency of genetic variants (SNPs, indels) that had &gt; 10% frequency. </w:t>
        </w:r>
      </w:ins>
      <w:r w:rsidR="00BF29E6">
        <w:rPr>
          <w:sz w:val="24"/>
          <w:szCs w:val="24"/>
        </w:rPr>
        <w:t xml:space="preserve">Fluctuating evolved 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3FB59AB0"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w:t>
      </w:r>
      <w:r w:rsidR="00553782">
        <w:rPr>
          <w:sz w:val="24"/>
          <w:szCs w:val="24"/>
        </w:rPr>
        <w:t>.</w:t>
      </w:r>
      <w:r w:rsidR="00F25939">
        <w:rPr>
          <w:sz w:val="24"/>
          <w:szCs w:val="24"/>
        </w:rPr>
        <w:t xml:space="preserve"> </w:t>
      </w:r>
      <w:r w:rsidR="003D2107">
        <w:rPr>
          <w:sz w:val="24"/>
          <w:szCs w:val="24"/>
        </w:rPr>
        <w:t>2</w:t>
      </w:r>
      <w:r w:rsidR="00553782">
        <w:rPr>
          <w:sz w:val="24"/>
          <w:szCs w:val="24"/>
        </w:rPr>
        <w:t>B</w:t>
      </w:r>
      <w:r w:rsidR="00F25939">
        <w:rPr>
          <w:sz w:val="24"/>
          <w:szCs w:val="24"/>
        </w:rPr>
        <w:t>)</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(t(15)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C: t(15) = -0.46, p = 0.89; 42</w:t>
      </w:r>
      <w:r w:rsidR="00733904">
        <w:rPr>
          <w:rFonts w:cstheme="minorHAnsi"/>
          <w:sz w:val="24"/>
          <w:szCs w:val="24"/>
        </w:rPr>
        <w:t>°</w:t>
      </w:r>
      <w:r w:rsidR="00733904">
        <w:rPr>
          <w:sz w:val="24"/>
          <w:szCs w:val="24"/>
        </w:rPr>
        <w:t>C: 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(t(15) = 2.9, p &lt; 0.05) but not 37</w:t>
      </w:r>
      <w:r w:rsidR="005A5AEB">
        <w:rPr>
          <w:rFonts w:cstheme="minorHAnsi"/>
          <w:sz w:val="24"/>
          <w:szCs w:val="24"/>
        </w:rPr>
        <w:t>°</w:t>
      </w:r>
      <w:r w:rsidR="005A5AEB">
        <w:rPr>
          <w:sz w:val="24"/>
          <w:szCs w:val="24"/>
        </w:rPr>
        <w:t xml:space="preserve">C static populations (t(15)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C: t(15) = 2.0, p = 0.15; 42</w:t>
      </w:r>
      <w:r w:rsidR="005A5AEB">
        <w:rPr>
          <w:rFonts w:cstheme="minorHAnsi"/>
          <w:sz w:val="24"/>
          <w:szCs w:val="24"/>
        </w:rPr>
        <w:t>°</w:t>
      </w:r>
      <w:r w:rsidR="005A5AEB">
        <w:rPr>
          <w:sz w:val="24"/>
          <w:szCs w:val="24"/>
        </w:rPr>
        <w:t>C: t(15) = -0.10, p = 0.99).</w:t>
      </w:r>
    </w:p>
    <w:p w14:paraId="2EBEAED1" w14:textId="7526B54C"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 xml:space="preserve">determined the prevalence of </w:t>
      </w:r>
      <w:del w:id="83" w:author="Samuel Greenrod" w:date="2025-09-30T09:01:00Z" w16du:dateUtc="2025-09-30T08:01:00Z">
        <w:r w:rsidR="00CA0080" w:rsidDel="00DE4D75">
          <w:rPr>
            <w:sz w:val="24"/>
            <w:szCs w:val="24"/>
          </w:rPr>
          <w:delText>high frequency</w:delText>
        </w:r>
      </w:del>
      <w:ins w:id="84" w:author="Samuel Greenrod" w:date="2025-09-30T09:01:00Z" w16du:dateUtc="2025-09-30T08:01:00Z">
        <w:r w:rsidR="00DE4D75">
          <w:rPr>
            <w:sz w:val="24"/>
            <w:szCs w:val="24"/>
          </w:rPr>
          <w:t>individual</w:t>
        </w:r>
      </w:ins>
      <w:r w:rsidR="00CA0080">
        <w:rPr>
          <w:sz w:val="24"/>
          <w:szCs w:val="24"/>
        </w:rPr>
        <w:t xml:space="preserve"> </w:t>
      </w:r>
      <w:r w:rsidR="003D2107">
        <w:rPr>
          <w:sz w:val="24"/>
          <w:szCs w:val="24"/>
        </w:rPr>
        <w:t xml:space="preserve">genetic </w:t>
      </w:r>
      <w:r w:rsidR="00CA0080">
        <w:rPr>
          <w:sz w:val="24"/>
          <w:szCs w:val="24"/>
        </w:rPr>
        <w:t xml:space="preserve">variants </w:t>
      </w:r>
      <w:ins w:id="85" w:author="Samuel Greenrod" w:date="2025-09-30T09:01:00Z" w16du:dateUtc="2025-09-30T08:01:00Z">
        <w:r w:rsidR="00DE4D75">
          <w:rPr>
            <w:sz w:val="24"/>
            <w:szCs w:val="24"/>
          </w:rPr>
          <w:t>(SNPs, indels)</w:t>
        </w:r>
      </w:ins>
      <w:del w:id="86" w:author="Samuel Greenrod" w:date="2025-09-30T09:01:00Z" w16du:dateUtc="2025-09-30T08:01:00Z">
        <w:r w:rsidR="00CA0080" w:rsidDel="00DE4D75">
          <w:rPr>
            <w:sz w:val="24"/>
            <w:szCs w:val="24"/>
          </w:rPr>
          <w:delText>(&gt; 20% frequency)</w:delText>
        </w:r>
      </w:del>
      <w:r w:rsidR="00014CD6">
        <w:rPr>
          <w:sz w:val="24"/>
          <w:szCs w:val="24"/>
        </w:rPr>
        <w:t xml:space="preserve"> that were unique to or shared between </w:t>
      </w:r>
      <w:r w:rsidR="0018517F">
        <w:rPr>
          <w:sz w:val="24"/>
          <w:szCs w:val="24"/>
        </w:rPr>
        <w:t xml:space="preserve">evolution treatments </w:t>
      </w:r>
      <w:r w:rsidR="00014CD6">
        <w:rPr>
          <w:sz w:val="24"/>
          <w:szCs w:val="24"/>
        </w:rPr>
        <w:t>(Fig</w:t>
      </w:r>
      <w:r w:rsidR="00553782">
        <w:rPr>
          <w:sz w:val="24"/>
          <w:szCs w:val="24"/>
        </w:rPr>
        <w:t>.</w:t>
      </w:r>
      <w:r w:rsidR="00014CD6">
        <w:rPr>
          <w:sz w:val="24"/>
          <w:szCs w:val="24"/>
        </w:rPr>
        <w:t xml:space="preserve"> </w:t>
      </w:r>
      <w:r w:rsidR="003D2107">
        <w:rPr>
          <w:sz w:val="24"/>
          <w:szCs w:val="24"/>
        </w:rPr>
        <w:t>2</w:t>
      </w:r>
      <w:r w:rsidR="00553782">
        <w:rPr>
          <w:sz w:val="24"/>
          <w:szCs w:val="24"/>
        </w:rPr>
        <w:t>C</w:t>
      </w:r>
      <w:r w:rsidR="00014CD6">
        <w:rPr>
          <w:sz w:val="24"/>
          <w:szCs w:val="24"/>
        </w:rPr>
        <w:t xml:space="preserve">). </w:t>
      </w:r>
      <w:ins w:id="87" w:author="Samuel Greenrod" w:date="2025-09-30T09:05:00Z" w16du:dateUtc="2025-09-30T08:05:00Z">
        <w:r w:rsidR="00AB677F">
          <w:rPr>
            <w:sz w:val="24"/>
            <w:szCs w:val="24"/>
          </w:rPr>
          <w:t>Only</w:t>
        </w:r>
      </w:ins>
      <w:ins w:id="88" w:author="Samuel Greenrod" w:date="2025-09-30T09:03:00Z" w16du:dateUtc="2025-09-30T08:03:00Z">
        <w:r w:rsidR="00AB677F">
          <w:rPr>
            <w:sz w:val="24"/>
            <w:szCs w:val="24"/>
          </w:rPr>
          <w:t xml:space="preserve"> putative adaptive variants </w:t>
        </w:r>
      </w:ins>
      <w:ins w:id="89" w:author="Samuel Greenrod" w:date="2025-09-30T09:06:00Z" w16du:dateUtc="2025-09-30T08:06:00Z">
        <w:r w:rsidR="00AB677F">
          <w:rPr>
            <w:sz w:val="24"/>
            <w:szCs w:val="24"/>
          </w:rPr>
          <w:t xml:space="preserve">with </w:t>
        </w:r>
        <w:r w:rsidR="00AB677F">
          <w:rPr>
            <w:sz w:val="24"/>
            <w:szCs w:val="24"/>
          </w:rPr>
          <w:t>&gt;20%</w:t>
        </w:r>
        <w:r w:rsidR="00AB677F">
          <w:rPr>
            <w:sz w:val="24"/>
            <w:szCs w:val="24"/>
          </w:rPr>
          <w:t xml:space="preserve"> frequency</w:t>
        </w:r>
      </w:ins>
      <w:ins w:id="90" w:author="Samuel Greenrod" w:date="2025-09-30T09:02:00Z" w16du:dateUtc="2025-09-30T08:02:00Z">
        <w:r w:rsidR="00AB677F">
          <w:rPr>
            <w:sz w:val="24"/>
            <w:szCs w:val="24"/>
          </w:rPr>
          <w:t xml:space="preserve"> were included</w:t>
        </w:r>
      </w:ins>
      <w:ins w:id="91" w:author="Samuel Greenrod" w:date="2025-09-30T09:06:00Z" w16du:dateUtc="2025-09-30T08:06:00Z">
        <w:r w:rsidR="00AB677F">
          <w:rPr>
            <w:sz w:val="24"/>
            <w:szCs w:val="24"/>
          </w:rPr>
          <w:t>.</w:t>
        </w:r>
      </w:ins>
      <w:ins w:id="92" w:author="Samuel Greenrod" w:date="2025-09-30T09:02:00Z" w16du:dateUtc="2025-09-30T08:02:00Z">
        <w:r w:rsidR="00AB677F">
          <w:rPr>
            <w:sz w:val="24"/>
            <w:szCs w:val="24"/>
          </w:rPr>
          <w:t xml:space="preserve"> </w:t>
        </w:r>
      </w:ins>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 xml:space="preserve">C static variants were shared with other </w:t>
      </w:r>
      <w:r w:rsidR="0018517F">
        <w:rPr>
          <w:sz w:val="24"/>
          <w:szCs w:val="24"/>
        </w:rPr>
        <w:t>evolution treatments</w:t>
      </w:r>
      <w:r w:rsidR="00AA78E0">
        <w:rPr>
          <w:sz w:val="24"/>
          <w:szCs w:val="24"/>
        </w:rPr>
        <w:t xml:space="preserve">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C static variants compared to 12/17 (71%) in fluctuating evolved populations.</w:t>
      </w:r>
      <w:ins w:id="93" w:author="Samuel Greenrod" w:date="2025-09-30T10:24:00Z" w16du:dateUtc="2025-09-30T09:24:00Z">
        <w:r w:rsidR="002141CF">
          <w:rPr>
            <w:sz w:val="24"/>
            <w:szCs w:val="24"/>
          </w:rPr>
          <w:t xml:space="preserve"> </w:t>
        </w:r>
      </w:ins>
      <w:ins w:id="94" w:author="Samuel Greenrod" w:date="2025-09-30T10:29:00Z" w16du:dateUtc="2025-09-30T09:29:00Z">
        <w:r w:rsidR="002141CF">
          <w:rPr>
            <w:sz w:val="24"/>
            <w:szCs w:val="24"/>
          </w:rPr>
          <w:t>To assess the overall impact of evolution treatment on the ratio of unique and shared mutations, we pooled mutations from</w:t>
        </w:r>
      </w:ins>
      <w:ins w:id="95" w:author="Samuel Greenrod" w:date="2025-09-30T10:24:00Z" w16du:dateUtc="2025-09-30T09:24:00Z">
        <w:r w:rsidR="002141CF">
          <w:rPr>
            <w:sz w:val="24"/>
            <w:szCs w:val="24"/>
          </w:rPr>
          <w:t xml:space="preserve"> </w:t>
        </w:r>
      </w:ins>
      <w:ins w:id="96" w:author="Samuel Greenrod" w:date="2025-09-30T10:28:00Z" w16du:dateUtc="2025-09-30T09:28:00Z">
        <w:r w:rsidR="002141CF">
          <w:rPr>
            <w:rFonts w:cstheme="minorHAnsi"/>
            <w:sz w:val="24"/>
            <w:szCs w:val="24"/>
          </w:rPr>
          <w:t>φ</w:t>
        </w:r>
      </w:ins>
      <w:ins w:id="97" w:author="Samuel Greenrod" w:date="2025-09-30T10:24:00Z" w16du:dateUtc="2025-09-30T09:24:00Z">
        <w:r w:rsidR="002141CF">
          <w:rPr>
            <w:sz w:val="24"/>
            <w:szCs w:val="24"/>
          </w:rPr>
          <w:t>14-1</w:t>
        </w:r>
      </w:ins>
      <w:ins w:id="98" w:author="Samuel Greenrod" w:date="2025-09-30T10:25:00Z" w16du:dateUtc="2025-09-30T09:25:00Z">
        <w:r w:rsidR="002141CF">
          <w:rPr>
            <w:sz w:val="24"/>
            <w:szCs w:val="24"/>
          </w:rPr>
          <w:t xml:space="preserve"> and </w:t>
        </w:r>
      </w:ins>
      <w:ins w:id="99" w:author="Samuel Greenrod" w:date="2025-09-30T10:28:00Z" w16du:dateUtc="2025-09-30T09:28:00Z">
        <w:r w:rsidR="002141CF">
          <w:rPr>
            <w:rFonts w:cstheme="minorHAnsi"/>
            <w:sz w:val="24"/>
            <w:szCs w:val="24"/>
          </w:rPr>
          <w:t>φ</w:t>
        </w:r>
      </w:ins>
      <w:ins w:id="100" w:author="Samuel Greenrod" w:date="2025-09-30T10:25:00Z" w16du:dateUtc="2025-09-30T09:25:00Z">
        <w:r w:rsidR="002141CF">
          <w:rPr>
            <w:sz w:val="24"/>
            <w:szCs w:val="24"/>
          </w:rPr>
          <w:t xml:space="preserve">LUZ19 </w:t>
        </w:r>
      </w:ins>
      <w:ins w:id="101" w:author="Samuel Greenrod" w:date="2025-09-30T10:29:00Z" w16du:dateUtc="2025-09-30T09:29:00Z">
        <w:r w:rsidR="002141CF">
          <w:rPr>
            <w:sz w:val="24"/>
            <w:szCs w:val="24"/>
          </w:rPr>
          <w:t>observing</w:t>
        </w:r>
      </w:ins>
      <w:ins w:id="102" w:author="Samuel Greenrod" w:date="2025-09-30T10:30:00Z" w16du:dateUtc="2025-09-30T09:30:00Z">
        <w:r w:rsidR="002141CF">
          <w:rPr>
            <w:sz w:val="24"/>
            <w:szCs w:val="24"/>
          </w:rPr>
          <w:t xml:space="preserve"> </w:t>
        </w:r>
      </w:ins>
      <w:ins w:id="103" w:author="Samuel Greenrod" w:date="2025-09-30T10:27:00Z" w16du:dateUtc="2025-09-30T09:27:00Z">
        <w:r w:rsidR="002141CF">
          <w:rPr>
            <w:sz w:val="24"/>
            <w:szCs w:val="24"/>
          </w:rPr>
          <w:t xml:space="preserve">a significant difference </w:t>
        </w:r>
      </w:ins>
      <w:del w:id="104" w:author="Samuel Greenrod" w:date="2025-09-30T10:27:00Z" w16du:dateUtc="2025-09-30T09:27:00Z">
        <w:r w:rsidR="00AA78E0" w:rsidDel="002141CF">
          <w:rPr>
            <w:sz w:val="24"/>
            <w:szCs w:val="24"/>
          </w:rPr>
          <w:delText xml:space="preserve"> </w:delText>
        </w:r>
        <w:r w:rsidR="00CA0080" w:rsidDel="002141CF">
          <w:rPr>
            <w:sz w:val="24"/>
            <w:szCs w:val="24"/>
          </w:rPr>
          <w:delText xml:space="preserve">Despite </w:delText>
        </w:r>
        <w:r w:rsidR="00AF0DB2" w:rsidDel="002141CF">
          <w:rPr>
            <w:sz w:val="24"/>
            <w:szCs w:val="24"/>
          </w:rPr>
          <w:delText>the trend for more shared mutations in fluctuating evolved populations</w:delText>
        </w:r>
        <w:r w:rsidR="00CA0080" w:rsidDel="002141CF">
          <w:rPr>
            <w:sz w:val="24"/>
            <w:szCs w:val="24"/>
          </w:rPr>
          <w:delText xml:space="preserve">, </w:delText>
        </w:r>
        <w:r w:rsidR="00AF0DB2" w:rsidDel="002141CF">
          <w:rPr>
            <w:sz w:val="24"/>
            <w:szCs w:val="24"/>
          </w:rPr>
          <w:delText>there was no</w:delText>
        </w:r>
        <w:r w:rsidR="00CA0080" w:rsidDel="002141CF">
          <w:rPr>
            <w:sz w:val="24"/>
            <w:szCs w:val="24"/>
          </w:rPr>
          <w:delText xml:space="preserve"> significant difference </w:delText>
        </w:r>
      </w:del>
      <w:r w:rsidR="00CA0080">
        <w:rPr>
          <w:sz w:val="24"/>
          <w:szCs w:val="24"/>
        </w:rPr>
        <w:t xml:space="preserve">in the </w:t>
      </w:r>
      <w:r w:rsidR="00AF0DB2">
        <w:rPr>
          <w:sz w:val="24"/>
          <w:szCs w:val="24"/>
        </w:rPr>
        <w:t xml:space="preserve">prevalence of shared mutations relative to unique mutations between </w:t>
      </w:r>
      <w:r w:rsidR="0018517F">
        <w:rPr>
          <w:sz w:val="24"/>
          <w:szCs w:val="24"/>
        </w:rPr>
        <w:t>evolution treatments</w:t>
      </w:r>
      <w:r w:rsidR="00AF0DB2">
        <w:rPr>
          <w:sz w:val="24"/>
          <w:szCs w:val="24"/>
        </w:rPr>
        <w:t xml:space="preserve"> </w:t>
      </w:r>
      <w:del w:id="105" w:author="Samuel Greenrod" w:date="2025-09-30T10:27:00Z" w16du:dateUtc="2025-09-30T09:27:00Z">
        <w:r w:rsidR="00AF0DB2" w:rsidDel="002141CF">
          <w:rPr>
            <w:sz w:val="24"/>
            <w:szCs w:val="24"/>
          </w:rPr>
          <w:delText xml:space="preserve">for </w:delText>
        </w:r>
        <w:r w:rsidR="00AF0DB2" w:rsidDel="002141CF">
          <w:rPr>
            <w:rFonts w:cstheme="minorHAnsi"/>
            <w:sz w:val="24"/>
            <w:szCs w:val="24"/>
          </w:rPr>
          <w:delText>φ</w:delText>
        </w:r>
        <w:r w:rsidR="00AF0DB2" w:rsidDel="002141CF">
          <w:rPr>
            <w:sz w:val="24"/>
            <w:szCs w:val="24"/>
          </w:rPr>
          <w:delText xml:space="preserve">14-1 or </w:delText>
        </w:r>
        <w:r w:rsidR="00AF0DB2" w:rsidDel="002141CF">
          <w:rPr>
            <w:rFonts w:cstheme="minorHAnsi"/>
            <w:sz w:val="24"/>
            <w:szCs w:val="24"/>
          </w:rPr>
          <w:delText>φ</w:delText>
        </w:r>
        <w:r w:rsidR="00AF0DB2" w:rsidDel="002141CF">
          <w:rPr>
            <w:sz w:val="24"/>
            <w:szCs w:val="24"/>
          </w:rPr>
          <w:delText xml:space="preserve">LUZ19 </w:delText>
        </w:r>
      </w:del>
      <w:r w:rsidR="00AF0DB2">
        <w:rPr>
          <w:sz w:val="24"/>
          <w:szCs w:val="24"/>
        </w:rPr>
        <w:t>(Fisher’s exact test:</w:t>
      </w:r>
      <w:ins w:id="106" w:author="Samuel Greenrod" w:date="2025-09-30T10:28:00Z" w16du:dateUtc="2025-09-30T09:28:00Z">
        <w:r w:rsidR="002141CF">
          <w:rPr>
            <w:sz w:val="24"/>
            <w:szCs w:val="24"/>
          </w:rPr>
          <w:t xml:space="preserve"> p &lt; 0.05</w:t>
        </w:r>
      </w:ins>
      <w:del w:id="107" w:author="Samuel Greenrod" w:date="2025-09-30T10:28:00Z" w16du:dateUtc="2025-09-30T09:28:00Z">
        <w:r w:rsidR="00AF0DB2" w:rsidDel="002141CF">
          <w:rPr>
            <w:sz w:val="24"/>
            <w:szCs w:val="24"/>
          </w:rPr>
          <w:delText xml:space="preserve"> </w:delText>
        </w:r>
        <w:r w:rsidR="00AF0DB2" w:rsidDel="002141CF">
          <w:rPr>
            <w:rFonts w:cstheme="minorHAnsi"/>
            <w:sz w:val="24"/>
            <w:szCs w:val="24"/>
          </w:rPr>
          <w:delText>φ</w:delText>
        </w:r>
        <w:r w:rsidR="00AF0DB2" w:rsidDel="002141CF">
          <w:rPr>
            <w:sz w:val="24"/>
            <w:szCs w:val="24"/>
          </w:rPr>
          <w:delText xml:space="preserve">14-1, p = 0.47; </w:delText>
        </w:r>
        <w:r w:rsidR="00AF0DB2" w:rsidDel="002141CF">
          <w:rPr>
            <w:rFonts w:cstheme="minorHAnsi"/>
            <w:sz w:val="24"/>
            <w:szCs w:val="24"/>
          </w:rPr>
          <w:delText>φ</w:delText>
        </w:r>
        <w:r w:rsidR="00AF0DB2" w:rsidDel="002141CF">
          <w:rPr>
            <w:sz w:val="24"/>
            <w:szCs w:val="24"/>
          </w:rPr>
          <w:delText>LUZ19, p = 0.08</w:delText>
        </w:r>
      </w:del>
      <w:r w:rsidR="00AF0DB2">
        <w:rPr>
          <w:sz w:val="24"/>
          <w:szCs w:val="24"/>
        </w:rPr>
        <w:t>).</w:t>
      </w:r>
      <w:r w:rsidR="008A363D">
        <w:rPr>
          <w:sz w:val="24"/>
          <w:szCs w:val="24"/>
        </w:rPr>
        <w:t xml:space="preserve"> </w:t>
      </w:r>
      <w:ins w:id="108" w:author="Samuel Greenrod" w:date="2025-09-30T10:30:00Z" w16du:dateUtc="2025-09-30T09:30:00Z">
        <w:r w:rsidR="002141CF">
          <w:rPr>
            <w:sz w:val="24"/>
            <w:szCs w:val="24"/>
          </w:rPr>
          <w:t xml:space="preserve">Significant differences were not observed when analysing </w:t>
        </w:r>
        <w:proofErr w:type="spellStart"/>
        <w:r w:rsidR="002141CF">
          <w:rPr>
            <w:sz w:val="24"/>
            <w:szCs w:val="24"/>
          </w:rPr>
          <w:t>phages</w:t>
        </w:r>
        <w:proofErr w:type="spellEnd"/>
        <w:r w:rsidR="002141CF">
          <w:rPr>
            <w:sz w:val="24"/>
            <w:szCs w:val="24"/>
          </w:rPr>
          <w:t xml:space="preserve"> independently (</w:t>
        </w:r>
        <w:r w:rsidR="002141CF">
          <w:rPr>
            <w:rFonts w:cstheme="minorHAnsi"/>
            <w:sz w:val="24"/>
            <w:szCs w:val="24"/>
          </w:rPr>
          <w:t>φ</w:t>
        </w:r>
        <w:r w:rsidR="002141CF">
          <w:rPr>
            <w:sz w:val="24"/>
            <w:szCs w:val="24"/>
          </w:rPr>
          <w:t xml:space="preserve">14-1, p = 0.47; </w:t>
        </w:r>
        <w:r w:rsidR="002141CF">
          <w:rPr>
            <w:rFonts w:cstheme="minorHAnsi"/>
            <w:sz w:val="24"/>
            <w:szCs w:val="24"/>
          </w:rPr>
          <w:t>φ</w:t>
        </w:r>
        <w:r w:rsidR="002141CF">
          <w:rPr>
            <w:sz w:val="24"/>
            <w:szCs w:val="24"/>
          </w:rPr>
          <w:t xml:space="preserve">LUZ19, p = 0.08). </w:t>
        </w:r>
      </w:ins>
      <w:ins w:id="109" w:author="Samuel Greenrod" w:date="2025-09-30T10:31:00Z" w16du:dateUtc="2025-09-30T09:31:00Z">
        <w:r w:rsidR="002141CF">
          <w:rPr>
            <w:rFonts w:cstheme="minorHAnsi"/>
            <w:sz w:val="24"/>
            <w:szCs w:val="24"/>
          </w:rPr>
          <w:t>φ</w:t>
        </w:r>
        <w:r w:rsidR="002141CF">
          <w:rPr>
            <w:sz w:val="24"/>
            <w:szCs w:val="24"/>
          </w:rPr>
          <w:t>14-1</w:t>
        </w:r>
        <w:r w:rsidR="002141CF">
          <w:rPr>
            <w:sz w:val="24"/>
            <w:szCs w:val="24"/>
          </w:rPr>
          <w:t xml:space="preserve"> fluctuating mutations were primarily shared with 42</w:t>
        </w:r>
      </w:ins>
      <w:ins w:id="110" w:author="Samuel Greenrod" w:date="2025-09-30T10:32:00Z" w16du:dateUtc="2025-09-30T09:32:00Z">
        <w:r w:rsidR="002141CF">
          <w:rPr>
            <w:rFonts w:cstheme="minorHAnsi"/>
            <w:sz w:val="24"/>
            <w:szCs w:val="24"/>
          </w:rPr>
          <w:t>°</w:t>
        </w:r>
      </w:ins>
      <w:ins w:id="111" w:author="Samuel Greenrod" w:date="2025-09-30T10:31:00Z" w16du:dateUtc="2025-09-30T09:31:00Z">
        <w:r w:rsidR="002141CF">
          <w:rPr>
            <w:sz w:val="24"/>
            <w:szCs w:val="24"/>
          </w:rPr>
          <w:t>C static populations</w:t>
        </w:r>
      </w:ins>
      <w:ins w:id="112" w:author="Samuel Greenrod" w:date="2025-09-30T10:32:00Z" w16du:dateUtc="2025-09-30T09:32:00Z">
        <w:r w:rsidR="002141CF">
          <w:rPr>
            <w:sz w:val="24"/>
            <w:szCs w:val="24"/>
          </w:rPr>
          <w:t xml:space="preserve"> (Fig. S1)</w:t>
        </w:r>
      </w:ins>
      <w:ins w:id="113" w:author="Samuel Greenrod" w:date="2025-09-30T10:31:00Z" w16du:dateUtc="2025-09-30T09:31:00Z">
        <w:r w:rsidR="002141CF">
          <w:rPr>
            <w:sz w:val="24"/>
            <w:szCs w:val="24"/>
          </w:rPr>
          <w:t xml:space="preserve">. In contrast, </w:t>
        </w:r>
      </w:ins>
      <w:ins w:id="114" w:author="Samuel Greenrod" w:date="2025-09-30T10:32:00Z" w16du:dateUtc="2025-09-30T09:32:00Z">
        <w:r w:rsidR="002141CF">
          <w:rPr>
            <w:rFonts w:cstheme="minorHAnsi"/>
            <w:sz w:val="24"/>
            <w:szCs w:val="24"/>
          </w:rPr>
          <w:t>φ</w:t>
        </w:r>
        <w:r w:rsidR="002141CF">
          <w:rPr>
            <w:sz w:val="24"/>
            <w:szCs w:val="24"/>
          </w:rPr>
          <w:t xml:space="preserve">LUZ19 </w:t>
        </w:r>
        <w:r w:rsidR="002141CF">
          <w:rPr>
            <w:sz w:val="24"/>
            <w:szCs w:val="24"/>
          </w:rPr>
          <w:t>fluctuating mutations</w:t>
        </w:r>
        <w:r w:rsidR="002141CF">
          <w:rPr>
            <w:sz w:val="24"/>
            <w:szCs w:val="24"/>
          </w:rPr>
          <w:t xml:space="preserve"> were shared equally with 37</w:t>
        </w:r>
        <w:r w:rsidR="002141CF">
          <w:rPr>
            <w:rFonts w:cstheme="minorHAnsi"/>
            <w:sz w:val="24"/>
            <w:szCs w:val="24"/>
          </w:rPr>
          <w:t>°</w:t>
        </w:r>
        <w:r w:rsidR="002141CF">
          <w:rPr>
            <w:sz w:val="24"/>
            <w:szCs w:val="24"/>
          </w:rPr>
          <w:t>C and 42</w:t>
        </w:r>
        <w:r w:rsidR="002141CF">
          <w:rPr>
            <w:rFonts w:cstheme="minorHAnsi"/>
            <w:sz w:val="24"/>
            <w:szCs w:val="24"/>
          </w:rPr>
          <w:t>°</w:t>
        </w:r>
        <w:r w:rsidR="002141CF">
          <w:rPr>
            <w:sz w:val="24"/>
            <w:szCs w:val="24"/>
          </w:rPr>
          <w:t>C static populations.</w:t>
        </w:r>
      </w:ins>
    </w:p>
    <w:p w14:paraId="6DBFEF2F" w14:textId="68A24B50" w:rsidR="00D36751" w:rsidDel="009F7F27" w:rsidRDefault="009F7F27" w:rsidP="00AD4206">
      <w:pPr>
        <w:jc w:val="both"/>
        <w:rPr>
          <w:del w:id="115" w:author="Samuel Greenrod" w:date="2025-09-30T10:43:00Z" w16du:dateUtc="2025-09-30T09:43:00Z"/>
          <w:sz w:val="24"/>
          <w:szCs w:val="24"/>
        </w:rPr>
      </w:pPr>
      <w:r>
        <w:rPr>
          <w:b/>
          <w:bCs/>
          <w:noProof/>
          <w:sz w:val="24"/>
          <w:szCs w:val="24"/>
        </w:rPr>
        <w:lastRenderedPageBreak/>
        <w:drawing>
          <wp:anchor distT="0" distB="0" distL="114300" distR="114300" simplePos="0" relativeHeight="251658240" behindDoc="0" locked="0" layoutInCell="1" allowOverlap="1" wp14:anchorId="2CE3BE8B" wp14:editId="12B611A9">
            <wp:simplePos x="0" y="0"/>
            <wp:positionH relativeFrom="margin">
              <wp:align>left</wp:align>
            </wp:positionH>
            <wp:positionV relativeFrom="paragraph">
              <wp:posOffset>2279953</wp:posOffset>
            </wp:positionV>
            <wp:extent cx="5462656" cy="6567777"/>
            <wp:effectExtent l="0" t="0" r="5080" b="5080"/>
            <wp:wrapTopAndBottom/>
            <wp:docPr id="363300869" name="Picture 3" descr="A collage of several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00869" name="Picture 3" descr="A collage of several diagram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2656" cy="6567777"/>
                    </a:xfrm>
                    <a:prstGeom prst="rect">
                      <a:avLst/>
                    </a:prstGeom>
                  </pic:spPr>
                </pic:pic>
              </a:graphicData>
            </a:graphic>
            <wp14:sizeRelH relativeFrom="page">
              <wp14:pctWidth>0</wp14:pctWidth>
            </wp14:sizeRelH>
            <wp14:sizeRelV relativeFrom="page">
              <wp14:pctHeight>0</wp14:pctHeight>
            </wp14:sizeRelV>
          </wp:anchor>
        </w:drawing>
      </w:r>
      <w:r w:rsidR="008A363D">
        <w:rPr>
          <w:sz w:val="24"/>
          <w:szCs w:val="24"/>
        </w:rPr>
        <w:t>Finally, we investigated which mutations drove clustering between fluctuating and static populations (Fig</w:t>
      </w:r>
      <w:r w:rsidR="00553782">
        <w:rPr>
          <w:sz w:val="24"/>
          <w:szCs w:val="24"/>
        </w:rPr>
        <w:t>.</w:t>
      </w:r>
      <w:r w:rsidR="008A363D">
        <w:rPr>
          <w:sz w:val="24"/>
          <w:szCs w:val="24"/>
        </w:rPr>
        <w:t xml:space="preserve"> </w:t>
      </w:r>
      <w:del w:id="116" w:author="Samuel Greenrod" w:date="2025-09-30T10:32:00Z" w16du:dateUtc="2025-09-30T09:32:00Z">
        <w:r w:rsidR="008A363D" w:rsidDel="002141CF">
          <w:rPr>
            <w:sz w:val="24"/>
            <w:szCs w:val="24"/>
          </w:rPr>
          <w:delText>S1</w:delText>
        </w:r>
      </w:del>
      <w:ins w:id="117" w:author="Samuel Greenrod" w:date="2025-09-30T10:32:00Z" w16du:dateUtc="2025-09-30T09:32:00Z">
        <w:r w:rsidR="002141CF">
          <w:rPr>
            <w:sz w:val="24"/>
            <w:szCs w:val="24"/>
          </w:rPr>
          <w:t>S</w:t>
        </w:r>
        <w:r w:rsidR="002141CF">
          <w:rPr>
            <w:sz w:val="24"/>
            <w:szCs w:val="24"/>
          </w:rPr>
          <w:t>2</w:t>
        </w:r>
      </w:ins>
      <w:r w:rsidR="00034E63">
        <w:rPr>
          <w:sz w:val="24"/>
          <w:szCs w:val="24"/>
        </w:rPr>
        <w:t>; Table S1</w:t>
      </w:r>
      <w:r w:rsidR="008A363D">
        <w:rPr>
          <w:sz w:val="24"/>
          <w:szCs w:val="24"/>
        </w:rPr>
        <w:t xml:space="preserve">). While </w:t>
      </w:r>
      <w:r w:rsidR="002D44C9">
        <w:rPr>
          <w:rFonts w:cstheme="minorHAnsi"/>
          <w:sz w:val="24"/>
          <w:szCs w:val="24"/>
        </w:rPr>
        <w:t>φ</w:t>
      </w:r>
      <w:r w:rsidR="008A363D">
        <w:rPr>
          <w:sz w:val="24"/>
          <w:szCs w:val="24"/>
        </w:rPr>
        <w:t>14-1 fluctuating and 37</w:t>
      </w:r>
      <w:r w:rsidR="002D44C9">
        <w:rPr>
          <w:rFonts w:cstheme="minorHAnsi"/>
          <w:sz w:val="24"/>
          <w:szCs w:val="24"/>
        </w:rPr>
        <w:t>°</w:t>
      </w:r>
      <w:r w:rsidR="008A363D">
        <w:rPr>
          <w:sz w:val="24"/>
          <w:szCs w:val="24"/>
        </w:rPr>
        <w:t>C static populations showed little clustering, two fluctuating populations clustered with the 42</w:t>
      </w:r>
      <w:r w:rsidR="002D44C9">
        <w:rPr>
          <w:rFonts w:cstheme="minorHAnsi"/>
          <w:sz w:val="24"/>
          <w:szCs w:val="24"/>
        </w:rPr>
        <w:t>°</w:t>
      </w:r>
      <w:r w:rsidR="008A363D">
        <w:rPr>
          <w:sz w:val="24"/>
          <w:szCs w:val="24"/>
        </w:rPr>
        <w:t>C static clade. These</w:t>
      </w:r>
      <w:r w:rsidR="00576393">
        <w:rPr>
          <w:sz w:val="24"/>
          <w:szCs w:val="24"/>
        </w:rPr>
        <w:t xml:space="preserve"> two replicate populations contained </w:t>
      </w:r>
      <w:r w:rsidR="008A363D">
        <w:rPr>
          <w:sz w:val="24"/>
          <w:szCs w:val="24"/>
        </w:rPr>
        <w:t xml:space="preserve">parallel </w:t>
      </w:r>
      <w:r w:rsidR="00576393">
        <w:rPr>
          <w:sz w:val="24"/>
          <w:szCs w:val="24"/>
        </w:rPr>
        <w:t>deletion</w:t>
      </w:r>
      <w:r w:rsidR="008A363D">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r w:rsidR="00553782">
        <w:rPr>
          <w:sz w:val="24"/>
          <w:szCs w:val="24"/>
        </w:rPr>
        <w:t>BlastP</w:t>
      </w:r>
      <w:proofErr w:type="spellEnd"/>
      <w:r w:rsidR="00553782">
        <w:rPr>
          <w:sz w:val="24"/>
          <w:szCs w:val="24"/>
        </w:rPr>
        <w:t xml:space="preserve">: 97.47% identity, 95% sequence overlap with </w:t>
      </w:r>
      <w:r w:rsidR="00553782" w:rsidRPr="000633FD">
        <w:rPr>
          <w:sz w:val="24"/>
          <w:szCs w:val="24"/>
        </w:rPr>
        <w:t>Pseudomonas phage PhL_UNISO_PA-DSM_ph0031</w:t>
      </w:r>
      <w:r w:rsidR="00553782">
        <w:rPr>
          <w:sz w:val="24"/>
          <w:szCs w:val="24"/>
        </w:rPr>
        <w:t xml:space="preserve"> DNA ligase protein</w:t>
      </w:r>
      <w:r w:rsidR="00E24081">
        <w:rPr>
          <w:sz w:val="24"/>
          <w:szCs w:val="24"/>
        </w:rPr>
        <w:t>)</w:t>
      </w:r>
      <w:r w:rsidR="00576393">
        <w:rPr>
          <w:sz w:val="24"/>
          <w:szCs w:val="24"/>
        </w:rPr>
        <w:t xml:space="preserve">, previously </w:t>
      </w:r>
      <w:r w:rsidR="008A363D">
        <w:rPr>
          <w:sz w:val="24"/>
          <w:szCs w:val="24"/>
        </w:rPr>
        <w:t>identified in all</w:t>
      </w:r>
      <w:r w:rsidR="003D2107">
        <w:rPr>
          <w:sz w:val="24"/>
          <w:szCs w:val="24"/>
        </w:rPr>
        <w:t xml:space="preserve"> </w:t>
      </w:r>
      <w:r w:rsidR="003D2107">
        <w:rPr>
          <w:rFonts w:cstheme="minorHAnsi"/>
          <w:sz w:val="24"/>
          <w:szCs w:val="24"/>
        </w:rPr>
        <w:t>φ</w:t>
      </w:r>
      <w:r w:rsidR="003D2107">
        <w:rPr>
          <w:sz w:val="24"/>
          <w:szCs w:val="24"/>
        </w:rPr>
        <w:t>14-1</w:t>
      </w:r>
      <w:r w:rsidR="008A363D">
        <w:rPr>
          <w:sz w:val="24"/>
          <w:szCs w:val="24"/>
        </w:rPr>
        <w:t xml:space="preserve"> 42</w:t>
      </w:r>
      <w:r w:rsidR="002D44C9">
        <w:rPr>
          <w:rFonts w:cstheme="minorHAnsi"/>
          <w:sz w:val="24"/>
          <w:szCs w:val="24"/>
        </w:rPr>
        <w:t>°</w:t>
      </w:r>
      <w:r w:rsidR="008A363D">
        <w:rPr>
          <w:sz w:val="24"/>
          <w:szCs w:val="24"/>
        </w:rPr>
        <w:t xml:space="preserve">C static </w:t>
      </w:r>
      <w:r w:rsidR="008A363D" w:rsidRPr="00A75097">
        <w:rPr>
          <w:sz w:val="24"/>
          <w:szCs w:val="24"/>
        </w:rPr>
        <w:t>populations</w:t>
      </w:r>
      <w:r w:rsidR="00576393"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{"citationID":"WEfq9i62","properties":{"formattedCitation":"[31]","plainCitation":"[31]","noteIndex":0},"citationItems":[{"id":3692,"uris":["http://zotero.org/users/local/sgFDdPY0/items/ZEVGKDPJ"],"itemData":{"id":3692,"type":"article","abstract":"Environmental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8A363D" w:rsidRPr="00A75097">
        <w:rPr>
          <w:sz w:val="24"/>
          <w:szCs w:val="24"/>
        </w:rPr>
        <w:t xml:space="preserve">The clustering of 5/6 </w:t>
      </w:r>
      <w:r w:rsidR="00BF29E6" w:rsidRPr="00A75097">
        <w:rPr>
          <w:rFonts w:cstheme="minorHAnsi"/>
          <w:sz w:val="24"/>
          <w:szCs w:val="24"/>
        </w:rPr>
        <w:t>φ</w:t>
      </w:r>
      <w:r w:rsidR="00D36751" w:rsidRPr="00A75097">
        <w:rPr>
          <w:sz w:val="24"/>
          <w:szCs w:val="24"/>
        </w:rPr>
        <w:t xml:space="preserve">LUZ19 </w:t>
      </w:r>
      <w:r w:rsidR="008A363D" w:rsidRPr="00A75097">
        <w:rPr>
          <w:sz w:val="24"/>
          <w:szCs w:val="24"/>
        </w:rPr>
        <w:t xml:space="preserve">fluctuating </w:t>
      </w:r>
      <w:r w:rsidR="00D36751" w:rsidRPr="00A75097">
        <w:rPr>
          <w:sz w:val="24"/>
          <w:szCs w:val="24"/>
        </w:rPr>
        <w:t xml:space="preserve">populations </w:t>
      </w:r>
      <w:r w:rsidR="008A363D" w:rsidRPr="00A75097">
        <w:rPr>
          <w:sz w:val="24"/>
          <w:szCs w:val="24"/>
        </w:rPr>
        <w:t>with the 42</w:t>
      </w:r>
      <w:r w:rsidR="00854239" w:rsidRPr="00A75097">
        <w:rPr>
          <w:rFonts w:cstheme="minorHAnsi"/>
          <w:sz w:val="24"/>
          <w:szCs w:val="24"/>
        </w:rPr>
        <w:t>°</w:t>
      </w:r>
      <w:r w:rsidR="008A363D" w:rsidRPr="00A75097">
        <w:rPr>
          <w:sz w:val="24"/>
          <w:szCs w:val="24"/>
        </w:rPr>
        <w:t>C static populations were attributed to parallel insertions in</w:t>
      </w:r>
      <w:r w:rsidR="00D36751" w:rsidRPr="00A75097">
        <w:rPr>
          <w:sz w:val="24"/>
          <w:szCs w:val="24"/>
        </w:rPr>
        <w:t xml:space="preserve"> a</w:t>
      </w:r>
      <w:r w:rsidR="00547F57" w:rsidRPr="00A75097">
        <w:rPr>
          <w:sz w:val="24"/>
          <w:szCs w:val="24"/>
        </w:rPr>
        <w:t xml:space="preserve">n intergenic region between two </w:t>
      </w:r>
      <w:r w:rsidR="00D36751" w:rsidRPr="00A75097">
        <w:rPr>
          <w:sz w:val="24"/>
          <w:szCs w:val="24"/>
        </w:rPr>
        <w:t>hypothetical protein</w:t>
      </w:r>
      <w:r w:rsidR="00547F57" w:rsidRPr="00A75097">
        <w:rPr>
          <w:sz w:val="24"/>
          <w:szCs w:val="24"/>
        </w:rPr>
        <w:t>s</w:t>
      </w:r>
      <w:r w:rsidR="00D36751" w:rsidRPr="00A75097">
        <w:rPr>
          <w:sz w:val="24"/>
          <w:szCs w:val="24"/>
        </w:rPr>
        <w:t xml:space="preserve">. </w:t>
      </w:r>
      <w:r w:rsidR="008A363D" w:rsidRPr="00A75097">
        <w:rPr>
          <w:sz w:val="24"/>
          <w:szCs w:val="24"/>
        </w:rPr>
        <w:t>This</w:t>
      </w:r>
      <w:r w:rsidR="00547F57" w:rsidRPr="00A75097">
        <w:rPr>
          <w:sz w:val="24"/>
          <w:szCs w:val="24"/>
        </w:rPr>
        <w:t xml:space="preserve"> intergenic insertion </w:t>
      </w:r>
      <w:r w:rsidR="008A363D" w:rsidRPr="00A75097">
        <w:rPr>
          <w:sz w:val="24"/>
          <w:szCs w:val="24"/>
        </w:rPr>
        <w:t xml:space="preserve">was also previously identified </w:t>
      </w:r>
      <w:r w:rsidR="00547F57" w:rsidRPr="00A75097">
        <w:rPr>
          <w:sz w:val="24"/>
          <w:szCs w:val="24"/>
        </w:rPr>
        <w:t xml:space="preserve">in </w:t>
      </w:r>
      <w:r w:rsidR="008A363D" w:rsidRPr="00A75097">
        <w:rPr>
          <w:sz w:val="24"/>
          <w:szCs w:val="24"/>
        </w:rPr>
        <w:t xml:space="preserve">all </w:t>
      </w:r>
      <w:r w:rsidR="003D2107" w:rsidRPr="00A75097">
        <w:rPr>
          <w:rFonts w:cstheme="minorHAnsi"/>
          <w:sz w:val="24"/>
          <w:szCs w:val="24"/>
        </w:rPr>
        <w:t>φ</w:t>
      </w:r>
      <w:r w:rsidR="003D2107" w:rsidRPr="00A75097">
        <w:rPr>
          <w:sz w:val="24"/>
          <w:szCs w:val="24"/>
        </w:rPr>
        <w:t xml:space="preserve">LUZ19 </w:t>
      </w:r>
      <w:r w:rsidR="00547F57" w:rsidRPr="00A75097">
        <w:rPr>
          <w:sz w:val="24"/>
          <w:szCs w:val="24"/>
        </w:rPr>
        <w:t>42</w:t>
      </w:r>
      <w:r w:rsidR="00BF29E6" w:rsidRPr="00A75097">
        <w:rPr>
          <w:rFonts w:cstheme="minorHAnsi"/>
          <w:sz w:val="24"/>
          <w:szCs w:val="24"/>
        </w:rPr>
        <w:t>°</w:t>
      </w:r>
      <w:r w:rsidR="00547F57" w:rsidRPr="00A75097">
        <w:rPr>
          <w:sz w:val="24"/>
          <w:szCs w:val="24"/>
        </w:rPr>
        <w:t xml:space="preserve">C </w:t>
      </w:r>
      <w:r w:rsidR="008A363D" w:rsidRPr="00A75097">
        <w:rPr>
          <w:sz w:val="24"/>
          <w:szCs w:val="24"/>
        </w:rPr>
        <w:t>static populations</w:t>
      </w:r>
      <w:r w:rsidR="00547F57"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{"citationID":"LqCoxKfj","properties":{"formattedCitation":"[31]","plainCitation":"[31]","noteIndex":0},"citationItems":[{"id":3692,"uris":["http://zotero.org/users/local/sgFDdPY0/items/ZEVGKDPJ"],"itemData":{"id":3692,"type":"article","abstract":"Environmental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111B3960" w14:textId="3D8E3E73" w:rsidR="00272DB1" w:rsidRDefault="00272DB1" w:rsidP="009F7F27">
      <w:pPr>
        <w:jc w:val="both"/>
        <w:rPr>
          <w:sz w:val="24"/>
          <w:szCs w:val="24"/>
        </w:rPr>
        <w:pPrChange w:id="118" w:author="Samuel Greenrod" w:date="2025-09-30T10:43:00Z" w16du:dateUtc="2025-09-30T09:43:00Z">
          <w:pPr/>
        </w:pPrChange>
      </w:pPr>
    </w:p>
    <w:p w14:paraId="4B9F80D1" w14:textId="7C872045" w:rsidR="00845CCB" w:rsidRDefault="00845CCB" w:rsidP="00845CCB">
      <w:pPr>
        <w:jc w:val="both"/>
        <w:rPr>
          <w:ins w:id="119" w:author="Samuel Greenrod" w:date="2025-09-30T10:44:00Z" w16du:dateUtc="2025-09-30T09:44:00Z"/>
          <w:sz w:val="24"/>
          <w:szCs w:val="24"/>
        </w:rPr>
      </w:pPr>
      <w:r w:rsidRPr="009969DF">
        <w:rPr>
          <w:b/>
          <w:bCs/>
          <w:sz w:val="24"/>
          <w:szCs w:val="24"/>
        </w:rPr>
        <w:lastRenderedPageBreak/>
        <w:t xml:space="preserve">Figure </w:t>
      </w:r>
      <w:r w:rsidR="003D2107">
        <w:rPr>
          <w:b/>
          <w:bCs/>
          <w:sz w:val="24"/>
          <w:szCs w:val="24"/>
        </w:rPr>
        <w:t>2</w:t>
      </w:r>
      <w:r w:rsidRPr="009969DF">
        <w:rPr>
          <w:b/>
          <w:bCs/>
          <w:sz w:val="24"/>
          <w:szCs w:val="24"/>
        </w:rPr>
        <w:t xml:space="preserve">. 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xml:space="preserve">) Neighbour-joining trees </w:t>
      </w:r>
      <w:r w:rsidR="00080687">
        <w:rPr>
          <w:sz w:val="24"/>
          <w:szCs w:val="24"/>
        </w:rPr>
        <w:t xml:space="preserve">of evolved and ancestral phage populations </w:t>
      </w:r>
      <w:r>
        <w:rPr>
          <w:sz w:val="24"/>
          <w:szCs w:val="24"/>
        </w:rPr>
        <w:t>constructed using Euclidean genetic distances. Genetic distances were calculated based on the presence and frequency of mutations present at &gt; 10% frequency. Tree is rooted at the ancestor and populations are coloured by evolved treatment.</w:t>
      </w:r>
      <w:r w:rsidRPr="00D56147">
        <w:rPr>
          <w:b/>
          <w:bCs/>
          <w:sz w:val="24"/>
          <w:szCs w:val="24"/>
        </w:rPr>
        <w:t xml:space="preserve"> </w:t>
      </w:r>
      <w:r w:rsidR="00A4223F" w:rsidRPr="00D56147">
        <w:rPr>
          <w:b/>
          <w:bCs/>
          <w:sz w:val="24"/>
          <w:szCs w:val="24"/>
        </w:rPr>
        <w:t>B</w:t>
      </w:r>
      <w:r w:rsidR="00A4223F">
        <w:rPr>
          <w:sz w:val="24"/>
          <w:szCs w:val="24"/>
        </w:rPr>
        <w:t xml:space="preserve">) </w:t>
      </w:r>
      <w:r w:rsidR="00080687">
        <w:rPr>
          <w:rFonts w:cstheme="minorHAnsi"/>
          <w:sz w:val="24"/>
          <w:szCs w:val="24"/>
        </w:rPr>
        <w:t xml:space="preserve">Phage </w:t>
      </w:r>
      <w:r w:rsidR="00A4223F" w:rsidRPr="0025290F">
        <w:rPr>
          <w:sz w:val="24"/>
          <w:szCs w:val="24"/>
        </w:rPr>
        <w:t xml:space="preserve">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Pr>
          <w:sz w:val="24"/>
          <w:szCs w:val="24"/>
        </w:rPr>
        <w:t xml:space="preserve">) </w:t>
      </w:r>
      <w:r w:rsidR="00275E12">
        <w:rPr>
          <w:sz w:val="24"/>
          <w:szCs w:val="24"/>
        </w:rPr>
        <w:t>Stacked b</w:t>
      </w:r>
      <w:r>
        <w:rPr>
          <w:sz w:val="24"/>
          <w:szCs w:val="24"/>
        </w:rPr>
        <w:t xml:space="preserve">ar charts show the number of </w:t>
      </w:r>
      <w:r w:rsidR="00275E12">
        <w:rPr>
          <w:sz w:val="24"/>
          <w:szCs w:val="24"/>
        </w:rPr>
        <w:t>high frequency</w:t>
      </w:r>
      <w:ins w:id="120" w:author="Samuel Greenrod" w:date="2025-09-30T10:34:00Z" w16du:dateUtc="2025-09-30T09:34:00Z">
        <w:r w:rsidR="00761CD9">
          <w:rPr>
            <w:sz w:val="24"/>
            <w:szCs w:val="24"/>
          </w:rPr>
          <w:t xml:space="preserve"> (&gt;20% frequency), putative adaptive</w:t>
        </w:r>
      </w:ins>
      <w:r>
        <w:rPr>
          <w:sz w:val="24"/>
          <w:szCs w:val="24"/>
        </w:rPr>
        <w:t xml:space="preserve"> </w:t>
      </w:r>
      <w:r w:rsidR="008E73D0">
        <w:rPr>
          <w:sz w:val="24"/>
          <w:szCs w:val="24"/>
        </w:rPr>
        <w:t xml:space="preserve">variants </w:t>
      </w:r>
      <w:del w:id="121" w:author="Samuel Greenrod" w:date="2025-09-30T10:34:00Z" w16du:dateUtc="2025-09-30T09:34:00Z">
        <w:r w:rsidDel="00761CD9">
          <w:rPr>
            <w:sz w:val="24"/>
            <w:szCs w:val="24"/>
          </w:rPr>
          <w:delText xml:space="preserve">(&gt; 20% frequency) </w:delText>
        </w:r>
      </w:del>
      <w:r>
        <w:rPr>
          <w:sz w:val="24"/>
          <w:szCs w:val="24"/>
        </w:rPr>
        <w:t xml:space="preserve">that are unique to or shared between </w:t>
      </w:r>
      <w:r w:rsidR="0018517F">
        <w:rPr>
          <w:sz w:val="24"/>
          <w:szCs w:val="24"/>
        </w:rPr>
        <w:t>evolution treatments.</w:t>
      </w:r>
      <w:r>
        <w:rPr>
          <w:sz w:val="24"/>
          <w:szCs w:val="24"/>
        </w:rPr>
        <w:t xml:space="preserve"> </w:t>
      </w:r>
      <w:r w:rsidR="00275E12">
        <w:rPr>
          <w:sz w:val="24"/>
          <w:szCs w:val="24"/>
        </w:rPr>
        <w:t xml:space="preserve">Bars are coloured by </w:t>
      </w:r>
      <w:r w:rsidR="0018517F">
        <w:rPr>
          <w:sz w:val="24"/>
          <w:szCs w:val="24"/>
        </w:rPr>
        <w:t>evolution treatment</w:t>
      </w:r>
      <w:r w:rsidR="00275E12">
        <w:rPr>
          <w:sz w:val="24"/>
          <w:szCs w:val="24"/>
        </w:rPr>
        <w:t>.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w:t>
      </w:r>
      <w:r w:rsidR="00F72FD0" w:rsidRPr="00A75097">
        <w:rPr>
          <w:sz w:val="24"/>
          <w:szCs w:val="24"/>
        </w:rPr>
        <w:t>from</w:t>
      </w:r>
      <w:r w:rsidR="00A75097">
        <w:rPr>
          <w:sz w:val="24"/>
          <w:szCs w:val="24"/>
        </w:rPr>
        <w:t xml:space="preserve"> ref.</w:t>
      </w:r>
      <w:r w:rsidR="00F72FD0"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{"citationID":"ZSwxkMMH","properties":{"formattedCitation":"[31]","plainCitation":"[31]","noteIndex":0},"citationItems":[{"id":3692,"uris":["http://zotero.org/users/local/sgFDdPY0/items/ZEVGKDPJ"],"itemData":{"id":3692,"type":"article","abstract":"Environmental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6EF16E2C" w14:textId="77777777" w:rsidR="009F7F27" w:rsidRPr="00F36D27" w:rsidRDefault="009F7F27" w:rsidP="00845CCB">
      <w:pPr>
        <w:jc w:val="both"/>
      </w:pPr>
    </w:p>
    <w:p w14:paraId="7744A85A" w14:textId="4F0A3D18" w:rsidR="00272DB1" w:rsidRPr="000D3A8C" w:rsidRDefault="008D5A1A" w:rsidP="00AD4206">
      <w:pPr>
        <w:jc w:val="both"/>
        <w:rPr>
          <w:b/>
          <w:bCs/>
          <w:sz w:val="24"/>
          <w:szCs w:val="24"/>
        </w:rPr>
      </w:pPr>
      <w:bookmarkStart w:id="122" w:name="_Hlk208589272"/>
      <w:r>
        <w:rPr>
          <w:b/>
          <w:bCs/>
          <w:sz w:val="24"/>
          <w:szCs w:val="24"/>
        </w:rPr>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122"/>
    <w:p w14:paraId="51F3D678" w14:textId="001EE614" w:rsidR="00F5530B" w:rsidRDefault="00E83FE1" w:rsidP="00AD4206">
      <w:pPr>
        <w:jc w:val="both"/>
        <w:rPr>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p = 0.07) (Fig</w:t>
      </w:r>
      <w:r w:rsidR="00553C91">
        <w:rPr>
          <w:sz w:val="24"/>
          <w:szCs w:val="24"/>
        </w:rPr>
        <w:t>.</w:t>
      </w:r>
      <w:r w:rsidR="007D1010">
        <w:rPr>
          <w:sz w:val="24"/>
          <w:szCs w:val="24"/>
        </w:rPr>
        <w:t xml:space="preserve"> </w:t>
      </w:r>
      <w:r w:rsidR="003D2107">
        <w:rPr>
          <w:sz w:val="24"/>
          <w:szCs w:val="24"/>
        </w:rPr>
        <w:t>3</w:t>
      </w:r>
      <w:r w:rsidR="00553C91">
        <w:rPr>
          <w:sz w:val="24"/>
          <w:szCs w:val="24"/>
        </w:rPr>
        <w:t>A</w:t>
      </w:r>
      <w:r w:rsidR="007D1010">
        <w:rPr>
          <w:sz w:val="24"/>
          <w:szCs w:val="24"/>
        </w:rPr>
        <w:t xml:space="preserve">).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F5530B">
        <w:rPr>
          <w:sz w:val="24"/>
          <w:szCs w:val="24"/>
        </w:rPr>
        <w:t xml:space="preserve">We also found no significant difference in within-group variation in evolution rates between monoculture and co-culture populations (t(10) = 1.50, p = 0.17), although the difference was </w:t>
      </w:r>
      <w:r w:rsidR="003D2107">
        <w:rPr>
          <w:sz w:val="24"/>
          <w:szCs w:val="24"/>
        </w:rPr>
        <w:t xml:space="preserve">also </w:t>
      </w:r>
      <w:r w:rsidR="00F5530B">
        <w:rPr>
          <w:sz w:val="24"/>
          <w:szCs w:val="24"/>
        </w:rPr>
        <w:t>significant once the low evolution rate co-culture replicate was removed (t(10) = 3.6, p &lt; 0.01).</w:t>
      </w:r>
    </w:p>
    <w:p w14:paraId="195FCB24" w14:textId="47454018" w:rsidR="002E46D7" w:rsidRDefault="000D3A8C" w:rsidP="00AD4206">
      <w:pPr>
        <w:jc w:val="both"/>
        <w:rPr>
          <w:sz w:val="24"/>
          <w:szCs w:val="24"/>
        </w:rPr>
      </w:pPr>
      <w:r>
        <w:rPr>
          <w:sz w:val="24"/>
          <w:szCs w:val="24"/>
        </w:rPr>
        <w:t xml:space="preserve">For </w:t>
      </w:r>
      <w:r w:rsidR="00B91FE0">
        <w:rPr>
          <w:rFonts w:cstheme="minorHAnsi"/>
          <w:sz w:val="24"/>
          <w:szCs w:val="24"/>
        </w:rPr>
        <w:t>φ</w:t>
      </w:r>
      <w:r>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Pr>
          <w:sz w:val="24"/>
          <w:szCs w:val="24"/>
        </w:rPr>
        <w:t xml:space="preserve">We further hypothesised that </w:t>
      </w:r>
      <w:r w:rsidR="00F72FD0">
        <w:rPr>
          <w:rFonts w:cstheme="minorHAnsi"/>
          <w:sz w:val="24"/>
          <w:szCs w:val="24"/>
        </w:rPr>
        <w:t>φ</w:t>
      </w:r>
      <w:r w:rsidR="00F72FD0">
        <w:rPr>
          <w:sz w:val="24"/>
          <w:szCs w:val="24"/>
        </w:rPr>
        <w:t xml:space="preserve">LUZ19 </w:t>
      </w:r>
      <w:r>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Pr>
          <w:sz w:val="24"/>
          <w:szCs w:val="24"/>
        </w:rPr>
        <w:t xml:space="preserve"> </w:t>
      </w:r>
      <w:r w:rsidR="00FC3152">
        <w:rPr>
          <w:sz w:val="24"/>
          <w:szCs w:val="24"/>
        </w:rPr>
        <w:t xml:space="preserve">populations, </w:t>
      </w:r>
      <w:r>
        <w:rPr>
          <w:sz w:val="24"/>
          <w:szCs w:val="24"/>
        </w:rPr>
        <w:t>would have lower evolution rates than 37</w:t>
      </w:r>
      <w:r w:rsidR="00B91FE0">
        <w:rPr>
          <w:rFonts w:cstheme="minorHAnsi"/>
          <w:sz w:val="24"/>
          <w:szCs w:val="24"/>
        </w:rPr>
        <w:t>°</w:t>
      </w:r>
      <w:r>
        <w:rPr>
          <w:sz w:val="24"/>
          <w:szCs w:val="24"/>
        </w:rPr>
        <w:t>C or 42</w:t>
      </w:r>
      <w:r w:rsidR="00B91FE0">
        <w:rPr>
          <w:rFonts w:cstheme="minorHAnsi"/>
          <w:sz w:val="24"/>
          <w:szCs w:val="24"/>
        </w:rPr>
        <w:t>°</w:t>
      </w:r>
      <w:r>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w:t>
      </w:r>
      <w:r w:rsidR="00553C91">
        <w:rPr>
          <w:sz w:val="24"/>
          <w:szCs w:val="24"/>
        </w:rPr>
        <w:t>.</w:t>
      </w:r>
      <w:r w:rsidR="00F72FD0">
        <w:rPr>
          <w:sz w:val="24"/>
          <w:szCs w:val="24"/>
        </w:rPr>
        <w:t xml:space="preserve"> </w:t>
      </w:r>
      <w:r w:rsidR="003D2107">
        <w:rPr>
          <w:sz w:val="24"/>
          <w:szCs w:val="24"/>
        </w:rPr>
        <w:t>3</w:t>
      </w:r>
      <w:r w:rsidR="00553C91">
        <w:rPr>
          <w:sz w:val="24"/>
          <w:szCs w:val="24"/>
        </w:rPr>
        <w:t>B</w:t>
      </w:r>
      <w:r w:rsidR="00F72FD0">
        <w:rPr>
          <w:sz w:val="24"/>
          <w:szCs w:val="24"/>
        </w:rPr>
        <w:t>)</w:t>
      </w:r>
      <w:r w:rsidR="007D1010">
        <w:rPr>
          <w:sz w:val="24"/>
          <w:szCs w:val="24"/>
        </w:rPr>
        <w:t xml:space="preserve">. However, </w:t>
      </w:r>
      <w:r w:rsidR="00B91FE0">
        <w:rPr>
          <w:rFonts w:cstheme="minorHAnsi"/>
          <w:sz w:val="24"/>
          <w:szCs w:val="24"/>
        </w:rPr>
        <w:t>φ</w:t>
      </w:r>
      <w:r w:rsidR="00B91FE0">
        <w:rPr>
          <w:sz w:val="24"/>
          <w:szCs w:val="24"/>
        </w:rPr>
        <w:t>LUZ19 f</w:t>
      </w:r>
      <w:r>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C: t(15) = 4.5, p &lt; 0.01; 42</w:t>
      </w:r>
      <w:r w:rsidR="007D1010">
        <w:rPr>
          <w:rFonts w:cstheme="minorHAnsi"/>
          <w:sz w:val="24"/>
          <w:szCs w:val="24"/>
        </w:rPr>
        <w:t>°</w:t>
      </w:r>
      <w:r w:rsidR="007D1010">
        <w:rPr>
          <w:sz w:val="24"/>
          <w:szCs w:val="24"/>
        </w:rPr>
        <w:t>C: t(30) = 3.0, p &lt; 0.05).</w:t>
      </w:r>
    </w:p>
    <w:p w14:paraId="5CA5373A" w14:textId="0FE12501"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w:t>
      </w:r>
      <w:r w:rsidR="00553C91">
        <w:rPr>
          <w:sz w:val="24"/>
          <w:szCs w:val="24"/>
        </w:rPr>
        <w:t>.</w:t>
      </w:r>
      <w:r w:rsidR="002D44C9">
        <w:rPr>
          <w:sz w:val="24"/>
          <w:szCs w:val="24"/>
        </w:rPr>
        <w:t xml:space="preserve"> </w:t>
      </w:r>
      <w:del w:id="123" w:author="Samuel Greenrod" w:date="2025-09-30T10:33:00Z" w16du:dateUtc="2025-09-30T09:33:00Z">
        <w:r w:rsidR="002D44C9" w:rsidDel="006E7852">
          <w:rPr>
            <w:sz w:val="24"/>
            <w:szCs w:val="24"/>
          </w:rPr>
          <w:delText>S2</w:delText>
        </w:r>
      </w:del>
      <w:ins w:id="124" w:author="Samuel Greenrod" w:date="2025-09-30T10:33:00Z" w16du:dateUtc="2025-09-30T09:33:00Z">
        <w:r w:rsidR="006E7852">
          <w:rPr>
            <w:sz w:val="24"/>
            <w:szCs w:val="24"/>
          </w:rPr>
          <w:t>S</w:t>
        </w:r>
        <w:r w:rsidR="006E7852">
          <w:rPr>
            <w:sz w:val="24"/>
            <w:szCs w:val="24"/>
          </w:rPr>
          <w:t>3</w:t>
        </w:r>
      </w:ins>
      <w:r w:rsidR="002D44C9">
        <w:rPr>
          <w:sz w:val="24"/>
          <w:szCs w:val="24"/>
        </w:rPr>
        <w:t>)</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 xml:space="preserve">all populations acquired a deletion or SNP in a putative DNA ligase </w:t>
      </w:r>
      <w:r w:rsidR="002D44C9" w:rsidRPr="00A75097">
        <w:rPr>
          <w:sz w:val="24"/>
          <w:szCs w:val="24"/>
        </w:rPr>
        <w:t>gene</w:t>
      </w:r>
      <w:r w:rsidR="00275E12" w:rsidRPr="00A75097">
        <w:rPr>
          <w:sz w:val="24"/>
          <w:szCs w:val="24"/>
        </w:rPr>
        <w:t>. Mutations in this gene are thought to contribute to high temperature adaptation</w:t>
      </w:r>
      <w:r w:rsidR="00A83F64"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{"citationID":"PhOZp3ZH","properties":{"formattedCitation":"[31]","plainCitation":"[31]","noteIndex":0},"citationItems":[{"id":3692,"uris":["http://zotero.org/users/local/sgFDdPY0/items/ZEVGKDPJ"],"itemData":{"id":3692,"type":"article","abstract":"Environmental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FC3152" w:rsidRPr="00A75097">
        <w:rPr>
          <w:sz w:val="24"/>
          <w:szCs w:val="24"/>
        </w:rPr>
        <w:t xml:space="preserve">and </w:t>
      </w:r>
      <w:r w:rsidR="00275E12" w:rsidRPr="00A75097">
        <w:rPr>
          <w:sz w:val="24"/>
          <w:szCs w:val="24"/>
        </w:rPr>
        <w:t>were also found in</w:t>
      </w:r>
      <w:r w:rsidR="002D44C9" w:rsidRPr="00A75097">
        <w:rPr>
          <w:sz w:val="24"/>
          <w:szCs w:val="24"/>
        </w:rPr>
        <w:t xml:space="preserve"> </w:t>
      </w:r>
      <w:r w:rsidR="00275E12" w:rsidRPr="00A75097">
        <w:rPr>
          <w:sz w:val="24"/>
          <w:szCs w:val="24"/>
        </w:rPr>
        <w:t xml:space="preserve">the </w:t>
      </w:r>
      <w:r w:rsidR="002D44C9" w:rsidRPr="00A75097">
        <w:rPr>
          <w:sz w:val="24"/>
          <w:szCs w:val="24"/>
        </w:rPr>
        <w:t>two monoculture populations which clustered with 42</w:t>
      </w:r>
      <w:r w:rsidR="00275E12" w:rsidRPr="00A75097">
        <w:rPr>
          <w:rFonts w:cstheme="minorHAnsi"/>
          <w:sz w:val="24"/>
          <w:szCs w:val="24"/>
        </w:rPr>
        <w:t>°</w:t>
      </w:r>
      <w:r w:rsidR="002D44C9" w:rsidRPr="00A75097">
        <w:rPr>
          <w:sz w:val="24"/>
          <w:szCs w:val="24"/>
        </w:rPr>
        <w:t>C static populations</w:t>
      </w:r>
      <w:r w:rsidR="002D44C9">
        <w:rPr>
          <w:sz w:val="24"/>
          <w:szCs w:val="24"/>
        </w:rPr>
        <w:t xml:space="preserve"> in Fig</w:t>
      </w:r>
      <w:r w:rsidR="00553C91">
        <w:rPr>
          <w:sz w:val="24"/>
          <w:szCs w:val="24"/>
        </w:rPr>
        <w:t>.</w:t>
      </w:r>
      <w:r w:rsidR="002D44C9">
        <w:rPr>
          <w:sz w:val="24"/>
          <w:szCs w:val="24"/>
        </w:rPr>
        <w:t xml:space="preserve"> </w:t>
      </w:r>
      <w:r w:rsidR="003D2107">
        <w:rPr>
          <w:sz w:val="24"/>
          <w:szCs w:val="24"/>
        </w:rPr>
        <w:t>2</w:t>
      </w:r>
      <w:r w:rsidR="00553C91">
        <w:rPr>
          <w:sz w:val="24"/>
          <w:szCs w:val="24"/>
        </w:rPr>
        <w:t>A</w:t>
      </w:r>
      <w:r w:rsidR="002D44C9">
        <w:rPr>
          <w:sz w:val="24"/>
          <w:szCs w:val="24"/>
        </w:rPr>
        <w:t xml:space="preserve">.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mutations in tail </w:t>
      </w:r>
      <w:proofErr w:type="spellStart"/>
      <w:r w:rsidR="007A65BB">
        <w:rPr>
          <w:sz w:val="24"/>
          <w:szCs w:val="24"/>
        </w:rPr>
        <w:lastRenderedPageBreak/>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 xml:space="preserve">the intergenic </w:t>
      </w:r>
      <w:r w:rsidR="009F7F27">
        <w:rPr>
          <w:noProof/>
          <w:sz w:val="24"/>
          <w:szCs w:val="24"/>
        </w:rPr>
        <w:drawing>
          <wp:anchor distT="0" distB="0" distL="114300" distR="114300" simplePos="0" relativeHeight="251660288" behindDoc="0" locked="0" layoutInCell="1" allowOverlap="1" wp14:anchorId="0364DEB3" wp14:editId="54FC9D72">
            <wp:simplePos x="0" y="0"/>
            <wp:positionH relativeFrom="margin">
              <wp:align>left</wp:align>
            </wp:positionH>
            <wp:positionV relativeFrom="paragraph">
              <wp:posOffset>667164</wp:posOffset>
            </wp:positionV>
            <wp:extent cx="5489459" cy="4867666"/>
            <wp:effectExtent l="0" t="0" r="0" b="0"/>
            <wp:wrapTopAndBottom/>
            <wp:docPr id="1644471373" name="Picture 2" descr="A diagram of different stages of treat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1373" name="Picture 2" descr="A diagram of different stages of treatmen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9459" cy="4867666"/>
                    </a:xfrm>
                    <a:prstGeom prst="rect">
                      <a:avLst/>
                    </a:prstGeom>
                  </pic:spPr>
                </pic:pic>
              </a:graphicData>
            </a:graphic>
            <wp14:sizeRelH relativeFrom="page">
              <wp14:pctWidth>0</wp14:pctWidth>
            </wp14:sizeRelH>
            <wp14:sizeRelV relativeFrom="page">
              <wp14:pctHeight>0</wp14:pctHeight>
            </wp14:sizeRelV>
          </wp:anchor>
        </w:drawing>
      </w:r>
      <w:r w:rsidR="007A65BB">
        <w:rPr>
          <w:sz w:val="24"/>
          <w:szCs w:val="24"/>
        </w:rPr>
        <w:t>insertion associated with 42</w:t>
      </w:r>
      <w:r w:rsidR="0025290F">
        <w:rPr>
          <w:rFonts w:cstheme="minorHAnsi"/>
          <w:sz w:val="24"/>
          <w:szCs w:val="24"/>
        </w:rPr>
        <w:t>°</w:t>
      </w:r>
      <w:r w:rsidR="007A65BB">
        <w:rPr>
          <w:sz w:val="24"/>
          <w:szCs w:val="24"/>
        </w:rPr>
        <w:t>C static populations.</w:t>
      </w:r>
    </w:p>
    <w:p w14:paraId="6C8999BF" w14:textId="55DCBA3A" w:rsidR="00A51BE9" w:rsidRPr="00CD4A82" w:rsidRDefault="00A51BE9" w:rsidP="00CD4A82">
      <w:pPr>
        <w:rPr>
          <w:sz w:val="24"/>
          <w:szCs w:val="24"/>
        </w:rPr>
      </w:pPr>
    </w:p>
    <w:p w14:paraId="1172AF12" w14:textId="13E8157C" w:rsidR="005A73B6" w:rsidRPr="0025290F" w:rsidRDefault="0025290F" w:rsidP="0025290F">
      <w:pPr>
        <w:jc w:val="both"/>
        <w:rPr>
          <w:sz w:val="24"/>
          <w:szCs w:val="24"/>
        </w:rPr>
      </w:pPr>
      <w:r w:rsidRPr="0025290F">
        <w:rPr>
          <w:b/>
          <w:bCs/>
          <w:sz w:val="24"/>
          <w:szCs w:val="24"/>
        </w:rPr>
        <w:t xml:space="preserve">Figure </w:t>
      </w:r>
      <w:r w:rsidR="003D2107">
        <w:rPr>
          <w:b/>
          <w:bCs/>
          <w:sz w:val="24"/>
          <w:szCs w:val="24"/>
        </w:rPr>
        <w:t>3</w:t>
      </w:r>
      <w:r w:rsidRPr="0025290F">
        <w:rPr>
          <w:b/>
          <w:bCs/>
          <w:sz w:val="24"/>
          <w:szCs w:val="24"/>
        </w:rPr>
        <w:t>.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w:t>
      </w:r>
      <w:r w:rsidR="00080687">
        <w:rPr>
          <w:sz w:val="24"/>
          <w:szCs w:val="24"/>
        </w:rPr>
        <w:t>E</w:t>
      </w:r>
      <w:r w:rsidRPr="0025290F">
        <w:rPr>
          <w:sz w:val="24"/>
          <w:szCs w:val="24"/>
        </w:rPr>
        <w:t xml:space="preserve">volution rates, measured based on </w:t>
      </w:r>
      <w:r w:rsidR="008E73D0">
        <w:rPr>
          <w:sz w:val="24"/>
          <w:szCs w:val="24"/>
        </w:rPr>
        <w:t xml:space="preserve">Euclidean </w:t>
      </w:r>
      <w:r w:rsidRPr="0025290F">
        <w:rPr>
          <w:sz w:val="24"/>
          <w:szCs w:val="24"/>
        </w:rPr>
        <w:t xml:space="preserve">genetic distance from the ancestor, </w:t>
      </w:r>
      <w:r w:rsidR="00080687">
        <w:rPr>
          <w:sz w:val="24"/>
          <w:szCs w:val="24"/>
        </w:rPr>
        <w:t>of</w:t>
      </w:r>
      <w:r w:rsidR="00080687" w:rsidRPr="0025290F">
        <w:rPr>
          <w:sz w:val="24"/>
          <w:szCs w:val="24"/>
        </w:rPr>
        <w:t xml:space="preserve"> </w:t>
      </w:r>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r w:rsidR="00080687">
        <w:rPr>
          <w:sz w:val="24"/>
          <w:szCs w:val="24"/>
        </w:rPr>
        <w:t>E</w:t>
      </w:r>
      <w:r w:rsidR="00275E12">
        <w:rPr>
          <w:sz w:val="24"/>
          <w:szCs w:val="24"/>
        </w:rPr>
        <w:t xml:space="preserve">volution rates </w:t>
      </w:r>
      <w:r w:rsidR="00080687">
        <w:rPr>
          <w:sz w:val="24"/>
          <w:szCs w:val="24"/>
        </w:rPr>
        <w:t xml:space="preserve">of </w:t>
      </w:r>
      <w:r w:rsidR="00275E12">
        <w:rPr>
          <w:sz w:val="24"/>
          <w:szCs w:val="24"/>
        </w:rPr>
        <w:t>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w:t>
      </w:r>
      <w:r w:rsidR="00F72FD0" w:rsidRPr="00A75097">
        <w:rPr>
          <w:sz w:val="24"/>
          <w:szCs w:val="24"/>
        </w:rPr>
        <w:t xml:space="preserve">S is used to denote lack of statistical significance. Static temperature data was adapted from </w:t>
      </w:r>
      <w:r w:rsidR="00A75097" w:rsidRPr="00A75097">
        <w:rPr>
          <w:sz w:val="24"/>
          <w:szCs w:val="24"/>
        </w:rPr>
        <w:t xml:space="preserve">ref. </w:t>
      </w:r>
      <w:r w:rsidR="00A75097" w:rsidRPr="00894ED3">
        <w:rPr>
          <w:sz w:val="24"/>
          <w:szCs w:val="24"/>
        </w:rPr>
        <w:fldChar w:fldCharType="begin"/>
      </w:r>
      <w:r w:rsidR="00A75097" w:rsidRPr="00894ED3">
        <w:rPr>
          <w:sz w:val="24"/>
          <w:szCs w:val="24"/>
        </w:rPr>
        <w:instrText xml:space="preserve"> ADDIN ZOTERO_ITEM CSL_CITATION {"citationID":"6AsrvcqQ","properties":{"formattedCitation":"[31]","plainCitation":"[31]","noteIndex":0},"citationItems":[{"id":3692,"uris":["http://zotero.org/users/local/sgFDdPY0/items/ZEVGKDPJ"],"itemData":{"id":3692,"type":"article","abstract":"Environmental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581E1175"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w:t>
      </w:r>
      <w:r w:rsidR="00553C91">
        <w:rPr>
          <w:sz w:val="24"/>
          <w:szCs w:val="24"/>
        </w:rPr>
        <w:t xml:space="preserve">growth rates </w:t>
      </w:r>
      <w:r>
        <w:rPr>
          <w:sz w:val="24"/>
          <w:szCs w:val="24"/>
        </w:rPr>
        <w:t xml:space="preserve">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r w:rsidR="00790182">
        <w:rPr>
          <w:sz w:val="24"/>
          <w:szCs w:val="24"/>
        </w:rPr>
        <w:t xml:space="preserve">thermal </w:t>
      </w:r>
      <w:r w:rsidR="001A59F6">
        <w:rPr>
          <w:sz w:val="24"/>
          <w:szCs w:val="24"/>
        </w:rPr>
        <w:t>phenotypes</w:t>
      </w:r>
      <w:r w:rsidR="00553C91">
        <w:rPr>
          <w:sz w:val="24"/>
          <w:szCs w:val="24"/>
        </w:rPr>
        <w:t xml:space="preserve"> </w:t>
      </w:r>
      <w:r w:rsidR="00A75097">
        <w:rPr>
          <w:sz w:val="24"/>
          <w:szCs w:val="24"/>
        </w:rPr>
        <w:t xml:space="preserve">with lower growth rates at high temperatures </w:t>
      </w:r>
      <w:r w:rsidR="00553C91">
        <w:rPr>
          <w:sz w:val="24"/>
          <w:szCs w:val="24"/>
        </w:rPr>
        <w:t xml:space="preserve">compared to </w:t>
      </w:r>
      <w:proofErr w:type="spellStart"/>
      <w:r w:rsidR="00553C91">
        <w:rPr>
          <w:sz w:val="24"/>
          <w:szCs w:val="24"/>
        </w:rPr>
        <w:t>phages</w:t>
      </w:r>
      <w:proofErr w:type="spellEnd"/>
      <w:r w:rsidR="00553C91">
        <w:rPr>
          <w:sz w:val="24"/>
          <w:szCs w:val="24"/>
        </w:rPr>
        <w:t xml:space="preserve"> evolved under static temperatures. </w:t>
      </w:r>
      <w:r w:rsidR="00790182">
        <w:rPr>
          <w:sz w:val="24"/>
          <w:szCs w:val="24"/>
        </w:rPr>
        <w:t xml:space="preserve">The </w:t>
      </w:r>
      <w:r w:rsidR="00984787">
        <w:rPr>
          <w:sz w:val="24"/>
          <w:szCs w:val="24"/>
        </w:rPr>
        <w:t>evolution of i</w:t>
      </w:r>
      <w:r w:rsidR="008D5A1A">
        <w:rPr>
          <w:sz w:val="24"/>
          <w:szCs w:val="24"/>
        </w:rPr>
        <w:t>ntermediate</w:t>
      </w:r>
      <w:r w:rsidR="003F1BE1">
        <w:rPr>
          <w:sz w:val="24"/>
          <w:szCs w:val="24"/>
        </w:rPr>
        <w:t xml:space="preserve"> </w:t>
      </w:r>
      <w:del w:id="125" w:author="Samuel Greenrod" w:date="2025-09-30T10:35:00Z" w16du:dateUtc="2025-09-30T09:35:00Z">
        <w:r w:rsidR="00034E63" w:rsidDel="00761CD9">
          <w:rPr>
            <w:sz w:val="24"/>
            <w:szCs w:val="24"/>
          </w:rPr>
          <w:delText xml:space="preserve">phenotypes </w:delText>
        </w:r>
      </w:del>
      <w:ins w:id="126" w:author="Samuel Greenrod" w:date="2025-09-30T10:35:00Z" w16du:dateUtc="2025-09-30T09:35:00Z">
        <w:r w:rsidR="00761CD9">
          <w:rPr>
            <w:sz w:val="24"/>
            <w:szCs w:val="24"/>
          </w:rPr>
          <w:t>growth rates</w:t>
        </w:r>
        <w:r w:rsidR="00761CD9">
          <w:rPr>
            <w:sz w:val="24"/>
            <w:szCs w:val="24"/>
          </w:rPr>
          <w:t xml:space="preserve"> </w:t>
        </w:r>
      </w:ins>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 xml:space="preserve">for </w:t>
      </w:r>
      <w:r w:rsidR="00BE61A7">
        <w:rPr>
          <w:sz w:val="24"/>
          <w:szCs w:val="24"/>
        </w:rPr>
        <w:t xml:space="preserve">adaptation to </w:t>
      </w:r>
      <w:r w:rsidR="00790182">
        <w:rPr>
          <w:sz w:val="24"/>
          <w:szCs w:val="24"/>
        </w:rPr>
        <w:t>high temperature</w:t>
      </w:r>
      <w:r w:rsidR="00BE61A7">
        <w:rPr>
          <w:sz w:val="24"/>
          <w:szCs w:val="24"/>
        </w:rPr>
        <w:t>s</w:t>
      </w:r>
      <w:r w:rsidR="008D5A1A">
        <w:rPr>
          <w:sz w:val="24"/>
          <w:szCs w:val="24"/>
        </w:rPr>
        <w:t xml:space="preserve"> </w:t>
      </w:r>
      <w:r w:rsidR="00790182">
        <w:rPr>
          <w:sz w:val="24"/>
          <w:szCs w:val="24"/>
        </w:rPr>
        <w:t xml:space="preserve">in the fluctuating treatment. </w:t>
      </w:r>
      <w:r w:rsidR="00790182">
        <w:rPr>
          <w:sz w:val="24"/>
          <w:szCs w:val="24"/>
        </w:rPr>
        <w:lastRenderedPageBreak/>
        <w:t xml:space="preserve">Alternatively, </w:t>
      </w:r>
      <w:r w:rsidR="00BE61A7">
        <w:rPr>
          <w:sz w:val="24"/>
          <w:szCs w:val="24"/>
        </w:rPr>
        <w:t xml:space="preserve">adaptation to </w:t>
      </w:r>
      <w:r w:rsidR="00790182">
        <w:rPr>
          <w:sz w:val="24"/>
          <w:szCs w:val="24"/>
        </w:rPr>
        <w:t>high temperature</w:t>
      </w:r>
      <w:r w:rsidR="00BE61A7">
        <w:rPr>
          <w:sz w:val="24"/>
          <w:szCs w:val="24"/>
        </w:rPr>
        <w:t>s</w:t>
      </w:r>
      <w:r w:rsidR="00AA3F9A">
        <w:rPr>
          <w:sz w:val="24"/>
          <w:szCs w:val="24"/>
        </w:rPr>
        <w:t xml:space="preserve"> </w:t>
      </w:r>
      <w:r w:rsidR="00790182">
        <w:rPr>
          <w:sz w:val="24"/>
          <w:szCs w:val="24"/>
        </w:rPr>
        <w:t xml:space="preserve">may be constrained during fluctuations due to </w:t>
      </w:r>
      <w:r w:rsidR="008D5A1A">
        <w:rPr>
          <w:sz w:val="24"/>
          <w:szCs w:val="24"/>
        </w:rPr>
        <w:t>fitness trade-offs</w:t>
      </w:r>
      <w:r w:rsidR="00790182">
        <w:rPr>
          <w:sz w:val="24"/>
          <w:szCs w:val="24"/>
        </w:rPr>
        <w:t xml:space="preserve"> at lower temperatures</w:t>
      </w:r>
      <w:r w:rsidR="003F1BE1">
        <w:rPr>
          <w:sz w:val="24"/>
          <w:szCs w:val="24"/>
        </w:rPr>
        <w:t xml:space="preserve"> </w:t>
      </w:r>
      <w:r w:rsidR="003F1BE1">
        <w:rPr>
          <w:sz w:val="24"/>
          <w:szCs w:val="24"/>
        </w:rPr>
        <w:fldChar w:fldCharType="begin"/>
      </w:r>
      <w:r w:rsidR="00A75097">
        <w:rPr>
          <w:sz w:val="24"/>
          <w:szCs w:val="24"/>
        </w:rPr>
        <w:instrText xml:space="preserve"> ADDIN ZOTERO_ITEM CSL_CITATION {"citationID":"6oKkh6Nn","properties":{"formattedCitation":"[47]","plainCitation":"[47]","noteIndex":0},"citationItems":[{"id":3498,"uris":["http://zotero.org/users/local/sgFDdPY0/items/C76IUQYV"],"itemData":{"id":3498,"type":"article-journal","abstract":"Many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A75097" w:rsidRPr="00A75097">
        <w:rPr>
          <w:rFonts w:ascii="Calibri" w:hAnsi="Calibri" w:cs="Calibri"/>
          <w:sz w:val="24"/>
        </w:rPr>
        <w:t>[47]</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w:t>
      </w:r>
      <w:del w:id="127" w:author="Samuel Greenrod" w:date="2025-09-30T10:36:00Z" w16du:dateUtc="2025-09-30T09:36:00Z">
        <w:r w:rsidR="008D5A1A" w:rsidDel="00761CD9">
          <w:rPr>
            <w:sz w:val="24"/>
            <w:szCs w:val="24"/>
          </w:rPr>
          <w:delText xml:space="preserve">thermal </w:delText>
        </w:r>
        <w:r w:rsidR="00790182" w:rsidDel="00761CD9">
          <w:rPr>
            <w:sz w:val="24"/>
            <w:szCs w:val="24"/>
          </w:rPr>
          <w:delText>phenotypes</w:delText>
        </w:r>
      </w:del>
      <w:ins w:id="128" w:author="Samuel Greenrod" w:date="2025-09-30T10:36:00Z" w16du:dateUtc="2025-09-30T09:36:00Z">
        <w:r w:rsidR="00761CD9">
          <w:rPr>
            <w:sz w:val="24"/>
            <w:szCs w:val="24"/>
          </w:rPr>
          <w:t>growth rates</w:t>
        </w:r>
      </w:ins>
      <w:r w:rsidR="00790182">
        <w:rPr>
          <w:sz w:val="24"/>
          <w:szCs w:val="24"/>
        </w:rPr>
        <w:t xml:space="preserve"> </w:t>
      </w:r>
      <w:r w:rsidR="008D5A1A">
        <w:rPr>
          <w:sz w:val="24"/>
          <w:szCs w:val="24"/>
        </w:rPr>
        <w:t xml:space="preserve">as </w:t>
      </w:r>
      <w:del w:id="129" w:author="Samuel Greenrod" w:date="2025-09-30T10:38:00Z" w16du:dateUtc="2025-09-30T09:38:00Z">
        <w:r w:rsidR="00AA3F9A" w:rsidDel="00761CD9">
          <w:rPr>
            <w:sz w:val="24"/>
            <w:szCs w:val="24"/>
          </w:rPr>
          <w:delText xml:space="preserve">sympatric </w:delText>
        </w:r>
      </w:del>
      <w:r w:rsidR="008D5A1A">
        <w:rPr>
          <w:sz w:val="24"/>
          <w:szCs w:val="24"/>
        </w:rPr>
        <w:t>static</w:t>
      </w:r>
      <w:r w:rsidR="00BE61A7">
        <w:rPr>
          <w:sz w:val="24"/>
          <w:szCs w:val="24"/>
        </w:rPr>
        <w:t>-</w:t>
      </w:r>
      <w:r w:rsidR="008D5A1A">
        <w:rPr>
          <w:sz w:val="24"/>
          <w:szCs w:val="24"/>
        </w:rPr>
        <w:t xml:space="preserve">evolved </w:t>
      </w:r>
      <w:r w:rsidR="003F1BE1">
        <w:rPr>
          <w:sz w:val="24"/>
          <w:szCs w:val="24"/>
        </w:rPr>
        <w:t>populations</w:t>
      </w:r>
      <w:ins w:id="130" w:author="Samuel Greenrod" w:date="2025-09-30T10:39:00Z" w16du:dateUtc="2025-09-30T09:39:00Z">
        <w:r w:rsidR="00761CD9">
          <w:rPr>
            <w:sz w:val="24"/>
            <w:szCs w:val="24"/>
          </w:rPr>
          <w:t xml:space="preserve"> when measured at their evolved temperature</w:t>
        </w:r>
      </w:ins>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w:t>
      </w:r>
      <w:del w:id="131" w:author="Samuel Greenrod" w:date="2025-09-30T08:36:00Z" w16du:dateUtc="2025-09-30T07:36:00Z">
        <w:r w:rsidR="008855F2" w:rsidDel="00D13F04">
          <w:rPr>
            <w:sz w:val="24"/>
            <w:szCs w:val="24"/>
          </w:rPr>
          <w:delText xml:space="preserve">fitness </w:delText>
        </w:r>
      </w:del>
      <w:ins w:id="132" w:author="Samuel Greenrod" w:date="2025-09-30T08:36:00Z" w16du:dateUtc="2025-09-30T07:36:00Z">
        <w:r w:rsidR="00D13F04">
          <w:rPr>
            <w:sz w:val="24"/>
            <w:szCs w:val="24"/>
          </w:rPr>
          <w:t>growth rate</w:t>
        </w:r>
        <w:r w:rsidR="00D13F04">
          <w:rPr>
            <w:sz w:val="24"/>
            <w:szCs w:val="24"/>
          </w:rPr>
          <w:t xml:space="preserve"> </w:t>
        </w:r>
      </w:ins>
      <w:r w:rsidR="00034E63">
        <w:rPr>
          <w:sz w:val="24"/>
          <w:szCs w:val="24"/>
        </w:rPr>
        <w:t xml:space="preserve">trade-offs </w:t>
      </w:r>
      <w:r w:rsidR="008855F2">
        <w:rPr>
          <w:sz w:val="24"/>
          <w:szCs w:val="24"/>
        </w:rPr>
        <w:t xml:space="preserve">under static </w:t>
      </w:r>
      <w:r w:rsidR="008855F2" w:rsidRPr="00A75097">
        <w:rPr>
          <w:sz w:val="24"/>
          <w:szCs w:val="24"/>
        </w:rPr>
        <w:t>selection</w:t>
      </w:r>
      <w:r w:rsidR="00057F49" w:rsidRPr="00A75097">
        <w:rPr>
          <w:sz w:val="24"/>
          <w:szCs w:val="24"/>
        </w:rPr>
        <w:t xml:space="preserve"> </w:t>
      </w:r>
      <w:r w:rsidR="00A75097" w:rsidRPr="00894ED3">
        <w:rPr>
          <w:sz w:val="24"/>
          <w:szCs w:val="24"/>
        </w:rPr>
        <w:fldChar w:fldCharType="begin"/>
      </w:r>
      <w:r w:rsidR="00A75097" w:rsidRPr="00894ED3">
        <w:rPr>
          <w:sz w:val="24"/>
          <w:szCs w:val="24"/>
        </w:rPr>
        <w:instrText xml:space="preserve"> ADDIN ZOTERO_ITEM CSL_CITATION {"citationID":"exP14GR2","properties":{"formattedCitation":"[31]","plainCitation":"[31]","noteIndex":0},"citationItems":[{"id":3692,"uris":["http://zotero.org/users/local/sgFDdPY0/items/ZEVGKDPJ"],"itemData":{"id":3692,"type":"article","abstract":"Environmental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A75097" w:rsidRPr="00A75097">
        <w:rPr>
          <w:sz w:val="24"/>
          <w:szCs w:val="24"/>
        </w:rPr>
        <w:t xml:space="preserve">, </w:t>
      </w:r>
      <w:r w:rsidR="008855F2" w:rsidRPr="00A75097">
        <w:rPr>
          <w:sz w:val="24"/>
          <w:szCs w:val="24"/>
        </w:rPr>
        <w:t>this</w:t>
      </w:r>
      <w:r w:rsidR="008855F2">
        <w:rPr>
          <w:sz w:val="24"/>
          <w:szCs w:val="24"/>
        </w:rPr>
        <w:t xml:space="preserve"> finding is indicative of </w:t>
      </w:r>
      <w:r w:rsidR="00C70E63">
        <w:rPr>
          <w:sz w:val="24"/>
          <w:szCs w:val="24"/>
        </w:rPr>
        <w:t xml:space="preserve">a </w:t>
      </w:r>
      <w:r w:rsidR="008855F2">
        <w:rPr>
          <w:sz w:val="24"/>
          <w:szCs w:val="24"/>
        </w:rPr>
        <w:t xml:space="preserve">no-cost </w:t>
      </w:r>
      <w:r w:rsidR="00553C91">
        <w:rPr>
          <w:sz w:val="24"/>
          <w:szCs w:val="24"/>
        </w:rPr>
        <w:t xml:space="preserve">generalist strategy </w:t>
      </w:r>
      <w:r w:rsidR="00057F49">
        <w:rPr>
          <w:sz w:val="24"/>
          <w:szCs w:val="24"/>
        </w:rPr>
        <w:fldChar w:fldCharType="begin"/>
      </w:r>
      <w:r w:rsidR="00A75097">
        <w:rPr>
          <w:sz w:val="24"/>
          <w:szCs w:val="24"/>
        </w:rPr>
        <w:instrText xml:space="preserve"> ADDIN ZOTERO_ITEM CSL_CITATION {"citationID":"0YxCDlAH","properties":{"formattedCitation":"[48]","plainCitation":"[48]","noteIndex":0},"citationItems":[{"id":3487,"uris":["http://zotero.org/users/local/sgFDdPY0/items/EINPGVCU"],"itemData":{"id":3487,"type":"article-journal","abstract":"Specialism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A75097" w:rsidRPr="00A75097">
        <w:rPr>
          <w:rFonts w:ascii="Calibri" w:hAnsi="Calibri" w:cs="Calibri"/>
          <w:sz w:val="24"/>
        </w:rPr>
        <w:t>[48]</w:t>
      </w:r>
      <w:r w:rsidR="00057F49">
        <w:rPr>
          <w:sz w:val="24"/>
          <w:szCs w:val="24"/>
        </w:rPr>
        <w:fldChar w:fldCharType="end"/>
      </w:r>
      <w:r w:rsidR="008855F2">
        <w:rPr>
          <w:sz w:val="24"/>
          <w:szCs w:val="24"/>
        </w:rPr>
        <w:t xml:space="preserve">. </w:t>
      </w:r>
      <w:r w:rsidR="00EC54EC">
        <w:rPr>
          <w:sz w:val="24"/>
          <w:szCs w:val="24"/>
        </w:rPr>
        <w:t xml:space="preserve">The lack of </w:t>
      </w:r>
      <w:del w:id="133" w:author="Samuel Greenrod" w:date="2025-09-30T08:36:00Z" w16du:dateUtc="2025-09-30T07:36:00Z">
        <w:r w:rsidR="00EC54EC" w:rsidDel="00D13F04">
          <w:rPr>
            <w:sz w:val="24"/>
            <w:szCs w:val="24"/>
          </w:rPr>
          <w:delText xml:space="preserve">fitness </w:delText>
        </w:r>
      </w:del>
      <w:ins w:id="134" w:author="Samuel Greenrod" w:date="2025-09-30T08:36:00Z" w16du:dateUtc="2025-09-30T07:36:00Z">
        <w:r w:rsidR="00D13F04">
          <w:rPr>
            <w:sz w:val="24"/>
            <w:szCs w:val="24"/>
          </w:rPr>
          <w:t>growth rate</w:t>
        </w:r>
        <w:r w:rsidR="00D13F04">
          <w:rPr>
            <w:sz w:val="24"/>
            <w:szCs w:val="24"/>
          </w:rPr>
          <w:t xml:space="preserve"> </w:t>
        </w:r>
      </w:ins>
      <w:r w:rsidR="00EC54EC">
        <w:rPr>
          <w:sz w:val="24"/>
          <w:szCs w:val="24"/>
        </w:rPr>
        <w:t xml:space="preserve">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A75097">
        <w:rPr>
          <w:sz w:val="24"/>
          <w:szCs w:val="24"/>
        </w:rPr>
        <w:instrText xml:space="preserve"> ADDIN ZOTERO_ITEM CSL_CITATION {"citationID":"wCTUmpEv","properties":{"formattedCitation":"[48]","plainCitation":"[48]","noteIndex":0},"citationItems":[{"id":3487,"uris":["http://zotero.org/users/local/sgFDdPY0/items/EINPGVCU"],"itemData":{"id":3487,"type":"article-journal","abstract":"Specialism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A75097" w:rsidRPr="00A75097">
        <w:rPr>
          <w:rFonts w:ascii="Calibri" w:hAnsi="Calibri" w:cs="Calibri"/>
          <w:sz w:val="24"/>
        </w:rPr>
        <w:t>[48]</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A75097">
        <w:rPr>
          <w:sz w:val="24"/>
          <w:szCs w:val="24"/>
        </w:rPr>
        <w:instrText xml:space="preserve"> ADDIN ZOTERO_ITEM CSL_CITATION {"citationID":"gqUadEd1","properties":{"formattedCitation":"[49]","plainCitation":"[49]","noteIndex":0},"citationItems":[{"id":978,"uris":["http://zotero.org/users/local/sgFDdPY0/items/JUVF7EL3"],"itemData":{"id":978,"type":"article-journal","abstract":"Predicting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A75097" w:rsidRPr="00A75097">
        <w:rPr>
          <w:rFonts w:ascii="Calibri" w:hAnsi="Calibri" w:cs="Calibri"/>
          <w:sz w:val="24"/>
        </w:rPr>
        <w:t>[49]</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w:t>
      </w:r>
      <w:r w:rsidR="00C70E63">
        <w:rPr>
          <w:sz w:val="24"/>
          <w:szCs w:val="24"/>
        </w:rPr>
        <w:t>growth</w:t>
      </w:r>
      <w:r w:rsidR="00E21F1D">
        <w:rPr>
          <w:sz w:val="24"/>
          <w:szCs w:val="24"/>
        </w:rPr>
        <w:t xml:space="preserve">,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7E785673"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w:t>
      </w:r>
      <w:r w:rsidR="00C70E63">
        <w:rPr>
          <w:sz w:val="24"/>
          <w:szCs w:val="24"/>
        </w:rPr>
        <w:t xml:space="preserve">generally </w:t>
      </w:r>
      <w:r w:rsidR="00034E63">
        <w:rPr>
          <w:sz w:val="24"/>
          <w:szCs w:val="24"/>
        </w:rPr>
        <w:t xml:space="preserve">formed clusters, fluctuating </w:t>
      </w:r>
      <w:r w:rsidR="00931818">
        <w:rPr>
          <w:sz w:val="24"/>
          <w:szCs w:val="24"/>
        </w:rPr>
        <w:t xml:space="preserve">populations </w:t>
      </w:r>
      <w:r>
        <w:rPr>
          <w:sz w:val="24"/>
          <w:szCs w:val="24"/>
        </w:rPr>
        <w:t xml:space="preserve">were genetically similar to </w:t>
      </w:r>
      <w:r w:rsidR="000A3777">
        <w:rPr>
          <w:sz w:val="24"/>
          <w:szCs w:val="24"/>
        </w:rPr>
        <w:t xml:space="preserve">both </w:t>
      </w:r>
      <w:r w:rsidR="00931818">
        <w:rPr>
          <w:sz w:val="24"/>
          <w:szCs w:val="24"/>
        </w:rPr>
        <w:t>37</w:t>
      </w:r>
      <w:r w:rsidR="004958A4">
        <w:rPr>
          <w:rFonts w:cstheme="minorHAnsi"/>
          <w:sz w:val="24"/>
          <w:szCs w:val="24"/>
        </w:rPr>
        <w:t>°</w:t>
      </w:r>
      <w:r w:rsidR="00931818">
        <w:rPr>
          <w:sz w:val="24"/>
          <w:szCs w:val="24"/>
        </w:rPr>
        <w:t xml:space="preserve">C </w:t>
      </w:r>
      <w:r w:rsidR="000A3777">
        <w:rPr>
          <w:sz w:val="24"/>
          <w:szCs w:val="24"/>
        </w:rPr>
        <w:t>and</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w:t>
      </w:r>
      <w:r w:rsidR="0018517F">
        <w:rPr>
          <w:sz w:val="24"/>
          <w:szCs w:val="24"/>
        </w:rPr>
        <w:t xml:space="preserve">populations </w:t>
      </w:r>
      <w:r w:rsidR="00A75097">
        <w:rPr>
          <w:sz w:val="24"/>
          <w:szCs w:val="24"/>
        </w:rPr>
        <w:fldChar w:fldCharType="begin"/>
      </w:r>
      <w:r w:rsidR="00A75097">
        <w:rPr>
          <w:sz w:val="24"/>
          <w:szCs w:val="24"/>
        </w:rPr>
        <w:instrText xml:space="preserve"> ADDIN ZOTERO_ITEM CSL_CITATION {"citationID":"rkyOqK4u","properties":{"formattedCitation":"[31]","plainCitation":"[31]","noteIndex":0},"citationItems":[{"id":3692,"uris":["http://zotero.org/users/local/sgFDdPY0/items/ZEVGKDPJ"],"itemData":{"id":3692,"type":"article","abstract":"Environmental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Pr>
          <w:sz w:val="24"/>
          <w:szCs w:val="24"/>
        </w:rPr>
        <w:fldChar w:fldCharType="separate"/>
      </w:r>
      <w:r w:rsidR="00A75097" w:rsidRPr="00A75097">
        <w:rPr>
          <w:rFonts w:ascii="Calibri" w:hAnsi="Calibri" w:cs="Calibri"/>
          <w:sz w:val="24"/>
        </w:rPr>
        <w:t>[31]</w:t>
      </w:r>
      <w:r w:rsidR="00A75097">
        <w:rPr>
          <w:sz w:val="24"/>
          <w:szCs w:val="24"/>
        </w:rPr>
        <w:fldChar w:fldCharType="end"/>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A75097">
        <w:rPr>
          <w:sz w:val="24"/>
          <w:szCs w:val="24"/>
        </w:rPr>
        <w:instrText xml:space="preserve"> ADDIN ZOTERO_ITEM CSL_CITATION {"citationID":"Zo44u3lz","properties":{"formattedCitation":"[50]","plainCitation":"[50]","noteIndex":0},"citationItems":[{"id":3594,"uris":["http://zotero.org/users/local/sgFDdPY0/items/RRSTHNMX"],"itemData":{"id":3594,"type":"article-journal","abstract":"Historical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A75097" w:rsidRPr="00A75097">
        <w:rPr>
          <w:rFonts w:ascii="Calibri" w:hAnsi="Calibri" w:cs="Calibri"/>
          <w:sz w:val="24"/>
        </w:rPr>
        <w:t>[50]</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A75097">
        <w:rPr>
          <w:sz w:val="24"/>
          <w:szCs w:val="24"/>
        </w:rPr>
        <w:instrText xml:space="preserve"> ADDIN ZOTERO_ITEM CSL_CITATION {"citationID":"5fiOvwEn","properties":{"formattedCitation":"[51]","plainCitation":"[51]","noteIndex":0},"citationItems":[{"id":2547,"uris":["http://zotero.org/users/local/sgFDdPY0/items/8ZIHQDZL"],"itemData":{"id":2547,"type":"article-journal","abstract":"The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A75097" w:rsidRPr="00A75097">
        <w:rPr>
          <w:rFonts w:ascii="Calibri" w:hAnsi="Calibri" w:cs="Calibri"/>
          <w:sz w:val="24"/>
        </w:rPr>
        <w:t>[51]</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C static populations likely reflects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48333063"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A75097">
        <w:rPr>
          <w:sz w:val="24"/>
          <w:szCs w:val="24"/>
        </w:rPr>
        <w:instrText xml:space="preserve"> ADDIN ZOTERO_ITEM CSL_CITATION {"citationID":"MPWxZPyM","properties":{"formattedCitation":"[19,52]","plainCitation":"[19,52]","noteIndex":0},"citationItems":[{"id":3510,"uris":["http://zotero.org/users/local/sgFDdPY0/items/T9YSU94V"],"itemData":{"id":3510,"type":"article-journal","abstract":"The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A75097" w:rsidRPr="00A75097">
        <w:rPr>
          <w:rFonts w:ascii="Calibri" w:hAnsi="Calibri" w:cs="Calibri"/>
          <w:sz w:val="24"/>
        </w:rPr>
        <w:t>[19,52]</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EC5B36">
        <w:rPr>
          <w:sz w:val="24"/>
          <w:szCs w:val="24"/>
        </w:rPr>
        <w:t xml:space="preserve"> in phage </w:t>
      </w:r>
      <w:r w:rsidR="00EC5B36">
        <w:rPr>
          <w:rFonts w:cstheme="minorHAnsi"/>
          <w:sz w:val="24"/>
          <w:szCs w:val="24"/>
        </w:rPr>
        <w:t>φ</w:t>
      </w:r>
      <w:r w:rsidR="00EC5B36">
        <w:rPr>
          <w:sz w:val="24"/>
          <w:szCs w:val="24"/>
        </w:rPr>
        <w:t>LUZ19</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w:t>
      </w:r>
      <w:r w:rsidR="00EC5B36">
        <w:rPr>
          <w:rFonts w:cstheme="minorHAnsi"/>
          <w:sz w:val="24"/>
          <w:szCs w:val="24"/>
        </w:rPr>
        <w:t>φ</w:t>
      </w:r>
      <w:r w:rsidR="00EC5B36">
        <w:rPr>
          <w:sz w:val="24"/>
          <w:szCs w:val="24"/>
        </w:rPr>
        <w:t xml:space="preserve">LUZ19 </w:t>
      </w:r>
      <w:r>
        <w:rPr>
          <w:sz w:val="24"/>
          <w:szCs w:val="24"/>
        </w:rPr>
        <w:t xml:space="preserve">evolutionary constraint </w:t>
      </w:r>
      <w:r w:rsidR="00034E63">
        <w:rPr>
          <w:sz w:val="24"/>
          <w:szCs w:val="24"/>
        </w:rPr>
        <w:t xml:space="preserve">with fluctuating </w:t>
      </w:r>
      <w:r w:rsidR="00034E63" w:rsidRPr="00A75097">
        <w:rPr>
          <w:sz w:val="24"/>
          <w:szCs w:val="24"/>
        </w:rPr>
        <w:t>temperatures</w:t>
      </w:r>
      <w:r w:rsidR="00984787" w:rsidRPr="00A75097">
        <w:rPr>
          <w:sz w:val="24"/>
          <w:szCs w:val="24"/>
        </w:rPr>
        <w:t xml:space="preserve"> </w:t>
      </w:r>
      <w:r w:rsidRPr="00A75097">
        <w:rPr>
          <w:sz w:val="24"/>
          <w:szCs w:val="24"/>
        </w:rPr>
        <w:t xml:space="preserve">than static temperatures. </w:t>
      </w:r>
      <w:r w:rsidR="0072491E" w:rsidRPr="00A75097">
        <w:rPr>
          <w:sz w:val="24"/>
          <w:szCs w:val="24"/>
        </w:rPr>
        <w:t xml:space="preserve">The negative effects of combined </w:t>
      </w:r>
      <w:r w:rsidR="00C11700" w:rsidRPr="00A75097">
        <w:rPr>
          <w:sz w:val="24"/>
          <w:szCs w:val="24"/>
        </w:rPr>
        <w:t>environmental stressors</w:t>
      </w:r>
      <w:r w:rsidR="00B235B4" w:rsidRPr="00A75097">
        <w:rPr>
          <w:sz w:val="24"/>
          <w:szCs w:val="24"/>
        </w:rPr>
        <w:t xml:space="preserve"> </w:t>
      </w:r>
      <w:r w:rsidR="00C11700" w:rsidRPr="00A75097">
        <w:rPr>
          <w:sz w:val="24"/>
          <w:szCs w:val="24"/>
        </w:rPr>
        <w:t xml:space="preserve">are often non-additive and instead exhibit synergies </w:t>
      </w:r>
      <w:r w:rsidR="006E5451" w:rsidRPr="00A75097">
        <w:rPr>
          <w:sz w:val="24"/>
          <w:szCs w:val="24"/>
        </w:rPr>
        <w:fldChar w:fldCharType="begin"/>
      </w:r>
      <w:r w:rsidR="003D6FEA" w:rsidRPr="00A75097">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sidRPr="00A75097">
        <w:rPr>
          <w:sz w:val="24"/>
          <w:szCs w:val="24"/>
        </w:rPr>
        <w:fldChar w:fldCharType="separate"/>
      </w:r>
      <w:r w:rsidR="003D6FEA" w:rsidRPr="00A75097">
        <w:rPr>
          <w:rFonts w:ascii="Calibri" w:hAnsi="Calibri" w:cs="Calibri"/>
          <w:sz w:val="24"/>
        </w:rPr>
        <w:t>[11]</w:t>
      </w:r>
      <w:r w:rsidR="006E5451" w:rsidRPr="00A75097">
        <w:rPr>
          <w:sz w:val="24"/>
          <w:szCs w:val="24"/>
        </w:rPr>
        <w:fldChar w:fldCharType="end"/>
      </w:r>
      <w:r w:rsidR="00C11700" w:rsidRPr="00A75097">
        <w:rPr>
          <w:sz w:val="24"/>
          <w:szCs w:val="24"/>
        </w:rPr>
        <w:t xml:space="preserve">. </w:t>
      </w:r>
      <w:r w:rsidR="00BE61A7" w:rsidRPr="00A75097">
        <w:rPr>
          <w:sz w:val="24"/>
          <w:szCs w:val="24"/>
        </w:rPr>
        <w:t>We have previously</w:t>
      </w:r>
      <w:r w:rsidR="00C11700" w:rsidRPr="00A75097">
        <w:rPr>
          <w:sz w:val="24"/>
          <w:szCs w:val="24"/>
        </w:rPr>
        <w:t xml:space="preserve"> show</w:t>
      </w:r>
      <w:r w:rsidR="000A3777" w:rsidRPr="00A75097">
        <w:rPr>
          <w:sz w:val="24"/>
          <w:szCs w:val="24"/>
        </w:rPr>
        <w:t>n</w:t>
      </w:r>
      <w:r w:rsidR="00C11700" w:rsidRPr="00A75097">
        <w:rPr>
          <w:sz w:val="24"/>
          <w:szCs w:val="24"/>
        </w:rPr>
        <w:t xml:space="preserve"> that </w:t>
      </w:r>
      <w:r w:rsidR="00BE61A7" w:rsidRPr="00A75097">
        <w:rPr>
          <w:sz w:val="24"/>
          <w:szCs w:val="24"/>
        </w:rPr>
        <w:t xml:space="preserve">selection from </w:t>
      </w:r>
      <w:r w:rsidR="006E5451" w:rsidRPr="00A75097">
        <w:rPr>
          <w:sz w:val="24"/>
          <w:szCs w:val="24"/>
        </w:rPr>
        <w:t>high temperature</w:t>
      </w:r>
      <w:r w:rsidR="00BE61A7" w:rsidRPr="00A75097">
        <w:rPr>
          <w:sz w:val="24"/>
          <w:szCs w:val="24"/>
        </w:rPr>
        <w:t>s</w:t>
      </w:r>
      <w:r w:rsidR="006E5451" w:rsidRPr="00A75097">
        <w:rPr>
          <w:sz w:val="24"/>
          <w:szCs w:val="24"/>
        </w:rPr>
        <w:t xml:space="preserve"> synergises with competition to constrain </w:t>
      </w:r>
      <w:r w:rsidR="00EC5B36" w:rsidRPr="00A75097">
        <w:rPr>
          <w:rFonts w:cstheme="minorHAnsi"/>
          <w:sz w:val="24"/>
          <w:szCs w:val="24"/>
        </w:rPr>
        <w:t>φ</w:t>
      </w:r>
      <w:r w:rsidR="00EC5B36" w:rsidRPr="00A75097">
        <w:rPr>
          <w:sz w:val="24"/>
          <w:szCs w:val="24"/>
        </w:rPr>
        <w:t xml:space="preserve">LUZ19 </w:t>
      </w:r>
      <w:r w:rsidR="006E5451" w:rsidRPr="00A75097">
        <w:rPr>
          <w:sz w:val="24"/>
          <w:szCs w:val="24"/>
        </w:rPr>
        <w:t xml:space="preserve">evolution rates </w:t>
      </w:r>
      <w:r w:rsidR="00A75097" w:rsidRPr="00894ED3">
        <w:rPr>
          <w:sz w:val="24"/>
          <w:szCs w:val="24"/>
        </w:rPr>
        <w:fldChar w:fldCharType="begin"/>
      </w:r>
      <w:r w:rsidR="00A75097" w:rsidRPr="00894ED3">
        <w:rPr>
          <w:sz w:val="24"/>
          <w:szCs w:val="24"/>
        </w:rPr>
        <w:instrText xml:space="preserve"> ADDIN ZOTERO_ITEM CSL_CITATION {"citationID":"sT0wknfS","properties":{"formattedCitation":"[31]","plainCitation":"[31]","noteIndex":0},"citationItems":[{"id":3692,"uris":["http://zotero.org/users/local/sgFDdPY0/items/ZEVGKDPJ"],"itemData":{"id":3692,"type":"article","abstract":"Environmental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A75097" w:rsidRPr="00894ED3">
        <w:rPr>
          <w:sz w:val="24"/>
          <w:szCs w:val="24"/>
        </w:rPr>
        <w:fldChar w:fldCharType="separate"/>
      </w:r>
      <w:r w:rsidR="00A75097" w:rsidRPr="00894ED3">
        <w:rPr>
          <w:rFonts w:ascii="Calibri" w:hAnsi="Calibri" w:cs="Calibri"/>
          <w:sz w:val="24"/>
        </w:rPr>
        <w:t>[31]</w:t>
      </w:r>
      <w:r w:rsidR="00A75097" w:rsidRPr="00894ED3">
        <w:rPr>
          <w:sz w:val="24"/>
          <w:szCs w:val="24"/>
        </w:rPr>
        <w:fldChar w:fldCharType="end"/>
      </w:r>
      <w:r w:rsidR="006E5451" w:rsidRPr="00A75097">
        <w:rPr>
          <w:sz w:val="24"/>
          <w:szCs w:val="24"/>
        </w:rPr>
        <w:t xml:space="preserve">. </w:t>
      </w:r>
      <w:r w:rsidR="008E3E22" w:rsidRPr="00A75097">
        <w:rPr>
          <w:sz w:val="24"/>
          <w:szCs w:val="24"/>
        </w:rPr>
        <w:t xml:space="preserve">The present </w:t>
      </w:r>
      <w:r w:rsidR="006E5451" w:rsidRPr="00A75097">
        <w:rPr>
          <w:sz w:val="24"/>
          <w:szCs w:val="24"/>
        </w:rPr>
        <w:t xml:space="preserve">study extends these findings by showing that </w:t>
      </w:r>
      <w:r w:rsidR="00034E63" w:rsidRPr="00A75097">
        <w:rPr>
          <w:sz w:val="24"/>
          <w:szCs w:val="24"/>
        </w:rPr>
        <w:t xml:space="preserve">the selective synergy between temperature and </w:t>
      </w:r>
      <w:r w:rsidR="004958A4" w:rsidRPr="00A75097">
        <w:rPr>
          <w:sz w:val="24"/>
          <w:szCs w:val="24"/>
        </w:rPr>
        <w:t xml:space="preserve">competition </w:t>
      </w:r>
      <w:r w:rsidR="00034E63" w:rsidRPr="00A75097">
        <w:rPr>
          <w:sz w:val="24"/>
          <w:szCs w:val="24"/>
        </w:rPr>
        <w:t>is greater</w:t>
      </w:r>
      <w:r w:rsidR="004958A4" w:rsidRPr="00A75097">
        <w:rPr>
          <w:sz w:val="24"/>
          <w:szCs w:val="24"/>
        </w:rPr>
        <w:t xml:space="preserve"> under fluctuating temperatures </w:t>
      </w:r>
      <w:r w:rsidR="00034E63" w:rsidRPr="00A75097">
        <w:rPr>
          <w:sz w:val="24"/>
          <w:szCs w:val="24"/>
        </w:rPr>
        <w:t>than</w:t>
      </w:r>
      <w:r w:rsidR="004958A4" w:rsidRPr="00A75097">
        <w:rPr>
          <w:sz w:val="24"/>
          <w:szCs w:val="24"/>
        </w:rPr>
        <w:t xml:space="preserve"> static temperatures</w:t>
      </w:r>
      <w:r w:rsidR="004958A4">
        <w:rPr>
          <w:sz w:val="24"/>
          <w:szCs w:val="24"/>
        </w:rPr>
        <w:t xml:space="preserve">.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A75097">
        <w:rPr>
          <w:sz w:val="24"/>
          <w:szCs w:val="24"/>
        </w:rPr>
        <w:instrText xml:space="preserve"> ADDIN ZOTERO_ITEM CSL_CITATION {"citationID":"RRG2gbkq","properties":{"formattedCitation":"[53]","plainCitation":"[53]","noteIndex":0},"citationItems":[{"id":2888,"uris":["http://zotero.org/users/local/sgFDdPY0/items/GESMRT8W"],"itemData":{"id":2888,"type":"article-journal","abstract":"Evolution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A75097" w:rsidRPr="00A75097">
        <w:rPr>
          <w:rFonts w:ascii="Calibri" w:hAnsi="Calibri" w:cs="Calibri"/>
          <w:sz w:val="24"/>
        </w:rPr>
        <w:t>[53]</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6ED4342F"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A75097">
        <w:rPr>
          <w:sz w:val="24"/>
          <w:szCs w:val="24"/>
        </w:rPr>
        <w:instrText xml:space="preserve"> ADDIN ZOTERO_ITEM CSL_CITATION {"citationID":"2ob44rwZ","properties":{"formattedCitation":"[54]","plainCitation":"[54]","noteIndex":0},"citationItems":[{"id":3337,"uris":["http://zotero.org/users/local/sgFDdPY0/items/RRPMEQTY"],"itemData":{"id":3337,"type":"article-journal","abstract":"Effective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A75097" w:rsidRPr="00A75097">
        <w:rPr>
          <w:rFonts w:ascii="Calibri" w:hAnsi="Calibri" w:cs="Calibri"/>
          <w:sz w:val="24"/>
        </w:rPr>
        <w:t>[54]</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w:t>
      </w:r>
      <w:r>
        <w:rPr>
          <w:sz w:val="24"/>
          <w:szCs w:val="24"/>
        </w:rPr>
        <w:lastRenderedPageBreak/>
        <w:t xml:space="preserve">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particular relevance for parasite</w:t>
      </w:r>
      <w:r w:rsidR="00951D19">
        <w:rPr>
          <w:sz w:val="24"/>
          <w:szCs w:val="24"/>
        </w:rPr>
        <w:t>s</w:t>
      </w:r>
      <w:r w:rsidR="001940B6">
        <w:rPr>
          <w:sz w:val="24"/>
          <w:szCs w:val="24"/>
        </w:rPr>
        <w:t xml:space="preserve">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4D6B98E1"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r w:rsidR="003F0644" w:rsidRPr="003F0644">
        <w:t xml:space="preserve"> </w:t>
      </w:r>
      <w:r w:rsidR="003F0644" w:rsidRPr="003F0644">
        <w:rPr>
          <w:rFonts w:cstheme="minorHAnsi"/>
          <w:color w:val="333132"/>
          <w:sz w:val="24"/>
          <w:szCs w:val="24"/>
          <w:shd w:val="clear" w:color="auto" w:fill="FFFFFF"/>
        </w:rPr>
        <w:t xml:space="preserve">Phage sequence reads are accessible on NCBI (https://www.ncbi.nlm.nih.gov/) under </w:t>
      </w:r>
      <w:proofErr w:type="spellStart"/>
      <w:r w:rsidR="003F0644" w:rsidRPr="003F0644">
        <w:rPr>
          <w:rFonts w:cstheme="minorHAnsi"/>
          <w:color w:val="333132"/>
          <w:sz w:val="24"/>
          <w:szCs w:val="24"/>
          <w:shd w:val="clear" w:color="auto" w:fill="FFFFFF"/>
        </w:rPr>
        <w:t>BioProject</w:t>
      </w:r>
      <w:proofErr w:type="spellEnd"/>
      <w:r w:rsidR="003F0644" w:rsidRPr="003F0644">
        <w:rPr>
          <w:rFonts w:cstheme="minorHAnsi"/>
          <w:color w:val="333132"/>
          <w:sz w:val="24"/>
          <w:szCs w:val="24"/>
          <w:shd w:val="clear" w:color="auto" w:fill="FFFFFF"/>
        </w:rPr>
        <w:t xml:space="preserve"> ID: </w:t>
      </w:r>
      <w:r w:rsidR="002D4EF9" w:rsidRPr="002D4EF9">
        <w:rPr>
          <w:rFonts w:cstheme="minorHAnsi"/>
          <w:color w:val="333132"/>
          <w:sz w:val="24"/>
          <w:szCs w:val="24"/>
          <w:shd w:val="clear" w:color="auto" w:fill="FFFFFF"/>
        </w:rPr>
        <w:t>PRJNA1334331</w:t>
      </w:r>
      <w:r w:rsidR="002D4EF9">
        <w:rPr>
          <w:rFonts w:cstheme="minorHAnsi"/>
          <w:color w:val="333132"/>
          <w:sz w:val="24"/>
          <w:szCs w:val="24"/>
          <w:shd w:val="clear" w:color="auto" w:fill="FFFFFF"/>
        </w:rPr>
        <w:t>.</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7A35CEC6" w14:textId="77777777" w:rsidR="00C85FDD" w:rsidRDefault="00AC2555" w:rsidP="00C85FDD">
      <w:pPr>
        <w:pStyle w:val="Bibliography"/>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C85FDD">
        <w:t xml:space="preserve">1. </w:t>
      </w:r>
      <w:r w:rsidR="00C85FDD">
        <w:tab/>
        <w:t xml:space="preserve">Kassen R. The experimental evolution of specialists, generalists, and the maintenance of diversity. Journal of Evolutionary Biology. 2002;15(2):173–90. </w:t>
      </w:r>
    </w:p>
    <w:p w14:paraId="7D4A8713" w14:textId="77777777" w:rsidR="00C85FDD" w:rsidRDefault="00C85FDD" w:rsidP="00C85FDD">
      <w:pPr>
        <w:pStyle w:val="Bibliography"/>
      </w:pPr>
      <w:r>
        <w:t xml:space="preserve">2. </w:t>
      </w:r>
      <w:r>
        <w:tab/>
        <w:t xml:space="preserve">Sachdeva V, Husain K, Sheng J, Wang S, Murugan A. Tuning environmental timescales to evolve and maintain generalists. Proceedings of the National Academy of Sciences. 2020 Jun 9;117(23):12693–9. </w:t>
      </w:r>
    </w:p>
    <w:p w14:paraId="2F2CDB90" w14:textId="77777777" w:rsidR="00C85FDD" w:rsidRDefault="00C85FDD" w:rsidP="00C85FDD">
      <w:pPr>
        <w:pStyle w:val="Bibliography"/>
      </w:pPr>
      <w:r>
        <w:t xml:space="preserve">3. </w:t>
      </w:r>
      <w:r>
        <w:tab/>
        <w:t xml:space="preserve">Kassen R, Bell G. Experimental evolution in Chlamydomonas. IV. Selection in environments that vary through time at different scales. Heredity. 1998;80(6):732–41. </w:t>
      </w:r>
    </w:p>
    <w:p w14:paraId="66F0004C" w14:textId="77777777" w:rsidR="00C85FDD" w:rsidRDefault="00C85FDD" w:rsidP="00C85FDD">
      <w:pPr>
        <w:pStyle w:val="Bibliography"/>
      </w:pPr>
      <w:r>
        <w:t xml:space="preserve">4. </w:t>
      </w:r>
      <w:r>
        <w:tab/>
        <w:t xml:space="preserve">Lambros M, </w:t>
      </w:r>
      <w:proofErr w:type="spellStart"/>
      <w:r>
        <w:t>Pechuan</w:t>
      </w:r>
      <w:proofErr w:type="spellEnd"/>
      <w:r>
        <w:t xml:space="preserve">-Jorge X, Biro D, Ye K, Bergman A. Emerging Adaptive Strategies Under Temperature Fluctuations in a Laboratory Evolution Experiment of Escherichia Coli. Front </w:t>
      </w:r>
      <w:proofErr w:type="spellStart"/>
      <w:r>
        <w:t>Microbiol</w:t>
      </w:r>
      <w:proofErr w:type="spellEnd"/>
      <w:r>
        <w:t xml:space="preserve">. 2021 Oct 22;12:724982. </w:t>
      </w:r>
    </w:p>
    <w:p w14:paraId="20484D69" w14:textId="77777777" w:rsidR="00C85FDD" w:rsidRDefault="00C85FDD" w:rsidP="00C85FDD">
      <w:pPr>
        <w:pStyle w:val="Bibliography"/>
      </w:pPr>
      <w:r>
        <w:t xml:space="preserve">5. </w:t>
      </w:r>
      <w:r>
        <w:tab/>
        <w:t xml:space="preserve">Sandberg TE, Lloyd CJ, Palsson BO, Feist AM. Laboratory Evolution to Alternating Substrate Environments Yields Distinct Phenotypic and Genetic Adaptive Strategies. Appl Environ </w:t>
      </w:r>
      <w:proofErr w:type="spellStart"/>
      <w:r>
        <w:t>Microbiol</w:t>
      </w:r>
      <w:proofErr w:type="spellEnd"/>
      <w:r>
        <w:t xml:space="preserve">. 2017 Jun 16;83(13):e00410-17. </w:t>
      </w:r>
    </w:p>
    <w:p w14:paraId="10CE7AE8" w14:textId="77777777" w:rsidR="00C85FDD" w:rsidRDefault="00C85FDD" w:rsidP="00C85FDD">
      <w:pPr>
        <w:pStyle w:val="Bibliography"/>
      </w:pPr>
      <w:r>
        <w:t xml:space="preserve">6. </w:t>
      </w:r>
      <w:r>
        <w:tab/>
        <w:t xml:space="preserve">Abdul-Rahman F, Tranchina D, Gresham D. Fluctuating Environments Maintain Genetic Diversity through Neutral Fitness Effects and Balancing Selection. Molecular Biology and Evolution. 2021 Oct 1;38(10):4362–75. </w:t>
      </w:r>
    </w:p>
    <w:p w14:paraId="5C4DCDE0" w14:textId="77777777" w:rsidR="00C85FDD" w:rsidRDefault="00C85FDD" w:rsidP="00C85FDD">
      <w:pPr>
        <w:pStyle w:val="Bibliography"/>
      </w:pPr>
      <w:r>
        <w:lastRenderedPageBreak/>
        <w:t xml:space="preserve">7. </w:t>
      </w:r>
      <w:r>
        <w:tab/>
        <w:t xml:space="preserve">Harrison E, Laine AL, Hietala M, </w:t>
      </w:r>
      <w:proofErr w:type="spellStart"/>
      <w:r>
        <w:t>Brockhurst</w:t>
      </w:r>
      <w:proofErr w:type="spellEnd"/>
      <w:r>
        <w:t xml:space="preserve"> MA. Rapidly fluctuating environments constrain coevolutionary arms races by impeding selective sweeps. Proc </w:t>
      </w:r>
      <w:proofErr w:type="spellStart"/>
      <w:r>
        <w:t>Biol</w:t>
      </w:r>
      <w:proofErr w:type="spellEnd"/>
      <w:r>
        <w:t xml:space="preserve"> Sci. 2013 Aug 7;280(1764):20130937. </w:t>
      </w:r>
    </w:p>
    <w:p w14:paraId="2FE00209" w14:textId="77777777" w:rsidR="00C85FDD" w:rsidRDefault="00C85FDD" w:rsidP="00C85FDD">
      <w:pPr>
        <w:pStyle w:val="Bibliography"/>
      </w:pPr>
      <w:r>
        <w:t xml:space="preserve">8. </w:t>
      </w:r>
      <w:r>
        <w:tab/>
        <w:t xml:space="preserve">Chesson P. Mechanisms of Maintenance of Species Diversity. Annual Review of Ecology, Evolution, and Systematics. 2000 Nov 1;31(Volume 31, 2000):343–66. </w:t>
      </w:r>
    </w:p>
    <w:p w14:paraId="3FBAF02E" w14:textId="77777777" w:rsidR="00C85FDD" w:rsidRDefault="00C85FDD" w:rsidP="00C85FDD">
      <w:pPr>
        <w:pStyle w:val="Bibliography"/>
      </w:pPr>
      <w:r>
        <w:t xml:space="preserve">9. </w:t>
      </w:r>
      <w:r>
        <w:tab/>
        <w:t xml:space="preserve">Gilchrist GW. Specialists and Generalists in Changing Environments. I. Fitness Landscapes of Thermal Sensitivity. The American Naturalist. 1995;146(2):252–70. </w:t>
      </w:r>
    </w:p>
    <w:p w14:paraId="019CF78C" w14:textId="77777777" w:rsidR="00C85FDD" w:rsidRDefault="00C85FDD" w:rsidP="00C85FDD">
      <w:pPr>
        <w:pStyle w:val="Bibliography"/>
      </w:pPr>
      <w:r>
        <w:t xml:space="preserve">10. </w:t>
      </w:r>
      <w: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7DD1595F" w14:textId="77777777" w:rsidR="00C85FDD" w:rsidRDefault="00C85FDD" w:rsidP="00C85FDD">
      <w:pPr>
        <w:pStyle w:val="Bibliography"/>
      </w:pPr>
      <w:r>
        <w:t xml:space="preserve">11. </w:t>
      </w:r>
      <w:r>
        <w:tab/>
        <w:t xml:space="preserve">Hector TE, Hoang KL, Li J, King KC. Symbiosis and host responses to heating. Trends in Ecology &amp; Evolution. 2022 Jul 1;37(7):611–24. </w:t>
      </w:r>
    </w:p>
    <w:p w14:paraId="635E9576" w14:textId="77777777" w:rsidR="00C85FDD" w:rsidRDefault="00C85FDD" w:rsidP="00C85FDD">
      <w:pPr>
        <w:pStyle w:val="Bibliography"/>
      </w:pPr>
      <w:r>
        <w:t xml:space="preserve">12. </w:t>
      </w:r>
      <w:r>
        <w:tab/>
        <w:t xml:space="preserve">Crain CM, Kroeker K, Halpern BS. Interactive and cumulative effects of multiple human stressors in marine systems. Ecology Letters. 2008;11(12):1304–15. </w:t>
      </w:r>
    </w:p>
    <w:p w14:paraId="3E98B04D" w14:textId="77777777" w:rsidR="00C85FDD" w:rsidRDefault="00C85FDD" w:rsidP="00C85FDD">
      <w:pPr>
        <w:pStyle w:val="Bibliography"/>
      </w:pPr>
      <w:r>
        <w:t xml:space="preserve">13. </w:t>
      </w:r>
      <w:r>
        <w:tab/>
        <w:t xml:space="preserve">Hiltunen T, Cairns J, Frickel J, </w:t>
      </w:r>
      <w:proofErr w:type="spellStart"/>
      <w:r>
        <w:t>Jalasvuori</w:t>
      </w:r>
      <w:proofErr w:type="spellEnd"/>
      <w:r>
        <w:t xml:space="preserve"> M, Laakso J, </w:t>
      </w:r>
      <w:proofErr w:type="spellStart"/>
      <w:r>
        <w:t>Kaitala</w:t>
      </w:r>
      <w:proofErr w:type="spellEnd"/>
      <w:r>
        <w:t xml:space="preserve"> V, et al. Dual-stressor selection alters eco-evolutionary dynamics in experimental communities. Nat </w:t>
      </w:r>
      <w:proofErr w:type="spellStart"/>
      <w:r>
        <w:t>Ecol</w:t>
      </w:r>
      <w:proofErr w:type="spellEnd"/>
      <w:r>
        <w:t xml:space="preserve"> Evol. 2018 Dec;2(12):1974–81. </w:t>
      </w:r>
    </w:p>
    <w:p w14:paraId="02B04B0D" w14:textId="77777777" w:rsidR="00C85FDD" w:rsidRDefault="00C85FDD" w:rsidP="00C85FDD">
      <w:pPr>
        <w:pStyle w:val="Bibliography"/>
      </w:pPr>
      <w:r>
        <w:t xml:space="preserve">14. </w:t>
      </w:r>
      <w:r>
        <w:tab/>
        <w:t xml:space="preserve">Burmeister AR, Fortier A, Roush C, Lessing AJ, Bender RG, </w:t>
      </w:r>
      <w:proofErr w:type="spellStart"/>
      <w:r>
        <w:t>Barahman</w:t>
      </w:r>
      <w:proofErr w:type="spellEnd"/>
      <w:r>
        <w:t xml:space="preserve"> R, et al. Pleiotropy complicates a trade-off between phage resistance and antibiotic resistance. Proceedings of the National Academy of Sciences. 2020 May 26;117(21):11207–16. </w:t>
      </w:r>
    </w:p>
    <w:p w14:paraId="403BD35E" w14:textId="77777777" w:rsidR="00C85FDD" w:rsidRDefault="00C85FDD" w:rsidP="00C85FDD">
      <w:pPr>
        <w:pStyle w:val="Bibliography"/>
      </w:pPr>
      <w:r>
        <w:t xml:space="preserve">15. </w:t>
      </w:r>
      <w:r>
        <w:tab/>
        <w:t xml:space="preserve">Schou MF, Engelbrecht A, Brand Z, Svensson EI, Cloete S, Cornwallis CK. Evolutionary trade-offs between heat and cold tolerance limit responses to fluctuating climates. Science Advances. 2022 May 27;8(21):eabn9580. </w:t>
      </w:r>
    </w:p>
    <w:p w14:paraId="522885FB" w14:textId="77777777" w:rsidR="00C85FDD" w:rsidRDefault="00C85FDD" w:rsidP="00C85FDD">
      <w:pPr>
        <w:pStyle w:val="Bibliography"/>
      </w:pPr>
      <w:r>
        <w:t xml:space="preserve">16. </w:t>
      </w:r>
      <w:r>
        <w:tab/>
        <w:t xml:space="preserve">van Houte S, Padfield D, Gómez P, </w:t>
      </w:r>
      <w:proofErr w:type="spellStart"/>
      <w:r>
        <w:t>Luján</w:t>
      </w:r>
      <w:proofErr w:type="spellEnd"/>
      <w:r>
        <w:t xml:space="preserve"> AM, </w:t>
      </w:r>
      <w:proofErr w:type="spellStart"/>
      <w:r>
        <w:t>Brockhurst</w:t>
      </w:r>
      <w:proofErr w:type="spellEnd"/>
      <w:r>
        <w:t xml:space="preserve"> MA, Paterson S, et al. Compost spatial heterogeneity promotes evolutionary diversification of a bacterium. J Evol Biol. 2021 Feb;34(2):246–55. </w:t>
      </w:r>
    </w:p>
    <w:p w14:paraId="77A8CDF0" w14:textId="77777777" w:rsidR="00C85FDD" w:rsidRDefault="00C85FDD" w:rsidP="00C85FDD">
      <w:pPr>
        <w:pStyle w:val="Bibliography"/>
      </w:pPr>
      <w:r>
        <w:t xml:space="preserve">17. </w:t>
      </w:r>
      <w:r>
        <w:tab/>
      </w:r>
      <w:proofErr w:type="spellStart"/>
      <w:r>
        <w:t>Yamamichi</w:t>
      </w:r>
      <w:proofErr w:type="spellEnd"/>
      <w:r>
        <w:t xml:space="preserve"> M, Letten AD, Schreiber SJ. Eco-evolutionary maintenance of diversity in fluctuating environments. </w:t>
      </w:r>
      <w:proofErr w:type="spellStart"/>
      <w:r>
        <w:t>Ecol</w:t>
      </w:r>
      <w:proofErr w:type="spellEnd"/>
      <w:r>
        <w:t xml:space="preserve"> Lett. 2023 Sep;26 </w:t>
      </w:r>
      <w:proofErr w:type="spellStart"/>
      <w:r>
        <w:t>Suppl</w:t>
      </w:r>
      <w:proofErr w:type="spellEnd"/>
      <w:r>
        <w:t xml:space="preserve"> 1:S152–67. </w:t>
      </w:r>
    </w:p>
    <w:p w14:paraId="21F175A3" w14:textId="77777777" w:rsidR="00C85FDD" w:rsidRDefault="00C85FDD" w:rsidP="00C85FDD">
      <w:pPr>
        <w:pStyle w:val="Bibliography"/>
      </w:pPr>
      <w:r>
        <w:t xml:space="preserve">18. </w:t>
      </w:r>
      <w:r>
        <w:tab/>
        <w:t xml:space="preserve">Cairns J, Borse F, Mononen T, Hiltunen T, Mustonen V. Strong selective environments determine evolutionary outcome in time-dependent fitness seascapes. Evol Lett. 2022 Jun 1;6(3):266–79. </w:t>
      </w:r>
    </w:p>
    <w:p w14:paraId="473AB506" w14:textId="77777777" w:rsidR="00C85FDD" w:rsidRDefault="00C85FDD" w:rsidP="00C85FDD">
      <w:pPr>
        <w:pStyle w:val="Bibliography"/>
      </w:pPr>
      <w:r>
        <w:t xml:space="preserve">19. </w:t>
      </w:r>
      <w:r>
        <w:tab/>
      </w:r>
      <w:proofErr w:type="spellStart"/>
      <w:r>
        <w:t>Uiterwaal</w:t>
      </w:r>
      <w:proofErr w:type="spellEnd"/>
      <w:r>
        <w:t xml:space="preserve"> SF, Lagerstrom IT, Luhring TM, Salsbery ME, DeLong JP. Trade-offs between morphology and thermal niches mediate adaptation in response to competing selective pressures. Ecology and Evolution. 2020;10(3):1368–77. </w:t>
      </w:r>
    </w:p>
    <w:p w14:paraId="323F739C" w14:textId="77777777" w:rsidR="00C85FDD" w:rsidRDefault="00C85FDD" w:rsidP="00C85FDD">
      <w:pPr>
        <w:pStyle w:val="Bibliography"/>
      </w:pPr>
      <w:r>
        <w:t xml:space="preserve">20. </w:t>
      </w:r>
      <w:r>
        <w:tab/>
        <w:t xml:space="preserve">Barbosa M, Pestana J, Soares AMVM. Predation Life History Responses to Increased Temperature Variability. </w:t>
      </w:r>
      <w:proofErr w:type="spellStart"/>
      <w:r>
        <w:t>PLoS</w:t>
      </w:r>
      <w:proofErr w:type="spellEnd"/>
      <w:r>
        <w:t xml:space="preserve"> One. 2014 Sep 24;9(9):e107971. </w:t>
      </w:r>
    </w:p>
    <w:p w14:paraId="4742E5A3" w14:textId="77777777" w:rsidR="00C85FDD" w:rsidRDefault="00C85FDD" w:rsidP="00C85FDD">
      <w:pPr>
        <w:pStyle w:val="Bibliography"/>
      </w:pPr>
      <w:r>
        <w:t xml:space="preserve">21. </w:t>
      </w:r>
      <w:r>
        <w:tab/>
        <w:t xml:space="preserve">D. </w:t>
      </w:r>
      <w:proofErr w:type="spellStart"/>
      <w:r>
        <w:t>Vinebrooke</w:t>
      </w:r>
      <w:proofErr w:type="spellEnd"/>
      <w:r>
        <w:t xml:space="preserve"> R, L. Cottingham K, Norberg J Marten Scheffer, I. Dodson S, C. Maberly S, Sommer U. Impacts of multiple stressors on biodiversity and ecosystem functioning: the role of species co-tolerance. Oikos. 2004;104(3):451–7. </w:t>
      </w:r>
    </w:p>
    <w:p w14:paraId="6C70805E" w14:textId="77777777" w:rsidR="00C85FDD" w:rsidRDefault="00C85FDD" w:rsidP="00C85FDD">
      <w:pPr>
        <w:pStyle w:val="Bibliography"/>
      </w:pPr>
      <w:r>
        <w:lastRenderedPageBreak/>
        <w:t xml:space="preserve">22. </w:t>
      </w:r>
      <w:r>
        <w:tab/>
        <w:t xml:space="preserve">Halpern BS, Walbridge S, </w:t>
      </w:r>
      <w:proofErr w:type="spellStart"/>
      <w:r>
        <w:t>Selkoe</w:t>
      </w:r>
      <w:proofErr w:type="spellEnd"/>
      <w:r>
        <w:t xml:space="preserve"> KA, Kappel CV, Micheli F, </w:t>
      </w:r>
      <w:proofErr w:type="spellStart"/>
      <w:r>
        <w:t>D’Agrosa</w:t>
      </w:r>
      <w:proofErr w:type="spellEnd"/>
      <w:r>
        <w:t xml:space="preserve"> C, et al. A Global Map of Human Impact on Marine Ecosystems. Science. 2008 Feb 15;319(5865):948–52. </w:t>
      </w:r>
    </w:p>
    <w:p w14:paraId="32F99467" w14:textId="77777777" w:rsidR="00C85FDD" w:rsidRDefault="00C85FDD" w:rsidP="00C85FDD">
      <w:pPr>
        <w:pStyle w:val="Bibliography"/>
      </w:pPr>
      <w:r>
        <w:t xml:space="preserve">23. </w:t>
      </w:r>
      <w:r>
        <w:tab/>
        <w:t xml:space="preserve">Bellard C, </w:t>
      </w:r>
      <w:proofErr w:type="spellStart"/>
      <w:r>
        <w:t>Bertelsmeier</w:t>
      </w:r>
      <w:proofErr w:type="spellEnd"/>
      <w:r>
        <w:t xml:space="preserve"> C, Leadley P, </w:t>
      </w:r>
      <w:proofErr w:type="spellStart"/>
      <w:r>
        <w:t>Thuiller</w:t>
      </w:r>
      <w:proofErr w:type="spellEnd"/>
      <w:r>
        <w:t xml:space="preserve"> W, </w:t>
      </w:r>
      <w:proofErr w:type="spellStart"/>
      <w:r>
        <w:t>Courchamp</w:t>
      </w:r>
      <w:proofErr w:type="spellEnd"/>
      <w:r>
        <w:t xml:space="preserve"> F. Impacts of climate change on the future of biodiversity. Ecology Letters. 2012;15(4):365–77. </w:t>
      </w:r>
    </w:p>
    <w:p w14:paraId="2BBF0FCE" w14:textId="77777777" w:rsidR="00C85FDD" w:rsidRDefault="00C85FDD" w:rsidP="00C85FDD">
      <w:pPr>
        <w:pStyle w:val="Bibliography"/>
      </w:pPr>
      <w:r>
        <w:t xml:space="preserve">24. </w:t>
      </w:r>
      <w:r>
        <w:tab/>
        <w:t xml:space="preserve">Nguyen PL, Gokhale CS. On multiple infections by parasites with complex life cycles. Oikos. 2025;2025(4):e10493. </w:t>
      </w:r>
    </w:p>
    <w:p w14:paraId="5BCE2A40" w14:textId="77777777" w:rsidR="00C85FDD" w:rsidRDefault="00C85FDD" w:rsidP="00C85FDD">
      <w:pPr>
        <w:pStyle w:val="Bibliography"/>
      </w:pPr>
      <w:r>
        <w:t xml:space="preserve">25. </w:t>
      </w:r>
      <w:r>
        <w:tab/>
        <w:t xml:space="preserve">Silva LM, King KC, </w:t>
      </w:r>
      <w:proofErr w:type="spellStart"/>
      <w:r>
        <w:t>Koella</w:t>
      </w:r>
      <w:proofErr w:type="spellEnd"/>
      <w:r>
        <w:t xml:space="preserve"> JC. Dissecting transmission to understand parasite evolution. </w:t>
      </w:r>
      <w:proofErr w:type="spellStart"/>
      <w:r>
        <w:t>PLoS</w:t>
      </w:r>
      <w:proofErr w:type="spellEnd"/>
      <w:r>
        <w:t xml:space="preserve"> </w:t>
      </w:r>
      <w:proofErr w:type="spellStart"/>
      <w:r>
        <w:t>Pathog</w:t>
      </w:r>
      <w:proofErr w:type="spellEnd"/>
      <w:r>
        <w:t xml:space="preserve">. 2025 Mar 25;21(3):e1012964. </w:t>
      </w:r>
    </w:p>
    <w:p w14:paraId="0F37BFFB" w14:textId="77777777" w:rsidR="00C85FDD" w:rsidRDefault="00C85FDD" w:rsidP="00C85FDD">
      <w:pPr>
        <w:pStyle w:val="Bibliography"/>
      </w:pPr>
      <w:r>
        <w:t xml:space="preserve">26. </w:t>
      </w:r>
      <w:r>
        <w:tab/>
        <w:t xml:space="preserve">Oakley MS, Gerald N, McCutchan TF, Aravind L, Kumar S. Clinical and molecular aspects of malaria fever. Trends in Parasitology. 2011 Oct 1;27(10):442–9. </w:t>
      </w:r>
    </w:p>
    <w:p w14:paraId="68CCB4C8" w14:textId="77777777" w:rsidR="00C85FDD" w:rsidRDefault="00C85FDD" w:rsidP="00C85FDD">
      <w:pPr>
        <w:pStyle w:val="Bibliography"/>
      </w:pPr>
      <w:r>
        <w:t xml:space="preserve">27. </w:t>
      </w:r>
      <w:r>
        <w:tab/>
        <w:t xml:space="preserve">Carlson CJ, Burgio KR, Dougherty ER, Phillips AJ, Bueno VM, Clements CF, et al. Parasite biodiversity faces extinction and redistribution in a changing climate. Science Advances. 2017 Sep 6;3(9):e1602422. </w:t>
      </w:r>
    </w:p>
    <w:p w14:paraId="10404A21" w14:textId="77777777" w:rsidR="00C85FDD" w:rsidRDefault="00C85FDD" w:rsidP="00C85FDD">
      <w:pPr>
        <w:pStyle w:val="Bibliography"/>
      </w:pPr>
      <w:r>
        <w:t xml:space="preserve">28. </w:t>
      </w:r>
      <w:r>
        <w:tab/>
        <w:t xml:space="preserve">Buckingham LJ, Ashby B. Coevolutionary theory of hosts and parasites. j </w:t>
      </w:r>
      <w:proofErr w:type="spellStart"/>
      <w:r>
        <w:t>evol</w:t>
      </w:r>
      <w:proofErr w:type="spellEnd"/>
      <w:r>
        <w:t xml:space="preserve"> Biol. 2022 Feb 1;35(2):205–24. </w:t>
      </w:r>
    </w:p>
    <w:p w14:paraId="0D6895EE" w14:textId="77777777" w:rsidR="00C85FDD" w:rsidRDefault="00C85FDD" w:rsidP="00C85FDD">
      <w:pPr>
        <w:pStyle w:val="Bibliography"/>
      </w:pPr>
      <w:r>
        <w:t xml:space="preserve">29. </w:t>
      </w:r>
      <w:r>
        <w:tab/>
        <w:t xml:space="preserve">Pedersen AB, Fenton A. Emphasizing the ecology in parasite community ecology. Trends in Ecology &amp; Evolution. 2007 Mar 1;22(3):133–9. </w:t>
      </w:r>
    </w:p>
    <w:p w14:paraId="004C78F2" w14:textId="77777777" w:rsidR="00C85FDD" w:rsidRDefault="00C85FDD" w:rsidP="00C85FDD">
      <w:pPr>
        <w:pStyle w:val="Bibliography"/>
      </w:pPr>
      <w:r>
        <w:t xml:space="preserve">30. </w:t>
      </w:r>
      <w:r>
        <w:tab/>
        <w:t xml:space="preserve">Hasik AZ, King KC, </w:t>
      </w:r>
      <w:proofErr w:type="spellStart"/>
      <w:r>
        <w:t>Hawlena</w:t>
      </w:r>
      <w:proofErr w:type="spellEnd"/>
      <w:r>
        <w:t xml:space="preserve"> H. Interspecific host competition and parasite virulence evolution. Biology Letters. 2023 May 3;19(5):20220553. </w:t>
      </w:r>
    </w:p>
    <w:p w14:paraId="10C89935" w14:textId="77777777" w:rsidR="00C85FDD" w:rsidRDefault="00C85FDD" w:rsidP="00C85FDD">
      <w:pPr>
        <w:pStyle w:val="Bibliography"/>
      </w:pPr>
      <w:r>
        <w:t xml:space="preserve">31. </w:t>
      </w:r>
      <w:r>
        <w:tab/>
        <w:t xml:space="preserve">Limberger R, </w:t>
      </w:r>
      <w:proofErr w:type="spellStart"/>
      <w:r>
        <w:t>Fussmann</w:t>
      </w:r>
      <w:proofErr w:type="spellEnd"/>
      <w:r>
        <w:t xml:space="preserve"> GF. Adaptation and competition in deteriorating environments. Proceedings of the Royal Society B: Biological Sciences. 2021 Mar 10;288(1946):20202967. </w:t>
      </w:r>
    </w:p>
    <w:p w14:paraId="7AAA500E" w14:textId="77777777" w:rsidR="00C85FDD" w:rsidRDefault="00C85FDD" w:rsidP="00C85FDD">
      <w:pPr>
        <w:pStyle w:val="Bibliography"/>
      </w:pPr>
      <w:r>
        <w:t xml:space="preserve">32. </w:t>
      </w:r>
      <w:r>
        <w:tab/>
        <w:t xml:space="preserve">Greenrod ST, Cazares D, Slesak WA, Hector T, MacLean RC, King KC. Evolutionary rescue accelerates competitive exclusion in a parasite community [Internet]. </w:t>
      </w:r>
      <w:proofErr w:type="spellStart"/>
      <w:r>
        <w:t>bioRxiv</w:t>
      </w:r>
      <w:proofErr w:type="spellEnd"/>
      <w:r>
        <w:t>; 2025 [cited 2025 Sep 28]. p. 2025.09.25.678511. Available from: https://www.biorxiv.org/content/10.1101/2025.09.25.678511v1</w:t>
      </w:r>
    </w:p>
    <w:p w14:paraId="72CE346E" w14:textId="77777777" w:rsidR="00C85FDD" w:rsidRDefault="00C85FDD" w:rsidP="00C85FDD">
      <w:pPr>
        <w:pStyle w:val="Bibliography"/>
      </w:pPr>
      <w:r>
        <w:t xml:space="preserve">33. </w:t>
      </w:r>
      <w:r>
        <w:tab/>
        <w:t xml:space="preserve">Greenrod STE, Cazares D, Johnson S, Hector TE, Stevens EJ, MacLean RC, et al. Warming alters life-history traits and competition in a phage community. Applied and Environmental Microbiology. 2024 Apr 16;0(0):e00286-24. </w:t>
      </w:r>
    </w:p>
    <w:p w14:paraId="6BBE6269" w14:textId="77777777" w:rsidR="00C85FDD" w:rsidRDefault="00C85FDD" w:rsidP="00C85FDD">
      <w:pPr>
        <w:pStyle w:val="Bibliography"/>
      </w:pPr>
      <w:r>
        <w:t xml:space="preserve">34. </w:t>
      </w:r>
      <w:r>
        <w:tab/>
      </w:r>
      <w:proofErr w:type="spellStart"/>
      <w:r>
        <w:t>Kropinski</w:t>
      </w:r>
      <w:proofErr w:type="spellEnd"/>
      <w:r>
        <w:t xml:space="preserve"> AM, Mazzocco A, Waddell TE, </w:t>
      </w:r>
      <w:proofErr w:type="spellStart"/>
      <w:r>
        <w:t>Lingohr</w:t>
      </w:r>
      <w:proofErr w:type="spellEnd"/>
      <w:r>
        <w:t xml:space="preserve"> E, Johnson RP. Enumeration of Bacteriophages by Double Agar Overlay Plaque Assay. In: </w:t>
      </w:r>
      <w:proofErr w:type="spellStart"/>
      <w:r>
        <w:t>Clokie</w:t>
      </w:r>
      <w:proofErr w:type="spellEnd"/>
      <w:r>
        <w:t xml:space="preserve"> MRJ, </w:t>
      </w:r>
      <w:proofErr w:type="spellStart"/>
      <w:r>
        <w:t>Kropinski</w:t>
      </w:r>
      <w:proofErr w:type="spellEnd"/>
      <w:r>
        <w:t xml:space="preserve"> AM, editors. Bacteriophages: Methods and Protocols, Volume 1: Isolation, Characterization, and Interactions [Internet]. Totowa, NJ: Humana Press; 2009 [cited 2023 Jun 2]. p. 69–76. (Methods in Molecular </w:t>
      </w:r>
      <w:proofErr w:type="spellStart"/>
      <w:r>
        <w:t>Biology</w:t>
      </w:r>
      <w:r>
        <w:rPr>
          <w:vertAlign w:val="superscript"/>
        </w:rPr>
        <w:t>TM</w:t>
      </w:r>
      <w:proofErr w:type="spellEnd"/>
      <w:r>
        <w:t>). Available from: https://doi.org/10.1007/978-1-60327-164-6_7</w:t>
      </w:r>
    </w:p>
    <w:p w14:paraId="01D23921" w14:textId="77777777" w:rsidR="00C85FDD" w:rsidRDefault="00C85FDD" w:rsidP="00C85FDD">
      <w:pPr>
        <w:pStyle w:val="Bibliography"/>
      </w:pPr>
      <w:r>
        <w:t xml:space="preserve">35. </w:t>
      </w:r>
      <w:r>
        <w:tab/>
        <w:t xml:space="preserve">Langmead B, Salzberg SL. Fast gapped-read alignment with Bowtie 2. Nat Methods. 2012 Apr;9(4):357–9. </w:t>
      </w:r>
    </w:p>
    <w:p w14:paraId="78E65883" w14:textId="77777777" w:rsidR="00C85FDD" w:rsidRDefault="00C85FDD" w:rsidP="00C85FDD">
      <w:pPr>
        <w:pStyle w:val="Bibliography"/>
      </w:pPr>
      <w:r>
        <w:t xml:space="preserve">36. </w:t>
      </w:r>
      <w:r>
        <w:tab/>
        <w:t xml:space="preserve">Deatherage DE, Barrick JE. Identification of mutations in laboratory evolved microbes from next-generation sequencing data using </w:t>
      </w:r>
      <w:proofErr w:type="spellStart"/>
      <w:r>
        <w:t>breseq</w:t>
      </w:r>
      <w:proofErr w:type="spellEnd"/>
      <w:r>
        <w:t xml:space="preserve">. Methods Mol Biol. 2014;1151:165–88. </w:t>
      </w:r>
    </w:p>
    <w:p w14:paraId="37DE9C45" w14:textId="77777777" w:rsidR="00C85FDD" w:rsidRDefault="00C85FDD" w:rsidP="00C85FDD">
      <w:pPr>
        <w:pStyle w:val="Bibliography"/>
      </w:pPr>
      <w:r>
        <w:lastRenderedPageBreak/>
        <w:t xml:space="preserve">37. </w:t>
      </w:r>
      <w:r>
        <w:tab/>
        <w:t xml:space="preserve">Seemann T. </w:t>
      </w:r>
      <w:proofErr w:type="spellStart"/>
      <w:r>
        <w:t>Prokka</w:t>
      </w:r>
      <w:proofErr w:type="spellEnd"/>
      <w:r>
        <w:t xml:space="preserve">: rapid prokaryotic genome annotation. Bioinformatics. 2014 Jul 15;30(14):2068–9. </w:t>
      </w:r>
    </w:p>
    <w:p w14:paraId="721DC53A" w14:textId="77777777" w:rsidR="00C85FDD" w:rsidRDefault="00C85FDD" w:rsidP="00C85FDD">
      <w:pPr>
        <w:pStyle w:val="Bibliography"/>
      </w:pPr>
      <w:r>
        <w:t xml:space="preserve">38. </w:t>
      </w:r>
      <w:r>
        <w:tab/>
        <w:t xml:space="preserve">Wick RR, Howden BP, </w:t>
      </w:r>
      <w:proofErr w:type="spellStart"/>
      <w:r>
        <w:t>Stinear</w:t>
      </w:r>
      <w:proofErr w:type="spellEnd"/>
      <w:r>
        <w:t xml:space="preserve"> TP. </w:t>
      </w:r>
      <w:proofErr w:type="spellStart"/>
      <w:r>
        <w:t>Autocycler</w:t>
      </w:r>
      <w:proofErr w:type="spellEnd"/>
      <w:r>
        <w:t xml:space="preserve">: long-read consensus assembly for bacterial genomes [Internet]. </w:t>
      </w:r>
      <w:proofErr w:type="spellStart"/>
      <w:r>
        <w:t>bioRxiv</w:t>
      </w:r>
      <w:proofErr w:type="spellEnd"/>
      <w:r>
        <w:t>; 2025 [cited 2025 Jul 29]. p. 2025.05.12.653612. Available from: https://www.biorxiv.org/content/10.1101/2025.05.12.653612v1</w:t>
      </w:r>
    </w:p>
    <w:p w14:paraId="7B242AD1" w14:textId="77777777" w:rsidR="00C85FDD" w:rsidRDefault="00C85FDD" w:rsidP="00C85FDD">
      <w:pPr>
        <w:pStyle w:val="Bibliography"/>
      </w:pPr>
      <w:r>
        <w:t xml:space="preserve">39. </w:t>
      </w:r>
      <w:r>
        <w:tab/>
        <w:t xml:space="preserve">Wick RR, Holt KE. </w:t>
      </w:r>
      <w:proofErr w:type="spellStart"/>
      <w:r>
        <w:t>Polypolish</w:t>
      </w:r>
      <w:proofErr w:type="spellEnd"/>
      <w:r>
        <w:t xml:space="preserve">: Short-read polishing of long-read bacterial genome assemblies. PLOS Computational Biology. 2022 Jan 24;18(1):e1009802. </w:t>
      </w:r>
    </w:p>
    <w:p w14:paraId="358B91BB" w14:textId="77777777" w:rsidR="00C85FDD" w:rsidRDefault="00C85FDD" w:rsidP="00C85FDD">
      <w:pPr>
        <w:pStyle w:val="Bibliography"/>
      </w:pPr>
      <w:r>
        <w:t xml:space="preserve">40. </w:t>
      </w:r>
      <w:r>
        <w:tab/>
        <w:t xml:space="preserve">Bouras G, Grigson SR, </w:t>
      </w:r>
      <w:proofErr w:type="spellStart"/>
      <w:r>
        <w:t>Papudeshi</w:t>
      </w:r>
      <w:proofErr w:type="spellEnd"/>
      <w:r>
        <w:t xml:space="preserve"> B, Mallawaarachchi V, Roach MJ. </w:t>
      </w:r>
      <w:proofErr w:type="spellStart"/>
      <w:r>
        <w:t>Dnaapler</w:t>
      </w:r>
      <w:proofErr w:type="spellEnd"/>
      <w:r>
        <w:t xml:space="preserve">: A tool to reorient circular microbial genomes. Journal of Open Source Software. 2024 Jan 11;9(93):5968. </w:t>
      </w:r>
    </w:p>
    <w:p w14:paraId="46628BE0" w14:textId="77777777" w:rsidR="00C85FDD" w:rsidRDefault="00C85FDD" w:rsidP="00C85FDD">
      <w:pPr>
        <w:pStyle w:val="Bibliography"/>
      </w:pPr>
      <w:r>
        <w:t xml:space="preserve">41. </w:t>
      </w:r>
      <w:r>
        <w:tab/>
        <w:t xml:space="preserve">Li H. Minimap2: pairwise alignment for nucleotide sequences. Bioinformatics. 2018 Sep 15;34(18):3094–100. </w:t>
      </w:r>
    </w:p>
    <w:p w14:paraId="4D9CDB27" w14:textId="77777777" w:rsidR="00C85FDD" w:rsidRDefault="00C85FDD" w:rsidP="00C85FDD">
      <w:pPr>
        <w:pStyle w:val="Bibliography"/>
      </w:pPr>
      <w:r>
        <w:t xml:space="preserve">42. </w:t>
      </w:r>
      <w:r>
        <w:tab/>
        <w:t>RStudio Team. RStudio: Integrated Development for R. [Internet]. RStudio, PBC, Boston, M; 2020. Available from: http://www.rstudio.com/</w:t>
      </w:r>
    </w:p>
    <w:p w14:paraId="15904BA6" w14:textId="77777777" w:rsidR="00C85FDD" w:rsidRDefault="00C85FDD" w:rsidP="00C85FDD">
      <w:pPr>
        <w:pStyle w:val="Bibliography"/>
      </w:pPr>
      <w:r>
        <w:t xml:space="preserve">43. </w:t>
      </w:r>
      <w:r>
        <w:tab/>
        <w:t>R Core Team. R: A language and environment for statistical computing. [Internet]. Foundation for Statistical Computing, Vienna, Austria.; 2021. Available from: https://www.R-project.org/</w:t>
      </w:r>
    </w:p>
    <w:p w14:paraId="5BB2E908" w14:textId="77777777" w:rsidR="00C85FDD" w:rsidRDefault="00C85FDD" w:rsidP="00C85FDD">
      <w:pPr>
        <w:pStyle w:val="Bibliography"/>
      </w:pPr>
      <w:r>
        <w:t xml:space="preserve">44. </w:t>
      </w:r>
      <w:r>
        <w:tab/>
        <w:t xml:space="preserve">Wickham H, Averick M, Bryan J, Chang W, McGowan LD, François R, et al. Welcome to the </w:t>
      </w:r>
      <w:proofErr w:type="spellStart"/>
      <w:r>
        <w:t>Tidyverse</w:t>
      </w:r>
      <w:proofErr w:type="spellEnd"/>
      <w:r>
        <w:t xml:space="preserve">. Journal of Open Source Software. 2019 Nov 21;4(43):1686. </w:t>
      </w:r>
    </w:p>
    <w:p w14:paraId="79A2CDEA" w14:textId="77777777" w:rsidR="00C85FDD" w:rsidRDefault="00C85FDD" w:rsidP="00C85FDD">
      <w:pPr>
        <w:pStyle w:val="Bibliography"/>
      </w:pPr>
      <w:r>
        <w:t xml:space="preserve">45. </w:t>
      </w:r>
      <w:r>
        <w:tab/>
        <w:t xml:space="preserve">Bates D, </w:t>
      </w:r>
      <w:proofErr w:type="spellStart"/>
      <w:r>
        <w:t>Mächler</w:t>
      </w:r>
      <w:proofErr w:type="spellEnd"/>
      <w:r>
        <w:t xml:space="preserve"> M, Bolker B, Walker S. Fitting Linear Mixed-Effects Models Using lme4. Journal of Statistical Software. 2015 Oct 7;67:1–48. </w:t>
      </w:r>
    </w:p>
    <w:p w14:paraId="75C28D6E" w14:textId="77777777" w:rsidR="00C85FDD" w:rsidRDefault="00C85FDD" w:rsidP="00C85FDD">
      <w:pPr>
        <w:pStyle w:val="Bibliography"/>
      </w:pPr>
      <w:r>
        <w:t xml:space="preserve">46. </w:t>
      </w:r>
      <w:r>
        <w:tab/>
        <w:t xml:space="preserve">Yu G, Smith DK, Zhu H, Guan Y, Lam TTY. </w:t>
      </w:r>
      <w:proofErr w:type="spellStart"/>
      <w:r>
        <w:t>ggtree</w:t>
      </w:r>
      <w:proofErr w:type="spellEnd"/>
      <w:r>
        <w:t xml:space="preserve">: an r package for visualization and annotation of phylogenetic trees with their covariates and other associated data. Methods in Ecology and Evolution. 2017;8(1):28–36. </w:t>
      </w:r>
    </w:p>
    <w:p w14:paraId="43B8A5E1" w14:textId="77777777" w:rsidR="00C85FDD" w:rsidRDefault="00C85FDD" w:rsidP="00C85FDD">
      <w:pPr>
        <w:pStyle w:val="Bibliography"/>
      </w:pPr>
      <w:r>
        <w:t xml:space="preserve">47. </w:t>
      </w:r>
      <w:r>
        <w:tab/>
        <w:t xml:space="preserve">Tabare E, Glonti T, </w:t>
      </w:r>
      <w:proofErr w:type="spellStart"/>
      <w:r>
        <w:t>Cochez</w:t>
      </w:r>
      <w:proofErr w:type="spellEnd"/>
      <w:r>
        <w:t xml:space="preserve"> C, Ngassam C, </w:t>
      </w:r>
      <w:proofErr w:type="spellStart"/>
      <w:r>
        <w:t>Pirnay</w:t>
      </w:r>
      <w:proofErr w:type="spellEnd"/>
      <w:r>
        <w:t xml:space="preserve"> JP, </w:t>
      </w:r>
      <w:proofErr w:type="spellStart"/>
      <w:r>
        <w:t>Amighi</w:t>
      </w:r>
      <w:proofErr w:type="spellEnd"/>
      <w:r>
        <w:t xml:space="preserve"> K, et al. A Design of Experiment Approach to Optimize Spray-Dried Powders Containing Pseudomonas </w:t>
      </w:r>
      <w:proofErr w:type="spellStart"/>
      <w:r>
        <w:t>aeruginosaPodoviridae</w:t>
      </w:r>
      <w:proofErr w:type="spellEnd"/>
      <w:r>
        <w:t xml:space="preserve"> and Myoviridae Bacteriophages. Viruses. 2021 Oct;13(10):1926. </w:t>
      </w:r>
    </w:p>
    <w:p w14:paraId="1DC07864" w14:textId="77777777" w:rsidR="00C85FDD" w:rsidRDefault="00C85FDD" w:rsidP="00C85FDD">
      <w:pPr>
        <w:pStyle w:val="Bibliography"/>
      </w:pPr>
      <w:r>
        <w:t xml:space="preserve">48. </w:t>
      </w:r>
      <w:r>
        <w:tab/>
        <w:t xml:space="preserve">Visher E, Boots M. The problem of mediocre generalists: population genetics and eco-evolutionary perspectives on host breadth evolution in pathogens. Proc </w:t>
      </w:r>
      <w:proofErr w:type="spellStart"/>
      <w:r>
        <w:t>Biol</w:t>
      </w:r>
      <w:proofErr w:type="spellEnd"/>
      <w:r>
        <w:t xml:space="preserve"> Sci. 2020 Aug 26;287(1933):20201230. </w:t>
      </w:r>
    </w:p>
    <w:p w14:paraId="7BD74B06" w14:textId="77777777" w:rsidR="00C85FDD" w:rsidRDefault="00C85FDD" w:rsidP="00C85FDD">
      <w:pPr>
        <w:pStyle w:val="Bibliography"/>
      </w:pPr>
      <w:r>
        <w:t xml:space="preserve">49. </w:t>
      </w:r>
      <w:r>
        <w:tab/>
      </w:r>
      <w:proofErr w:type="spellStart"/>
      <w:r>
        <w:t>Remold</w:t>
      </w:r>
      <w:proofErr w:type="spellEnd"/>
      <w:r>
        <w:t xml:space="preserve"> S. Understanding specialism when the jack of all trades can be the master of all. Proceedings of the Royal Society B: Biological Sciences. 2012 Oct 24;279(1749):4861–9. </w:t>
      </w:r>
    </w:p>
    <w:p w14:paraId="0D6615F3" w14:textId="77777777" w:rsidR="00C85FDD" w:rsidRDefault="00C85FDD" w:rsidP="00C85FDD">
      <w:pPr>
        <w:pStyle w:val="Bibliography"/>
      </w:pPr>
      <w:r>
        <w:t xml:space="preserve">50. </w:t>
      </w:r>
      <w:r>
        <w:tab/>
        <w:t xml:space="preserve">Ashrafi R, </w:t>
      </w:r>
      <w:proofErr w:type="spellStart"/>
      <w:r>
        <w:t>Bruneaux</w:t>
      </w:r>
      <w:proofErr w:type="spellEnd"/>
      <w:r>
        <w:t xml:space="preserve"> M, Sundberg LR, Pulkkinen K, Valkonen J, Ketola T. Broad thermal tolerance is negatively correlated with virulence in an opportunistic bacterial pathogen. Evolutionary Applications. 2018;11(9):1700–14. </w:t>
      </w:r>
    </w:p>
    <w:p w14:paraId="2064CCFE" w14:textId="77777777" w:rsidR="00C85FDD" w:rsidRDefault="00C85FDD" w:rsidP="00C85FDD">
      <w:pPr>
        <w:pStyle w:val="Bibliography"/>
      </w:pPr>
      <w:r>
        <w:t xml:space="preserve">51. </w:t>
      </w:r>
      <w:r>
        <w:tab/>
        <w:t xml:space="preserve">Blount ZD, Lenski RE, </w:t>
      </w:r>
      <w:proofErr w:type="spellStart"/>
      <w:r>
        <w:t>Losos</w:t>
      </w:r>
      <w:proofErr w:type="spellEnd"/>
      <w:r>
        <w:t xml:space="preserve"> JB. Contingency and determinism in evolution: Replaying life’s tape. Science. 2018 Nov 9;362(6415):eaam5979. </w:t>
      </w:r>
    </w:p>
    <w:p w14:paraId="5618EB36" w14:textId="77777777" w:rsidR="00C85FDD" w:rsidRDefault="00C85FDD" w:rsidP="00C85FDD">
      <w:pPr>
        <w:pStyle w:val="Bibliography"/>
      </w:pPr>
      <w:r>
        <w:t xml:space="preserve">52. </w:t>
      </w:r>
      <w:r>
        <w:tab/>
        <w:t xml:space="preserve">Arribas M, Kubota K, Cabanillas L, Lázaro E. Adaptation to Fluctuating Temperatures in an RNA Virus Is Driven by the Most Stringent Selective Pressure. PLOS ONE. 2014 Jun 25;9(6):e100940. </w:t>
      </w:r>
    </w:p>
    <w:p w14:paraId="150466A3" w14:textId="77777777" w:rsidR="00C85FDD" w:rsidRDefault="00C85FDD" w:rsidP="00C85FDD">
      <w:pPr>
        <w:pStyle w:val="Bibliography"/>
      </w:pPr>
      <w:r>
        <w:lastRenderedPageBreak/>
        <w:t xml:space="preserve">53. </w:t>
      </w:r>
      <w:r>
        <w:tab/>
        <w:t xml:space="preserve">Barbosa M, Inocentes N, Soares AMVM, Oliveira M. Synergy effects of fluoxetine and variability in temperature lead to proportionally greater fitness costs in Daphnia: A multigenerational test. Aquatic Toxicology. 2017 Dec 1;193:268–75. </w:t>
      </w:r>
    </w:p>
    <w:p w14:paraId="64E243E5" w14:textId="77777777" w:rsidR="00C85FDD" w:rsidRDefault="00C85FDD" w:rsidP="00C85FDD">
      <w:pPr>
        <w:pStyle w:val="Bibliography"/>
      </w:pPr>
      <w:r>
        <w:t xml:space="preserve">54. </w:t>
      </w:r>
      <w:r>
        <w:tab/>
      </w:r>
      <w:proofErr w:type="spellStart"/>
      <w:r>
        <w:t>Cvijović</w:t>
      </w:r>
      <w:proofErr w:type="spellEnd"/>
      <w:r>
        <w:t xml:space="preserve"> I, Good BH, Jerison ER, Desai MM. Fate of a mutation in a fluctuating environment. Proc Natl </w:t>
      </w:r>
      <w:proofErr w:type="spellStart"/>
      <w:r>
        <w:t>Acad</w:t>
      </w:r>
      <w:proofErr w:type="spellEnd"/>
      <w:r>
        <w:t xml:space="preserve"> Sci U S A. 2015 Sep 8;112(36):E5021–8. </w:t>
      </w:r>
    </w:p>
    <w:p w14:paraId="5753895F" w14:textId="77777777" w:rsidR="00C85FDD" w:rsidRDefault="00C85FDD" w:rsidP="00C85FDD">
      <w:pPr>
        <w:pStyle w:val="Bibliography"/>
        <w:rPr>
          <w:ins w:id="135" w:author="Samuel Greenrod" w:date="2025-09-30T10:17:00Z" w16du:dateUtc="2025-09-30T09:17:00Z"/>
        </w:rPr>
      </w:pPr>
      <w:r>
        <w:t xml:space="preserve">55. </w:t>
      </w:r>
      <w:r>
        <w:tab/>
      </w:r>
      <w:proofErr w:type="spellStart"/>
      <w:r>
        <w:t>Jaureguiberry</w:t>
      </w:r>
      <w:proofErr w:type="spellEnd"/>
      <w:r>
        <w:t xml:space="preserve"> P, </w:t>
      </w:r>
      <w:proofErr w:type="spellStart"/>
      <w:r>
        <w:t>Titeux</w:t>
      </w:r>
      <w:proofErr w:type="spellEnd"/>
      <w:r>
        <w:t xml:space="preserve"> N, Wiemers M, Bowler DE, </w:t>
      </w:r>
      <w:proofErr w:type="spellStart"/>
      <w:r>
        <w:t>Coscieme</w:t>
      </w:r>
      <w:proofErr w:type="spellEnd"/>
      <w:r>
        <w:t xml:space="preserve"> L, Golden AS, et al. The direct drivers of recent global anthropogenic biodiversity loss. Science Advances. 2022 Nov 9;8(45):eabm9982. </w:t>
      </w:r>
    </w:p>
    <w:p w14:paraId="0FA1417D" w14:textId="77777777" w:rsidR="005B6EB0" w:rsidRDefault="005B6EB0" w:rsidP="005B6EB0">
      <w:pPr>
        <w:rPr>
          <w:ins w:id="136" w:author="Samuel Greenrod" w:date="2025-09-30T10:17:00Z" w16du:dateUtc="2025-09-30T09:17:00Z"/>
        </w:rPr>
      </w:pPr>
    </w:p>
    <w:p w14:paraId="199E05C0" w14:textId="77777777" w:rsidR="005B6EB0" w:rsidRDefault="005B6EB0" w:rsidP="005B6EB0">
      <w:pPr>
        <w:rPr>
          <w:ins w:id="137" w:author="Samuel Greenrod" w:date="2025-09-30T10:17:00Z" w16du:dateUtc="2025-09-30T09:17:00Z"/>
        </w:rPr>
      </w:pPr>
    </w:p>
    <w:p w14:paraId="2C0B4EDE" w14:textId="77777777" w:rsidR="005B6EB0" w:rsidRDefault="005B6EB0" w:rsidP="005B6EB0">
      <w:pPr>
        <w:rPr>
          <w:ins w:id="138" w:author="Samuel Greenrod" w:date="2025-09-30T10:17:00Z" w16du:dateUtc="2025-09-30T09:17:00Z"/>
        </w:rPr>
      </w:pPr>
    </w:p>
    <w:p w14:paraId="4FB1134E" w14:textId="77777777" w:rsidR="005B6EB0" w:rsidRDefault="005B6EB0" w:rsidP="005B6EB0">
      <w:pPr>
        <w:rPr>
          <w:ins w:id="139" w:author="Samuel Greenrod" w:date="2025-09-30T10:17:00Z" w16du:dateUtc="2025-09-30T09:17:00Z"/>
        </w:rPr>
      </w:pPr>
    </w:p>
    <w:p w14:paraId="2FB0F99F" w14:textId="77777777" w:rsidR="005B6EB0" w:rsidRDefault="005B6EB0" w:rsidP="005B6EB0">
      <w:pPr>
        <w:rPr>
          <w:ins w:id="140" w:author="Samuel Greenrod" w:date="2025-09-30T10:17:00Z" w16du:dateUtc="2025-09-30T09:17:00Z"/>
        </w:rPr>
      </w:pPr>
    </w:p>
    <w:p w14:paraId="4C4F3808" w14:textId="77777777" w:rsidR="005B6EB0" w:rsidRDefault="005B6EB0" w:rsidP="005B6EB0">
      <w:pPr>
        <w:rPr>
          <w:ins w:id="141" w:author="Samuel Greenrod" w:date="2025-09-30T10:17:00Z" w16du:dateUtc="2025-09-30T09:17:00Z"/>
        </w:rPr>
      </w:pPr>
    </w:p>
    <w:p w14:paraId="7F919CFA" w14:textId="77777777" w:rsidR="005B6EB0" w:rsidRDefault="005B6EB0" w:rsidP="005B6EB0">
      <w:pPr>
        <w:rPr>
          <w:ins w:id="142" w:author="Samuel Greenrod" w:date="2025-09-30T10:17:00Z" w16du:dateUtc="2025-09-30T09:17:00Z"/>
        </w:rPr>
      </w:pPr>
    </w:p>
    <w:p w14:paraId="633A9721" w14:textId="77777777" w:rsidR="005B6EB0" w:rsidRDefault="005B6EB0" w:rsidP="005B6EB0">
      <w:pPr>
        <w:rPr>
          <w:ins w:id="143" w:author="Samuel Greenrod" w:date="2025-09-30T10:17:00Z" w16du:dateUtc="2025-09-30T09:17:00Z"/>
        </w:rPr>
      </w:pPr>
    </w:p>
    <w:p w14:paraId="1E04BC59" w14:textId="77777777" w:rsidR="005B6EB0" w:rsidRDefault="005B6EB0" w:rsidP="005B6EB0">
      <w:pPr>
        <w:rPr>
          <w:ins w:id="144" w:author="Samuel Greenrod" w:date="2025-09-30T10:17:00Z" w16du:dateUtc="2025-09-30T09:17:00Z"/>
        </w:rPr>
      </w:pPr>
    </w:p>
    <w:p w14:paraId="0CD71899" w14:textId="77777777" w:rsidR="005B6EB0" w:rsidRDefault="005B6EB0" w:rsidP="005B6EB0">
      <w:pPr>
        <w:rPr>
          <w:ins w:id="145" w:author="Samuel Greenrod" w:date="2025-09-30T10:17:00Z" w16du:dateUtc="2025-09-30T09:17:00Z"/>
        </w:rPr>
      </w:pPr>
    </w:p>
    <w:p w14:paraId="2BC418F4" w14:textId="77777777" w:rsidR="005B6EB0" w:rsidRDefault="005B6EB0" w:rsidP="005B6EB0">
      <w:pPr>
        <w:rPr>
          <w:ins w:id="146" w:author="Samuel Greenrod" w:date="2025-09-30T10:17:00Z" w16du:dateUtc="2025-09-30T09:17:00Z"/>
        </w:rPr>
      </w:pPr>
    </w:p>
    <w:p w14:paraId="6D2F28AE" w14:textId="77777777" w:rsidR="005B6EB0" w:rsidRDefault="005B6EB0" w:rsidP="005B6EB0">
      <w:pPr>
        <w:rPr>
          <w:ins w:id="147" w:author="Samuel Greenrod" w:date="2025-09-30T10:17:00Z" w16du:dateUtc="2025-09-30T09:17:00Z"/>
        </w:rPr>
      </w:pPr>
    </w:p>
    <w:p w14:paraId="4D47839F" w14:textId="77777777" w:rsidR="005B6EB0" w:rsidRDefault="005B6EB0" w:rsidP="005B6EB0">
      <w:pPr>
        <w:rPr>
          <w:ins w:id="148" w:author="Samuel Greenrod" w:date="2025-09-30T10:17:00Z" w16du:dateUtc="2025-09-30T09:17:00Z"/>
        </w:rPr>
      </w:pPr>
    </w:p>
    <w:p w14:paraId="2582B4D3" w14:textId="77777777" w:rsidR="005B6EB0" w:rsidRDefault="005B6EB0" w:rsidP="005B6EB0">
      <w:pPr>
        <w:rPr>
          <w:ins w:id="149" w:author="Samuel Greenrod" w:date="2025-09-30T10:17:00Z" w16du:dateUtc="2025-09-30T09:17:00Z"/>
        </w:rPr>
      </w:pPr>
    </w:p>
    <w:p w14:paraId="7BC4B36E" w14:textId="77777777" w:rsidR="005B6EB0" w:rsidRDefault="005B6EB0" w:rsidP="005B6EB0">
      <w:pPr>
        <w:rPr>
          <w:ins w:id="150" w:author="Samuel Greenrod" w:date="2025-09-30T10:17:00Z" w16du:dateUtc="2025-09-30T09:17:00Z"/>
        </w:rPr>
      </w:pPr>
    </w:p>
    <w:p w14:paraId="7D594892" w14:textId="77777777" w:rsidR="005B6EB0" w:rsidRDefault="005B6EB0" w:rsidP="005B6EB0">
      <w:pPr>
        <w:rPr>
          <w:ins w:id="151" w:author="Samuel Greenrod" w:date="2025-09-30T10:17:00Z" w16du:dateUtc="2025-09-30T09:17:00Z"/>
        </w:rPr>
      </w:pPr>
    </w:p>
    <w:p w14:paraId="08132D99" w14:textId="77777777" w:rsidR="005B6EB0" w:rsidRDefault="005B6EB0" w:rsidP="005B6EB0">
      <w:pPr>
        <w:rPr>
          <w:ins w:id="152" w:author="Samuel Greenrod" w:date="2025-09-30T10:17:00Z" w16du:dateUtc="2025-09-30T09:17:00Z"/>
        </w:rPr>
      </w:pPr>
    </w:p>
    <w:p w14:paraId="4EC986E2" w14:textId="77777777" w:rsidR="005B6EB0" w:rsidRDefault="005B6EB0" w:rsidP="005B6EB0">
      <w:pPr>
        <w:rPr>
          <w:ins w:id="153" w:author="Samuel Greenrod" w:date="2025-09-30T10:17:00Z" w16du:dateUtc="2025-09-30T09:17:00Z"/>
        </w:rPr>
      </w:pPr>
    </w:p>
    <w:p w14:paraId="0C33F90E" w14:textId="77777777" w:rsidR="005B6EB0" w:rsidRDefault="005B6EB0" w:rsidP="005B6EB0">
      <w:pPr>
        <w:rPr>
          <w:ins w:id="154" w:author="Samuel Greenrod" w:date="2025-09-30T10:17:00Z" w16du:dateUtc="2025-09-30T09:17:00Z"/>
        </w:rPr>
      </w:pPr>
    </w:p>
    <w:p w14:paraId="05EDF7BC" w14:textId="77777777" w:rsidR="005B6EB0" w:rsidRDefault="005B6EB0" w:rsidP="005B6EB0">
      <w:pPr>
        <w:rPr>
          <w:ins w:id="155" w:author="Samuel Greenrod" w:date="2025-09-30T10:17:00Z" w16du:dateUtc="2025-09-30T09:17:00Z"/>
        </w:rPr>
      </w:pPr>
    </w:p>
    <w:p w14:paraId="0A91CD19" w14:textId="77777777" w:rsidR="005B6EB0" w:rsidRDefault="005B6EB0" w:rsidP="005B6EB0">
      <w:pPr>
        <w:rPr>
          <w:ins w:id="156" w:author="Samuel Greenrod" w:date="2025-09-30T10:17:00Z" w16du:dateUtc="2025-09-30T09:17:00Z"/>
        </w:rPr>
      </w:pPr>
    </w:p>
    <w:p w14:paraId="129A400B" w14:textId="77777777" w:rsidR="005B6EB0" w:rsidRDefault="005B6EB0" w:rsidP="005B6EB0">
      <w:pPr>
        <w:rPr>
          <w:ins w:id="157" w:author="Samuel Greenrod" w:date="2025-09-30T10:17:00Z" w16du:dateUtc="2025-09-30T09:17:00Z"/>
        </w:rPr>
      </w:pPr>
    </w:p>
    <w:p w14:paraId="1A2071C1" w14:textId="77777777" w:rsidR="005B6EB0" w:rsidRDefault="005B6EB0" w:rsidP="005B6EB0">
      <w:pPr>
        <w:rPr>
          <w:ins w:id="158" w:author="Samuel Greenrod" w:date="2025-09-30T10:17:00Z" w16du:dateUtc="2025-09-30T09:17:00Z"/>
        </w:rPr>
      </w:pPr>
    </w:p>
    <w:p w14:paraId="3AB70DC8" w14:textId="77777777" w:rsidR="005B6EB0" w:rsidRDefault="005B6EB0" w:rsidP="005B6EB0">
      <w:pPr>
        <w:rPr>
          <w:ins w:id="159" w:author="Samuel Greenrod" w:date="2025-09-30T10:17:00Z" w16du:dateUtc="2025-09-30T09:17:00Z"/>
        </w:rPr>
      </w:pPr>
    </w:p>
    <w:p w14:paraId="5B00CD9E" w14:textId="77777777" w:rsidR="005B6EB0" w:rsidRPr="005B6EB0" w:rsidRDefault="005B6EB0" w:rsidP="005B6EB0">
      <w:pPr>
        <w:pPrChange w:id="160" w:author="Samuel Greenrod" w:date="2025-09-30T10:17:00Z" w16du:dateUtc="2025-09-30T09:17:00Z">
          <w:pPr>
            <w:pStyle w:val="Bibliography"/>
          </w:pPr>
        </w:pPrChange>
      </w:pPr>
    </w:p>
    <w:p w14:paraId="15509114" w14:textId="70521670" w:rsidR="00034E63" w:rsidRDefault="00AC2555">
      <w:pPr>
        <w:rPr>
          <w:ins w:id="161" w:author="Samuel Greenrod" w:date="2025-09-30T10:12:00Z" w16du:dateUtc="2025-09-30T09:12:00Z"/>
          <w:b/>
          <w:bCs/>
          <w:sz w:val="28"/>
          <w:szCs w:val="28"/>
        </w:rPr>
      </w:pPr>
      <w:r w:rsidRPr="00502E64">
        <w:rPr>
          <w:rFonts w:cstheme="minorHAnsi"/>
        </w:rPr>
        <w:lastRenderedPageBreak/>
        <w:fldChar w:fldCharType="end"/>
      </w:r>
      <w:r w:rsidR="00034E63" w:rsidRPr="00D56147">
        <w:rPr>
          <w:b/>
          <w:bCs/>
          <w:sz w:val="28"/>
          <w:szCs w:val="28"/>
        </w:rPr>
        <w:t>Extended data</w:t>
      </w:r>
    </w:p>
    <w:p w14:paraId="2DAEF388" w14:textId="77777777" w:rsidR="005B6EB0" w:rsidRDefault="005B6EB0">
      <w:pPr>
        <w:rPr>
          <w:ins w:id="162" w:author="Samuel Greenrod" w:date="2025-09-30T10:12:00Z" w16du:dateUtc="2025-09-30T09:12:00Z"/>
          <w:b/>
          <w:bCs/>
          <w:sz w:val="28"/>
          <w:szCs w:val="28"/>
        </w:rPr>
      </w:pPr>
    </w:p>
    <w:p w14:paraId="275F555D" w14:textId="4CB4C47A" w:rsidR="005B6EB0" w:rsidRDefault="005B6EB0">
      <w:pPr>
        <w:rPr>
          <w:ins w:id="163" w:author="Samuel Greenrod" w:date="2025-09-30T10:14:00Z" w16du:dateUtc="2025-09-30T09:14:00Z"/>
          <w:b/>
          <w:bCs/>
          <w:sz w:val="28"/>
          <w:szCs w:val="28"/>
        </w:rPr>
      </w:pPr>
      <w:ins w:id="164" w:author="Samuel Greenrod" w:date="2025-09-30T10:14:00Z" w16du:dateUtc="2025-09-30T09:14:00Z">
        <w:r>
          <w:rPr>
            <w:b/>
            <w:bCs/>
            <w:noProof/>
            <w:sz w:val="28"/>
            <w:szCs w:val="28"/>
          </w:rPr>
          <w:drawing>
            <wp:inline distT="0" distB="0" distL="0" distR="0" wp14:anchorId="4DE265E5" wp14:editId="35F70884">
              <wp:extent cx="5731510" cy="2149475"/>
              <wp:effectExtent l="0" t="0" r="2540" b="3175"/>
              <wp:docPr id="57713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39364" name="Picture 57713936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ins>
    </w:p>
    <w:p w14:paraId="3F331687" w14:textId="4BA282E3" w:rsidR="005B6EB0" w:rsidRPr="005B6EB0" w:rsidRDefault="005B6EB0" w:rsidP="005B6EB0">
      <w:pPr>
        <w:jc w:val="both"/>
        <w:rPr>
          <w:ins w:id="165" w:author="Samuel Greenrod" w:date="2025-09-30T10:15:00Z" w16du:dateUtc="2025-09-30T09:15:00Z"/>
          <w:sz w:val="20"/>
          <w:szCs w:val="20"/>
          <w:rPrChange w:id="166" w:author="Samuel Greenrod" w:date="2025-09-30T10:17:00Z" w16du:dateUtc="2025-09-30T09:17:00Z">
            <w:rPr>
              <w:ins w:id="167" w:author="Samuel Greenrod" w:date="2025-09-30T10:15:00Z" w16du:dateUtc="2025-09-30T09:15:00Z"/>
            </w:rPr>
          </w:rPrChange>
        </w:rPr>
      </w:pPr>
      <w:ins w:id="168" w:author="Samuel Greenrod" w:date="2025-09-30T10:15:00Z" w16du:dateUtc="2025-09-30T09:15:00Z">
        <w:r w:rsidRPr="005B6EB0">
          <w:rPr>
            <w:b/>
            <w:bCs/>
            <w:rPrChange w:id="169" w:author="Samuel Greenrod" w:date="2025-09-30T10:17:00Z" w16du:dateUtc="2025-09-30T09:17:00Z">
              <w:rPr>
                <w:sz w:val="24"/>
                <w:szCs w:val="24"/>
              </w:rPr>
            </w:rPrChange>
          </w:rPr>
          <w:t>Figure S1. Bar</w:t>
        </w:r>
        <w:r w:rsidRPr="005B6EB0">
          <w:rPr>
            <w:b/>
            <w:bCs/>
            <w:rPrChange w:id="170" w:author="Samuel Greenrod" w:date="2025-09-30T10:17:00Z" w16du:dateUtc="2025-09-30T09:17:00Z">
              <w:rPr>
                <w:sz w:val="24"/>
                <w:szCs w:val="24"/>
              </w:rPr>
            </w:rPrChange>
          </w:rPr>
          <w:t xml:space="preserve"> charts show the number of high frequency variants (&gt; 20% frequency) that are unique to or shared between evolution treatments.</w:t>
        </w:r>
        <w:r w:rsidRPr="005B6EB0">
          <w:rPr>
            <w:rPrChange w:id="171" w:author="Samuel Greenrod" w:date="2025-09-30T10:17:00Z" w16du:dateUtc="2025-09-30T09:17:00Z">
              <w:rPr>
                <w:sz w:val="24"/>
                <w:szCs w:val="24"/>
              </w:rPr>
            </w:rPrChange>
          </w:rPr>
          <w:t xml:space="preserve"> </w:t>
        </w:r>
      </w:ins>
      <w:ins w:id="172" w:author="Samuel Greenrod" w:date="2025-09-30T10:16:00Z" w16du:dateUtc="2025-09-30T09:16:00Z">
        <w:r w:rsidRPr="005B6EB0">
          <w:rPr>
            <w:rPrChange w:id="173" w:author="Samuel Greenrod" w:date="2025-09-30T10:17:00Z" w16du:dateUtc="2025-09-30T09:17:00Z">
              <w:rPr>
                <w:sz w:val="24"/>
                <w:szCs w:val="24"/>
              </w:rPr>
            </w:rPrChange>
          </w:rPr>
          <w:t>Variants are shown as either unique to individual evolution treatments, shared between</w:t>
        </w:r>
      </w:ins>
      <w:ins w:id="174" w:author="Samuel Greenrod" w:date="2025-09-30T10:17:00Z" w16du:dateUtc="2025-09-30T09:17:00Z">
        <w:r w:rsidRPr="005B6EB0">
          <w:rPr>
            <w:rPrChange w:id="175" w:author="Samuel Greenrod" w:date="2025-09-30T10:17:00Z" w16du:dateUtc="2025-09-30T09:17:00Z">
              <w:rPr>
                <w:sz w:val="24"/>
                <w:szCs w:val="24"/>
              </w:rPr>
            </w:rPrChange>
          </w:rPr>
          <w:t xml:space="preserve"> two treatments, or shared by all three.</w:t>
        </w:r>
      </w:ins>
      <w:ins w:id="176" w:author="Samuel Greenrod" w:date="2025-09-30T10:16:00Z" w16du:dateUtc="2025-09-30T09:16:00Z">
        <w:r w:rsidRPr="005B6EB0">
          <w:rPr>
            <w:rPrChange w:id="177" w:author="Samuel Greenrod" w:date="2025-09-30T10:17:00Z" w16du:dateUtc="2025-09-30T09:17:00Z">
              <w:rPr>
                <w:sz w:val="24"/>
                <w:szCs w:val="24"/>
              </w:rPr>
            </w:rPrChange>
          </w:rPr>
          <w:t xml:space="preserve"> </w:t>
        </w:r>
      </w:ins>
      <w:ins w:id="178" w:author="Samuel Greenrod" w:date="2025-09-30T10:15:00Z" w16du:dateUtc="2025-09-30T09:15:00Z">
        <w:r w:rsidRPr="005B6EB0">
          <w:rPr>
            <w:rPrChange w:id="179" w:author="Samuel Greenrod" w:date="2025-09-30T10:17:00Z" w16du:dateUtc="2025-09-30T09:17:00Z">
              <w:rPr>
                <w:sz w:val="24"/>
                <w:szCs w:val="24"/>
              </w:rPr>
            </w:rPrChange>
          </w:rPr>
          <w:t xml:space="preserve">Static temperature data was adapted from ref. </w:t>
        </w:r>
        <w:r w:rsidRPr="005B6EB0">
          <w:rPr>
            <w:rPrChange w:id="180" w:author="Samuel Greenrod" w:date="2025-09-30T10:17:00Z" w16du:dateUtc="2025-09-30T09:17:00Z">
              <w:rPr>
                <w:sz w:val="24"/>
                <w:szCs w:val="24"/>
              </w:rPr>
            </w:rPrChange>
          </w:rPr>
          <w:fldChar w:fldCharType="begin"/>
        </w:r>
        <w:r w:rsidRPr="005B6EB0">
          <w:rPr>
            <w:rPrChange w:id="181" w:author="Samuel Greenrod" w:date="2025-09-30T10:17:00Z" w16du:dateUtc="2025-09-30T09:17:00Z">
              <w:rPr>
                <w:sz w:val="24"/>
                <w:szCs w:val="24"/>
              </w:rPr>
            </w:rPrChange>
          </w:rPr>
          <w:instrText xml:space="preserve"> ADDIN ZOTERO_ITEM CSL_CITATION {"citationID":"ZSwxkMMH","properties":{"formattedCitation":"[31]","plainCitation":"[31]","noteIndex":0},"citationItems":[{"id":3692,"uris":["http://zotero.org/users/local/sgFDdPY0/items/ZEVGKDPJ"],"itemData":{"id":3692,"type":"article","abstract":"Environmental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Pr="005B6EB0">
          <w:rPr>
            <w:rPrChange w:id="182" w:author="Samuel Greenrod" w:date="2025-09-30T10:17:00Z" w16du:dateUtc="2025-09-30T09:17:00Z">
              <w:rPr>
                <w:sz w:val="24"/>
                <w:szCs w:val="24"/>
              </w:rPr>
            </w:rPrChange>
          </w:rPr>
          <w:fldChar w:fldCharType="separate"/>
        </w:r>
        <w:r w:rsidRPr="005B6EB0">
          <w:rPr>
            <w:rFonts w:ascii="Calibri" w:hAnsi="Calibri" w:cs="Calibri"/>
            <w:szCs w:val="20"/>
            <w:rPrChange w:id="183" w:author="Samuel Greenrod" w:date="2025-09-30T10:17:00Z" w16du:dateUtc="2025-09-30T09:17:00Z">
              <w:rPr>
                <w:rFonts w:ascii="Calibri" w:hAnsi="Calibri" w:cs="Calibri"/>
                <w:sz w:val="24"/>
              </w:rPr>
            </w:rPrChange>
          </w:rPr>
          <w:t>[31]</w:t>
        </w:r>
        <w:r w:rsidRPr="005B6EB0">
          <w:rPr>
            <w:rPrChange w:id="184" w:author="Samuel Greenrod" w:date="2025-09-30T10:17:00Z" w16du:dateUtc="2025-09-30T09:17:00Z">
              <w:rPr>
                <w:sz w:val="24"/>
                <w:szCs w:val="24"/>
              </w:rPr>
            </w:rPrChange>
          </w:rPr>
          <w:fldChar w:fldCharType="end"/>
        </w:r>
        <w:r w:rsidRPr="005B6EB0">
          <w:rPr>
            <w:rPrChange w:id="185" w:author="Samuel Greenrod" w:date="2025-09-30T10:17:00Z" w16du:dateUtc="2025-09-30T09:17:00Z">
              <w:rPr>
                <w:sz w:val="24"/>
                <w:szCs w:val="24"/>
              </w:rPr>
            </w:rPrChange>
          </w:rPr>
          <w:t>.</w:t>
        </w:r>
      </w:ins>
    </w:p>
    <w:p w14:paraId="2D08C76B" w14:textId="77777777" w:rsidR="005B6EB0" w:rsidRPr="00D56147" w:rsidRDefault="005B6EB0">
      <w:pPr>
        <w:rPr>
          <w:b/>
          <w:bCs/>
          <w:sz w:val="28"/>
          <w:szCs w:val="28"/>
        </w:rPr>
      </w:pPr>
    </w:p>
    <w:p w14:paraId="3A219835" w14:textId="5DE2D054" w:rsidR="00034E63" w:rsidRDefault="00617C2E" w:rsidP="00D56147">
      <w:pPr>
        <w:jc w:val="both"/>
        <w:rPr>
          <w:noProof/>
        </w:rPr>
      </w:pPr>
      <w:r>
        <w:rPr>
          <w:noProof/>
        </w:rPr>
        <w:drawing>
          <wp:inline distT="0" distB="0" distL="0" distR="0" wp14:anchorId="42CFE2BA" wp14:editId="4D3E3536">
            <wp:extent cx="5731510" cy="3580130"/>
            <wp:effectExtent l="0" t="0" r="2540" b="1270"/>
            <wp:docPr id="316450888"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50888" name="Picture 4"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80130"/>
                    </a:xfrm>
                    <a:prstGeom prst="rect">
                      <a:avLst/>
                    </a:prstGeom>
                  </pic:spPr>
                </pic:pic>
              </a:graphicData>
            </a:graphic>
          </wp:inline>
        </w:drawing>
      </w:r>
    </w:p>
    <w:p w14:paraId="5F6A4458" w14:textId="33E195F8" w:rsidR="00034E63" w:rsidRPr="002752F1" w:rsidRDefault="00034E63" w:rsidP="00D56147">
      <w:pPr>
        <w:jc w:val="both"/>
      </w:pPr>
      <w:r w:rsidRPr="002752F1">
        <w:rPr>
          <w:b/>
          <w:bCs/>
        </w:rPr>
        <w:t>Figure S</w:t>
      </w:r>
      <w:ins w:id="186" w:author="Samuel Greenrod" w:date="2025-09-30T10:15:00Z" w16du:dateUtc="2025-09-30T09:15:00Z">
        <w:r w:rsidR="005B6EB0">
          <w:rPr>
            <w:b/>
            <w:bCs/>
          </w:rPr>
          <w:t>2</w:t>
        </w:r>
      </w:ins>
      <w:del w:id="187" w:author="Samuel Greenrod" w:date="2025-09-30T10:15:00Z" w16du:dateUtc="2025-09-30T09:15:00Z">
        <w:r w:rsidRPr="002752F1" w:rsidDel="005B6EB0">
          <w:rPr>
            <w:b/>
            <w:bCs/>
          </w:rPr>
          <w:delText>1</w:delText>
        </w:r>
      </w:del>
      <w:r w:rsidRPr="002752F1">
        <w:rPr>
          <w:b/>
          <w:bCs/>
        </w:rPr>
        <w:t>. Fluctuating temperatures select for specialist mutations.</w:t>
      </w:r>
      <w:r w:rsidRPr="002752F1">
        <w:t xml:space="preserve"> Mutation plots show genetic variants associated with fluctuating temperatures in monoculture in phage </w:t>
      </w:r>
      <w:del w:id="188" w:author="Samuel Greenrod" w:date="2025-09-30T08:21:00Z" w16du:dateUtc="2025-09-30T07:21:00Z">
        <w:r w:rsidRPr="002752F1" w:rsidDel="0000073B">
          <w:delText>lines</w:delText>
        </w:r>
      </w:del>
      <w:ins w:id="189" w:author="Samuel Greenrod" w:date="2025-09-30T08:21:00Z" w16du:dateUtc="2025-09-30T07:21:00Z">
        <w:r w:rsidR="0000073B">
          <w:t>populations</w:t>
        </w:r>
      </w:ins>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 xml:space="preserve">14-1 deletion at ~48kb which is a 1bp </w:t>
      </w:r>
      <w:r w:rsidRPr="002752F1">
        <w:lastRenderedPageBreak/>
        <w:t>deletion but given a fixed size for visibility.</w:t>
      </w:r>
      <w:r w:rsidR="00617C2E">
        <w:t xml:space="preserve"> 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{"citationID":"bmnNGawQ","properties":{"formattedCitation":"[31]","plainCitation":"[31]","noteIndex":0},"citationItems":[{"id":3692,"uris":["http://zotero.org/users/local/sgFDdPY0/items/ZEVGKDPJ"],"itemData":{"id":3692,"type":"article","abstract":"Environmental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9A12F8">
        <w:t xml:space="preserve">. </w:t>
      </w:r>
      <w:r w:rsidR="00617C2E">
        <w:t xml:space="preserve">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2191E105" w14:textId="77777777" w:rsidR="00034E63" w:rsidRDefault="00034E63" w:rsidP="00034E63">
      <w:pPr>
        <w:rPr>
          <w:sz w:val="24"/>
          <w:szCs w:val="24"/>
        </w:rPr>
      </w:pPr>
    </w:p>
    <w:p w14:paraId="1C97A205" w14:textId="5CCD3482" w:rsidR="00034E63" w:rsidRDefault="00617C2E" w:rsidP="00034E63">
      <w:pPr>
        <w:rPr>
          <w:sz w:val="24"/>
          <w:szCs w:val="24"/>
        </w:rPr>
      </w:pPr>
      <w:r>
        <w:rPr>
          <w:noProof/>
          <w:sz w:val="24"/>
          <w:szCs w:val="24"/>
        </w:rPr>
        <w:drawing>
          <wp:inline distT="0" distB="0" distL="0" distR="0" wp14:anchorId="3FC5EAB4" wp14:editId="6BFFBE8E">
            <wp:extent cx="5731510" cy="3548380"/>
            <wp:effectExtent l="0" t="0" r="2540" b="0"/>
            <wp:docPr id="1073607736"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07736" name="Picture 5"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0CD5E5A1" w14:textId="19208D52" w:rsidR="00034E63" w:rsidRPr="002752F1" w:rsidRDefault="00034E63" w:rsidP="00D56147">
      <w:pPr>
        <w:jc w:val="both"/>
      </w:pPr>
      <w:r w:rsidRPr="002752F1">
        <w:rPr>
          <w:b/>
          <w:bCs/>
        </w:rPr>
        <w:t>Figure S</w:t>
      </w:r>
      <w:ins w:id="190" w:author="Samuel Greenrod" w:date="2025-09-30T10:15:00Z" w16du:dateUtc="2025-09-30T09:15:00Z">
        <w:r w:rsidR="005B6EB0">
          <w:rPr>
            <w:b/>
            <w:bCs/>
          </w:rPr>
          <w:t>3</w:t>
        </w:r>
      </w:ins>
      <w:del w:id="191" w:author="Samuel Greenrod" w:date="2025-09-30T10:15:00Z" w16du:dateUtc="2025-09-30T09:15:00Z">
        <w:r w:rsidRPr="002752F1" w:rsidDel="005B6EB0">
          <w:rPr>
            <w:b/>
            <w:bCs/>
          </w:rPr>
          <w:delText>2</w:delText>
        </w:r>
      </w:del>
      <w:r w:rsidRPr="002752F1">
        <w:rPr>
          <w:b/>
          <w:bCs/>
        </w:rPr>
        <w:t>. Competition restricts the acquisition of high frequency mutations.</w:t>
      </w:r>
      <w:r w:rsidRPr="002752F1">
        <w:t xml:space="preserve"> Mutation plots show genetic variants associated with fluctuating temperatures in co-culture in phage </w:t>
      </w:r>
      <w:del w:id="192" w:author="Samuel Greenrod" w:date="2025-09-30T08:21:00Z" w16du:dateUtc="2025-09-30T07:21:00Z">
        <w:r w:rsidRPr="002752F1" w:rsidDel="0000073B">
          <w:delText>lines</w:delText>
        </w:r>
      </w:del>
      <w:ins w:id="193" w:author="Samuel Greenrod" w:date="2025-09-30T08:21:00Z" w16du:dateUtc="2025-09-30T07:21:00Z">
        <w:r w:rsidR="0000073B">
          <w:t>populations</w:t>
        </w:r>
      </w:ins>
      <w:r w:rsidRPr="002752F1">
        <w:t xml:space="preserve">.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r w:rsidR="00617C2E" w:rsidRPr="00617C2E">
        <w:t xml:space="preserve"> </w:t>
      </w:r>
      <w:r w:rsidR="00617C2E">
        <w:t>Labels show gene annotations for mutations found in 37</w:t>
      </w:r>
      <w:r w:rsidR="00617C2E">
        <w:rPr>
          <w:rFonts w:cstheme="minorHAnsi"/>
        </w:rPr>
        <w:t>°</w:t>
      </w:r>
      <w:r w:rsidR="00617C2E">
        <w:t>C and 42</w:t>
      </w:r>
      <w:r w:rsidR="00617C2E">
        <w:rPr>
          <w:rFonts w:cstheme="minorHAnsi"/>
        </w:rPr>
        <w:t>°</w:t>
      </w:r>
      <w:r w:rsidR="00617C2E">
        <w:t xml:space="preserve">C evolved populations </w:t>
      </w:r>
      <w:r w:rsidR="009A12F8">
        <w:fldChar w:fldCharType="begin"/>
      </w:r>
      <w:r w:rsidR="009A12F8">
        <w:instrText xml:space="preserve"> ADDIN ZOTERO_ITEM CSL_CITATION {"citationID":"ItiHGJit","properties":{"formattedCitation":"[31]","plainCitation":"[31]","noteIndex":0},"citationItems":[{"id":3692,"uris":["http://zotero.org/users/local/sgFDdPY0/items/ZEVGKDPJ"],"itemData":{"id":3692,"type":"article","abstract":"Environmental stress drives biodiversity loss by altering competitive hierarchies and pushing taxa towards extinction. Parasites and their communities are particularly vulnerable to stress due to environmental sensitivity of infection steps, variation in species tolerance during co-infections, and dependence on host fitness. Parasite populations might avoid extinction through evolutionary rescue - whereby rapid adaptation to stress enables persistence - but whether this process can preserve community diversity remains unclear. Here, we study the impact of evolutionary rescue in a simple parasite community by propagating populations of two viral parasites (bacteriophages φ14-1 and φLUZ19) of Pseudomonas aeruginosa in monoculture and co-culture under two thermal conditions, a control temperature (37°C) and a high temperature that restricts φ14-1 growth (42°C). We show that evolutionary rescue of φ14-1 prevented extinction in monoculture. Rescue of this phage in co-culture made it a superior competitor, and it replaced φLUZ19 as the dominant phage at high temperature. We determine that evolutionary rescue occurred through mutations in genes linked to attachment to bacterial hosts and within-host replication. We also show that competitive suppression by φ14-1 constrained φLUZ19 molecular evolution. Our findings suggest that evolutionary rescue can prevent the extinction of some parasites, but may inadvertently destabilise the community and facilitate further biodiversity loss. This work underscores the need to take an eco-evolutionary approach to predict the responses of communities to global climate change.","DOI":"10.1101/2025.09.25.678511","language":"en","license":"© 2025, Posted by Cold Spring Harbor Laboratory. This pre-print is available under a Creative Commons License (Attribution-NoDerivs 4.0 International), CC BY-ND 4.0, as described at http://creativecommons.org/licenses/by-nd/4.0/","note":"ISSN: 2692-8205\npage: 2025.09.25.678511\nsection: New Results","publisher":"bioRxiv","source":"bioRxiv","title":"Evolutionary rescue accelerates competitive exclusion in a parasite community","URL":"https://www.biorxiv.org/content/10.1101/2025.09.25.678511v1","author":[{"family":"Greenrod","given":"Samuel TE"},{"family":"Cazares","given":"Daniel"},{"family":"Slesak","given":"Weronika A."},{"family":"Hector","given":"Tobias"},{"family":"MacLean","given":"R. Craig"},{"family":"King","given":"Kayla C."}],"accessed":{"date-parts":[["2025",9,28]]},"issued":{"date-parts":[["2025",9,27]]}}}],"schema":"https://github.com/citation-style-language/schema/raw/master/csl-citation.json"} </w:instrText>
      </w:r>
      <w:r w:rsidR="009A12F8">
        <w:fldChar w:fldCharType="separate"/>
      </w:r>
      <w:r w:rsidR="009A12F8" w:rsidRPr="009A12F8">
        <w:rPr>
          <w:rFonts w:ascii="Calibri" w:hAnsi="Calibri" w:cs="Calibri"/>
        </w:rPr>
        <w:t>[31]</w:t>
      </w:r>
      <w:r w:rsidR="009A12F8">
        <w:fldChar w:fldCharType="end"/>
      </w:r>
      <w:r w:rsidR="00617C2E">
        <w:t xml:space="preserve">. Putative DNA ligase in </w:t>
      </w:r>
      <w:r w:rsidR="00617C2E">
        <w:rPr>
          <w:rFonts w:cstheme="minorHAnsi"/>
        </w:rPr>
        <w:t>φ</w:t>
      </w:r>
      <w:r w:rsidR="00617C2E">
        <w:t xml:space="preserve">14-1 was originally annotated a hypothetical protein but has high homology to </w:t>
      </w:r>
      <w:r w:rsidR="00617C2E" w:rsidRPr="0054697E">
        <w:t>Pseudomonas phage PhL_UNISO_PA-DSM_ph0031 DNA ligase protein</w:t>
      </w:r>
      <w:r w:rsidR="00617C2E">
        <w:t>.</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F0562" w14:textId="77777777" w:rsidR="000C6929" w:rsidRDefault="000C6929" w:rsidP="00034E63">
      <w:pPr>
        <w:spacing w:after="0" w:line="240" w:lineRule="auto"/>
      </w:pPr>
      <w:r>
        <w:separator/>
      </w:r>
    </w:p>
  </w:endnote>
  <w:endnote w:type="continuationSeparator" w:id="0">
    <w:p w14:paraId="28DCC59B" w14:textId="77777777" w:rsidR="000C6929" w:rsidRDefault="000C6929"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B172E" w14:textId="77777777" w:rsidR="000C6929" w:rsidRDefault="000C6929" w:rsidP="00034E63">
      <w:pPr>
        <w:spacing w:after="0" w:line="240" w:lineRule="auto"/>
      </w:pPr>
      <w:r>
        <w:separator/>
      </w:r>
    </w:p>
  </w:footnote>
  <w:footnote w:type="continuationSeparator" w:id="0">
    <w:p w14:paraId="50FEC69A" w14:textId="77777777" w:rsidR="000C6929" w:rsidRDefault="000C6929"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uel Greenrod">
    <w15:presenceInfo w15:providerId="Windows Live" w15:userId="f4bf26eb60abab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073B"/>
    <w:rsid w:val="00001BC4"/>
    <w:rsid w:val="000059EE"/>
    <w:rsid w:val="00005C5A"/>
    <w:rsid w:val="00010222"/>
    <w:rsid w:val="00011A7B"/>
    <w:rsid w:val="00014CD6"/>
    <w:rsid w:val="00020DB8"/>
    <w:rsid w:val="000259FD"/>
    <w:rsid w:val="000303E6"/>
    <w:rsid w:val="00033C5F"/>
    <w:rsid w:val="00034E63"/>
    <w:rsid w:val="00044539"/>
    <w:rsid w:val="00053974"/>
    <w:rsid w:val="00057F49"/>
    <w:rsid w:val="00066540"/>
    <w:rsid w:val="00075842"/>
    <w:rsid w:val="00080687"/>
    <w:rsid w:val="000875A2"/>
    <w:rsid w:val="0009336C"/>
    <w:rsid w:val="00093FA2"/>
    <w:rsid w:val="000A3777"/>
    <w:rsid w:val="000A5812"/>
    <w:rsid w:val="000C090B"/>
    <w:rsid w:val="000C5BA6"/>
    <w:rsid w:val="000C6929"/>
    <w:rsid w:val="000D3A8C"/>
    <w:rsid w:val="000E333B"/>
    <w:rsid w:val="000E7150"/>
    <w:rsid w:val="00102EE8"/>
    <w:rsid w:val="00106FC4"/>
    <w:rsid w:val="00114706"/>
    <w:rsid w:val="00123C62"/>
    <w:rsid w:val="001346AE"/>
    <w:rsid w:val="001411CA"/>
    <w:rsid w:val="00142891"/>
    <w:rsid w:val="00143998"/>
    <w:rsid w:val="00146F76"/>
    <w:rsid w:val="00155822"/>
    <w:rsid w:val="00155C6C"/>
    <w:rsid w:val="0017221E"/>
    <w:rsid w:val="0017777B"/>
    <w:rsid w:val="0018010A"/>
    <w:rsid w:val="0018517F"/>
    <w:rsid w:val="001913BF"/>
    <w:rsid w:val="00193C93"/>
    <w:rsid w:val="001940B6"/>
    <w:rsid w:val="001A248B"/>
    <w:rsid w:val="001A4E56"/>
    <w:rsid w:val="001A59F6"/>
    <w:rsid w:val="001B1D66"/>
    <w:rsid w:val="001B3010"/>
    <w:rsid w:val="001B3986"/>
    <w:rsid w:val="001C030C"/>
    <w:rsid w:val="001D1479"/>
    <w:rsid w:val="001E065A"/>
    <w:rsid w:val="001F0C10"/>
    <w:rsid w:val="001F56F5"/>
    <w:rsid w:val="002057E9"/>
    <w:rsid w:val="002141CF"/>
    <w:rsid w:val="0021734E"/>
    <w:rsid w:val="00217AEB"/>
    <w:rsid w:val="002231F8"/>
    <w:rsid w:val="00232F27"/>
    <w:rsid w:val="0024609A"/>
    <w:rsid w:val="002479C8"/>
    <w:rsid w:val="0025290F"/>
    <w:rsid w:val="002536E6"/>
    <w:rsid w:val="00255337"/>
    <w:rsid w:val="002561E1"/>
    <w:rsid w:val="002565F8"/>
    <w:rsid w:val="002569D0"/>
    <w:rsid w:val="00270F83"/>
    <w:rsid w:val="00272DB1"/>
    <w:rsid w:val="002752F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4EF9"/>
    <w:rsid w:val="002D669D"/>
    <w:rsid w:val="002D773A"/>
    <w:rsid w:val="002E11B9"/>
    <w:rsid w:val="002E46D7"/>
    <w:rsid w:val="002F2C98"/>
    <w:rsid w:val="00300FB9"/>
    <w:rsid w:val="003018D1"/>
    <w:rsid w:val="00325B0C"/>
    <w:rsid w:val="00330015"/>
    <w:rsid w:val="003379BE"/>
    <w:rsid w:val="00337AF5"/>
    <w:rsid w:val="00355A5F"/>
    <w:rsid w:val="00361909"/>
    <w:rsid w:val="00363698"/>
    <w:rsid w:val="003657C3"/>
    <w:rsid w:val="003800EF"/>
    <w:rsid w:val="0038605F"/>
    <w:rsid w:val="00397F03"/>
    <w:rsid w:val="003A2BFD"/>
    <w:rsid w:val="003A7A53"/>
    <w:rsid w:val="003B12BB"/>
    <w:rsid w:val="003B1C22"/>
    <w:rsid w:val="003B1D61"/>
    <w:rsid w:val="003B65A4"/>
    <w:rsid w:val="003C03C2"/>
    <w:rsid w:val="003D2107"/>
    <w:rsid w:val="003D2971"/>
    <w:rsid w:val="003D6FEA"/>
    <w:rsid w:val="003E0B8A"/>
    <w:rsid w:val="003E3456"/>
    <w:rsid w:val="003E3F07"/>
    <w:rsid w:val="003E468C"/>
    <w:rsid w:val="003F039C"/>
    <w:rsid w:val="003F0644"/>
    <w:rsid w:val="003F1BE1"/>
    <w:rsid w:val="003F454A"/>
    <w:rsid w:val="003F6AF5"/>
    <w:rsid w:val="003F6D0D"/>
    <w:rsid w:val="00400BB4"/>
    <w:rsid w:val="0041000C"/>
    <w:rsid w:val="00420A26"/>
    <w:rsid w:val="00425931"/>
    <w:rsid w:val="00433C4E"/>
    <w:rsid w:val="00437FD6"/>
    <w:rsid w:val="00440B32"/>
    <w:rsid w:val="00441F88"/>
    <w:rsid w:val="004435B2"/>
    <w:rsid w:val="0044474A"/>
    <w:rsid w:val="004504FA"/>
    <w:rsid w:val="00472ED7"/>
    <w:rsid w:val="00474F4F"/>
    <w:rsid w:val="00476A54"/>
    <w:rsid w:val="00481C5B"/>
    <w:rsid w:val="00484D1C"/>
    <w:rsid w:val="00490C68"/>
    <w:rsid w:val="004958A4"/>
    <w:rsid w:val="004A3854"/>
    <w:rsid w:val="004A626F"/>
    <w:rsid w:val="004B55A0"/>
    <w:rsid w:val="004C4A5D"/>
    <w:rsid w:val="004D1291"/>
    <w:rsid w:val="004D77F2"/>
    <w:rsid w:val="004E6882"/>
    <w:rsid w:val="004F26A0"/>
    <w:rsid w:val="005000C1"/>
    <w:rsid w:val="00502194"/>
    <w:rsid w:val="00502E64"/>
    <w:rsid w:val="0051210B"/>
    <w:rsid w:val="00517F13"/>
    <w:rsid w:val="005259B8"/>
    <w:rsid w:val="005266DA"/>
    <w:rsid w:val="00531ACC"/>
    <w:rsid w:val="0054132C"/>
    <w:rsid w:val="00544562"/>
    <w:rsid w:val="00547F57"/>
    <w:rsid w:val="00553782"/>
    <w:rsid w:val="00553C91"/>
    <w:rsid w:val="00570068"/>
    <w:rsid w:val="00576393"/>
    <w:rsid w:val="005769DE"/>
    <w:rsid w:val="005823CB"/>
    <w:rsid w:val="00594365"/>
    <w:rsid w:val="00596728"/>
    <w:rsid w:val="005A36E6"/>
    <w:rsid w:val="005A5AEB"/>
    <w:rsid w:val="005A73B6"/>
    <w:rsid w:val="005A7B9C"/>
    <w:rsid w:val="005B18CE"/>
    <w:rsid w:val="005B1C68"/>
    <w:rsid w:val="005B2418"/>
    <w:rsid w:val="005B5068"/>
    <w:rsid w:val="005B677E"/>
    <w:rsid w:val="005B6EB0"/>
    <w:rsid w:val="005C05AA"/>
    <w:rsid w:val="005D1C2C"/>
    <w:rsid w:val="005D782B"/>
    <w:rsid w:val="005E5A28"/>
    <w:rsid w:val="005E6365"/>
    <w:rsid w:val="00600907"/>
    <w:rsid w:val="0060260D"/>
    <w:rsid w:val="0060503B"/>
    <w:rsid w:val="006123D2"/>
    <w:rsid w:val="006167AD"/>
    <w:rsid w:val="00617C2E"/>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B50BF"/>
    <w:rsid w:val="006C7B57"/>
    <w:rsid w:val="006D3B2E"/>
    <w:rsid w:val="006D5FE8"/>
    <w:rsid w:val="006E404A"/>
    <w:rsid w:val="006E5451"/>
    <w:rsid w:val="006E7852"/>
    <w:rsid w:val="006F55C8"/>
    <w:rsid w:val="006F69CE"/>
    <w:rsid w:val="00707324"/>
    <w:rsid w:val="0071204D"/>
    <w:rsid w:val="00715B65"/>
    <w:rsid w:val="00721043"/>
    <w:rsid w:val="00721BAA"/>
    <w:rsid w:val="007245D5"/>
    <w:rsid w:val="0072491E"/>
    <w:rsid w:val="00726B41"/>
    <w:rsid w:val="00733904"/>
    <w:rsid w:val="007349F2"/>
    <w:rsid w:val="00747A2A"/>
    <w:rsid w:val="00750BA0"/>
    <w:rsid w:val="00756BF1"/>
    <w:rsid w:val="00761CD9"/>
    <w:rsid w:val="007723C7"/>
    <w:rsid w:val="007870AE"/>
    <w:rsid w:val="00790182"/>
    <w:rsid w:val="0079377F"/>
    <w:rsid w:val="007959D9"/>
    <w:rsid w:val="007A4F4F"/>
    <w:rsid w:val="007A65BB"/>
    <w:rsid w:val="007B2C90"/>
    <w:rsid w:val="007B38E1"/>
    <w:rsid w:val="007B4D88"/>
    <w:rsid w:val="007C7CB2"/>
    <w:rsid w:val="007D1010"/>
    <w:rsid w:val="007D1988"/>
    <w:rsid w:val="007D5141"/>
    <w:rsid w:val="007E3CE2"/>
    <w:rsid w:val="007E6654"/>
    <w:rsid w:val="0081359D"/>
    <w:rsid w:val="00815C2C"/>
    <w:rsid w:val="0082438A"/>
    <w:rsid w:val="00824BEF"/>
    <w:rsid w:val="0083333C"/>
    <w:rsid w:val="0084092A"/>
    <w:rsid w:val="0084108E"/>
    <w:rsid w:val="008445EE"/>
    <w:rsid w:val="00845CCB"/>
    <w:rsid w:val="008502D9"/>
    <w:rsid w:val="00854239"/>
    <w:rsid w:val="00854468"/>
    <w:rsid w:val="0085774F"/>
    <w:rsid w:val="008642AD"/>
    <w:rsid w:val="00867AF3"/>
    <w:rsid w:val="008855F2"/>
    <w:rsid w:val="00887695"/>
    <w:rsid w:val="008879ED"/>
    <w:rsid w:val="00892861"/>
    <w:rsid w:val="00894ED3"/>
    <w:rsid w:val="0089733D"/>
    <w:rsid w:val="008A363D"/>
    <w:rsid w:val="008A38DD"/>
    <w:rsid w:val="008A4FC9"/>
    <w:rsid w:val="008A6241"/>
    <w:rsid w:val="008B1A92"/>
    <w:rsid w:val="008B35EC"/>
    <w:rsid w:val="008B57C9"/>
    <w:rsid w:val="008D0B14"/>
    <w:rsid w:val="008D5A1A"/>
    <w:rsid w:val="008E2355"/>
    <w:rsid w:val="008E3E22"/>
    <w:rsid w:val="008E5DCE"/>
    <w:rsid w:val="008E73D0"/>
    <w:rsid w:val="008F3BDE"/>
    <w:rsid w:val="008F3FC8"/>
    <w:rsid w:val="008F5FDF"/>
    <w:rsid w:val="008F752D"/>
    <w:rsid w:val="00903D28"/>
    <w:rsid w:val="00914574"/>
    <w:rsid w:val="00924740"/>
    <w:rsid w:val="00926F68"/>
    <w:rsid w:val="00931818"/>
    <w:rsid w:val="00935F28"/>
    <w:rsid w:val="00947B22"/>
    <w:rsid w:val="00951D19"/>
    <w:rsid w:val="00952875"/>
    <w:rsid w:val="00961352"/>
    <w:rsid w:val="00970ABF"/>
    <w:rsid w:val="009710D1"/>
    <w:rsid w:val="00980930"/>
    <w:rsid w:val="00984787"/>
    <w:rsid w:val="0099212E"/>
    <w:rsid w:val="00995950"/>
    <w:rsid w:val="009969DF"/>
    <w:rsid w:val="009A12F8"/>
    <w:rsid w:val="009D1DAB"/>
    <w:rsid w:val="009D4B52"/>
    <w:rsid w:val="009E7B92"/>
    <w:rsid w:val="009F019B"/>
    <w:rsid w:val="009F7F27"/>
    <w:rsid w:val="00A02CB2"/>
    <w:rsid w:val="00A04718"/>
    <w:rsid w:val="00A13ABE"/>
    <w:rsid w:val="00A23224"/>
    <w:rsid w:val="00A35B4C"/>
    <w:rsid w:val="00A4223F"/>
    <w:rsid w:val="00A45D1B"/>
    <w:rsid w:val="00A464C4"/>
    <w:rsid w:val="00A4788D"/>
    <w:rsid w:val="00A50003"/>
    <w:rsid w:val="00A51BE9"/>
    <w:rsid w:val="00A53C9D"/>
    <w:rsid w:val="00A5436B"/>
    <w:rsid w:val="00A724DC"/>
    <w:rsid w:val="00A75097"/>
    <w:rsid w:val="00A83F64"/>
    <w:rsid w:val="00A87E6A"/>
    <w:rsid w:val="00A97B71"/>
    <w:rsid w:val="00AA120E"/>
    <w:rsid w:val="00AA3F9A"/>
    <w:rsid w:val="00AA64BE"/>
    <w:rsid w:val="00AA78E0"/>
    <w:rsid w:val="00AB0759"/>
    <w:rsid w:val="00AB4535"/>
    <w:rsid w:val="00AB677F"/>
    <w:rsid w:val="00AC2555"/>
    <w:rsid w:val="00AD4206"/>
    <w:rsid w:val="00AD6B92"/>
    <w:rsid w:val="00AD74FA"/>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478B"/>
    <w:rsid w:val="00B66030"/>
    <w:rsid w:val="00B77C75"/>
    <w:rsid w:val="00B86957"/>
    <w:rsid w:val="00B915F7"/>
    <w:rsid w:val="00B91FE0"/>
    <w:rsid w:val="00BA2A4A"/>
    <w:rsid w:val="00BA76CB"/>
    <w:rsid w:val="00BB070C"/>
    <w:rsid w:val="00BB1343"/>
    <w:rsid w:val="00BB45FC"/>
    <w:rsid w:val="00BC2890"/>
    <w:rsid w:val="00BC3F10"/>
    <w:rsid w:val="00BC6355"/>
    <w:rsid w:val="00BD0AC3"/>
    <w:rsid w:val="00BE00F4"/>
    <w:rsid w:val="00BE61A7"/>
    <w:rsid w:val="00BE7EAB"/>
    <w:rsid w:val="00BF29E6"/>
    <w:rsid w:val="00C11700"/>
    <w:rsid w:val="00C13FFA"/>
    <w:rsid w:val="00C163C3"/>
    <w:rsid w:val="00C27692"/>
    <w:rsid w:val="00C3793D"/>
    <w:rsid w:val="00C41526"/>
    <w:rsid w:val="00C547AC"/>
    <w:rsid w:val="00C55183"/>
    <w:rsid w:val="00C651A9"/>
    <w:rsid w:val="00C70E63"/>
    <w:rsid w:val="00C71799"/>
    <w:rsid w:val="00C7182B"/>
    <w:rsid w:val="00C74CD8"/>
    <w:rsid w:val="00C754E8"/>
    <w:rsid w:val="00C76986"/>
    <w:rsid w:val="00C81F90"/>
    <w:rsid w:val="00C85FDD"/>
    <w:rsid w:val="00C9203C"/>
    <w:rsid w:val="00C9386F"/>
    <w:rsid w:val="00CA0080"/>
    <w:rsid w:val="00CA2DED"/>
    <w:rsid w:val="00CA3581"/>
    <w:rsid w:val="00CA5768"/>
    <w:rsid w:val="00CA6691"/>
    <w:rsid w:val="00CB67BF"/>
    <w:rsid w:val="00CB6F1F"/>
    <w:rsid w:val="00CC2D1B"/>
    <w:rsid w:val="00CC2E3A"/>
    <w:rsid w:val="00CC3445"/>
    <w:rsid w:val="00CC6BA5"/>
    <w:rsid w:val="00CD1438"/>
    <w:rsid w:val="00CD4A82"/>
    <w:rsid w:val="00CE2532"/>
    <w:rsid w:val="00CE5B02"/>
    <w:rsid w:val="00CE5B13"/>
    <w:rsid w:val="00D1177D"/>
    <w:rsid w:val="00D11C25"/>
    <w:rsid w:val="00D13F04"/>
    <w:rsid w:val="00D22D32"/>
    <w:rsid w:val="00D30C11"/>
    <w:rsid w:val="00D3256E"/>
    <w:rsid w:val="00D36751"/>
    <w:rsid w:val="00D439B7"/>
    <w:rsid w:val="00D43A85"/>
    <w:rsid w:val="00D452E3"/>
    <w:rsid w:val="00D56147"/>
    <w:rsid w:val="00D60E73"/>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4D75"/>
    <w:rsid w:val="00DE6705"/>
    <w:rsid w:val="00DF2B3B"/>
    <w:rsid w:val="00E00527"/>
    <w:rsid w:val="00E00AB4"/>
    <w:rsid w:val="00E0244E"/>
    <w:rsid w:val="00E0456A"/>
    <w:rsid w:val="00E1298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3FF"/>
    <w:rsid w:val="00E83FE1"/>
    <w:rsid w:val="00E9154B"/>
    <w:rsid w:val="00EA3E7E"/>
    <w:rsid w:val="00EB091C"/>
    <w:rsid w:val="00EB2C17"/>
    <w:rsid w:val="00EB3489"/>
    <w:rsid w:val="00EC431D"/>
    <w:rsid w:val="00EC4F87"/>
    <w:rsid w:val="00EC54EC"/>
    <w:rsid w:val="00EC5B36"/>
    <w:rsid w:val="00EE18CE"/>
    <w:rsid w:val="00EF77C5"/>
    <w:rsid w:val="00F01D87"/>
    <w:rsid w:val="00F06954"/>
    <w:rsid w:val="00F06A68"/>
    <w:rsid w:val="00F07F61"/>
    <w:rsid w:val="00F1614A"/>
    <w:rsid w:val="00F25939"/>
    <w:rsid w:val="00F32BD7"/>
    <w:rsid w:val="00F42F85"/>
    <w:rsid w:val="00F47B99"/>
    <w:rsid w:val="00F5530B"/>
    <w:rsid w:val="00F72FD0"/>
    <w:rsid w:val="00F73687"/>
    <w:rsid w:val="00F750C4"/>
    <w:rsid w:val="00F77CC8"/>
    <w:rsid w:val="00F8006A"/>
    <w:rsid w:val="00F82D2A"/>
    <w:rsid w:val="00F831DF"/>
    <w:rsid w:val="00F97088"/>
    <w:rsid w:val="00F979B5"/>
    <w:rsid w:val="00FA0CD1"/>
    <w:rsid w:val="00FA3760"/>
    <w:rsid w:val="00FA3F24"/>
    <w:rsid w:val="00FB604C"/>
    <w:rsid w:val="00FB7270"/>
    <w:rsid w:val="00FC0E11"/>
    <w:rsid w:val="00FC3152"/>
    <w:rsid w:val="00FD397F"/>
    <w:rsid w:val="00FD40E2"/>
    <w:rsid w:val="00FD41CB"/>
    <w:rsid w:val="00FD7B82"/>
    <w:rsid w:val="00FE5440"/>
    <w:rsid w:val="00FE759E"/>
    <w:rsid w:val="00FF3E64"/>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nanoporetech/medaka"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greenrodsam@gmail.com" TargetMode="External"/><Relationship Id="rId12" Type="http://schemas.openxmlformats.org/officeDocument/2006/relationships/hyperlink" Target="https://doi.org/10.5281/zenodo.15706447"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seemann/shovill"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sourceforge.net/projects/bbmap/"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github.com/FelixKrueger/TrimGalore" TargetMode="External"/><Relationship Id="rId14" Type="http://schemas.openxmlformats.org/officeDocument/2006/relationships/hyperlink" Target="https://github.com/SamuelGreenrod/Evol_fluctuating" TargetMode="Externa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19</Pages>
  <Words>40880</Words>
  <Characters>233022</Characters>
  <Application>Microsoft Office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9</cp:revision>
  <cp:lastPrinted>2025-09-28T13:48:00Z</cp:lastPrinted>
  <dcterms:created xsi:type="dcterms:W3CDTF">2025-09-30T07:32:00Z</dcterms:created>
  <dcterms:modified xsi:type="dcterms:W3CDTF">2025-09-30T09:45:00Z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id="qfoTGky4"/&gt;&lt;style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